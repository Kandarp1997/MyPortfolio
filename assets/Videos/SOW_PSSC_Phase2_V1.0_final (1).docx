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Pr="00302F0C" w:rsidR="000E5E86" w:rsidP="000E5E86" w:rsidRDefault="000B1376" w14:paraId="4D3FFD59" w14:textId="765FFCBF">
      <w:pPr>
        <w:pStyle w:val="EIT-Title"/>
        <w:jc w:val="center"/>
        <w:rPr>
          <w:rFonts w:ascii="Arial" w:hAnsi="Arial" w:cs="Arial"/>
          <w:sz w:val="48"/>
          <w:szCs w:val="48"/>
        </w:rPr>
      </w:pPr>
      <w:r w:rsidRPr="00302F0C">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r w:rsidRPr="00302F0C" w:rsidR="00BC7D1E">
        <w:rPr>
          <w:rFonts w:ascii="Arial" w:hAnsi="Arial" w:cs="Arial"/>
          <w:sz w:val="48"/>
          <w:szCs w:val="48"/>
        </w:rPr>
        <w:tab/>
      </w:r>
    </w:p>
    <w:p w:rsidRPr="00302F0C" w:rsidR="000E5E86" w:rsidP="000E5E86" w:rsidRDefault="000E5E86" w14:paraId="7E56034F" w14:textId="77777777">
      <w:pPr>
        <w:pStyle w:val="EIT-Title"/>
        <w:jc w:val="center"/>
        <w:rPr>
          <w:rFonts w:ascii="Arial" w:hAnsi="Arial" w:cs="Arial"/>
          <w:sz w:val="48"/>
          <w:szCs w:val="48"/>
        </w:rPr>
      </w:pPr>
    </w:p>
    <w:p w:rsidRPr="00302F0C" w:rsidR="000E5E86" w:rsidP="000E5E86" w:rsidRDefault="000E5E86" w14:paraId="10E3D23D" w14:textId="77777777">
      <w:pPr>
        <w:pStyle w:val="EIT-Title"/>
        <w:jc w:val="center"/>
        <w:rPr>
          <w:rFonts w:ascii="Arial" w:hAnsi="Arial" w:cs="Arial"/>
          <w:sz w:val="48"/>
          <w:szCs w:val="48"/>
        </w:rPr>
      </w:pPr>
    </w:p>
    <w:p w:rsidRPr="00302F0C" w:rsidR="00D657D0" w:rsidP="000E5E86" w:rsidRDefault="00D657D0" w14:paraId="0A87A50D" w14:textId="77777777">
      <w:pPr>
        <w:pStyle w:val="EIT-Title"/>
        <w:jc w:val="center"/>
        <w:rPr>
          <w:rFonts w:ascii="Arial" w:hAnsi="Arial" w:cs="Arial"/>
          <w:sz w:val="48"/>
          <w:szCs w:val="48"/>
        </w:rPr>
      </w:pPr>
    </w:p>
    <w:p w:rsidRPr="00302F0C" w:rsidR="00D657D0" w:rsidP="000E5E86" w:rsidRDefault="00D657D0" w14:paraId="2064F0D0" w14:textId="77777777">
      <w:pPr>
        <w:pStyle w:val="EIT-Title"/>
        <w:jc w:val="center"/>
        <w:rPr>
          <w:rFonts w:ascii="Arial" w:hAnsi="Arial" w:cs="Arial"/>
          <w:sz w:val="48"/>
          <w:szCs w:val="48"/>
        </w:rPr>
      </w:pPr>
    </w:p>
    <w:p w:rsidRPr="00302F0C" w:rsidR="00D657D0" w:rsidP="000E5E86" w:rsidRDefault="00D657D0" w14:paraId="055CF835" w14:textId="77777777">
      <w:pPr>
        <w:pStyle w:val="EIT-Title"/>
        <w:jc w:val="center"/>
        <w:rPr>
          <w:rFonts w:ascii="Arial" w:hAnsi="Arial" w:cs="Arial"/>
          <w:sz w:val="48"/>
          <w:szCs w:val="48"/>
        </w:rPr>
      </w:pPr>
    </w:p>
    <w:p w:rsidRPr="00302F0C" w:rsidR="00D657D0" w:rsidP="000E5E86" w:rsidRDefault="00D657D0" w14:paraId="65252BF0" w14:textId="77777777">
      <w:pPr>
        <w:pStyle w:val="EIT-Title"/>
        <w:jc w:val="center"/>
        <w:rPr>
          <w:rFonts w:ascii="Arial" w:hAnsi="Arial" w:cs="Arial"/>
          <w:sz w:val="48"/>
          <w:szCs w:val="48"/>
        </w:rPr>
      </w:pPr>
    </w:p>
    <w:p w:rsidRPr="00302F0C" w:rsidR="000E5E86" w:rsidP="000E5E86" w:rsidRDefault="008838DF" w14:paraId="041C6AE8" w14:textId="2D2CAAF2">
      <w:pPr>
        <w:pStyle w:val="EIT-Title"/>
        <w:jc w:val="center"/>
        <w:rPr>
          <w:rFonts w:ascii="Arial" w:hAnsi="Arial" w:cs="Arial"/>
          <w:sz w:val="48"/>
          <w:szCs w:val="48"/>
        </w:rPr>
      </w:pPr>
      <w:bookmarkStart w:name="_Hlk183524363" w:id="0"/>
      <w:r w:rsidRPr="00302F0C">
        <w:rPr>
          <w:rFonts w:ascii="Arial" w:hAnsi="Arial" w:cs="Arial"/>
          <w:sz w:val="48"/>
          <w:szCs w:val="48"/>
        </w:rPr>
        <w:t>Scope of WORK</w:t>
      </w:r>
    </w:p>
    <w:p w:rsidRPr="00302F0C" w:rsidR="000E5E86" w:rsidP="000E5E86" w:rsidRDefault="000E5E86" w14:paraId="7915882E" w14:textId="77777777">
      <w:pPr>
        <w:pStyle w:val="EIT-Title"/>
        <w:jc w:val="center"/>
        <w:rPr>
          <w:rFonts w:ascii="Arial" w:hAnsi="Arial" w:cs="Arial"/>
          <w:sz w:val="48"/>
          <w:szCs w:val="48"/>
        </w:rPr>
      </w:pPr>
    </w:p>
    <w:p w:rsidRPr="00302F0C" w:rsidR="000E5E86" w:rsidP="000E5E86" w:rsidRDefault="000E5E86" w14:paraId="5640AB5B" w14:textId="77777777">
      <w:pPr>
        <w:pStyle w:val="EIT-Title"/>
        <w:jc w:val="center"/>
        <w:rPr>
          <w:rFonts w:ascii="Arial" w:hAnsi="Arial" w:cs="Arial"/>
          <w:sz w:val="48"/>
          <w:szCs w:val="48"/>
        </w:rPr>
      </w:pPr>
    </w:p>
    <w:p w:rsidRPr="00302F0C" w:rsidR="000E5E86" w:rsidP="000E5E86" w:rsidRDefault="008838DF" w14:paraId="6E8EF479" w14:textId="4ACC2D45">
      <w:pPr>
        <w:pStyle w:val="EIT-Title"/>
        <w:jc w:val="center"/>
        <w:rPr>
          <w:rFonts w:ascii="Arial" w:hAnsi="Arial" w:cs="Arial"/>
          <w:color w:val="58267E" w:themeColor="accent4" w:themeShade="80"/>
          <w:sz w:val="48"/>
          <w:szCs w:val="48"/>
        </w:rPr>
      </w:pPr>
      <w:r w:rsidRPr="00302F0C">
        <w:rPr>
          <w:rFonts w:ascii="Arial" w:hAnsi="Arial" w:cs="Arial"/>
          <w:color w:val="58267E" w:themeColor="accent4" w:themeShade="80"/>
          <w:sz w:val="48"/>
          <w:szCs w:val="48"/>
        </w:rPr>
        <w:t>Procurement shared services Portal</w:t>
      </w:r>
    </w:p>
    <w:p w:rsidRPr="00302F0C" w:rsidR="000E5E86" w:rsidP="000E5E86" w:rsidRDefault="000E5E86" w14:paraId="79B99970" w14:textId="77777777">
      <w:pPr>
        <w:pStyle w:val="EIT-Title"/>
        <w:jc w:val="center"/>
        <w:rPr>
          <w:rFonts w:ascii="Arial" w:hAnsi="Arial" w:cs="Arial"/>
          <w:color w:val="7030A0" w:themeColor="text2"/>
          <w:sz w:val="48"/>
          <w:szCs w:val="48"/>
        </w:rPr>
      </w:pPr>
    </w:p>
    <w:bookmarkEnd w:id="0"/>
    <w:p w:rsidRPr="00302F0C" w:rsidR="000E5E86" w:rsidP="000E5E86" w:rsidRDefault="000E5E86" w14:paraId="2047C69D" w14:textId="77777777">
      <w:pPr>
        <w:pStyle w:val="EIT-Title"/>
        <w:jc w:val="center"/>
        <w:rPr>
          <w:rFonts w:ascii="Arial" w:hAnsi="Arial" w:cs="Arial"/>
          <w:color w:val="7030A0" w:themeColor="text2"/>
          <w:sz w:val="48"/>
          <w:szCs w:val="48"/>
        </w:rPr>
      </w:pPr>
    </w:p>
    <w:p w:rsidRPr="00302F0C" w:rsidR="000E5E86" w:rsidP="000E5E86" w:rsidRDefault="000E5E86" w14:paraId="67991952" w14:textId="77777777">
      <w:pPr>
        <w:pStyle w:val="EIT-Title"/>
        <w:jc w:val="center"/>
        <w:rPr>
          <w:rFonts w:ascii="Arial" w:hAnsi="Arial" w:cs="Arial"/>
          <w:color w:val="7030A0" w:themeColor="text2"/>
          <w:sz w:val="48"/>
          <w:szCs w:val="48"/>
        </w:rPr>
      </w:pPr>
    </w:p>
    <w:p w:rsidRPr="00302F0C" w:rsidR="00D657D0" w:rsidP="000E5E86" w:rsidRDefault="00D657D0" w14:paraId="5895D8D8" w14:textId="77777777">
      <w:pPr>
        <w:pStyle w:val="EIT-Title"/>
        <w:jc w:val="right"/>
        <w:rPr>
          <w:rFonts w:ascii="Arial" w:hAnsi="Arial" w:cs="Arial"/>
          <w:sz w:val="22"/>
          <w:szCs w:val="22"/>
        </w:rPr>
      </w:pPr>
    </w:p>
    <w:p w:rsidRPr="00302F0C" w:rsidR="00D657D0" w:rsidP="000E5E86" w:rsidRDefault="00D657D0" w14:paraId="0B10A90B" w14:textId="77777777">
      <w:pPr>
        <w:pStyle w:val="EIT-Title"/>
        <w:jc w:val="right"/>
        <w:rPr>
          <w:rFonts w:ascii="Arial" w:hAnsi="Arial" w:cs="Arial"/>
          <w:sz w:val="22"/>
          <w:szCs w:val="22"/>
        </w:rPr>
      </w:pPr>
    </w:p>
    <w:p w:rsidRPr="00302F0C" w:rsidR="00D657D0" w:rsidP="000E5E86" w:rsidRDefault="00D657D0" w14:paraId="22820F5C" w14:textId="77777777">
      <w:pPr>
        <w:pStyle w:val="EIT-Title"/>
        <w:jc w:val="right"/>
        <w:rPr>
          <w:rFonts w:ascii="Arial" w:hAnsi="Arial" w:cs="Arial"/>
          <w:sz w:val="22"/>
          <w:szCs w:val="22"/>
        </w:rPr>
      </w:pPr>
    </w:p>
    <w:p w:rsidRPr="00302F0C" w:rsidR="00D657D0" w:rsidP="000E5E86" w:rsidRDefault="00D657D0" w14:paraId="309AD9E6" w14:textId="77777777">
      <w:pPr>
        <w:pStyle w:val="EIT-Title"/>
        <w:jc w:val="right"/>
        <w:rPr>
          <w:rFonts w:ascii="Arial" w:hAnsi="Arial" w:cs="Arial"/>
          <w:sz w:val="22"/>
          <w:szCs w:val="22"/>
        </w:rPr>
      </w:pPr>
    </w:p>
    <w:p w:rsidRPr="00302F0C" w:rsidR="00D657D0" w:rsidP="000E5E86" w:rsidRDefault="00D657D0" w14:paraId="646C3EBD" w14:textId="77777777">
      <w:pPr>
        <w:pStyle w:val="EIT-Title"/>
        <w:jc w:val="right"/>
        <w:rPr>
          <w:rFonts w:ascii="Arial" w:hAnsi="Arial" w:cs="Arial"/>
          <w:sz w:val="22"/>
          <w:szCs w:val="22"/>
        </w:rPr>
      </w:pPr>
    </w:p>
    <w:p w:rsidRPr="00302F0C" w:rsidR="00D657D0" w:rsidP="000E5E86" w:rsidRDefault="00D657D0" w14:paraId="2002A941" w14:textId="77777777">
      <w:pPr>
        <w:pStyle w:val="EIT-Title"/>
        <w:jc w:val="right"/>
        <w:rPr>
          <w:rFonts w:ascii="Arial" w:hAnsi="Arial" w:cs="Arial"/>
          <w:sz w:val="22"/>
          <w:szCs w:val="22"/>
        </w:rPr>
      </w:pPr>
    </w:p>
    <w:p w:rsidRPr="00302F0C" w:rsidR="00D657D0" w:rsidP="000E5E86" w:rsidRDefault="00D657D0" w14:paraId="7734FDE3" w14:textId="77777777">
      <w:pPr>
        <w:pStyle w:val="EIT-Title"/>
        <w:jc w:val="right"/>
        <w:rPr>
          <w:rFonts w:ascii="Arial" w:hAnsi="Arial" w:cs="Arial"/>
          <w:sz w:val="22"/>
          <w:szCs w:val="22"/>
        </w:rPr>
      </w:pPr>
    </w:p>
    <w:p w:rsidRPr="00302F0C" w:rsidR="00D657D0" w:rsidP="000E5E86" w:rsidRDefault="00D657D0" w14:paraId="6DA1689C" w14:textId="77777777">
      <w:pPr>
        <w:pStyle w:val="EIT-Title"/>
        <w:jc w:val="right"/>
        <w:rPr>
          <w:rFonts w:ascii="Arial" w:hAnsi="Arial" w:cs="Arial"/>
          <w:sz w:val="22"/>
          <w:szCs w:val="22"/>
        </w:rPr>
      </w:pPr>
    </w:p>
    <w:p w:rsidRPr="00302F0C" w:rsidR="00D657D0" w:rsidP="000E5E86" w:rsidRDefault="00D657D0" w14:paraId="3272D332" w14:textId="77777777">
      <w:pPr>
        <w:pStyle w:val="EIT-Title"/>
        <w:jc w:val="right"/>
        <w:rPr>
          <w:rFonts w:ascii="Arial" w:hAnsi="Arial" w:cs="Arial"/>
          <w:sz w:val="22"/>
          <w:szCs w:val="22"/>
        </w:rPr>
      </w:pPr>
    </w:p>
    <w:p w:rsidRPr="00302F0C" w:rsidR="00D657D0" w:rsidP="000E5E86" w:rsidRDefault="00D657D0" w14:paraId="44084B33" w14:textId="77777777">
      <w:pPr>
        <w:pStyle w:val="EIT-Title"/>
        <w:jc w:val="right"/>
        <w:rPr>
          <w:rFonts w:ascii="Arial" w:hAnsi="Arial" w:cs="Arial"/>
          <w:sz w:val="22"/>
          <w:szCs w:val="22"/>
        </w:rPr>
      </w:pPr>
    </w:p>
    <w:p w:rsidRPr="00302F0C" w:rsidR="00D657D0" w:rsidP="000E5E86" w:rsidRDefault="00D657D0" w14:paraId="7D89B524" w14:textId="77777777">
      <w:pPr>
        <w:pStyle w:val="EIT-Title"/>
        <w:jc w:val="right"/>
        <w:rPr>
          <w:rFonts w:ascii="Arial" w:hAnsi="Arial" w:cs="Arial"/>
          <w:sz w:val="22"/>
          <w:szCs w:val="22"/>
        </w:rPr>
      </w:pPr>
    </w:p>
    <w:p w:rsidRPr="00302F0C" w:rsidR="00D657D0" w:rsidP="000E5E86" w:rsidRDefault="00D657D0" w14:paraId="728469E6" w14:textId="77777777">
      <w:pPr>
        <w:pStyle w:val="EIT-Title"/>
        <w:jc w:val="right"/>
        <w:rPr>
          <w:rFonts w:ascii="Arial" w:hAnsi="Arial" w:cs="Arial"/>
          <w:sz w:val="22"/>
          <w:szCs w:val="22"/>
        </w:rPr>
      </w:pPr>
    </w:p>
    <w:p w:rsidRPr="00302F0C" w:rsidR="000E5E86" w:rsidP="000E5E86" w:rsidRDefault="000E5E86" w14:paraId="33E01F13" w14:textId="26F72648">
      <w:pPr>
        <w:pStyle w:val="EIT-Title"/>
        <w:jc w:val="right"/>
        <w:rPr>
          <w:rFonts w:ascii="Arial" w:hAnsi="Arial" w:cs="Arial"/>
          <w:color w:val="58267E" w:themeColor="accent4" w:themeShade="80"/>
          <w:sz w:val="22"/>
          <w:szCs w:val="22"/>
        </w:rPr>
      </w:pPr>
      <w:r w:rsidRPr="00302F0C">
        <w:rPr>
          <w:rFonts w:ascii="Arial" w:hAnsi="Arial" w:cs="Arial"/>
          <w:color w:val="58267E" w:themeColor="accent4" w:themeShade="80"/>
          <w:sz w:val="22"/>
          <w:szCs w:val="22"/>
        </w:rPr>
        <w:t>Group DIGITAL &amp; TECHNOLOGY</w:t>
      </w:r>
    </w:p>
    <w:p w:rsidRPr="00302F0C" w:rsidR="000E5E86" w:rsidP="000E5E86" w:rsidRDefault="000E5E86" w14:paraId="3814E615" w14:textId="77777777">
      <w:pPr>
        <w:pStyle w:val="EIT-Title"/>
        <w:jc w:val="right"/>
        <w:rPr>
          <w:rFonts w:ascii="Arial" w:hAnsi="Arial" w:cs="Arial"/>
          <w:b w:val="0"/>
          <w:caps w:val="0"/>
          <w:color w:val="E85FC2" w:themeColor="background2" w:themeTint="99"/>
          <w:sz w:val="22"/>
          <w:szCs w:val="22"/>
        </w:rPr>
      </w:pPr>
      <w:hyperlink w:history="1" r:id="rId11">
        <w:r w:rsidRPr="00302F0C">
          <w:rPr>
            <w:rStyle w:val="Hyperlink"/>
            <w:rFonts w:ascii="Arial" w:hAnsi="Arial" w:cs="Arial"/>
            <w:b w:val="0"/>
            <w:caps w:val="0"/>
            <w:color w:val="E85FC2" w:themeColor="background2" w:themeTint="99"/>
            <w:sz w:val="22"/>
            <w:szCs w:val="22"/>
          </w:rPr>
          <w:t>www.al-ghurair.com</w:t>
        </w:r>
      </w:hyperlink>
    </w:p>
    <w:p w:rsidRPr="00302F0C" w:rsidR="000E5E86" w:rsidP="000E5E86" w:rsidRDefault="000E5E86" w14:paraId="364FF112" w14:textId="77777777">
      <w:pPr>
        <w:pStyle w:val="EIT-Title"/>
        <w:jc w:val="center"/>
        <w:rPr>
          <w:rFonts w:ascii="Arial" w:hAnsi="Arial" w:cs="Arial"/>
          <w:color w:val="7030A0" w:themeColor="text2"/>
          <w:sz w:val="48"/>
          <w:szCs w:val="48"/>
        </w:rPr>
      </w:pPr>
    </w:p>
    <w:p w:rsidRPr="00302F0C" w:rsidR="000E5E86" w:rsidP="000E5E86" w:rsidRDefault="000E5E86" w14:paraId="02559ACF" w14:textId="77777777">
      <w:pPr>
        <w:pStyle w:val="EIT-Title"/>
        <w:ind w:left="-426" w:firstLine="426"/>
        <w:rPr>
          <w:rFonts w:ascii="Arial" w:hAnsi="Arial" w:cs="Arial"/>
          <w:sz w:val="22"/>
          <w:szCs w:val="22"/>
        </w:rPr>
      </w:pPr>
    </w:p>
    <w:p w:rsidRPr="00302F0C" w:rsidR="000E5E86" w:rsidP="000E5E86" w:rsidRDefault="000E5E86" w14:paraId="6499C805" w14:textId="77777777">
      <w:pPr>
        <w:pStyle w:val="EIT-Title"/>
        <w:ind w:left="-426" w:firstLine="426"/>
        <w:rPr>
          <w:rFonts w:ascii="Arial" w:hAnsi="Arial" w:cs="Arial"/>
          <w:sz w:val="22"/>
          <w:szCs w:val="22"/>
        </w:rPr>
      </w:pPr>
    </w:p>
    <w:p w:rsidRPr="00302F0C" w:rsidR="000E5E86" w:rsidP="000E5E86" w:rsidRDefault="000E5E86" w14:paraId="35E70584" w14:textId="77777777">
      <w:pPr>
        <w:pStyle w:val="EIT-Title"/>
        <w:ind w:left="-426" w:firstLine="426"/>
        <w:rPr>
          <w:rFonts w:ascii="Arial" w:hAnsi="Arial" w:cs="Arial"/>
          <w:sz w:val="22"/>
          <w:szCs w:val="22"/>
        </w:rPr>
      </w:pPr>
    </w:p>
    <w:p w:rsidRPr="00302F0C" w:rsidR="000E5E86" w:rsidP="000E5E86" w:rsidRDefault="000E5E86" w14:paraId="69E2E8B5" w14:textId="77777777">
      <w:pPr>
        <w:pStyle w:val="EIT-Title"/>
        <w:ind w:left="-426" w:firstLine="426"/>
        <w:rPr>
          <w:rFonts w:ascii="Arial" w:hAnsi="Arial" w:cs="Arial"/>
          <w:sz w:val="22"/>
          <w:szCs w:val="22"/>
        </w:rPr>
      </w:pPr>
    </w:p>
    <w:p w:rsidRPr="00302F0C" w:rsidR="1A9E2EAB" w:rsidP="1A9E2EAB" w:rsidRDefault="1A9E2EAB" w14:paraId="08BEFEC7" w14:textId="42459834">
      <w:pPr>
        <w:pStyle w:val="EIT-Title"/>
        <w:ind w:left="-426" w:firstLine="426"/>
        <w:rPr>
          <w:rFonts w:ascii="Arial" w:hAnsi="Arial" w:cs="Arial"/>
          <w:sz w:val="22"/>
          <w:szCs w:val="22"/>
        </w:rPr>
      </w:pPr>
    </w:p>
    <w:p w:rsidRPr="00302F0C" w:rsidR="000E5E86" w:rsidP="000E5E86" w:rsidRDefault="000E5E86" w14:paraId="2E2AEF8A" w14:textId="77777777">
      <w:pPr>
        <w:pStyle w:val="EIT-Title"/>
        <w:ind w:left="-426" w:firstLine="426"/>
        <w:rPr>
          <w:rFonts w:ascii="Arial" w:hAnsi="Arial" w:cs="Arial"/>
          <w:sz w:val="22"/>
          <w:szCs w:val="22"/>
        </w:rPr>
      </w:pPr>
    </w:p>
    <w:p w:rsidRPr="00302F0C" w:rsidR="00687CA2" w:rsidP="000E5E86" w:rsidRDefault="00687CA2" w14:paraId="41A271A7" w14:textId="77777777">
      <w:pPr>
        <w:pStyle w:val="EIT-Title"/>
        <w:ind w:left="-426" w:firstLine="426"/>
        <w:rPr>
          <w:rFonts w:ascii="Arial" w:hAnsi="Arial" w:cs="Arial"/>
          <w:sz w:val="22"/>
          <w:szCs w:val="22"/>
        </w:rPr>
      </w:pPr>
    </w:p>
    <w:p w:rsidRPr="00302F0C" w:rsidR="000E5E86" w:rsidP="00D657D0" w:rsidRDefault="000E5E86" w14:paraId="3E0FF4D4" w14:textId="36E671A4">
      <w:pPr>
        <w:pStyle w:val="EIT-Title"/>
        <w:ind w:left="-426" w:firstLine="426"/>
        <w:rPr>
          <w:rFonts w:ascii="Arial" w:hAnsi="Arial" w:cs="Arial"/>
          <w:b w:val="0"/>
          <w:caps w:val="0"/>
          <w:sz w:val="22"/>
          <w:szCs w:val="22"/>
        </w:rPr>
      </w:pPr>
      <w:r w:rsidRPr="00302F0C">
        <w:rPr>
          <w:rFonts w:ascii="Arial" w:hAnsi="Arial" w:cs="Arial"/>
          <w:sz w:val="22"/>
          <w:szCs w:val="22"/>
        </w:rPr>
        <w:t>DOCUMENT CONTROL:</w:t>
      </w:r>
      <w:r w:rsidRPr="00302F0C">
        <w:rPr>
          <w:rFonts w:ascii="Arial" w:hAnsi="Arial" w:cs="Arial"/>
          <w:sz w:val="22"/>
          <w:szCs w:val="22"/>
        </w:rPr>
        <w:br/>
      </w:r>
    </w:p>
    <w:tbl>
      <w:tblPr>
        <w:tblW w:w="967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160"/>
        <w:gridCol w:w="7518"/>
      </w:tblGrid>
      <w:tr w:rsidRPr="00302F0C" w:rsidR="00EE762C" w:rsidTr="00AE1200" w14:paraId="624F2747" w14:textId="77777777">
        <w:trPr>
          <w:trHeight w:val="286"/>
        </w:trPr>
        <w:tc>
          <w:tcPr>
            <w:tcW w:w="2160" w:type="dxa"/>
            <w:shd w:val="clear" w:color="auto" w:fill="F7C9EA" w:themeFill="accent2" w:themeFillTint="33"/>
          </w:tcPr>
          <w:p w:rsidRPr="00302F0C" w:rsidR="000E5E86" w:rsidRDefault="000E5E86" w14:paraId="05302BEE" w14:textId="77777777">
            <w:pPr>
              <w:tabs>
                <w:tab w:val="left" w:pos="0"/>
                <w:tab w:val="left" w:pos="360"/>
              </w:tabs>
              <w:rPr>
                <w:rFonts w:ascii="Arial" w:hAnsi="Arial" w:cs="Arial"/>
              </w:rPr>
            </w:pPr>
            <w:r w:rsidRPr="00302F0C">
              <w:rPr>
                <w:rFonts w:ascii="Arial" w:hAnsi="Arial" w:cs="Arial"/>
              </w:rPr>
              <w:t>DOCUMENT ID</w:t>
            </w:r>
          </w:p>
        </w:tc>
        <w:tc>
          <w:tcPr>
            <w:tcW w:w="7518" w:type="dxa"/>
          </w:tcPr>
          <w:p w:rsidRPr="00302F0C" w:rsidR="000E5E86" w:rsidRDefault="00A77A08" w14:paraId="241204CE" w14:textId="49D29BF4">
            <w:pPr>
              <w:tabs>
                <w:tab w:val="left" w:pos="0"/>
              </w:tabs>
              <w:rPr>
                <w:rFonts w:ascii="Arial" w:hAnsi="Arial" w:cs="Arial"/>
              </w:rPr>
            </w:pPr>
            <w:r w:rsidRPr="00302F0C">
              <w:rPr>
                <w:rFonts w:ascii="Arial" w:hAnsi="Arial" w:cs="Arial"/>
              </w:rPr>
              <w:t>SOW_PSSC_Phase2_V1.0</w:t>
            </w:r>
          </w:p>
        </w:tc>
      </w:tr>
      <w:tr w:rsidRPr="00302F0C" w:rsidR="00EE762C" w:rsidTr="00AE1200" w14:paraId="1DC0B462" w14:textId="77777777">
        <w:trPr>
          <w:trHeight w:val="362"/>
        </w:trPr>
        <w:tc>
          <w:tcPr>
            <w:tcW w:w="2160" w:type="dxa"/>
            <w:shd w:val="clear" w:color="auto" w:fill="F7C9EA" w:themeFill="accent2" w:themeFillTint="33"/>
          </w:tcPr>
          <w:p w:rsidRPr="00302F0C" w:rsidR="000E5E86" w:rsidRDefault="000E5E86" w14:paraId="11A2C3D6" w14:textId="77777777">
            <w:pPr>
              <w:tabs>
                <w:tab w:val="left" w:pos="0"/>
              </w:tabs>
              <w:rPr>
                <w:rFonts w:ascii="Arial" w:hAnsi="Arial" w:cs="Arial"/>
              </w:rPr>
            </w:pPr>
            <w:r w:rsidRPr="00302F0C">
              <w:rPr>
                <w:rFonts w:ascii="Arial" w:hAnsi="Arial" w:cs="Arial"/>
              </w:rPr>
              <w:t>DOCUMENT NAME</w:t>
            </w:r>
          </w:p>
        </w:tc>
        <w:tc>
          <w:tcPr>
            <w:tcW w:w="7518" w:type="dxa"/>
          </w:tcPr>
          <w:p w:rsidRPr="00302F0C" w:rsidR="000E5E86" w:rsidP="005D63E7" w:rsidRDefault="005D63E7" w14:paraId="2C3F9194" w14:textId="4ED23A46">
            <w:pPr>
              <w:pStyle w:val="NormalWeb"/>
              <w:tabs>
                <w:tab w:val="left" w:pos="0"/>
              </w:tabs>
              <w:spacing w:after="0"/>
              <w:rPr>
                <w:rFonts w:ascii="Arial" w:hAnsi="Arial" w:cs="Arial"/>
                <w:sz w:val="22"/>
                <w:szCs w:val="22"/>
              </w:rPr>
            </w:pPr>
            <w:r w:rsidRPr="00302F0C">
              <w:rPr>
                <w:rFonts w:ascii="Arial" w:hAnsi="Arial" w:cs="Arial"/>
                <w:sz w:val="22"/>
                <w:szCs w:val="22"/>
              </w:rPr>
              <w:t>SCOPE OF WORK: PROCUREMENT SHARED SERVICES PORTAL</w:t>
            </w:r>
          </w:p>
        </w:tc>
      </w:tr>
      <w:tr w:rsidRPr="00302F0C" w:rsidR="00EE762C" w:rsidTr="00AE1200" w14:paraId="0DE5EA06" w14:textId="77777777">
        <w:trPr>
          <w:trHeight w:val="362"/>
        </w:trPr>
        <w:tc>
          <w:tcPr>
            <w:tcW w:w="2160" w:type="dxa"/>
            <w:shd w:val="clear" w:color="auto" w:fill="F7C9EA" w:themeFill="accent2" w:themeFillTint="33"/>
          </w:tcPr>
          <w:p w:rsidRPr="00302F0C" w:rsidR="000E5E86" w:rsidRDefault="000E5E86" w14:paraId="04D4D05F" w14:textId="77777777">
            <w:pPr>
              <w:tabs>
                <w:tab w:val="left" w:pos="0"/>
              </w:tabs>
              <w:rPr>
                <w:rFonts w:ascii="Arial" w:hAnsi="Arial" w:cs="Arial"/>
              </w:rPr>
            </w:pPr>
            <w:r w:rsidRPr="00302F0C">
              <w:rPr>
                <w:rFonts w:ascii="Arial" w:hAnsi="Arial" w:cs="Arial"/>
              </w:rPr>
              <w:t>Version</w:t>
            </w:r>
          </w:p>
        </w:tc>
        <w:tc>
          <w:tcPr>
            <w:tcW w:w="7518" w:type="dxa"/>
          </w:tcPr>
          <w:p w:rsidRPr="00302F0C" w:rsidR="000E5E86" w:rsidRDefault="005D63E7" w14:paraId="734A8BE6" w14:textId="63C65F49">
            <w:pPr>
              <w:pStyle w:val="NormalWeb"/>
              <w:tabs>
                <w:tab w:val="left" w:pos="0"/>
              </w:tabs>
              <w:spacing w:before="0" w:after="0"/>
              <w:rPr>
                <w:rFonts w:ascii="Arial" w:hAnsi="Arial" w:cs="Arial"/>
                <w:sz w:val="22"/>
                <w:szCs w:val="22"/>
              </w:rPr>
            </w:pPr>
            <w:r w:rsidRPr="00302F0C">
              <w:rPr>
                <w:rFonts w:ascii="Arial" w:hAnsi="Arial" w:cs="Arial"/>
                <w:sz w:val="22"/>
                <w:szCs w:val="22"/>
              </w:rPr>
              <w:t>V</w:t>
            </w:r>
            <w:r w:rsidRPr="00302F0C" w:rsidR="002167F6">
              <w:rPr>
                <w:rFonts w:ascii="Arial" w:hAnsi="Arial" w:cs="Arial"/>
                <w:sz w:val="22"/>
                <w:szCs w:val="22"/>
              </w:rPr>
              <w:t>1.0</w:t>
            </w:r>
          </w:p>
        </w:tc>
      </w:tr>
    </w:tbl>
    <w:p w:rsidRPr="00302F0C" w:rsidR="000E5E86" w:rsidP="000E5E86" w:rsidRDefault="000E5E86" w14:paraId="484F9835" w14:textId="77777777">
      <w:pPr>
        <w:pStyle w:val="ChapterLabel"/>
        <w:rPr>
          <w:rFonts w:ascii="Arial" w:hAnsi="Arial" w:cs="Arial"/>
          <w:color w:val="595959"/>
          <w:sz w:val="22"/>
          <w:szCs w:val="22"/>
        </w:rPr>
      </w:pPr>
    </w:p>
    <w:p w:rsidRPr="00302F0C" w:rsidR="000E5E86" w:rsidP="000E5E86" w:rsidRDefault="000E5E86" w14:paraId="1049B6EA" w14:textId="5C73DF8C">
      <w:pPr>
        <w:pStyle w:val="ChapterLabel"/>
        <w:rPr>
          <w:rFonts w:ascii="Arial" w:hAnsi="Arial" w:cs="Arial"/>
          <w:caps/>
          <w:sz w:val="22"/>
          <w:szCs w:val="22"/>
        </w:rPr>
      </w:pPr>
      <w:bookmarkStart w:name="_Hlk183524462" w:id="1"/>
      <w:r w:rsidRPr="00302F0C">
        <w:rPr>
          <w:rFonts w:ascii="Arial" w:hAnsi="Arial" w:cs="Arial"/>
          <w:caps/>
          <w:sz w:val="22"/>
          <w:szCs w:val="22"/>
        </w:rPr>
        <w:t>Disclaimer:</w:t>
      </w:r>
    </w:p>
    <w:p w:rsidRPr="00302F0C" w:rsidR="000E5E86" w:rsidP="000E5E86" w:rsidRDefault="000E5E86" w14:paraId="76FAFBF5" w14:textId="77777777">
      <w:pPr>
        <w:pStyle w:val="ChapterLabel"/>
        <w:rPr>
          <w:rFonts w:ascii="Arial" w:hAnsi="Arial" w:cs="Arial"/>
          <w:color w:val="595959"/>
          <w:sz w:val="16"/>
          <w:szCs w:val="16"/>
        </w:rPr>
      </w:pPr>
      <w:r w:rsidRPr="00302F0C">
        <w:rPr>
          <w:rFonts w:ascii="Arial" w:hAnsi="Arial" w:cs="Arial"/>
          <w:color w:val="595959"/>
          <w:sz w:val="16"/>
          <w:szCs w:val="16"/>
        </w:rPr>
        <w:t>Confidentiality and Ownership</w:t>
      </w:r>
      <w:r w:rsidRPr="00302F0C">
        <w:rPr>
          <w:rFonts w:ascii="Arial" w:hAnsi="Arial" w:cs="Arial"/>
          <w:color w:val="595959"/>
          <w:sz w:val="16"/>
          <w:szCs w:val="16"/>
        </w:rPr>
        <w:tab/>
      </w:r>
    </w:p>
    <w:p w:rsidRPr="00302F0C" w:rsidR="00B32057" w:rsidP="00B32057" w:rsidRDefault="00B32057" w14:paraId="50BACF6D" w14:textId="6E50B433">
      <w:pPr>
        <w:pStyle w:val="BodyText"/>
        <w:jc w:val="both"/>
        <w:rPr>
          <w:rFonts w:ascii="Arial" w:hAnsi="Arial" w:cs="Arial"/>
          <w:color w:val="595959"/>
          <w:sz w:val="16"/>
          <w:szCs w:val="16"/>
        </w:rPr>
      </w:pPr>
      <w:bookmarkStart w:name="_Toc206298266" w:id="2"/>
      <w:r w:rsidRPr="00302F0C">
        <w:rPr>
          <w:rFonts w:ascii="Arial" w:hAnsi="Arial" w:cs="Arial"/>
          <w:color w:val="595959"/>
          <w:sz w:val="16"/>
          <w:szCs w:val="16"/>
        </w:rPr>
        <w:t xml:space="preserve">This Statement of Work (SOW) is both confidential and proprietary to </w:t>
      </w:r>
      <w:r w:rsidRPr="00302F0C">
        <w:rPr>
          <w:rFonts w:ascii="Arial" w:hAnsi="Arial" w:cs="Arial"/>
          <w:b/>
          <w:bCs/>
          <w:color w:val="595959"/>
          <w:sz w:val="16"/>
          <w:szCs w:val="16"/>
        </w:rPr>
        <w:t>Al Ghurair</w:t>
      </w:r>
      <w:r w:rsidRPr="00302F0C">
        <w:rPr>
          <w:rFonts w:ascii="Arial" w:hAnsi="Arial" w:cs="Arial"/>
          <w:color w:val="595959"/>
          <w:sz w:val="16"/>
          <w:szCs w:val="16"/>
        </w:rPr>
        <w:t>, which reserves the right to recall the SOW in its entirety or in part. The vendor shall not duplicate, distribute, disseminate, or make this document or the information contained herein available to any party without the written consent of Al Ghurair.</w:t>
      </w:r>
    </w:p>
    <w:p w:rsidRPr="00302F0C" w:rsidR="00B32057" w:rsidP="00B32057" w:rsidRDefault="00B32057" w14:paraId="29B4764B" w14:textId="77777777">
      <w:pPr>
        <w:pStyle w:val="BodyText"/>
        <w:jc w:val="both"/>
        <w:rPr>
          <w:rFonts w:ascii="Arial" w:hAnsi="Arial" w:cs="Arial"/>
          <w:color w:val="595959"/>
          <w:sz w:val="16"/>
          <w:szCs w:val="16"/>
        </w:rPr>
      </w:pPr>
      <w:r w:rsidRPr="00302F0C">
        <w:rPr>
          <w:rFonts w:ascii="Arial" w:hAnsi="Arial" w:cs="Arial"/>
          <w:color w:val="595959"/>
          <w:sz w:val="16"/>
          <w:szCs w:val="16"/>
        </w:rPr>
        <w:t>The vendor may share this document only with employees who have a legitimate need to know its contents in order to participate in the preparation of a response. However, the vendor must first communicate the terms and conditions of this section to such employees.</w:t>
      </w:r>
    </w:p>
    <w:p w:rsidRPr="00302F0C" w:rsidR="00B32057" w:rsidP="00B32057" w:rsidRDefault="00B32057" w14:paraId="0B2AF217" w14:textId="01FB56B5">
      <w:pPr>
        <w:pStyle w:val="BodyText"/>
        <w:jc w:val="both"/>
        <w:rPr>
          <w:rFonts w:ascii="Arial" w:hAnsi="Arial" w:cs="Arial"/>
          <w:color w:val="595959"/>
          <w:sz w:val="16"/>
          <w:szCs w:val="16"/>
        </w:rPr>
      </w:pPr>
      <w:r w:rsidRPr="00302F0C">
        <w:rPr>
          <w:rFonts w:ascii="Arial" w:hAnsi="Arial" w:cs="Arial"/>
          <w:color w:val="595959"/>
          <w:sz w:val="16"/>
          <w:szCs w:val="16"/>
        </w:rPr>
        <w:t xml:space="preserve">The vendor shall not reference or include this SOW in any publicity without prior written approval from </w:t>
      </w:r>
      <w:r w:rsidRPr="00302F0C" w:rsidR="00AE1200">
        <w:rPr>
          <w:rFonts w:ascii="Arial" w:hAnsi="Arial" w:cs="Arial"/>
          <w:color w:val="595959"/>
          <w:sz w:val="16"/>
          <w:szCs w:val="16"/>
        </w:rPr>
        <w:t>Al Ghurair</w:t>
      </w:r>
      <w:r w:rsidRPr="00302F0C">
        <w:rPr>
          <w:rFonts w:ascii="Arial" w:hAnsi="Arial" w:cs="Arial"/>
          <w:color w:val="595959"/>
          <w:sz w:val="16"/>
          <w:szCs w:val="16"/>
        </w:rPr>
        <w:t xml:space="preserve">. All responses to this SOW will become the property of </w:t>
      </w:r>
      <w:r w:rsidRPr="00302F0C" w:rsidR="00AE1200">
        <w:rPr>
          <w:rFonts w:ascii="Arial" w:hAnsi="Arial" w:cs="Arial"/>
          <w:color w:val="595959"/>
          <w:sz w:val="16"/>
          <w:szCs w:val="16"/>
        </w:rPr>
        <w:t>Al Ghurair</w:t>
      </w:r>
      <w:r w:rsidRPr="00302F0C">
        <w:rPr>
          <w:rFonts w:ascii="Arial" w:hAnsi="Arial" w:cs="Arial"/>
          <w:color w:val="595959"/>
          <w:sz w:val="16"/>
          <w:szCs w:val="16"/>
        </w:rPr>
        <w:t xml:space="preserve"> and will not be returned.</w:t>
      </w:r>
    </w:p>
    <w:p w:rsidRPr="00302F0C" w:rsidR="00B32057" w:rsidP="00B32057" w:rsidRDefault="00B32057" w14:paraId="2194C99C" w14:textId="2EFB78E3">
      <w:pPr>
        <w:pStyle w:val="BodyText"/>
        <w:jc w:val="both"/>
        <w:rPr>
          <w:rFonts w:ascii="Arial" w:hAnsi="Arial" w:cs="Arial"/>
          <w:color w:val="595959"/>
          <w:sz w:val="16"/>
          <w:szCs w:val="16"/>
        </w:rPr>
      </w:pPr>
      <w:r w:rsidRPr="00302F0C">
        <w:rPr>
          <w:rFonts w:ascii="Arial" w:hAnsi="Arial" w:cs="Arial"/>
          <w:color w:val="595959"/>
          <w:sz w:val="16"/>
          <w:szCs w:val="16"/>
        </w:rPr>
        <w:t>Should you choose not to participate, please destroy this SOW package.</w:t>
      </w:r>
    </w:p>
    <w:p w:rsidRPr="00302F0C" w:rsidR="00B32057" w:rsidP="00B32057" w:rsidRDefault="00B32057" w14:paraId="5FE9AD85" w14:textId="27216837">
      <w:pPr>
        <w:pStyle w:val="BodyText"/>
        <w:jc w:val="both"/>
        <w:rPr>
          <w:rFonts w:ascii="Arial" w:hAnsi="Arial" w:cs="Arial"/>
          <w:color w:val="595959"/>
          <w:sz w:val="16"/>
          <w:szCs w:val="16"/>
        </w:rPr>
      </w:pPr>
      <w:r w:rsidRPr="00302F0C">
        <w:rPr>
          <w:rFonts w:ascii="Arial" w:hAnsi="Arial" w:cs="Arial"/>
          <w:color w:val="595959"/>
          <w:sz w:val="16"/>
          <w:szCs w:val="16"/>
        </w:rPr>
        <w:t xml:space="preserve">Unless otherwise agreed in writing by </w:t>
      </w:r>
      <w:r w:rsidRPr="00302F0C" w:rsidR="00AE1200">
        <w:rPr>
          <w:rFonts w:ascii="Arial" w:hAnsi="Arial" w:cs="Arial"/>
          <w:color w:val="595959"/>
          <w:sz w:val="16"/>
          <w:szCs w:val="16"/>
        </w:rPr>
        <w:t>Al Ghurair</w:t>
      </w:r>
      <w:r w:rsidRPr="00302F0C">
        <w:rPr>
          <w:rFonts w:ascii="Arial" w:hAnsi="Arial" w:cs="Arial"/>
          <w:color w:val="595959"/>
          <w:sz w:val="16"/>
          <w:szCs w:val="16"/>
        </w:rPr>
        <w:t>, the company shall be entitled to retain and use any information submitted by vendors in relation to this SOW, including quotations, regardless of whether the vendor is awarded the project.</w:t>
      </w:r>
    </w:p>
    <w:p w:rsidRPr="00302F0C" w:rsidR="000E5E86" w:rsidP="000E5E86" w:rsidRDefault="000E5E86" w14:paraId="277776B6" w14:textId="77777777">
      <w:pPr>
        <w:pStyle w:val="BodyText"/>
        <w:jc w:val="both"/>
        <w:rPr>
          <w:rFonts w:ascii="Arial" w:hAnsi="Arial" w:cs="Arial" w:eastAsiaTheme="minorHAnsi"/>
          <w:b/>
          <w:color w:val="595959"/>
          <w:sz w:val="16"/>
          <w:szCs w:val="16"/>
          <w:lang w:val="en-US"/>
        </w:rPr>
      </w:pPr>
      <w:r w:rsidRPr="00302F0C">
        <w:rPr>
          <w:rFonts w:ascii="Arial" w:hAnsi="Arial" w:cs="Arial" w:eastAsiaTheme="minorHAnsi"/>
          <w:b/>
          <w:color w:val="595959"/>
          <w:sz w:val="16"/>
          <w:szCs w:val="16"/>
          <w:lang w:val="en-US"/>
        </w:rPr>
        <w:t xml:space="preserve">Liabilities </w:t>
      </w:r>
      <w:bookmarkEnd w:id="2"/>
    </w:p>
    <w:p w:rsidRPr="00302F0C" w:rsidR="009C462C" w:rsidP="000E5E86" w:rsidRDefault="000E5E86" w14:paraId="2D11E562" w14:textId="0C1D45AA">
      <w:pPr>
        <w:pStyle w:val="BodyText"/>
        <w:jc w:val="both"/>
        <w:rPr>
          <w:rFonts w:ascii="Arial" w:hAnsi="Arial" w:cs="Arial"/>
          <w:color w:val="595959"/>
          <w:sz w:val="16"/>
          <w:szCs w:val="16"/>
        </w:rPr>
      </w:pPr>
      <w:r w:rsidRPr="00302F0C">
        <w:rPr>
          <w:rFonts w:ascii="Arial" w:hAnsi="Arial" w:cs="Arial"/>
          <w:color w:val="595959"/>
          <w:sz w:val="16"/>
          <w:szCs w:val="16"/>
        </w:rPr>
        <w:t xml:space="preserve">This </w:t>
      </w:r>
      <w:r w:rsidRPr="00302F0C" w:rsidR="003126C0">
        <w:rPr>
          <w:rFonts w:ascii="Arial" w:hAnsi="Arial" w:cs="Arial"/>
          <w:color w:val="595959"/>
          <w:sz w:val="16"/>
          <w:szCs w:val="16"/>
        </w:rPr>
        <w:t>SOW</w:t>
      </w:r>
      <w:r w:rsidRPr="00302F0C">
        <w:rPr>
          <w:rFonts w:ascii="Arial" w:hAnsi="Arial" w:cs="Arial"/>
          <w:color w:val="595959"/>
          <w:sz w:val="16"/>
          <w:szCs w:val="16"/>
        </w:rPr>
        <w:t xml:space="preserve"> does not constitute an offer by </w:t>
      </w:r>
      <w:r w:rsidRPr="00302F0C" w:rsidR="00AE1200">
        <w:rPr>
          <w:rFonts w:ascii="Arial" w:hAnsi="Arial" w:cs="Arial"/>
          <w:color w:val="595959"/>
          <w:sz w:val="16"/>
          <w:szCs w:val="16"/>
        </w:rPr>
        <w:t>Al Ghurair</w:t>
      </w:r>
      <w:r w:rsidRPr="00302F0C" w:rsidR="00AD1247">
        <w:rPr>
          <w:rFonts w:ascii="Arial" w:hAnsi="Arial" w:cs="Arial"/>
          <w:color w:val="595959"/>
          <w:sz w:val="16"/>
          <w:szCs w:val="16"/>
        </w:rPr>
        <w:t>,</w:t>
      </w:r>
      <w:r w:rsidRPr="00302F0C">
        <w:rPr>
          <w:rFonts w:ascii="Arial" w:hAnsi="Arial" w:cs="Arial"/>
          <w:color w:val="595959"/>
          <w:sz w:val="16"/>
          <w:szCs w:val="16"/>
        </w:rPr>
        <w:t xml:space="preserve"> but an invitation for Vendor response. No contractual obligation whatsoever shall arise from the </w:t>
      </w:r>
      <w:r w:rsidRPr="00302F0C" w:rsidR="003126C0">
        <w:rPr>
          <w:rFonts w:ascii="Arial" w:hAnsi="Arial" w:cs="Arial"/>
          <w:color w:val="595959"/>
          <w:sz w:val="16"/>
          <w:szCs w:val="16"/>
        </w:rPr>
        <w:t>SOW</w:t>
      </w:r>
      <w:r w:rsidRPr="00302F0C">
        <w:rPr>
          <w:rFonts w:ascii="Arial" w:hAnsi="Arial" w:cs="Arial"/>
          <w:color w:val="595959"/>
          <w:sz w:val="16"/>
          <w:szCs w:val="16"/>
        </w:rPr>
        <w:t xml:space="preserve"> process.</w:t>
      </w:r>
    </w:p>
    <w:p w:rsidRPr="00302F0C" w:rsidR="000E5E86" w:rsidP="000E5E86" w:rsidRDefault="000E5E86" w14:paraId="7A062719" w14:textId="5CD6979F">
      <w:pPr>
        <w:jc w:val="both"/>
        <w:rPr>
          <w:rFonts w:ascii="Arial" w:hAnsi="Arial" w:cs="Arial"/>
          <w:b/>
          <w:color w:val="595959"/>
          <w:sz w:val="16"/>
          <w:szCs w:val="16"/>
        </w:rPr>
      </w:pPr>
      <w:r w:rsidRPr="00302F0C">
        <w:rPr>
          <w:rFonts w:ascii="Arial" w:hAnsi="Arial" w:cs="Arial"/>
          <w:b/>
          <w:color w:val="595959"/>
          <w:sz w:val="16"/>
          <w:szCs w:val="16"/>
        </w:rPr>
        <w:t xml:space="preserve">Modification/Termination of </w:t>
      </w:r>
      <w:r w:rsidRPr="00302F0C" w:rsidR="003126C0">
        <w:rPr>
          <w:rFonts w:ascii="Arial" w:hAnsi="Arial" w:cs="Arial"/>
          <w:b/>
          <w:color w:val="595959"/>
          <w:sz w:val="16"/>
          <w:szCs w:val="16"/>
        </w:rPr>
        <w:t>SOW</w:t>
      </w:r>
    </w:p>
    <w:p w:rsidRPr="00302F0C" w:rsidR="000E5E86" w:rsidP="000E5E86" w:rsidRDefault="00AE1200" w14:paraId="5916D6E0" w14:textId="3F76D3F9">
      <w:pPr>
        <w:jc w:val="both"/>
        <w:rPr>
          <w:rFonts w:ascii="Arial" w:hAnsi="Arial" w:cs="Arial"/>
          <w:color w:val="595959"/>
          <w:sz w:val="16"/>
          <w:szCs w:val="16"/>
        </w:rPr>
      </w:pPr>
      <w:r w:rsidRPr="00302F0C">
        <w:rPr>
          <w:rFonts w:ascii="Arial" w:hAnsi="Arial" w:cs="Arial"/>
          <w:color w:val="595959"/>
          <w:sz w:val="16"/>
          <w:szCs w:val="16"/>
        </w:rPr>
        <w:t>Al Ghurair</w:t>
      </w:r>
      <w:r w:rsidRPr="00302F0C" w:rsidR="00781EA9">
        <w:rPr>
          <w:rFonts w:ascii="Arial" w:hAnsi="Arial" w:cs="Arial"/>
          <w:color w:val="595959"/>
          <w:sz w:val="16"/>
          <w:szCs w:val="16"/>
        </w:rPr>
        <w:t xml:space="preserve"> </w:t>
      </w:r>
      <w:r w:rsidRPr="00302F0C" w:rsidR="000E5E86">
        <w:rPr>
          <w:rFonts w:ascii="Arial" w:hAnsi="Arial" w:cs="Arial"/>
          <w:color w:val="595959"/>
          <w:sz w:val="16"/>
          <w:szCs w:val="16"/>
        </w:rPr>
        <w:t xml:space="preserve"> reserves the right, at its sole discretion, at any time to: (i) accept or decline any and all Proposals/ Quotations from Vendors without any explanation and whether or not such Proposal /Quotation(s) contains the most favourable fee or fully satisfies the express requirements; and (ii) terminate the proposed project or the vendor selection process without notice and/or explanation, without in either case incurring any liability to the vendors and/or any other third parties.</w:t>
      </w:r>
    </w:p>
    <w:p w:rsidRPr="00302F0C" w:rsidR="000E5E86" w:rsidP="000E5E86" w:rsidRDefault="000E5E86" w14:paraId="5C044382" w14:textId="77777777">
      <w:pPr>
        <w:jc w:val="both"/>
        <w:rPr>
          <w:rFonts w:ascii="Arial" w:hAnsi="Arial" w:cs="Arial"/>
          <w:color w:val="595959"/>
          <w:sz w:val="16"/>
          <w:szCs w:val="16"/>
          <w:lang w:val="en-AU"/>
        </w:rPr>
      </w:pPr>
      <w:r w:rsidRPr="00302F0C">
        <w:rPr>
          <w:rFonts w:ascii="Arial" w:hAnsi="Arial" w:cs="Arial"/>
          <w:b/>
          <w:color w:val="595959"/>
          <w:sz w:val="16"/>
          <w:szCs w:val="16"/>
          <w:lang w:val="en-AU"/>
        </w:rPr>
        <w:t>Expenses Incurred</w:t>
      </w:r>
    </w:p>
    <w:p w:rsidRPr="00302F0C" w:rsidR="000E5E86" w:rsidP="000E5E86" w:rsidRDefault="000E5E86" w14:paraId="2A9EB283" w14:textId="6A947749">
      <w:pPr>
        <w:jc w:val="both"/>
        <w:rPr>
          <w:rFonts w:ascii="Arial" w:hAnsi="Arial" w:cs="Arial"/>
          <w:b/>
        </w:rPr>
      </w:pPr>
      <w:bookmarkStart w:name="_Toc532424170" w:id="3"/>
      <w:r w:rsidRPr="00302F0C">
        <w:rPr>
          <w:rFonts w:ascii="Arial" w:hAnsi="Arial" w:cs="Arial"/>
          <w:color w:val="595959"/>
          <w:sz w:val="16"/>
          <w:szCs w:val="16"/>
        </w:rPr>
        <w:t xml:space="preserve">All expenses for development of </w:t>
      </w:r>
      <w:r w:rsidRPr="00302F0C" w:rsidR="009C462C">
        <w:rPr>
          <w:rFonts w:ascii="Arial" w:hAnsi="Arial" w:cs="Arial"/>
          <w:color w:val="595959"/>
          <w:sz w:val="16"/>
          <w:szCs w:val="16"/>
        </w:rPr>
        <w:t>q</w:t>
      </w:r>
      <w:r w:rsidRPr="00302F0C">
        <w:rPr>
          <w:rFonts w:ascii="Arial" w:hAnsi="Arial" w:cs="Arial"/>
          <w:color w:val="595959"/>
          <w:sz w:val="16"/>
          <w:szCs w:val="16"/>
        </w:rPr>
        <w:t xml:space="preserve">uotation/ </w:t>
      </w:r>
      <w:r w:rsidRPr="00302F0C" w:rsidR="009C462C">
        <w:rPr>
          <w:rFonts w:ascii="Arial" w:hAnsi="Arial" w:cs="Arial"/>
          <w:color w:val="595959"/>
          <w:sz w:val="16"/>
          <w:szCs w:val="16"/>
        </w:rPr>
        <w:t>p</w:t>
      </w:r>
      <w:r w:rsidRPr="00302F0C">
        <w:rPr>
          <w:rFonts w:ascii="Arial" w:hAnsi="Arial" w:cs="Arial"/>
          <w:color w:val="595959"/>
          <w:sz w:val="16"/>
          <w:szCs w:val="16"/>
        </w:rPr>
        <w:t xml:space="preserve">roposal and participation in the </w:t>
      </w:r>
      <w:r w:rsidRPr="00302F0C" w:rsidR="003126C0">
        <w:rPr>
          <w:rFonts w:ascii="Arial" w:hAnsi="Arial" w:cs="Arial"/>
          <w:color w:val="595959"/>
          <w:sz w:val="16"/>
          <w:szCs w:val="16"/>
        </w:rPr>
        <w:t>SOW</w:t>
      </w:r>
      <w:r w:rsidRPr="00302F0C">
        <w:rPr>
          <w:rFonts w:ascii="Arial" w:hAnsi="Arial" w:cs="Arial"/>
          <w:color w:val="595959"/>
          <w:sz w:val="16"/>
          <w:szCs w:val="16"/>
        </w:rPr>
        <w:t xml:space="preserve">, including site visits, document preparation, communications, and demonstrations, are entirely the responsibility of the vendor and will not be chargeable to </w:t>
      </w:r>
      <w:r w:rsidRPr="00302F0C" w:rsidR="00AE1200">
        <w:rPr>
          <w:rFonts w:ascii="Arial" w:hAnsi="Arial" w:cs="Arial"/>
          <w:color w:val="595959"/>
          <w:sz w:val="16"/>
          <w:szCs w:val="16"/>
        </w:rPr>
        <w:t>Al Ghurair</w:t>
      </w:r>
      <w:r w:rsidRPr="00302F0C" w:rsidR="009C462C">
        <w:rPr>
          <w:rFonts w:ascii="Arial" w:hAnsi="Arial" w:cs="Arial"/>
          <w:color w:val="595959"/>
          <w:sz w:val="16"/>
          <w:szCs w:val="16"/>
        </w:rPr>
        <w:t>.</w:t>
      </w:r>
      <w:r w:rsidRPr="00302F0C">
        <w:rPr>
          <w:rFonts w:ascii="Arial" w:hAnsi="Arial" w:cs="Arial"/>
          <w:color w:val="595959"/>
          <w:sz w:val="16"/>
          <w:szCs w:val="16"/>
        </w:rPr>
        <w:t xml:space="preserve">  The rejection of any or all </w:t>
      </w:r>
      <w:r w:rsidRPr="00302F0C" w:rsidR="009C462C">
        <w:rPr>
          <w:rFonts w:ascii="Arial" w:hAnsi="Arial" w:cs="Arial"/>
          <w:color w:val="595959"/>
          <w:sz w:val="16"/>
          <w:szCs w:val="16"/>
        </w:rPr>
        <w:t>p</w:t>
      </w:r>
      <w:r w:rsidRPr="00302F0C">
        <w:rPr>
          <w:rFonts w:ascii="Arial" w:hAnsi="Arial" w:cs="Arial"/>
          <w:color w:val="595959"/>
          <w:sz w:val="16"/>
          <w:szCs w:val="16"/>
        </w:rPr>
        <w:t xml:space="preserve">roposals, or the termination of the </w:t>
      </w:r>
      <w:r w:rsidRPr="00302F0C" w:rsidR="003126C0">
        <w:rPr>
          <w:rFonts w:ascii="Arial" w:hAnsi="Arial" w:cs="Arial"/>
          <w:color w:val="595959"/>
          <w:sz w:val="16"/>
          <w:szCs w:val="16"/>
        </w:rPr>
        <w:t>SOW</w:t>
      </w:r>
      <w:r w:rsidRPr="00302F0C">
        <w:rPr>
          <w:rFonts w:ascii="Arial" w:hAnsi="Arial" w:cs="Arial"/>
          <w:color w:val="595959"/>
          <w:sz w:val="16"/>
          <w:szCs w:val="16"/>
        </w:rPr>
        <w:t xml:space="preserve"> at any time, shall not render liable for any reason</w:t>
      </w:r>
      <w:bookmarkEnd w:id="3"/>
      <w:r w:rsidRPr="00302F0C">
        <w:rPr>
          <w:rFonts w:ascii="Arial" w:hAnsi="Arial" w:cs="Arial"/>
          <w:color w:val="595959"/>
          <w:sz w:val="16"/>
          <w:szCs w:val="16"/>
        </w:rPr>
        <w:t>.</w:t>
      </w:r>
      <w:bookmarkEnd w:id="1"/>
      <w:r w:rsidRPr="00302F0C">
        <w:rPr>
          <w:rFonts w:ascii="Arial" w:hAnsi="Arial" w:cs="Arial"/>
          <w:b/>
        </w:rPr>
        <w:br w:type="page"/>
      </w:r>
    </w:p>
    <w:sdt>
      <w:sdtPr>
        <w:id w:val="588357819"/>
        <w:docPartObj>
          <w:docPartGallery w:val="Table of Contents"/>
          <w:docPartUnique/>
        </w:docPartObj>
        <w:rPr>
          <w:rFonts w:ascii="Arial" w:hAnsi="Arial" w:eastAsia="游ゴシック" w:cs="Arial" w:eastAsiaTheme="minorEastAsia"/>
          <w:b w:val="1"/>
          <w:bCs w:val="1"/>
          <w:caps w:val="1"/>
          <w:color w:val="auto"/>
          <w:sz w:val="21"/>
          <w:szCs w:val="21"/>
        </w:rPr>
      </w:sdtPr>
      <w:sdtContent>
        <w:p w:rsidRPr="00302F0C" w:rsidR="002976ED" w:rsidRDefault="002976ED" w14:paraId="48143435" w14:textId="56E98EB4">
          <w:pPr>
            <w:pStyle w:val="TOCHeading"/>
            <w:rPr>
              <w:rFonts w:ascii="Arial" w:hAnsi="Arial" w:cs="Arial"/>
            </w:rPr>
          </w:pPr>
          <w:r w:rsidRPr="00302F0C">
            <w:rPr>
              <w:rFonts w:ascii="Arial" w:hAnsi="Arial" w:cs="Arial"/>
            </w:rPr>
            <w:t>Table of Contents</w:t>
          </w:r>
        </w:p>
        <w:p w:rsidR="0032788C" w:rsidRDefault="003417A3" w14:paraId="7E6A1394" w14:textId="2BAFD83D">
          <w:pPr>
            <w:pStyle w:val="TOC1"/>
            <w:tabs>
              <w:tab w:val="left" w:pos="600"/>
              <w:tab w:val="right" w:leader="dot" w:pos="9016"/>
            </w:tabs>
            <w:rPr>
              <w:b w:val="0"/>
              <w:bCs w:val="0"/>
              <w:caps w:val="0"/>
              <w:noProof/>
              <w:kern w:val="2"/>
              <w:sz w:val="24"/>
              <w:szCs w:val="24"/>
              <w:lang w:eastAsia="en-GB"/>
              <w14:ligatures w14:val="standardContextual"/>
            </w:rPr>
          </w:pPr>
          <w:r w:rsidRPr="00302F0C">
            <w:rPr>
              <w:rFonts w:ascii="Arial" w:hAnsi="Arial" w:cs="Arial"/>
            </w:rPr>
            <w:fldChar w:fldCharType="begin"/>
          </w:r>
          <w:r w:rsidRPr="00302F0C" w:rsidR="005225A9">
            <w:rPr>
              <w:rFonts w:ascii="Arial" w:hAnsi="Arial" w:cs="Arial"/>
            </w:rPr>
            <w:instrText>TOC \o "1-3" \h \z \u</w:instrText>
          </w:r>
          <w:r w:rsidRPr="00302F0C">
            <w:rPr>
              <w:rFonts w:ascii="Arial" w:hAnsi="Arial" w:cs="Arial"/>
            </w:rPr>
            <w:fldChar w:fldCharType="separate"/>
          </w:r>
          <w:hyperlink w:history="1" w:anchor="_Toc204935480">
            <w:r w:rsidRPr="003C282A" w:rsidR="0032788C">
              <w:rPr>
                <w:rStyle w:val="Hyperlink"/>
                <w:rFonts w:ascii="Arial" w:hAnsi="Arial" w:cs="Arial"/>
                <w:noProof/>
              </w:rPr>
              <w:t>1.</w:t>
            </w:r>
            <w:r w:rsidR="0032788C">
              <w:rPr>
                <w:b w:val="0"/>
                <w:bCs w:val="0"/>
                <w:caps w:val="0"/>
                <w:noProof/>
                <w:kern w:val="2"/>
                <w:sz w:val="24"/>
                <w:szCs w:val="24"/>
                <w:lang w:eastAsia="en-GB"/>
                <w14:ligatures w14:val="standardContextual"/>
              </w:rPr>
              <w:tab/>
            </w:r>
            <w:r w:rsidRPr="003C282A" w:rsidR="0032788C">
              <w:rPr>
                <w:rStyle w:val="Hyperlink"/>
                <w:rFonts w:ascii="Arial" w:hAnsi="Arial" w:cs="Arial"/>
                <w:noProof/>
              </w:rPr>
              <w:t>SECTION A: INTRODUCTORY INFORMATION</w:t>
            </w:r>
            <w:r w:rsidR="0032788C">
              <w:rPr>
                <w:noProof/>
                <w:webHidden/>
              </w:rPr>
              <w:tab/>
            </w:r>
            <w:r w:rsidR="0032788C">
              <w:rPr>
                <w:noProof/>
                <w:webHidden/>
              </w:rPr>
              <w:fldChar w:fldCharType="begin"/>
            </w:r>
            <w:r w:rsidR="0032788C">
              <w:rPr>
                <w:noProof/>
                <w:webHidden/>
              </w:rPr>
              <w:instrText xml:space="preserve"> PAGEREF _Toc204935480 \h </w:instrText>
            </w:r>
            <w:r w:rsidR="0032788C">
              <w:rPr>
                <w:noProof/>
                <w:webHidden/>
              </w:rPr>
            </w:r>
            <w:r w:rsidR="0032788C">
              <w:rPr>
                <w:noProof/>
                <w:webHidden/>
              </w:rPr>
              <w:fldChar w:fldCharType="separate"/>
            </w:r>
            <w:r w:rsidR="005D092C">
              <w:rPr>
                <w:noProof/>
                <w:webHidden/>
              </w:rPr>
              <w:t>4</w:t>
            </w:r>
            <w:r w:rsidR="0032788C">
              <w:rPr>
                <w:noProof/>
                <w:webHidden/>
              </w:rPr>
              <w:fldChar w:fldCharType="end"/>
            </w:r>
          </w:hyperlink>
        </w:p>
        <w:p w:rsidR="0032788C" w:rsidRDefault="0032788C" w14:paraId="467E2274" w14:textId="22A687C8">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481">
            <w:r w:rsidRPr="003C282A">
              <w:rPr>
                <w:rStyle w:val="Hyperlink"/>
              </w:rPr>
              <w:t>1.1 INTRODUCTION</w:t>
            </w:r>
            <w:r>
              <w:rPr>
                <w:webHidden/>
              </w:rPr>
              <w:tab/>
            </w:r>
            <w:r>
              <w:rPr>
                <w:webHidden/>
              </w:rPr>
              <w:fldChar w:fldCharType="begin"/>
            </w:r>
            <w:r>
              <w:rPr>
                <w:webHidden/>
              </w:rPr>
              <w:instrText xml:space="preserve"> PAGEREF _Toc204935481 \h </w:instrText>
            </w:r>
            <w:r>
              <w:rPr>
                <w:webHidden/>
              </w:rPr>
            </w:r>
            <w:r>
              <w:rPr>
                <w:webHidden/>
              </w:rPr>
              <w:fldChar w:fldCharType="separate"/>
            </w:r>
            <w:r w:rsidR="005D092C">
              <w:rPr>
                <w:webHidden/>
              </w:rPr>
              <w:t>4</w:t>
            </w:r>
            <w:r>
              <w:rPr>
                <w:webHidden/>
              </w:rPr>
              <w:fldChar w:fldCharType="end"/>
            </w:r>
          </w:hyperlink>
        </w:p>
        <w:p w:rsidR="0032788C" w:rsidRDefault="0032788C" w14:paraId="6FFCA88F" w14:textId="30DE29FF">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482">
            <w:r w:rsidRPr="003C282A">
              <w:rPr>
                <w:rStyle w:val="Hyperlink"/>
              </w:rPr>
              <w:t>1.2 COMPANY BACKGROUND</w:t>
            </w:r>
            <w:r>
              <w:rPr>
                <w:webHidden/>
              </w:rPr>
              <w:tab/>
            </w:r>
            <w:r>
              <w:rPr>
                <w:webHidden/>
              </w:rPr>
              <w:fldChar w:fldCharType="begin"/>
            </w:r>
            <w:r>
              <w:rPr>
                <w:webHidden/>
              </w:rPr>
              <w:instrText xml:space="preserve"> PAGEREF _Toc204935482 \h </w:instrText>
            </w:r>
            <w:r>
              <w:rPr>
                <w:webHidden/>
              </w:rPr>
            </w:r>
            <w:r>
              <w:rPr>
                <w:webHidden/>
              </w:rPr>
              <w:fldChar w:fldCharType="separate"/>
            </w:r>
            <w:r w:rsidR="005D092C">
              <w:rPr>
                <w:webHidden/>
              </w:rPr>
              <w:t>4</w:t>
            </w:r>
            <w:r>
              <w:rPr>
                <w:webHidden/>
              </w:rPr>
              <w:fldChar w:fldCharType="end"/>
            </w:r>
          </w:hyperlink>
        </w:p>
        <w:p w:rsidR="0032788C" w:rsidRDefault="0032788C" w14:paraId="4ADB6FC8" w14:textId="0815D9A5">
          <w:pPr>
            <w:pStyle w:val="TOC1"/>
            <w:tabs>
              <w:tab w:val="left" w:pos="600"/>
              <w:tab w:val="right" w:leader="dot" w:pos="9016"/>
            </w:tabs>
            <w:rPr>
              <w:b w:val="0"/>
              <w:bCs w:val="0"/>
              <w:caps w:val="0"/>
              <w:noProof/>
              <w:kern w:val="2"/>
              <w:sz w:val="24"/>
              <w:szCs w:val="24"/>
              <w:lang w:eastAsia="en-GB"/>
              <w14:ligatures w14:val="standardContextual"/>
            </w:rPr>
          </w:pPr>
          <w:hyperlink w:history="1" w:anchor="_Toc204935483">
            <w:r w:rsidRPr="003C282A">
              <w:rPr>
                <w:rStyle w:val="Hyperlink"/>
                <w:rFonts w:ascii="Arial" w:hAnsi="Arial" w:cs="Arial"/>
                <w:noProof/>
              </w:rPr>
              <w:t>2.</w:t>
            </w:r>
            <w:r>
              <w:rPr>
                <w:b w:val="0"/>
                <w:bCs w:val="0"/>
                <w:caps w:val="0"/>
                <w:noProof/>
                <w:kern w:val="2"/>
                <w:sz w:val="24"/>
                <w:szCs w:val="24"/>
                <w:lang w:eastAsia="en-GB"/>
                <w14:ligatures w14:val="standardContextual"/>
              </w:rPr>
              <w:tab/>
            </w:r>
            <w:r w:rsidRPr="003C282A">
              <w:rPr>
                <w:rStyle w:val="Hyperlink"/>
                <w:rFonts w:ascii="Arial" w:hAnsi="Arial" w:cs="Arial"/>
                <w:noProof/>
              </w:rPr>
              <w:t>SECTION B: SCOPE</w:t>
            </w:r>
            <w:r>
              <w:rPr>
                <w:noProof/>
                <w:webHidden/>
              </w:rPr>
              <w:tab/>
            </w:r>
            <w:r>
              <w:rPr>
                <w:noProof/>
                <w:webHidden/>
              </w:rPr>
              <w:fldChar w:fldCharType="begin"/>
            </w:r>
            <w:r>
              <w:rPr>
                <w:noProof/>
                <w:webHidden/>
              </w:rPr>
              <w:instrText xml:space="preserve"> PAGEREF _Toc204935483 \h </w:instrText>
            </w:r>
            <w:r>
              <w:rPr>
                <w:noProof/>
                <w:webHidden/>
              </w:rPr>
            </w:r>
            <w:r>
              <w:rPr>
                <w:noProof/>
                <w:webHidden/>
              </w:rPr>
              <w:fldChar w:fldCharType="separate"/>
            </w:r>
            <w:r w:rsidR="005D092C">
              <w:rPr>
                <w:noProof/>
                <w:webHidden/>
              </w:rPr>
              <w:t>5</w:t>
            </w:r>
            <w:r>
              <w:rPr>
                <w:noProof/>
                <w:webHidden/>
              </w:rPr>
              <w:fldChar w:fldCharType="end"/>
            </w:r>
          </w:hyperlink>
        </w:p>
        <w:p w:rsidR="0032788C" w:rsidP="00A86415" w:rsidRDefault="0032788C" w14:paraId="6F1CB387" w14:textId="69D216ED">
          <w:pPr>
            <w:pStyle w:val="TOC3"/>
            <w:tabs>
              <w:tab w:val="right" w:leader="dot" w:pos="9016"/>
            </w:tabs>
            <w:rPr>
              <w:i w:val="0"/>
              <w:iCs w:val="0"/>
              <w:noProof/>
              <w:kern w:val="2"/>
              <w:sz w:val="24"/>
              <w:szCs w:val="24"/>
              <w:lang w:eastAsia="en-GB"/>
              <w14:ligatures w14:val="standardContextual"/>
            </w:rPr>
          </w:pPr>
          <w:hyperlink w:history="1" w:anchor="_Toc204935484">
            <w:r w:rsidRPr="003C282A">
              <w:rPr>
                <w:rStyle w:val="Hyperlink"/>
                <w:rFonts w:ascii="Arial" w:hAnsi="Arial" w:cs="Arial"/>
                <w:noProof/>
              </w:rPr>
              <w:t>2.0 General Information form</w:t>
            </w:r>
            <w:r>
              <w:rPr>
                <w:noProof/>
                <w:webHidden/>
              </w:rPr>
              <w:tab/>
            </w:r>
            <w:r>
              <w:rPr>
                <w:noProof/>
                <w:webHidden/>
              </w:rPr>
              <w:fldChar w:fldCharType="begin"/>
            </w:r>
            <w:r>
              <w:rPr>
                <w:noProof/>
                <w:webHidden/>
              </w:rPr>
              <w:instrText xml:space="preserve"> PAGEREF _Toc204935484 \h </w:instrText>
            </w:r>
            <w:r>
              <w:rPr>
                <w:noProof/>
                <w:webHidden/>
              </w:rPr>
            </w:r>
            <w:r>
              <w:rPr>
                <w:noProof/>
                <w:webHidden/>
              </w:rPr>
              <w:fldChar w:fldCharType="separate"/>
            </w:r>
            <w:r w:rsidR="005D092C">
              <w:rPr>
                <w:noProof/>
                <w:webHidden/>
              </w:rPr>
              <w:t>5</w:t>
            </w:r>
            <w:r>
              <w:rPr>
                <w:noProof/>
                <w:webHidden/>
              </w:rPr>
              <w:fldChar w:fldCharType="end"/>
            </w:r>
          </w:hyperlink>
        </w:p>
        <w:p w:rsidR="0032788C" w:rsidRDefault="0032788C" w14:paraId="5D9A93A7" w14:textId="45FDDE20">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487">
            <w:r w:rsidRPr="003C282A">
              <w:rPr>
                <w:rStyle w:val="Hyperlink"/>
              </w:rPr>
              <w:t>2.1</w:t>
            </w:r>
          </w:hyperlink>
          <w:r w:rsidR="00A86415">
            <w:rPr>
              <w:rStyle w:val="Hyperlink"/>
            </w:rPr>
            <w:t xml:space="preserve"> </w:t>
          </w:r>
          <w:hyperlink w:history="1" w:anchor="_Toc204935488">
            <w:r w:rsidRPr="003C282A">
              <w:rPr>
                <w:rStyle w:val="Hyperlink"/>
              </w:rPr>
              <w:t>Scrap Sales &amp; De-fleeting of vehicles (Non-Kabi)</w:t>
            </w:r>
            <w:r>
              <w:rPr>
                <w:webHidden/>
              </w:rPr>
              <w:tab/>
            </w:r>
            <w:r>
              <w:rPr>
                <w:webHidden/>
              </w:rPr>
              <w:fldChar w:fldCharType="begin"/>
            </w:r>
            <w:r>
              <w:rPr>
                <w:webHidden/>
              </w:rPr>
              <w:instrText xml:space="preserve"> PAGEREF _Toc204935488 \h </w:instrText>
            </w:r>
            <w:r>
              <w:rPr>
                <w:webHidden/>
              </w:rPr>
            </w:r>
            <w:r>
              <w:rPr>
                <w:webHidden/>
              </w:rPr>
              <w:fldChar w:fldCharType="separate"/>
            </w:r>
            <w:r w:rsidR="005D092C">
              <w:rPr>
                <w:webHidden/>
              </w:rPr>
              <w:t>6</w:t>
            </w:r>
            <w:r>
              <w:rPr>
                <w:webHidden/>
              </w:rPr>
              <w:fldChar w:fldCharType="end"/>
            </w:r>
          </w:hyperlink>
        </w:p>
        <w:p w:rsidR="0032788C" w:rsidRDefault="0032788C" w14:paraId="0E1F52AD" w14:textId="1002DFA4">
          <w:pPr>
            <w:pStyle w:val="TOC3"/>
            <w:tabs>
              <w:tab w:val="right" w:leader="dot" w:pos="9016"/>
            </w:tabs>
            <w:rPr>
              <w:i w:val="0"/>
              <w:iCs w:val="0"/>
              <w:noProof/>
              <w:kern w:val="2"/>
              <w:sz w:val="24"/>
              <w:szCs w:val="24"/>
              <w:lang w:eastAsia="en-GB"/>
              <w14:ligatures w14:val="standardContextual"/>
            </w:rPr>
          </w:pPr>
          <w:hyperlink w:history="1" w:anchor="_Toc204935489">
            <w:r w:rsidRPr="003C282A">
              <w:rPr>
                <w:rStyle w:val="Hyperlink"/>
                <w:rFonts w:ascii="Arial" w:hAnsi="Arial" w:eastAsia="Times New Roman" w:cs="Arial"/>
                <w:noProof/>
                <w:lang w:eastAsia="en-GB"/>
              </w:rPr>
              <w:t>2.1.1 Disposal Request Form (Form 1)</w:t>
            </w:r>
            <w:r w:rsidRPr="003C282A">
              <w:rPr>
                <w:rStyle w:val="Hyperlink"/>
                <w:rFonts w:ascii="Arial" w:hAnsi="Arial" w:cs="Arial"/>
                <w:noProof/>
              </w:rPr>
              <w:t xml:space="preserve"> (From BU to PSSC)</w:t>
            </w:r>
            <w:r>
              <w:rPr>
                <w:noProof/>
                <w:webHidden/>
              </w:rPr>
              <w:tab/>
            </w:r>
            <w:r>
              <w:rPr>
                <w:noProof/>
                <w:webHidden/>
              </w:rPr>
              <w:fldChar w:fldCharType="begin"/>
            </w:r>
            <w:r>
              <w:rPr>
                <w:noProof/>
                <w:webHidden/>
              </w:rPr>
              <w:instrText xml:space="preserve"> PAGEREF _Toc204935489 \h </w:instrText>
            </w:r>
            <w:r>
              <w:rPr>
                <w:noProof/>
                <w:webHidden/>
              </w:rPr>
            </w:r>
            <w:r>
              <w:rPr>
                <w:noProof/>
                <w:webHidden/>
              </w:rPr>
              <w:fldChar w:fldCharType="separate"/>
            </w:r>
            <w:r w:rsidR="005D092C">
              <w:rPr>
                <w:noProof/>
                <w:webHidden/>
              </w:rPr>
              <w:t>6</w:t>
            </w:r>
            <w:r>
              <w:rPr>
                <w:noProof/>
                <w:webHidden/>
              </w:rPr>
              <w:fldChar w:fldCharType="end"/>
            </w:r>
          </w:hyperlink>
        </w:p>
        <w:p w:rsidR="0032788C" w:rsidRDefault="0032788C" w14:paraId="17284DA8" w14:textId="14215494">
          <w:pPr>
            <w:pStyle w:val="TOC3"/>
            <w:tabs>
              <w:tab w:val="right" w:leader="dot" w:pos="9016"/>
            </w:tabs>
            <w:rPr>
              <w:i w:val="0"/>
              <w:iCs w:val="0"/>
              <w:noProof/>
              <w:kern w:val="2"/>
              <w:sz w:val="24"/>
              <w:szCs w:val="24"/>
              <w:lang w:eastAsia="en-GB"/>
              <w14:ligatures w14:val="standardContextual"/>
            </w:rPr>
          </w:pPr>
          <w:hyperlink w:history="1" w:anchor="_Toc204935490">
            <w:r w:rsidRPr="003C282A">
              <w:rPr>
                <w:rStyle w:val="Hyperlink"/>
                <w:rFonts w:ascii="Arial" w:hAnsi="Arial" w:eastAsia="Times New Roman" w:cs="Arial"/>
                <w:noProof/>
                <w:lang w:eastAsia="en-GB"/>
              </w:rPr>
              <w:t>2.1.2</w:t>
            </w:r>
          </w:hyperlink>
          <w:r w:rsidR="00A86415">
            <w:rPr>
              <w:rStyle w:val="Hyperlink"/>
              <w:noProof/>
            </w:rPr>
            <w:t xml:space="preserve"> </w:t>
          </w:r>
          <w:hyperlink w:history="1" w:anchor="_Toc204935491">
            <w:r w:rsidRPr="003C282A">
              <w:rPr>
                <w:rStyle w:val="Hyperlink"/>
                <w:rFonts w:ascii="Arial" w:hAnsi="Arial" w:eastAsia="Times New Roman" w:cs="Arial"/>
                <w:noProof/>
                <w:lang w:eastAsia="en-GB"/>
              </w:rPr>
              <w:t>Scrap Vendor Sourcing</w:t>
            </w:r>
            <w:r w:rsidRPr="003C282A">
              <w:rPr>
                <w:rStyle w:val="Hyperlink"/>
                <w:rFonts w:ascii="Arial" w:hAnsi="Arial" w:cs="Arial"/>
                <w:noProof/>
              </w:rPr>
              <w:t xml:space="preserve"> (Form 2) (From PSSC to vendors)</w:t>
            </w:r>
            <w:r>
              <w:rPr>
                <w:noProof/>
                <w:webHidden/>
              </w:rPr>
              <w:tab/>
            </w:r>
            <w:r>
              <w:rPr>
                <w:noProof/>
                <w:webHidden/>
              </w:rPr>
              <w:fldChar w:fldCharType="begin"/>
            </w:r>
            <w:r>
              <w:rPr>
                <w:noProof/>
                <w:webHidden/>
              </w:rPr>
              <w:instrText xml:space="preserve"> PAGEREF _Toc204935491 \h </w:instrText>
            </w:r>
            <w:r>
              <w:rPr>
                <w:noProof/>
                <w:webHidden/>
              </w:rPr>
            </w:r>
            <w:r>
              <w:rPr>
                <w:noProof/>
                <w:webHidden/>
              </w:rPr>
              <w:fldChar w:fldCharType="separate"/>
            </w:r>
            <w:r w:rsidR="005D092C">
              <w:rPr>
                <w:noProof/>
                <w:webHidden/>
              </w:rPr>
              <w:t>8</w:t>
            </w:r>
            <w:r>
              <w:rPr>
                <w:noProof/>
                <w:webHidden/>
              </w:rPr>
              <w:fldChar w:fldCharType="end"/>
            </w:r>
          </w:hyperlink>
        </w:p>
        <w:p w:rsidR="0032788C" w:rsidRDefault="0032788C" w14:paraId="7A8057CF" w14:textId="38C433CB">
          <w:pPr>
            <w:pStyle w:val="TOC3"/>
            <w:tabs>
              <w:tab w:val="right" w:leader="dot" w:pos="9016"/>
            </w:tabs>
            <w:rPr>
              <w:i w:val="0"/>
              <w:iCs w:val="0"/>
              <w:noProof/>
              <w:kern w:val="2"/>
              <w:sz w:val="24"/>
              <w:szCs w:val="24"/>
              <w:lang w:eastAsia="en-GB"/>
              <w14:ligatures w14:val="standardContextual"/>
            </w:rPr>
          </w:pPr>
          <w:hyperlink w:history="1" w:anchor="_Toc204935492">
            <w:r w:rsidRPr="003C282A">
              <w:rPr>
                <w:rStyle w:val="Hyperlink"/>
                <w:rFonts w:ascii="Arial" w:hAnsi="Arial" w:eastAsia="Times New Roman" w:cs="Arial"/>
                <w:noProof/>
                <w:lang w:eastAsia="en-GB"/>
              </w:rPr>
              <w:t>2.1.3</w:t>
            </w:r>
            <w:r w:rsidR="00A86415">
              <w:rPr>
                <w:rStyle w:val="Hyperlink"/>
                <w:rFonts w:ascii="Arial" w:hAnsi="Arial" w:eastAsia="Times New Roman" w:cs="Arial"/>
                <w:noProof/>
                <w:lang w:eastAsia="en-GB"/>
              </w:rPr>
              <w:t xml:space="preserve"> </w:t>
            </w:r>
          </w:hyperlink>
          <w:hyperlink w:history="1" w:anchor="_Toc204935493">
            <w:r w:rsidRPr="003C282A">
              <w:rPr>
                <w:rStyle w:val="Hyperlink"/>
                <w:rFonts w:ascii="Arial" w:hAnsi="Arial" w:eastAsia="Times New Roman" w:cs="Arial"/>
                <w:noProof/>
                <w:lang w:eastAsia="en-GB"/>
              </w:rPr>
              <w:t>PSSC Status update</w:t>
            </w:r>
            <w:r w:rsidRPr="003C282A">
              <w:rPr>
                <w:rStyle w:val="Hyperlink"/>
                <w:rFonts w:ascii="Arial" w:hAnsi="Arial" w:cs="Arial"/>
                <w:noProof/>
              </w:rPr>
              <w:t xml:space="preserve"> form (Form 3) (From PSSC to Requestor)</w:t>
            </w:r>
            <w:r>
              <w:rPr>
                <w:noProof/>
                <w:webHidden/>
              </w:rPr>
              <w:tab/>
            </w:r>
            <w:r>
              <w:rPr>
                <w:noProof/>
                <w:webHidden/>
              </w:rPr>
              <w:fldChar w:fldCharType="begin"/>
            </w:r>
            <w:r>
              <w:rPr>
                <w:noProof/>
                <w:webHidden/>
              </w:rPr>
              <w:instrText xml:space="preserve"> PAGEREF _Toc204935493 \h </w:instrText>
            </w:r>
            <w:r>
              <w:rPr>
                <w:noProof/>
                <w:webHidden/>
              </w:rPr>
            </w:r>
            <w:r>
              <w:rPr>
                <w:noProof/>
                <w:webHidden/>
              </w:rPr>
              <w:fldChar w:fldCharType="separate"/>
            </w:r>
            <w:r w:rsidR="005D092C">
              <w:rPr>
                <w:noProof/>
                <w:webHidden/>
              </w:rPr>
              <w:t>10</w:t>
            </w:r>
            <w:r>
              <w:rPr>
                <w:noProof/>
                <w:webHidden/>
              </w:rPr>
              <w:fldChar w:fldCharType="end"/>
            </w:r>
          </w:hyperlink>
        </w:p>
        <w:p w:rsidR="0032788C" w:rsidRDefault="0032788C" w14:paraId="5898896A" w14:textId="5BBBAB78">
          <w:pPr>
            <w:pStyle w:val="TOC3"/>
            <w:tabs>
              <w:tab w:val="right" w:leader="dot" w:pos="9016"/>
            </w:tabs>
            <w:rPr>
              <w:i w:val="0"/>
              <w:iCs w:val="0"/>
              <w:noProof/>
              <w:kern w:val="2"/>
              <w:sz w:val="24"/>
              <w:szCs w:val="24"/>
              <w:lang w:eastAsia="en-GB"/>
              <w14:ligatures w14:val="standardContextual"/>
            </w:rPr>
          </w:pPr>
          <w:hyperlink w:history="1" w:anchor="_Toc204935494">
            <w:r w:rsidRPr="003C282A">
              <w:rPr>
                <w:rStyle w:val="Hyperlink"/>
                <w:rFonts w:ascii="Arial" w:hAnsi="Arial" w:eastAsia="Times New Roman" w:cs="Arial"/>
                <w:noProof/>
                <w:lang w:eastAsia="en-GB"/>
              </w:rPr>
              <w:t>2.1.4</w:t>
            </w:r>
          </w:hyperlink>
          <w:r w:rsidR="00A86415">
            <w:rPr>
              <w:rStyle w:val="Hyperlink"/>
              <w:noProof/>
            </w:rPr>
            <w:t xml:space="preserve"> </w:t>
          </w:r>
          <w:hyperlink w:history="1" w:anchor="_Toc204935495">
            <w:r w:rsidRPr="003C282A">
              <w:rPr>
                <w:rStyle w:val="Hyperlink"/>
                <w:rFonts w:ascii="Arial" w:hAnsi="Arial" w:eastAsia="Times New Roman" w:cs="Arial"/>
                <w:noProof/>
                <w:lang w:eastAsia="en-GB"/>
              </w:rPr>
              <w:t>BU response form (Form 4) (For Requestor)</w:t>
            </w:r>
            <w:r>
              <w:rPr>
                <w:noProof/>
                <w:webHidden/>
              </w:rPr>
              <w:tab/>
            </w:r>
            <w:r>
              <w:rPr>
                <w:noProof/>
                <w:webHidden/>
              </w:rPr>
              <w:fldChar w:fldCharType="begin"/>
            </w:r>
            <w:r>
              <w:rPr>
                <w:noProof/>
                <w:webHidden/>
              </w:rPr>
              <w:instrText xml:space="preserve"> PAGEREF _Toc204935495 \h </w:instrText>
            </w:r>
            <w:r>
              <w:rPr>
                <w:noProof/>
                <w:webHidden/>
              </w:rPr>
            </w:r>
            <w:r>
              <w:rPr>
                <w:noProof/>
                <w:webHidden/>
              </w:rPr>
              <w:fldChar w:fldCharType="separate"/>
            </w:r>
            <w:r w:rsidR="005D092C">
              <w:rPr>
                <w:noProof/>
                <w:webHidden/>
              </w:rPr>
              <w:t>13</w:t>
            </w:r>
            <w:r>
              <w:rPr>
                <w:noProof/>
                <w:webHidden/>
              </w:rPr>
              <w:fldChar w:fldCharType="end"/>
            </w:r>
          </w:hyperlink>
        </w:p>
        <w:p w:rsidR="0032788C" w:rsidRDefault="0032788C" w14:paraId="1F6601F5" w14:textId="3355E32D">
          <w:pPr>
            <w:pStyle w:val="TOC3"/>
            <w:tabs>
              <w:tab w:val="right" w:leader="dot" w:pos="9016"/>
            </w:tabs>
            <w:rPr>
              <w:i w:val="0"/>
              <w:iCs w:val="0"/>
              <w:noProof/>
              <w:kern w:val="2"/>
              <w:sz w:val="24"/>
              <w:szCs w:val="24"/>
              <w:lang w:eastAsia="en-GB"/>
              <w14:ligatures w14:val="standardContextual"/>
            </w:rPr>
          </w:pPr>
          <w:hyperlink w:history="1" w:anchor="_Toc204935496">
            <w:r w:rsidRPr="003C282A">
              <w:rPr>
                <w:rStyle w:val="Hyperlink"/>
                <w:rFonts w:ascii="Arial" w:hAnsi="Arial" w:eastAsia="Times New Roman" w:cs="Arial"/>
                <w:noProof/>
                <w:lang w:eastAsia="en-GB"/>
              </w:rPr>
              <w:t>2.1.5</w:t>
            </w:r>
          </w:hyperlink>
          <w:r w:rsidR="00A86415">
            <w:rPr>
              <w:rStyle w:val="Hyperlink"/>
              <w:noProof/>
            </w:rPr>
            <w:t xml:space="preserve"> </w:t>
          </w:r>
          <w:hyperlink w:history="1" w:anchor="_Toc204935497">
            <w:r w:rsidRPr="003C282A">
              <w:rPr>
                <w:rStyle w:val="Hyperlink"/>
                <w:rFonts w:ascii="Arial" w:hAnsi="Arial" w:eastAsia="Times New Roman" w:cs="Arial"/>
                <w:noProof/>
                <w:lang w:eastAsia="en-GB"/>
              </w:rPr>
              <w:t>Selected Vendor/Revenue update form (Form 5) (For Requestor)</w:t>
            </w:r>
            <w:r>
              <w:rPr>
                <w:noProof/>
                <w:webHidden/>
              </w:rPr>
              <w:tab/>
            </w:r>
            <w:r>
              <w:rPr>
                <w:noProof/>
                <w:webHidden/>
              </w:rPr>
              <w:fldChar w:fldCharType="begin"/>
            </w:r>
            <w:r>
              <w:rPr>
                <w:noProof/>
                <w:webHidden/>
              </w:rPr>
              <w:instrText xml:space="preserve"> PAGEREF _Toc204935497 \h </w:instrText>
            </w:r>
            <w:r>
              <w:rPr>
                <w:noProof/>
                <w:webHidden/>
              </w:rPr>
            </w:r>
            <w:r>
              <w:rPr>
                <w:noProof/>
                <w:webHidden/>
              </w:rPr>
              <w:fldChar w:fldCharType="separate"/>
            </w:r>
            <w:r w:rsidR="005D092C">
              <w:rPr>
                <w:noProof/>
                <w:webHidden/>
              </w:rPr>
              <w:t>14</w:t>
            </w:r>
            <w:r>
              <w:rPr>
                <w:noProof/>
                <w:webHidden/>
              </w:rPr>
              <w:fldChar w:fldCharType="end"/>
            </w:r>
          </w:hyperlink>
        </w:p>
        <w:p w:rsidR="0032788C" w:rsidRDefault="0032788C" w14:paraId="0BB0112A" w14:textId="6C052A69">
          <w:pPr>
            <w:pStyle w:val="TOC3"/>
            <w:tabs>
              <w:tab w:val="right" w:leader="dot" w:pos="9016"/>
            </w:tabs>
            <w:rPr>
              <w:i w:val="0"/>
              <w:iCs w:val="0"/>
              <w:noProof/>
              <w:kern w:val="2"/>
              <w:sz w:val="24"/>
              <w:szCs w:val="24"/>
              <w:lang w:eastAsia="en-GB"/>
              <w14:ligatures w14:val="standardContextual"/>
            </w:rPr>
          </w:pPr>
          <w:hyperlink w:history="1" w:anchor="_Toc204935498">
            <w:r w:rsidRPr="003C282A">
              <w:rPr>
                <w:rStyle w:val="Hyperlink"/>
                <w:rFonts w:ascii="Arial" w:hAnsi="Arial" w:eastAsia="Times New Roman" w:cs="Arial"/>
                <w:noProof/>
                <w:lang w:eastAsia="en-GB"/>
              </w:rPr>
              <w:t>2.1.6</w:t>
            </w:r>
          </w:hyperlink>
          <w:r w:rsidR="00A86415">
            <w:rPr>
              <w:rStyle w:val="Hyperlink"/>
              <w:noProof/>
            </w:rPr>
            <w:t xml:space="preserve"> </w:t>
          </w:r>
          <w:hyperlink w:history="1" w:anchor="_Toc204935499">
            <w:r w:rsidRPr="003C282A">
              <w:rPr>
                <w:rStyle w:val="Hyperlink"/>
                <w:rFonts w:ascii="Arial" w:hAnsi="Arial" w:eastAsia="Times New Roman" w:cs="Arial"/>
                <w:noProof/>
                <w:lang w:eastAsia="en-GB"/>
              </w:rPr>
              <w:t>Dashboard - Requirements</w:t>
            </w:r>
            <w:r>
              <w:rPr>
                <w:noProof/>
                <w:webHidden/>
              </w:rPr>
              <w:tab/>
            </w:r>
            <w:r>
              <w:rPr>
                <w:noProof/>
                <w:webHidden/>
              </w:rPr>
              <w:fldChar w:fldCharType="begin"/>
            </w:r>
            <w:r>
              <w:rPr>
                <w:noProof/>
                <w:webHidden/>
              </w:rPr>
              <w:instrText xml:space="preserve"> PAGEREF _Toc204935499 \h </w:instrText>
            </w:r>
            <w:r>
              <w:rPr>
                <w:noProof/>
                <w:webHidden/>
              </w:rPr>
            </w:r>
            <w:r>
              <w:rPr>
                <w:noProof/>
                <w:webHidden/>
              </w:rPr>
              <w:fldChar w:fldCharType="separate"/>
            </w:r>
            <w:r w:rsidR="005D092C">
              <w:rPr>
                <w:noProof/>
                <w:webHidden/>
              </w:rPr>
              <w:t>15</w:t>
            </w:r>
            <w:r>
              <w:rPr>
                <w:noProof/>
                <w:webHidden/>
              </w:rPr>
              <w:fldChar w:fldCharType="end"/>
            </w:r>
          </w:hyperlink>
        </w:p>
        <w:p w:rsidR="0032788C" w:rsidRDefault="0032788C" w14:paraId="19883440" w14:textId="2DAAE33E">
          <w:pPr>
            <w:pStyle w:val="TOC3"/>
            <w:tabs>
              <w:tab w:val="right" w:leader="dot" w:pos="9016"/>
            </w:tabs>
            <w:rPr>
              <w:i w:val="0"/>
              <w:iCs w:val="0"/>
              <w:noProof/>
              <w:kern w:val="2"/>
              <w:sz w:val="24"/>
              <w:szCs w:val="24"/>
              <w:lang w:eastAsia="en-GB"/>
              <w14:ligatures w14:val="standardContextual"/>
            </w:rPr>
          </w:pPr>
          <w:hyperlink w:history="1" w:anchor="_Toc204935500">
            <w:r w:rsidRPr="003C282A">
              <w:rPr>
                <w:rStyle w:val="Hyperlink"/>
                <w:rFonts w:ascii="Arial" w:hAnsi="Arial" w:cs="Arial"/>
                <w:noProof/>
              </w:rPr>
              <w:t>2.1.7</w:t>
            </w:r>
          </w:hyperlink>
          <w:r w:rsidR="00A86415">
            <w:rPr>
              <w:rStyle w:val="Hyperlink"/>
              <w:noProof/>
            </w:rPr>
            <w:t xml:space="preserve"> </w:t>
          </w:r>
          <w:hyperlink w:history="1" w:anchor="_Toc204935501">
            <w:r w:rsidRPr="003C282A">
              <w:rPr>
                <w:rStyle w:val="Hyperlink"/>
                <w:rFonts w:ascii="Arial" w:hAnsi="Arial" w:cs="Arial"/>
                <w:noProof/>
              </w:rPr>
              <w:t>Current Challenges</w:t>
            </w:r>
            <w:r>
              <w:rPr>
                <w:noProof/>
                <w:webHidden/>
              </w:rPr>
              <w:tab/>
            </w:r>
            <w:r>
              <w:rPr>
                <w:noProof/>
                <w:webHidden/>
              </w:rPr>
              <w:fldChar w:fldCharType="begin"/>
            </w:r>
            <w:r>
              <w:rPr>
                <w:noProof/>
                <w:webHidden/>
              </w:rPr>
              <w:instrText xml:space="preserve"> PAGEREF _Toc204935501 \h </w:instrText>
            </w:r>
            <w:r>
              <w:rPr>
                <w:noProof/>
                <w:webHidden/>
              </w:rPr>
            </w:r>
            <w:r>
              <w:rPr>
                <w:noProof/>
                <w:webHidden/>
              </w:rPr>
              <w:fldChar w:fldCharType="separate"/>
            </w:r>
            <w:r w:rsidR="005D092C">
              <w:rPr>
                <w:noProof/>
                <w:webHidden/>
              </w:rPr>
              <w:t>15</w:t>
            </w:r>
            <w:r>
              <w:rPr>
                <w:noProof/>
                <w:webHidden/>
              </w:rPr>
              <w:fldChar w:fldCharType="end"/>
            </w:r>
          </w:hyperlink>
        </w:p>
        <w:p w:rsidR="0032788C" w:rsidRDefault="0032788C" w14:paraId="29755184" w14:textId="1D5AEF4C">
          <w:pPr>
            <w:pStyle w:val="TOC3"/>
            <w:tabs>
              <w:tab w:val="right" w:leader="dot" w:pos="9016"/>
            </w:tabs>
            <w:rPr>
              <w:i w:val="0"/>
              <w:iCs w:val="0"/>
              <w:noProof/>
              <w:kern w:val="2"/>
              <w:sz w:val="24"/>
              <w:szCs w:val="24"/>
              <w:lang w:eastAsia="en-GB"/>
              <w14:ligatures w14:val="standardContextual"/>
            </w:rPr>
          </w:pPr>
          <w:hyperlink w:history="1" w:anchor="_Toc204935502">
            <w:r w:rsidRPr="003C282A">
              <w:rPr>
                <w:rStyle w:val="Hyperlink"/>
                <w:rFonts w:ascii="Arial" w:hAnsi="Arial" w:cs="Arial"/>
                <w:noProof/>
              </w:rPr>
              <w:t>2.1.8</w:t>
            </w:r>
          </w:hyperlink>
          <w:r w:rsidR="00A86415">
            <w:rPr>
              <w:rStyle w:val="Hyperlink"/>
              <w:noProof/>
            </w:rPr>
            <w:t xml:space="preserve"> </w:t>
          </w:r>
          <w:hyperlink w:history="1" w:anchor="_Toc204935503">
            <w:r w:rsidRPr="003C282A">
              <w:rPr>
                <w:rStyle w:val="Hyperlink"/>
                <w:rFonts w:ascii="Arial" w:hAnsi="Arial" w:cs="Arial"/>
                <w:noProof/>
              </w:rPr>
              <w:t>Benefits</w:t>
            </w:r>
            <w:r>
              <w:rPr>
                <w:noProof/>
                <w:webHidden/>
              </w:rPr>
              <w:tab/>
            </w:r>
            <w:r>
              <w:rPr>
                <w:noProof/>
                <w:webHidden/>
              </w:rPr>
              <w:fldChar w:fldCharType="begin"/>
            </w:r>
            <w:r>
              <w:rPr>
                <w:noProof/>
                <w:webHidden/>
              </w:rPr>
              <w:instrText xml:space="preserve"> PAGEREF _Toc204935503 \h </w:instrText>
            </w:r>
            <w:r>
              <w:rPr>
                <w:noProof/>
                <w:webHidden/>
              </w:rPr>
            </w:r>
            <w:r>
              <w:rPr>
                <w:noProof/>
                <w:webHidden/>
              </w:rPr>
              <w:fldChar w:fldCharType="separate"/>
            </w:r>
            <w:r w:rsidR="005D092C">
              <w:rPr>
                <w:noProof/>
                <w:webHidden/>
              </w:rPr>
              <w:t>15</w:t>
            </w:r>
            <w:r>
              <w:rPr>
                <w:noProof/>
                <w:webHidden/>
              </w:rPr>
              <w:fldChar w:fldCharType="end"/>
            </w:r>
          </w:hyperlink>
        </w:p>
        <w:p w:rsidR="0032788C" w:rsidRDefault="0032788C" w14:paraId="667F174C" w14:textId="0632BE3F">
          <w:pPr>
            <w:pStyle w:val="TOC3"/>
            <w:tabs>
              <w:tab w:val="right" w:leader="dot" w:pos="9016"/>
            </w:tabs>
            <w:rPr>
              <w:i w:val="0"/>
              <w:iCs w:val="0"/>
              <w:noProof/>
              <w:kern w:val="2"/>
              <w:sz w:val="24"/>
              <w:szCs w:val="24"/>
              <w:lang w:eastAsia="en-GB"/>
              <w14:ligatures w14:val="standardContextual"/>
            </w:rPr>
          </w:pPr>
          <w:hyperlink w:history="1" w:anchor="_Toc204935504">
            <w:r w:rsidRPr="003C282A">
              <w:rPr>
                <w:rStyle w:val="Hyperlink"/>
                <w:rFonts w:ascii="Arial" w:hAnsi="Arial" w:cs="Arial"/>
                <w:noProof/>
              </w:rPr>
              <w:t>2.1.9</w:t>
            </w:r>
          </w:hyperlink>
          <w:r w:rsidR="00A86415">
            <w:rPr>
              <w:rStyle w:val="Hyperlink"/>
              <w:noProof/>
            </w:rPr>
            <w:t xml:space="preserve"> </w:t>
          </w:r>
          <w:hyperlink w:history="1" w:anchor="_Toc204935505">
            <w:r w:rsidRPr="003C282A">
              <w:rPr>
                <w:rStyle w:val="Hyperlink"/>
                <w:rFonts w:ascii="Arial" w:hAnsi="Arial" w:cs="Arial"/>
                <w:noProof/>
              </w:rPr>
              <w:t>Automation Opportunities</w:t>
            </w:r>
            <w:r>
              <w:rPr>
                <w:noProof/>
                <w:webHidden/>
              </w:rPr>
              <w:tab/>
            </w:r>
            <w:r>
              <w:rPr>
                <w:noProof/>
                <w:webHidden/>
              </w:rPr>
              <w:fldChar w:fldCharType="begin"/>
            </w:r>
            <w:r>
              <w:rPr>
                <w:noProof/>
                <w:webHidden/>
              </w:rPr>
              <w:instrText xml:space="preserve"> PAGEREF _Toc204935505 \h </w:instrText>
            </w:r>
            <w:r>
              <w:rPr>
                <w:noProof/>
                <w:webHidden/>
              </w:rPr>
            </w:r>
            <w:r>
              <w:rPr>
                <w:noProof/>
                <w:webHidden/>
              </w:rPr>
              <w:fldChar w:fldCharType="separate"/>
            </w:r>
            <w:r w:rsidR="005D092C">
              <w:rPr>
                <w:noProof/>
                <w:webHidden/>
              </w:rPr>
              <w:t>16</w:t>
            </w:r>
            <w:r>
              <w:rPr>
                <w:noProof/>
                <w:webHidden/>
              </w:rPr>
              <w:fldChar w:fldCharType="end"/>
            </w:r>
          </w:hyperlink>
        </w:p>
        <w:p w:rsidR="0032788C" w:rsidRDefault="0032788C" w14:paraId="03F4B77C" w14:textId="507E7042">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507">
            <w:r w:rsidRPr="003C282A">
              <w:rPr>
                <w:rStyle w:val="Hyperlink"/>
              </w:rPr>
              <w:t>2.2 LTPA Creation/Amendment/Renewal for Xpedeon</w:t>
            </w:r>
            <w:r>
              <w:rPr>
                <w:webHidden/>
              </w:rPr>
              <w:tab/>
            </w:r>
            <w:r>
              <w:rPr>
                <w:webHidden/>
              </w:rPr>
              <w:fldChar w:fldCharType="begin"/>
            </w:r>
            <w:r>
              <w:rPr>
                <w:webHidden/>
              </w:rPr>
              <w:instrText xml:space="preserve"> PAGEREF _Toc204935507 \h </w:instrText>
            </w:r>
            <w:r>
              <w:rPr>
                <w:webHidden/>
              </w:rPr>
            </w:r>
            <w:r>
              <w:rPr>
                <w:webHidden/>
              </w:rPr>
              <w:fldChar w:fldCharType="separate"/>
            </w:r>
            <w:r w:rsidR="005D092C">
              <w:rPr>
                <w:webHidden/>
              </w:rPr>
              <w:t>17</w:t>
            </w:r>
            <w:r>
              <w:rPr>
                <w:webHidden/>
              </w:rPr>
              <w:fldChar w:fldCharType="end"/>
            </w:r>
          </w:hyperlink>
        </w:p>
        <w:p w:rsidR="0032788C" w:rsidRDefault="0032788C" w14:paraId="6BA5E3BE" w14:textId="7207B357">
          <w:pPr>
            <w:pStyle w:val="TOC3"/>
            <w:tabs>
              <w:tab w:val="right" w:leader="dot" w:pos="9016"/>
            </w:tabs>
            <w:rPr>
              <w:i w:val="0"/>
              <w:iCs w:val="0"/>
              <w:noProof/>
              <w:kern w:val="2"/>
              <w:sz w:val="24"/>
              <w:szCs w:val="24"/>
              <w:lang w:eastAsia="en-GB"/>
              <w14:ligatures w14:val="standardContextual"/>
            </w:rPr>
          </w:pPr>
          <w:hyperlink w:history="1" w:anchor="_Toc204935508">
            <w:r w:rsidRPr="003C282A">
              <w:rPr>
                <w:rStyle w:val="Hyperlink"/>
                <w:rFonts w:ascii="Arial" w:hAnsi="Arial" w:cs="Arial"/>
                <w:noProof/>
              </w:rPr>
              <w:t>2.2.1</w:t>
            </w:r>
          </w:hyperlink>
          <w:r w:rsidR="003842F8">
            <w:rPr>
              <w:rStyle w:val="Hyperlink"/>
              <w:noProof/>
            </w:rPr>
            <w:t xml:space="preserve"> </w:t>
          </w:r>
          <w:hyperlink w:history="1" w:anchor="_Toc204935509">
            <w:r w:rsidRPr="003C282A">
              <w:rPr>
                <w:rStyle w:val="Hyperlink"/>
                <w:rFonts w:ascii="Arial" w:hAnsi="Arial" w:cs="Arial"/>
                <w:noProof/>
              </w:rPr>
              <w:t>Request form for LTPA Creation/Amendment/Renewal</w:t>
            </w:r>
            <w:r>
              <w:rPr>
                <w:noProof/>
                <w:webHidden/>
              </w:rPr>
              <w:tab/>
            </w:r>
            <w:r>
              <w:rPr>
                <w:noProof/>
                <w:webHidden/>
              </w:rPr>
              <w:fldChar w:fldCharType="begin"/>
            </w:r>
            <w:r>
              <w:rPr>
                <w:noProof/>
                <w:webHidden/>
              </w:rPr>
              <w:instrText xml:space="preserve"> PAGEREF _Toc204935509 \h </w:instrText>
            </w:r>
            <w:r>
              <w:rPr>
                <w:noProof/>
                <w:webHidden/>
              </w:rPr>
            </w:r>
            <w:r>
              <w:rPr>
                <w:noProof/>
                <w:webHidden/>
              </w:rPr>
              <w:fldChar w:fldCharType="separate"/>
            </w:r>
            <w:r w:rsidR="005D092C">
              <w:rPr>
                <w:noProof/>
                <w:webHidden/>
              </w:rPr>
              <w:t>17</w:t>
            </w:r>
            <w:r>
              <w:rPr>
                <w:noProof/>
                <w:webHidden/>
              </w:rPr>
              <w:fldChar w:fldCharType="end"/>
            </w:r>
          </w:hyperlink>
        </w:p>
        <w:p w:rsidR="0032788C" w:rsidRDefault="0032788C" w14:paraId="561EE56F" w14:textId="138E995E">
          <w:pPr>
            <w:pStyle w:val="TOC3"/>
            <w:tabs>
              <w:tab w:val="right" w:leader="dot" w:pos="9016"/>
            </w:tabs>
            <w:rPr>
              <w:i w:val="0"/>
              <w:iCs w:val="0"/>
              <w:noProof/>
              <w:kern w:val="2"/>
              <w:sz w:val="24"/>
              <w:szCs w:val="24"/>
              <w:lang w:eastAsia="en-GB"/>
              <w14:ligatures w14:val="standardContextual"/>
            </w:rPr>
          </w:pPr>
          <w:hyperlink w:history="1" w:anchor="_Toc204935510">
            <w:r w:rsidRPr="003C282A">
              <w:rPr>
                <w:rStyle w:val="Hyperlink"/>
                <w:rFonts w:ascii="Arial" w:hAnsi="Arial" w:cs="Arial"/>
                <w:noProof/>
              </w:rPr>
              <w:t>2.2.2 Response form</w:t>
            </w:r>
            <w:r>
              <w:rPr>
                <w:noProof/>
                <w:webHidden/>
              </w:rPr>
              <w:tab/>
            </w:r>
            <w:r>
              <w:rPr>
                <w:noProof/>
                <w:webHidden/>
              </w:rPr>
              <w:fldChar w:fldCharType="begin"/>
            </w:r>
            <w:r>
              <w:rPr>
                <w:noProof/>
                <w:webHidden/>
              </w:rPr>
              <w:instrText xml:space="preserve"> PAGEREF _Toc204935510 \h </w:instrText>
            </w:r>
            <w:r>
              <w:rPr>
                <w:noProof/>
                <w:webHidden/>
              </w:rPr>
            </w:r>
            <w:r>
              <w:rPr>
                <w:noProof/>
                <w:webHidden/>
              </w:rPr>
              <w:fldChar w:fldCharType="separate"/>
            </w:r>
            <w:r w:rsidR="005D092C">
              <w:rPr>
                <w:noProof/>
                <w:webHidden/>
              </w:rPr>
              <w:t>18</w:t>
            </w:r>
            <w:r>
              <w:rPr>
                <w:noProof/>
                <w:webHidden/>
              </w:rPr>
              <w:fldChar w:fldCharType="end"/>
            </w:r>
          </w:hyperlink>
        </w:p>
        <w:p w:rsidR="0032788C" w:rsidRDefault="0032788C" w14:paraId="21274C08" w14:textId="38A37AA6">
          <w:pPr>
            <w:pStyle w:val="TOC3"/>
            <w:tabs>
              <w:tab w:val="right" w:leader="dot" w:pos="9016"/>
            </w:tabs>
            <w:rPr>
              <w:i w:val="0"/>
              <w:iCs w:val="0"/>
              <w:noProof/>
              <w:kern w:val="2"/>
              <w:sz w:val="24"/>
              <w:szCs w:val="24"/>
              <w:lang w:eastAsia="en-GB"/>
              <w14:ligatures w14:val="standardContextual"/>
            </w:rPr>
          </w:pPr>
          <w:hyperlink w:history="1" w:anchor="_Toc204935511">
            <w:r w:rsidRPr="003C282A">
              <w:rPr>
                <w:rStyle w:val="Hyperlink"/>
                <w:rFonts w:ascii="Arial" w:hAnsi="Arial" w:cs="Arial"/>
                <w:noProof/>
              </w:rPr>
              <w:t>2.2.3</w:t>
            </w:r>
          </w:hyperlink>
          <w:r w:rsidR="003842F8">
            <w:rPr>
              <w:rStyle w:val="Hyperlink"/>
              <w:noProof/>
            </w:rPr>
            <w:t xml:space="preserve"> </w:t>
          </w:r>
          <w:hyperlink w:history="1" w:anchor="_Toc204935512">
            <w:r w:rsidRPr="003C282A">
              <w:rPr>
                <w:rStyle w:val="Hyperlink"/>
                <w:rFonts w:ascii="Arial" w:hAnsi="Arial" w:cs="Arial"/>
                <w:noProof/>
              </w:rPr>
              <w:t>Dashboard - Requirements</w:t>
            </w:r>
            <w:r>
              <w:rPr>
                <w:noProof/>
                <w:webHidden/>
              </w:rPr>
              <w:tab/>
            </w:r>
            <w:r>
              <w:rPr>
                <w:noProof/>
                <w:webHidden/>
              </w:rPr>
              <w:fldChar w:fldCharType="begin"/>
            </w:r>
            <w:r>
              <w:rPr>
                <w:noProof/>
                <w:webHidden/>
              </w:rPr>
              <w:instrText xml:space="preserve"> PAGEREF _Toc204935512 \h </w:instrText>
            </w:r>
            <w:r>
              <w:rPr>
                <w:noProof/>
                <w:webHidden/>
              </w:rPr>
            </w:r>
            <w:r>
              <w:rPr>
                <w:noProof/>
                <w:webHidden/>
              </w:rPr>
              <w:fldChar w:fldCharType="separate"/>
            </w:r>
            <w:r w:rsidR="005D092C">
              <w:rPr>
                <w:noProof/>
                <w:webHidden/>
              </w:rPr>
              <w:t>18</w:t>
            </w:r>
            <w:r>
              <w:rPr>
                <w:noProof/>
                <w:webHidden/>
              </w:rPr>
              <w:fldChar w:fldCharType="end"/>
            </w:r>
          </w:hyperlink>
        </w:p>
        <w:p w:rsidR="0032788C" w:rsidRDefault="0032788C" w14:paraId="3F56AEDC" w14:textId="3F6E2905">
          <w:pPr>
            <w:pStyle w:val="TOC3"/>
            <w:tabs>
              <w:tab w:val="right" w:leader="dot" w:pos="9016"/>
            </w:tabs>
            <w:rPr>
              <w:i w:val="0"/>
              <w:iCs w:val="0"/>
              <w:noProof/>
              <w:kern w:val="2"/>
              <w:sz w:val="24"/>
              <w:szCs w:val="24"/>
              <w:lang w:eastAsia="en-GB"/>
              <w14:ligatures w14:val="standardContextual"/>
            </w:rPr>
          </w:pPr>
          <w:hyperlink w:history="1" w:anchor="_Toc204935513">
            <w:r w:rsidRPr="003C282A">
              <w:rPr>
                <w:rStyle w:val="Hyperlink"/>
                <w:rFonts w:ascii="Arial" w:hAnsi="Arial" w:cs="Arial"/>
                <w:noProof/>
              </w:rPr>
              <w:t>2.2.4</w:t>
            </w:r>
          </w:hyperlink>
          <w:r w:rsidR="003842F8">
            <w:rPr>
              <w:rStyle w:val="Hyperlink"/>
              <w:noProof/>
            </w:rPr>
            <w:t xml:space="preserve"> </w:t>
          </w:r>
          <w:hyperlink w:history="1" w:anchor="_Toc204935514">
            <w:r w:rsidRPr="003C282A">
              <w:rPr>
                <w:rStyle w:val="Hyperlink"/>
                <w:rFonts w:ascii="Arial" w:hAnsi="Arial" w:cs="Arial"/>
                <w:noProof/>
              </w:rPr>
              <w:t>Current Challenges</w:t>
            </w:r>
            <w:r>
              <w:rPr>
                <w:noProof/>
                <w:webHidden/>
              </w:rPr>
              <w:tab/>
            </w:r>
            <w:r>
              <w:rPr>
                <w:noProof/>
                <w:webHidden/>
              </w:rPr>
              <w:fldChar w:fldCharType="begin"/>
            </w:r>
            <w:r>
              <w:rPr>
                <w:noProof/>
                <w:webHidden/>
              </w:rPr>
              <w:instrText xml:space="preserve"> PAGEREF _Toc204935514 \h </w:instrText>
            </w:r>
            <w:r>
              <w:rPr>
                <w:noProof/>
                <w:webHidden/>
              </w:rPr>
            </w:r>
            <w:r>
              <w:rPr>
                <w:noProof/>
                <w:webHidden/>
              </w:rPr>
              <w:fldChar w:fldCharType="separate"/>
            </w:r>
            <w:r w:rsidR="005D092C">
              <w:rPr>
                <w:noProof/>
                <w:webHidden/>
              </w:rPr>
              <w:t>18</w:t>
            </w:r>
            <w:r>
              <w:rPr>
                <w:noProof/>
                <w:webHidden/>
              </w:rPr>
              <w:fldChar w:fldCharType="end"/>
            </w:r>
          </w:hyperlink>
        </w:p>
        <w:p w:rsidR="0032788C" w:rsidRDefault="0032788C" w14:paraId="51822AB8" w14:textId="2DBAB741">
          <w:pPr>
            <w:pStyle w:val="TOC3"/>
            <w:tabs>
              <w:tab w:val="right" w:leader="dot" w:pos="9016"/>
            </w:tabs>
            <w:rPr>
              <w:i w:val="0"/>
              <w:iCs w:val="0"/>
              <w:noProof/>
              <w:kern w:val="2"/>
              <w:sz w:val="24"/>
              <w:szCs w:val="24"/>
              <w:lang w:eastAsia="en-GB"/>
              <w14:ligatures w14:val="standardContextual"/>
            </w:rPr>
          </w:pPr>
          <w:hyperlink w:history="1" w:anchor="_Toc204935515">
            <w:r w:rsidRPr="003C282A">
              <w:rPr>
                <w:rStyle w:val="Hyperlink"/>
                <w:rFonts w:ascii="Arial" w:hAnsi="Arial" w:cs="Arial"/>
                <w:noProof/>
              </w:rPr>
              <w:t>2.2.5</w:t>
            </w:r>
          </w:hyperlink>
          <w:r w:rsidR="003842F8">
            <w:rPr>
              <w:rStyle w:val="Hyperlink"/>
              <w:noProof/>
            </w:rPr>
            <w:t xml:space="preserve"> </w:t>
          </w:r>
          <w:hyperlink w:history="1" w:anchor="_Toc204935516">
            <w:r w:rsidRPr="003C282A">
              <w:rPr>
                <w:rStyle w:val="Hyperlink"/>
                <w:rFonts w:ascii="Arial" w:hAnsi="Arial" w:cs="Arial"/>
                <w:noProof/>
              </w:rPr>
              <w:t>Benefits</w:t>
            </w:r>
            <w:r>
              <w:rPr>
                <w:noProof/>
                <w:webHidden/>
              </w:rPr>
              <w:tab/>
            </w:r>
            <w:r>
              <w:rPr>
                <w:noProof/>
                <w:webHidden/>
              </w:rPr>
              <w:fldChar w:fldCharType="begin"/>
            </w:r>
            <w:r>
              <w:rPr>
                <w:noProof/>
                <w:webHidden/>
              </w:rPr>
              <w:instrText xml:space="preserve"> PAGEREF _Toc204935516 \h </w:instrText>
            </w:r>
            <w:r>
              <w:rPr>
                <w:noProof/>
                <w:webHidden/>
              </w:rPr>
            </w:r>
            <w:r>
              <w:rPr>
                <w:noProof/>
                <w:webHidden/>
              </w:rPr>
              <w:fldChar w:fldCharType="separate"/>
            </w:r>
            <w:r w:rsidR="005D092C">
              <w:rPr>
                <w:noProof/>
                <w:webHidden/>
              </w:rPr>
              <w:t>18</w:t>
            </w:r>
            <w:r>
              <w:rPr>
                <w:noProof/>
                <w:webHidden/>
              </w:rPr>
              <w:fldChar w:fldCharType="end"/>
            </w:r>
          </w:hyperlink>
        </w:p>
        <w:p w:rsidR="0032788C" w:rsidRDefault="0032788C" w14:paraId="6A9418E5" w14:textId="1563985C">
          <w:pPr>
            <w:pStyle w:val="TOC3"/>
            <w:tabs>
              <w:tab w:val="right" w:leader="dot" w:pos="9016"/>
            </w:tabs>
            <w:rPr>
              <w:i w:val="0"/>
              <w:iCs w:val="0"/>
              <w:noProof/>
              <w:kern w:val="2"/>
              <w:sz w:val="24"/>
              <w:szCs w:val="24"/>
              <w:lang w:eastAsia="en-GB"/>
              <w14:ligatures w14:val="standardContextual"/>
            </w:rPr>
          </w:pPr>
          <w:hyperlink w:history="1" w:anchor="_Toc204935517">
            <w:r w:rsidRPr="003C282A">
              <w:rPr>
                <w:rStyle w:val="Hyperlink"/>
                <w:rFonts w:ascii="Arial" w:hAnsi="Arial" w:cs="Arial"/>
                <w:noProof/>
              </w:rPr>
              <w:t>2.2.6</w:t>
            </w:r>
          </w:hyperlink>
          <w:r w:rsidR="003842F8">
            <w:rPr>
              <w:rStyle w:val="Hyperlink"/>
              <w:noProof/>
            </w:rPr>
            <w:t xml:space="preserve"> </w:t>
          </w:r>
          <w:hyperlink w:history="1" w:anchor="_Toc204935518">
            <w:r w:rsidRPr="003C282A">
              <w:rPr>
                <w:rStyle w:val="Hyperlink"/>
                <w:rFonts w:ascii="Arial" w:hAnsi="Arial" w:cs="Arial"/>
                <w:noProof/>
              </w:rPr>
              <w:t>Automation opportunities</w:t>
            </w:r>
            <w:r>
              <w:rPr>
                <w:noProof/>
                <w:webHidden/>
              </w:rPr>
              <w:tab/>
            </w:r>
            <w:r>
              <w:rPr>
                <w:noProof/>
                <w:webHidden/>
              </w:rPr>
              <w:fldChar w:fldCharType="begin"/>
            </w:r>
            <w:r>
              <w:rPr>
                <w:noProof/>
                <w:webHidden/>
              </w:rPr>
              <w:instrText xml:space="preserve"> PAGEREF _Toc204935518 \h </w:instrText>
            </w:r>
            <w:r>
              <w:rPr>
                <w:noProof/>
                <w:webHidden/>
              </w:rPr>
            </w:r>
            <w:r>
              <w:rPr>
                <w:noProof/>
                <w:webHidden/>
              </w:rPr>
              <w:fldChar w:fldCharType="separate"/>
            </w:r>
            <w:r w:rsidR="005D092C">
              <w:rPr>
                <w:noProof/>
                <w:webHidden/>
              </w:rPr>
              <w:t>18</w:t>
            </w:r>
            <w:r>
              <w:rPr>
                <w:noProof/>
                <w:webHidden/>
              </w:rPr>
              <w:fldChar w:fldCharType="end"/>
            </w:r>
          </w:hyperlink>
        </w:p>
        <w:p w:rsidR="0032788C" w:rsidRDefault="0032788C" w14:paraId="4E8BF52A" w14:textId="1C672FD1">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519">
            <w:r w:rsidRPr="003C282A">
              <w:rPr>
                <w:rStyle w:val="Hyperlink"/>
              </w:rPr>
              <w:t>2.3 Insurance Sourcing Request</w:t>
            </w:r>
            <w:r>
              <w:rPr>
                <w:webHidden/>
              </w:rPr>
              <w:tab/>
            </w:r>
            <w:r>
              <w:rPr>
                <w:webHidden/>
              </w:rPr>
              <w:fldChar w:fldCharType="begin"/>
            </w:r>
            <w:r>
              <w:rPr>
                <w:webHidden/>
              </w:rPr>
              <w:instrText xml:space="preserve"> PAGEREF _Toc204935519 \h </w:instrText>
            </w:r>
            <w:r>
              <w:rPr>
                <w:webHidden/>
              </w:rPr>
            </w:r>
            <w:r>
              <w:rPr>
                <w:webHidden/>
              </w:rPr>
              <w:fldChar w:fldCharType="separate"/>
            </w:r>
            <w:r w:rsidR="005D092C">
              <w:rPr>
                <w:webHidden/>
              </w:rPr>
              <w:t>19</w:t>
            </w:r>
            <w:r>
              <w:rPr>
                <w:webHidden/>
              </w:rPr>
              <w:fldChar w:fldCharType="end"/>
            </w:r>
          </w:hyperlink>
        </w:p>
        <w:p w:rsidR="0032788C" w:rsidRDefault="0032788C" w14:paraId="11CECFB3" w14:textId="0F58300A">
          <w:pPr>
            <w:pStyle w:val="TOC3"/>
            <w:tabs>
              <w:tab w:val="right" w:leader="dot" w:pos="9016"/>
            </w:tabs>
            <w:rPr>
              <w:i w:val="0"/>
              <w:iCs w:val="0"/>
              <w:noProof/>
              <w:kern w:val="2"/>
              <w:sz w:val="24"/>
              <w:szCs w:val="24"/>
              <w:lang w:eastAsia="en-GB"/>
              <w14:ligatures w14:val="standardContextual"/>
            </w:rPr>
          </w:pPr>
          <w:hyperlink w:history="1" w:anchor="_Toc204935520">
            <w:r w:rsidRPr="003C282A">
              <w:rPr>
                <w:rStyle w:val="Hyperlink"/>
                <w:rFonts w:ascii="Arial" w:hAnsi="Arial" w:cs="Arial"/>
                <w:noProof/>
              </w:rPr>
              <w:t>2.3.1</w:t>
            </w:r>
          </w:hyperlink>
          <w:r w:rsidR="003842F8">
            <w:rPr>
              <w:rStyle w:val="Hyperlink"/>
              <w:noProof/>
            </w:rPr>
            <w:t xml:space="preserve"> </w:t>
          </w:r>
          <w:hyperlink w:history="1" w:anchor="_Toc204935521">
            <w:r w:rsidRPr="003C282A">
              <w:rPr>
                <w:rStyle w:val="Hyperlink"/>
                <w:rFonts w:ascii="Arial" w:hAnsi="Arial" w:cs="Arial"/>
                <w:noProof/>
              </w:rPr>
              <w:t>Insurance Sourcing Request Form(Form 1) (From Requestor to PSSC)</w:t>
            </w:r>
            <w:r>
              <w:rPr>
                <w:noProof/>
                <w:webHidden/>
              </w:rPr>
              <w:tab/>
            </w:r>
            <w:r>
              <w:rPr>
                <w:noProof/>
                <w:webHidden/>
              </w:rPr>
              <w:fldChar w:fldCharType="begin"/>
            </w:r>
            <w:r>
              <w:rPr>
                <w:noProof/>
                <w:webHidden/>
              </w:rPr>
              <w:instrText xml:space="preserve"> PAGEREF _Toc204935521 \h </w:instrText>
            </w:r>
            <w:r>
              <w:rPr>
                <w:noProof/>
                <w:webHidden/>
              </w:rPr>
            </w:r>
            <w:r>
              <w:rPr>
                <w:noProof/>
                <w:webHidden/>
              </w:rPr>
              <w:fldChar w:fldCharType="separate"/>
            </w:r>
            <w:r w:rsidR="005D092C">
              <w:rPr>
                <w:noProof/>
                <w:webHidden/>
              </w:rPr>
              <w:t>19</w:t>
            </w:r>
            <w:r>
              <w:rPr>
                <w:noProof/>
                <w:webHidden/>
              </w:rPr>
              <w:fldChar w:fldCharType="end"/>
            </w:r>
          </w:hyperlink>
        </w:p>
        <w:p w:rsidR="0032788C" w:rsidRDefault="0032788C" w14:paraId="71EC7786" w14:textId="052B1BCF">
          <w:pPr>
            <w:pStyle w:val="TOC3"/>
            <w:tabs>
              <w:tab w:val="right" w:leader="dot" w:pos="9016"/>
            </w:tabs>
            <w:rPr>
              <w:i w:val="0"/>
              <w:iCs w:val="0"/>
              <w:noProof/>
              <w:kern w:val="2"/>
              <w:sz w:val="24"/>
              <w:szCs w:val="24"/>
              <w:lang w:eastAsia="en-GB"/>
              <w14:ligatures w14:val="standardContextual"/>
            </w:rPr>
          </w:pPr>
          <w:hyperlink w:history="1" w:anchor="_Toc204935522">
            <w:r w:rsidRPr="003C282A">
              <w:rPr>
                <w:rStyle w:val="Hyperlink"/>
                <w:rFonts w:ascii="Arial" w:hAnsi="Arial" w:cs="Arial"/>
                <w:noProof/>
              </w:rPr>
              <w:t>2.3.1.1 Group</w:t>
            </w:r>
          </w:hyperlink>
          <w:r w:rsidR="003842F8">
            <w:rPr>
              <w:rStyle w:val="Hyperlink"/>
              <w:noProof/>
            </w:rPr>
            <w:t xml:space="preserve"> </w:t>
          </w:r>
          <w:hyperlink w:history="1" w:anchor="_Toc204935523">
            <w:r w:rsidRPr="003C282A">
              <w:rPr>
                <w:rStyle w:val="Hyperlink"/>
                <w:rFonts w:ascii="Arial" w:hAnsi="Arial" w:cs="Arial"/>
                <w:noProof/>
              </w:rPr>
              <w:t>Insurance consolidation form(form1.1) (for all group policy requests)</w:t>
            </w:r>
            <w:r>
              <w:rPr>
                <w:noProof/>
                <w:webHidden/>
              </w:rPr>
              <w:tab/>
            </w:r>
            <w:r>
              <w:rPr>
                <w:noProof/>
                <w:webHidden/>
              </w:rPr>
              <w:fldChar w:fldCharType="begin"/>
            </w:r>
            <w:r>
              <w:rPr>
                <w:noProof/>
                <w:webHidden/>
              </w:rPr>
              <w:instrText xml:space="preserve"> PAGEREF _Toc204935523 \h </w:instrText>
            </w:r>
            <w:r>
              <w:rPr>
                <w:noProof/>
                <w:webHidden/>
              </w:rPr>
            </w:r>
            <w:r>
              <w:rPr>
                <w:noProof/>
                <w:webHidden/>
              </w:rPr>
              <w:fldChar w:fldCharType="separate"/>
            </w:r>
            <w:r w:rsidR="005D092C">
              <w:rPr>
                <w:noProof/>
                <w:webHidden/>
              </w:rPr>
              <w:t>22</w:t>
            </w:r>
            <w:r>
              <w:rPr>
                <w:noProof/>
                <w:webHidden/>
              </w:rPr>
              <w:fldChar w:fldCharType="end"/>
            </w:r>
          </w:hyperlink>
        </w:p>
        <w:p w:rsidR="0032788C" w:rsidRDefault="0032788C" w14:paraId="17B242C6" w14:textId="7F507BCF">
          <w:pPr>
            <w:pStyle w:val="TOC3"/>
            <w:tabs>
              <w:tab w:val="right" w:leader="dot" w:pos="9016"/>
            </w:tabs>
            <w:rPr>
              <w:i w:val="0"/>
              <w:iCs w:val="0"/>
              <w:noProof/>
              <w:kern w:val="2"/>
              <w:sz w:val="24"/>
              <w:szCs w:val="24"/>
              <w:lang w:eastAsia="en-GB"/>
              <w14:ligatures w14:val="standardContextual"/>
            </w:rPr>
          </w:pPr>
          <w:hyperlink w:history="1" w:anchor="_Toc204935524">
            <w:r w:rsidRPr="003C282A">
              <w:rPr>
                <w:rStyle w:val="Hyperlink"/>
                <w:rFonts w:ascii="Arial" w:hAnsi="Arial" w:cs="Arial"/>
                <w:noProof/>
              </w:rPr>
              <w:t>2.3.2 Insurance Vendor Sourcing Form (Form 2) (From PSSC to vendors)</w:t>
            </w:r>
            <w:r>
              <w:rPr>
                <w:noProof/>
                <w:webHidden/>
              </w:rPr>
              <w:tab/>
            </w:r>
            <w:r>
              <w:rPr>
                <w:noProof/>
                <w:webHidden/>
              </w:rPr>
              <w:fldChar w:fldCharType="begin"/>
            </w:r>
            <w:r>
              <w:rPr>
                <w:noProof/>
                <w:webHidden/>
              </w:rPr>
              <w:instrText xml:space="preserve"> PAGEREF _Toc204935524 \h </w:instrText>
            </w:r>
            <w:r>
              <w:rPr>
                <w:noProof/>
                <w:webHidden/>
              </w:rPr>
            </w:r>
            <w:r>
              <w:rPr>
                <w:noProof/>
                <w:webHidden/>
              </w:rPr>
              <w:fldChar w:fldCharType="separate"/>
            </w:r>
            <w:r w:rsidR="005D092C">
              <w:rPr>
                <w:noProof/>
                <w:webHidden/>
              </w:rPr>
              <w:t>22</w:t>
            </w:r>
            <w:r>
              <w:rPr>
                <w:noProof/>
                <w:webHidden/>
              </w:rPr>
              <w:fldChar w:fldCharType="end"/>
            </w:r>
          </w:hyperlink>
        </w:p>
        <w:p w:rsidR="0032788C" w:rsidRDefault="0032788C" w14:paraId="2CB85968" w14:textId="268D3F8D">
          <w:pPr>
            <w:pStyle w:val="TOC3"/>
            <w:tabs>
              <w:tab w:val="right" w:leader="dot" w:pos="9016"/>
            </w:tabs>
            <w:rPr>
              <w:i w:val="0"/>
              <w:iCs w:val="0"/>
              <w:noProof/>
              <w:kern w:val="2"/>
              <w:sz w:val="24"/>
              <w:szCs w:val="24"/>
              <w:lang w:eastAsia="en-GB"/>
              <w14:ligatures w14:val="standardContextual"/>
            </w:rPr>
          </w:pPr>
          <w:hyperlink w:history="1" w:anchor="_Toc204935525">
            <w:r w:rsidRPr="003C282A">
              <w:rPr>
                <w:rStyle w:val="Hyperlink"/>
                <w:rFonts w:ascii="Arial" w:hAnsi="Arial" w:cs="Arial"/>
                <w:noProof/>
              </w:rPr>
              <w:t>2.3.3 Status Update Form (Form 3) (From PSSC to Requestor)</w:t>
            </w:r>
            <w:r>
              <w:rPr>
                <w:noProof/>
                <w:webHidden/>
              </w:rPr>
              <w:tab/>
            </w:r>
            <w:r>
              <w:rPr>
                <w:noProof/>
                <w:webHidden/>
              </w:rPr>
              <w:fldChar w:fldCharType="begin"/>
            </w:r>
            <w:r>
              <w:rPr>
                <w:noProof/>
                <w:webHidden/>
              </w:rPr>
              <w:instrText xml:space="preserve"> PAGEREF _Toc204935525 \h </w:instrText>
            </w:r>
            <w:r>
              <w:rPr>
                <w:noProof/>
                <w:webHidden/>
              </w:rPr>
            </w:r>
            <w:r>
              <w:rPr>
                <w:noProof/>
                <w:webHidden/>
              </w:rPr>
              <w:fldChar w:fldCharType="separate"/>
            </w:r>
            <w:r w:rsidR="005D092C">
              <w:rPr>
                <w:noProof/>
                <w:webHidden/>
              </w:rPr>
              <w:t>24</w:t>
            </w:r>
            <w:r>
              <w:rPr>
                <w:noProof/>
                <w:webHidden/>
              </w:rPr>
              <w:fldChar w:fldCharType="end"/>
            </w:r>
          </w:hyperlink>
        </w:p>
        <w:p w:rsidR="0032788C" w:rsidRDefault="0032788C" w14:paraId="374ABC74" w14:textId="09CEBA24">
          <w:pPr>
            <w:pStyle w:val="TOC3"/>
            <w:tabs>
              <w:tab w:val="right" w:leader="dot" w:pos="9016"/>
            </w:tabs>
            <w:rPr>
              <w:i w:val="0"/>
              <w:iCs w:val="0"/>
              <w:noProof/>
              <w:kern w:val="2"/>
              <w:sz w:val="24"/>
              <w:szCs w:val="24"/>
              <w:lang w:eastAsia="en-GB"/>
              <w14:ligatures w14:val="standardContextual"/>
            </w:rPr>
          </w:pPr>
          <w:hyperlink w:history="1" w:anchor="_Toc204935526">
            <w:r w:rsidRPr="003C282A">
              <w:rPr>
                <w:rStyle w:val="Hyperlink"/>
                <w:rFonts w:ascii="Arial" w:hAnsi="Arial" w:cs="Arial"/>
                <w:noProof/>
              </w:rPr>
              <w:t>2.3.4 Dashboard - Requirements</w:t>
            </w:r>
            <w:r>
              <w:rPr>
                <w:noProof/>
                <w:webHidden/>
              </w:rPr>
              <w:tab/>
            </w:r>
            <w:r>
              <w:rPr>
                <w:noProof/>
                <w:webHidden/>
              </w:rPr>
              <w:fldChar w:fldCharType="begin"/>
            </w:r>
            <w:r>
              <w:rPr>
                <w:noProof/>
                <w:webHidden/>
              </w:rPr>
              <w:instrText xml:space="preserve"> PAGEREF _Toc204935526 \h </w:instrText>
            </w:r>
            <w:r>
              <w:rPr>
                <w:noProof/>
                <w:webHidden/>
              </w:rPr>
            </w:r>
            <w:r>
              <w:rPr>
                <w:noProof/>
                <w:webHidden/>
              </w:rPr>
              <w:fldChar w:fldCharType="separate"/>
            </w:r>
            <w:r w:rsidR="005D092C">
              <w:rPr>
                <w:noProof/>
                <w:webHidden/>
              </w:rPr>
              <w:t>26</w:t>
            </w:r>
            <w:r>
              <w:rPr>
                <w:noProof/>
                <w:webHidden/>
              </w:rPr>
              <w:fldChar w:fldCharType="end"/>
            </w:r>
          </w:hyperlink>
        </w:p>
        <w:p w:rsidR="0032788C" w:rsidRDefault="0032788C" w14:paraId="4C583AA2" w14:textId="3B0622D1">
          <w:pPr>
            <w:pStyle w:val="TOC3"/>
            <w:tabs>
              <w:tab w:val="right" w:leader="dot" w:pos="9016"/>
            </w:tabs>
            <w:rPr>
              <w:i w:val="0"/>
              <w:iCs w:val="0"/>
              <w:noProof/>
              <w:kern w:val="2"/>
              <w:sz w:val="24"/>
              <w:szCs w:val="24"/>
              <w:lang w:eastAsia="en-GB"/>
              <w14:ligatures w14:val="standardContextual"/>
            </w:rPr>
          </w:pPr>
          <w:hyperlink w:history="1" w:anchor="_Toc204935527">
            <w:r w:rsidRPr="003C282A">
              <w:rPr>
                <w:rStyle w:val="Hyperlink"/>
                <w:rFonts w:ascii="Arial" w:hAnsi="Arial" w:cs="Arial"/>
                <w:noProof/>
              </w:rPr>
              <w:t>2.3.5</w:t>
            </w:r>
          </w:hyperlink>
          <w:r w:rsidR="003842F8">
            <w:rPr>
              <w:rStyle w:val="Hyperlink"/>
              <w:noProof/>
            </w:rPr>
            <w:t xml:space="preserve"> </w:t>
          </w:r>
          <w:hyperlink w:history="1" w:anchor="_Toc204935528">
            <w:r w:rsidRPr="003C282A">
              <w:rPr>
                <w:rStyle w:val="Hyperlink"/>
                <w:rFonts w:ascii="Arial" w:hAnsi="Arial" w:cs="Arial"/>
                <w:noProof/>
              </w:rPr>
              <w:t>Current Challenges</w:t>
            </w:r>
            <w:r>
              <w:rPr>
                <w:noProof/>
                <w:webHidden/>
              </w:rPr>
              <w:tab/>
            </w:r>
            <w:r>
              <w:rPr>
                <w:noProof/>
                <w:webHidden/>
              </w:rPr>
              <w:fldChar w:fldCharType="begin"/>
            </w:r>
            <w:r>
              <w:rPr>
                <w:noProof/>
                <w:webHidden/>
              </w:rPr>
              <w:instrText xml:space="preserve"> PAGEREF _Toc204935528 \h </w:instrText>
            </w:r>
            <w:r>
              <w:rPr>
                <w:noProof/>
                <w:webHidden/>
              </w:rPr>
            </w:r>
            <w:r>
              <w:rPr>
                <w:noProof/>
                <w:webHidden/>
              </w:rPr>
              <w:fldChar w:fldCharType="separate"/>
            </w:r>
            <w:r w:rsidR="005D092C">
              <w:rPr>
                <w:noProof/>
                <w:webHidden/>
              </w:rPr>
              <w:t>27</w:t>
            </w:r>
            <w:r>
              <w:rPr>
                <w:noProof/>
                <w:webHidden/>
              </w:rPr>
              <w:fldChar w:fldCharType="end"/>
            </w:r>
          </w:hyperlink>
        </w:p>
        <w:p w:rsidR="0032788C" w:rsidRDefault="0032788C" w14:paraId="525F1A49" w14:textId="43B3B6B2">
          <w:pPr>
            <w:pStyle w:val="TOC3"/>
            <w:tabs>
              <w:tab w:val="right" w:leader="dot" w:pos="9016"/>
            </w:tabs>
            <w:rPr>
              <w:i w:val="0"/>
              <w:iCs w:val="0"/>
              <w:noProof/>
              <w:kern w:val="2"/>
              <w:sz w:val="24"/>
              <w:szCs w:val="24"/>
              <w:lang w:eastAsia="en-GB"/>
              <w14:ligatures w14:val="standardContextual"/>
            </w:rPr>
          </w:pPr>
          <w:hyperlink w:history="1" w:anchor="_Toc204935529">
            <w:r w:rsidRPr="003C282A">
              <w:rPr>
                <w:rStyle w:val="Hyperlink"/>
                <w:rFonts w:ascii="Arial" w:hAnsi="Arial" w:cs="Arial"/>
                <w:noProof/>
              </w:rPr>
              <w:t>2.3.6</w:t>
            </w:r>
          </w:hyperlink>
          <w:r w:rsidR="003842F8">
            <w:rPr>
              <w:rStyle w:val="Hyperlink"/>
              <w:noProof/>
            </w:rPr>
            <w:t xml:space="preserve"> </w:t>
          </w:r>
          <w:hyperlink w:history="1" w:anchor="_Toc204935530">
            <w:r w:rsidRPr="003C282A">
              <w:rPr>
                <w:rStyle w:val="Hyperlink"/>
                <w:rFonts w:ascii="Arial" w:hAnsi="Arial" w:cs="Arial"/>
                <w:noProof/>
              </w:rPr>
              <w:t>Benefits</w:t>
            </w:r>
            <w:r>
              <w:rPr>
                <w:noProof/>
                <w:webHidden/>
              </w:rPr>
              <w:tab/>
            </w:r>
            <w:r>
              <w:rPr>
                <w:noProof/>
                <w:webHidden/>
              </w:rPr>
              <w:fldChar w:fldCharType="begin"/>
            </w:r>
            <w:r>
              <w:rPr>
                <w:noProof/>
                <w:webHidden/>
              </w:rPr>
              <w:instrText xml:space="preserve"> PAGEREF _Toc204935530 \h </w:instrText>
            </w:r>
            <w:r>
              <w:rPr>
                <w:noProof/>
                <w:webHidden/>
              </w:rPr>
            </w:r>
            <w:r>
              <w:rPr>
                <w:noProof/>
                <w:webHidden/>
              </w:rPr>
              <w:fldChar w:fldCharType="separate"/>
            </w:r>
            <w:r w:rsidR="005D092C">
              <w:rPr>
                <w:noProof/>
                <w:webHidden/>
              </w:rPr>
              <w:t>27</w:t>
            </w:r>
            <w:r>
              <w:rPr>
                <w:noProof/>
                <w:webHidden/>
              </w:rPr>
              <w:fldChar w:fldCharType="end"/>
            </w:r>
          </w:hyperlink>
        </w:p>
        <w:p w:rsidR="0032788C" w:rsidRDefault="0032788C" w14:paraId="44AC5AAE" w14:textId="777B67A7">
          <w:pPr>
            <w:pStyle w:val="TOC3"/>
            <w:tabs>
              <w:tab w:val="right" w:leader="dot" w:pos="9016"/>
            </w:tabs>
            <w:rPr>
              <w:i w:val="0"/>
              <w:iCs w:val="0"/>
              <w:noProof/>
              <w:kern w:val="2"/>
              <w:sz w:val="24"/>
              <w:szCs w:val="24"/>
              <w:lang w:eastAsia="en-GB"/>
              <w14:ligatures w14:val="standardContextual"/>
            </w:rPr>
          </w:pPr>
          <w:hyperlink w:history="1" w:anchor="_Toc204935531">
            <w:r w:rsidRPr="003C282A">
              <w:rPr>
                <w:rStyle w:val="Hyperlink"/>
                <w:rFonts w:ascii="Arial" w:hAnsi="Arial" w:cs="Arial"/>
                <w:noProof/>
              </w:rPr>
              <w:t>2.3.7</w:t>
            </w:r>
          </w:hyperlink>
          <w:r w:rsidR="003842F8">
            <w:rPr>
              <w:rStyle w:val="Hyperlink"/>
              <w:noProof/>
            </w:rPr>
            <w:t xml:space="preserve"> </w:t>
          </w:r>
          <w:hyperlink w:history="1" w:anchor="_Toc204935532">
            <w:r w:rsidRPr="003C282A">
              <w:rPr>
                <w:rStyle w:val="Hyperlink"/>
                <w:rFonts w:ascii="Arial" w:hAnsi="Arial" w:cs="Arial"/>
                <w:noProof/>
              </w:rPr>
              <w:t>Automation opportunities</w:t>
            </w:r>
            <w:r>
              <w:rPr>
                <w:noProof/>
                <w:webHidden/>
              </w:rPr>
              <w:tab/>
            </w:r>
            <w:r>
              <w:rPr>
                <w:noProof/>
                <w:webHidden/>
              </w:rPr>
              <w:fldChar w:fldCharType="begin"/>
            </w:r>
            <w:r>
              <w:rPr>
                <w:noProof/>
                <w:webHidden/>
              </w:rPr>
              <w:instrText xml:space="preserve"> PAGEREF _Toc204935532 \h </w:instrText>
            </w:r>
            <w:r>
              <w:rPr>
                <w:noProof/>
                <w:webHidden/>
              </w:rPr>
            </w:r>
            <w:r>
              <w:rPr>
                <w:noProof/>
                <w:webHidden/>
              </w:rPr>
              <w:fldChar w:fldCharType="separate"/>
            </w:r>
            <w:r w:rsidR="005D092C">
              <w:rPr>
                <w:noProof/>
                <w:webHidden/>
              </w:rPr>
              <w:t>27</w:t>
            </w:r>
            <w:r>
              <w:rPr>
                <w:noProof/>
                <w:webHidden/>
              </w:rPr>
              <w:fldChar w:fldCharType="end"/>
            </w:r>
          </w:hyperlink>
        </w:p>
        <w:p w:rsidR="0032788C" w:rsidRDefault="0032788C" w14:paraId="0D485CDE" w14:textId="5CD1F7CC">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533">
            <w:r w:rsidRPr="003C282A">
              <w:rPr>
                <w:rStyle w:val="Hyperlink"/>
              </w:rPr>
              <w:t>2.4</w:t>
            </w:r>
          </w:hyperlink>
          <w:r w:rsidR="003842F8">
            <w:rPr>
              <w:rStyle w:val="Hyperlink"/>
            </w:rPr>
            <w:t xml:space="preserve"> </w:t>
          </w:r>
          <w:hyperlink w:history="1" w:anchor="_Toc204935534">
            <w:r w:rsidRPr="003C282A">
              <w:rPr>
                <w:rStyle w:val="Hyperlink"/>
              </w:rPr>
              <w:t>External Hire Request</w:t>
            </w:r>
            <w:r>
              <w:rPr>
                <w:webHidden/>
              </w:rPr>
              <w:tab/>
            </w:r>
            <w:r>
              <w:rPr>
                <w:webHidden/>
              </w:rPr>
              <w:fldChar w:fldCharType="begin"/>
            </w:r>
            <w:r>
              <w:rPr>
                <w:webHidden/>
              </w:rPr>
              <w:instrText xml:space="preserve"> PAGEREF _Toc204935534 \h </w:instrText>
            </w:r>
            <w:r>
              <w:rPr>
                <w:webHidden/>
              </w:rPr>
            </w:r>
            <w:r>
              <w:rPr>
                <w:webHidden/>
              </w:rPr>
              <w:fldChar w:fldCharType="separate"/>
            </w:r>
            <w:r w:rsidR="005D092C">
              <w:rPr>
                <w:webHidden/>
              </w:rPr>
              <w:t>28</w:t>
            </w:r>
            <w:r>
              <w:rPr>
                <w:webHidden/>
              </w:rPr>
              <w:fldChar w:fldCharType="end"/>
            </w:r>
          </w:hyperlink>
        </w:p>
        <w:p w:rsidR="0032788C" w:rsidRDefault="0032788C" w14:paraId="2C1F5D3B" w14:textId="1B6D8EAA">
          <w:pPr>
            <w:pStyle w:val="TOC3"/>
            <w:tabs>
              <w:tab w:val="right" w:leader="dot" w:pos="9016"/>
            </w:tabs>
            <w:rPr>
              <w:i w:val="0"/>
              <w:iCs w:val="0"/>
              <w:noProof/>
              <w:kern w:val="2"/>
              <w:sz w:val="24"/>
              <w:szCs w:val="24"/>
              <w:lang w:eastAsia="en-GB"/>
              <w14:ligatures w14:val="standardContextual"/>
            </w:rPr>
          </w:pPr>
          <w:hyperlink w:history="1" w:anchor="_Toc204935535">
            <w:r w:rsidRPr="003C282A">
              <w:rPr>
                <w:rStyle w:val="Hyperlink"/>
                <w:rFonts w:ascii="Arial" w:hAnsi="Arial" w:cs="Arial"/>
                <w:noProof/>
              </w:rPr>
              <w:t>2.4.1 External Hire Request Form(Form1) (From Requestor to PSSC)</w:t>
            </w:r>
            <w:r>
              <w:rPr>
                <w:noProof/>
                <w:webHidden/>
              </w:rPr>
              <w:tab/>
            </w:r>
            <w:r>
              <w:rPr>
                <w:noProof/>
                <w:webHidden/>
              </w:rPr>
              <w:fldChar w:fldCharType="begin"/>
            </w:r>
            <w:r>
              <w:rPr>
                <w:noProof/>
                <w:webHidden/>
              </w:rPr>
              <w:instrText xml:space="preserve"> PAGEREF _Toc204935535 \h </w:instrText>
            </w:r>
            <w:r>
              <w:rPr>
                <w:noProof/>
                <w:webHidden/>
              </w:rPr>
            </w:r>
            <w:r>
              <w:rPr>
                <w:noProof/>
                <w:webHidden/>
              </w:rPr>
              <w:fldChar w:fldCharType="separate"/>
            </w:r>
            <w:r w:rsidR="005D092C">
              <w:rPr>
                <w:noProof/>
                <w:webHidden/>
              </w:rPr>
              <w:t>28</w:t>
            </w:r>
            <w:r>
              <w:rPr>
                <w:noProof/>
                <w:webHidden/>
              </w:rPr>
              <w:fldChar w:fldCharType="end"/>
            </w:r>
          </w:hyperlink>
        </w:p>
        <w:p w:rsidR="0032788C" w:rsidRDefault="0032788C" w14:paraId="4A487D32" w14:textId="0159D101">
          <w:pPr>
            <w:pStyle w:val="TOC3"/>
            <w:tabs>
              <w:tab w:val="right" w:leader="dot" w:pos="9016"/>
            </w:tabs>
            <w:rPr>
              <w:i w:val="0"/>
              <w:iCs w:val="0"/>
              <w:noProof/>
              <w:kern w:val="2"/>
              <w:sz w:val="24"/>
              <w:szCs w:val="24"/>
              <w:lang w:eastAsia="en-GB"/>
              <w14:ligatures w14:val="standardContextual"/>
            </w:rPr>
          </w:pPr>
          <w:hyperlink w:history="1" w:anchor="_Toc204935536">
            <w:r w:rsidRPr="003C282A">
              <w:rPr>
                <w:rStyle w:val="Hyperlink"/>
                <w:rFonts w:ascii="Arial" w:hAnsi="Arial" w:cs="Arial"/>
                <w:noProof/>
              </w:rPr>
              <w:t>2.4.2 External Hire Vendor Sourcing(Form 2) (From PSSC to vendors)</w:t>
            </w:r>
            <w:r>
              <w:rPr>
                <w:noProof/>
                <w:webHidden/>
              </w:rPr>
              <w:tab/>
            </w:r>
            <w:r>
              <w:rPr>
                <w:noProof/>
                <w:webHidden/>
              </w:rPr>
              <w:fldChar w:fldCharType="begin"/>
            </w:r>
            <w:r>
              <w:rPr>
                <w:noProof/>
                <w:webHidden/>
              </w:rPr>
              <w:instrText xml:space="preserve"> PAGEREF _Toc204935536 \h </w:instrText>
            </w:r>
            <w:r>
              <w:rPr>
                <w:noProof/>
                <w:webHidden/>
              </w:rPr>
            </w:r>
            <w:r>
              <w:rPr>
                <w:noProof/>
                <w:webHidden/>
              </w:rPr>
              <w:fldChar w:fldCharType="separate"/>
            </w:r>
            <w:r w:rsidR="005D092C">
              <w:rPr>
                <w:noProof/>
                <w:webHidden/>
              </w:rPr>
              <w:t>29</w:t>
            </w:r>
            <w:r>
              <w:rPr>
                <w:noProof/>
                <w:webHidden/>
              </w:rPr>
              <w:fldChar w:fldCharType="end"/>
            </w:r>
          </w:hyperlink>
        </w:p>
        <w:p w:rsidR="0032788C" w:rsidRDefault="0032788C" w14:paraId="59F7BC0E" w14:textId="25C5ED6F">
          <w:pPr>
            <w:pStyle w:val="TOC3"/>
            <w:tabs>
              <w:tab w:val="right" w:leader="dot" w:pos="9016"/>
            </w:tabs>
            <w:rPr>
              <w:i w:val="0"/>
              <w:iCs w:val="0"/>
              <w:noProof/>
              <w:kern w:val="2"/>
              <w:sz w:val="24"/>
              <w:szCs w:val="24"/>
              <w:lang w:eastAsia="en-GB"/>
              <w14:ligatures w14:val="standardContextual"/>
            </w:rPr>
          </w:pPr>
          <w:hyperlink w:history="1" w:anchor="_Toc204935537">
            <w:r w:rsidRPr="003C282A">
              <w:rPr>
                <w:rStyle w:val="Hyperlink"/>
                <w:rFonts w:ascii="Arial" w:hAnsi="Arial" w:cs="Arial"/>
                <w:noProof/>
              </w:rPr>
              <w:t>2.4.3 Response Form(Form 3) (From PSSC to Requestor)</w:t>
            </w:r>
            <w:r>
              <w:rPr>
                <w:noProof/>
                <w:webHidden/>
              </w:rPr>
              <w:tab/>
            </w:r>
            <w:r>
              <w:rPr>
                <w:noProof/>
                <w:webHidden/>
              </w:rPr>
              <w:fldChar w:fldCharType="begin"/>
            </w:r>
            <w:r>
              <w:rPr>
                <w:noProof/>
                <w:webHidden/>
              </w:rPr>
              <w:instrText xml:space="preserve"> PAGEREF _Toc204935537 \h </w:instrText>
            </w:r>
            <w:r>
              <w:rPr>
                <w:noProof/>
                <w:webHidden/>
              </w:rPr>
            </w:r>
            <w:r>
              <w:rPr>
                <w:noProof/>
                <w:webHidden/>
              </w:rPr>
              <w:fldChar w:fldCharType="separate"/>
            </w:r>
            <w:r w:rsidR="005D092C">
              <w:rPr>
                <w:noProof/>
                <w:webHidden/>
              </w:rPr>
              <w:t>31</w:t>
            </w:r>
            <w:r>
              <w:rPr>
                <w:noProof/>
                <w:webHidden/>
              </w:rPr>
              <w:fldChar w:fldCharType="end"/>
            </w:r>
          </w:hyperlink>
        </w:p>
        <w:p w:rsidR="0032788C" w:rsidRDefault="0032788C" w14:paraId="0FF65D93" w14:textId="6ED0D21A">
          <w:pPr>
            <w:pStyle w:val="TOC3"/>
            <w:tabs>
              <w:tab w:val="right" w:leader="dot" w:pos="9016"/>
            </w:tabs>
            <w:rPr>
              <w:i w:val="0"/>
              <w:iCs w:val="0"/>
              <w:noProof/>
              <w:kern w:val="2"/>
              <w:sz w:val="24"/>
              <w:szCs w:val="24"/>
              <w:lang w:eastAsia="en-GB"/>
              <w14:ligatures w14:val="standardContextual"/>
            </w:rPr>
          </w:pPr>
          <w:hyperlink w:history="1" w:anchor="_Toc204935538">
            <w:r w:rsidRPr="003C282A">
              <w:rPr>
                <w:rStyle w:val="Hyperlink"/>
                <w:rFonts w:ascii="Arial" w:hAnsi="Arial" w:cs="Arial"/>
                <w:noProof/>
              </w:rPr>
              <w:t>2.4.4 Dashboard - Requirements</w:t>
            </w:r>
            <w:r>
              <w:rPr>
                <w:noProof/>
                <w:webHidden/>
              </w:rPr>
              <w:tab/>
            </w:r>
            <w:r>
              <w:rPr>
                <w:noProof/>
                <w:webHidden/>
              </w:rPr>
              <w:fldChar w:fldCharType="begin"/>
            </w:r>
            <w:r>
              <w:rPr>
                <w:noProof/>
                <w:webHidden/>
              </w:rPr>
              <w:instrText xml:space="preserve"> PAGEREF _Toc204935538 \h </w:instrText>
            </w:r>
            <w:r>
              <w:rPr>
                <w:noProof/>
                <w:webHidden/>
              </w:rPr>
            </w:r>
            <w:r>
              <w:rPr>
                <w:noProof/>
                <w:webHidden/>
              </w:rPr>
              <w:fldChar w:fldCharType="separate"/>
            </w:r>
            <w:r w:rsidR="005D092C">
              <w:rPr>
                <w:noProof/>
                <w:webHidden/>
              </w:rPr>
              <w:t>33</w:t>
            </w:r>
            <w:r>
              <w:rPr>
                <w:noProof/>
                <w:webHidden/>
              </w:rPr>
              <w:fldChar w:fldCharType="end"/>
            </w:r>
          </w:hyperlink>
        </w:p>
        <w:p w:rsidR="0032788C" w:rsidRDefault="0032788C" w14:paraId="6CF31B3C" w14:textId="4BD015DD">
          <w:pPr>
            <w:pStyle w:val="TOC3"/>
            <w:tabs>
              <w:tab w:val="right" w:leader="dot" w:pos="9016"/>
            </w:tabs>
            <w:rPr>
              <w:i w:val="0"/>
              <w:iCs w:val="0"/>
              <w:noProof/>
              <w:kern w:val="2"/>
              <w:sz w:val="24"/>
              <w:szCs w:val="24"/>
              <w:lang w:eastAsia="en-GB"/>
              <w14:ligatures w14:val="standardContextual"/>
            </w:rPr>
          </w:pPr>
          <w:hyperlink w:history="1" w:anchor="_Toc204935539">
            <w:r w:rsidRPr="003C282A">
              <w:rPr>
                <w:rStyle w:val="Hyperlink"/>
                <w:rFonts w:ascii="Arial" w:hAnsi="Arial" w:cs="Arial"/>
                <w:noProof/>
              </w:rPr>
              <w:t>2.4.5</w:t>
            </w:r>
          </w:hyperlink>
          <w:r w:rsidR="003842F8">
            <w:rPr>
              <w:rStyle w:val="Hyperlink"/>
              <w:noProof/>
            </w:rPr>
            <w:t xml:space="preserve"> </w:t>
          </w:r>
          <w:hyperlink w:history="1" w:anchor="_Toc204935540">
            <w:r w:rsidRPr="003C282A">
              <w:rPr>
                <w:rStyle w:val="Hyperlink"/>
                <w:rFonts w:ascii="Arial" w:hAnsi="Arial" w:cs="Arial"/>
                <w:noProof/>
              </w:rPr>
              <w:t>Current Challenges</w:t>
            </w:r>
            <w:r>
              <w:rPr>
                <w:noProof/>
                <w:webHidden/>
              </w:rPr>
              <w:tab/>
            </w:r>
            <w:r>
              <w:rPr>
                <w:noProof/>
                <w:webHidden/>
              </w:rPr>
              <w:fldChar w:fldCharType="begin"/>
            </w:r>
            <w:r>
              <w:rPr>
                <w:noProof/>
                <w:webHidden/>
              </w:rPr>
              <w:instrText xml:space="preserve"> PAGEREF _Toc204935540 \h </w:instrText>
            </w:r>
            <w:r>
              <w:rPr>
                <w:noProof/>
                <w:webHidden/>
              </w:rPr>
            </w:r>
            <w:r>
              <w:rPr>
                <w:noProof/>
                <w:webHidden/>
              </w:rPr>
              <w:fldChar w:fldCharType="separate"/>
            </w:r>
            <w:r w:rsidR="005D092C">
              <w:rPr>
                <w:noProof/>
                <w:webHidden/>
              </w:rPr>
              <w:t>33</w:t>
            </w:r>
            <w:r>
              <w:rPr>
                <w:noProof/>
                <w:webHidden/>
              </w:rPr>
              <w:fldChar w:fldCharType="end"/>
            </w:r>
          </w:hyperlink>
        </w:p>
        <w:p w:rsidR="0032788C" w:rsidRDefault="0032788C" w14:paraId="5ECCDEEC" w14:textId="1F3C8960">
          <w:pPr>
            <w:pStyle w:val="TOC3"/>
            <w:tabs>
              <w:tab w:val="right" w:leader="dot" w:pos="9016"/>
            </w:tabs>
            <w:rPr>
              <w:i w:val="0"/>
              <w:iCs w:val="0"/>
              <w:noProof/>
              <w:kern w:val="2"/>
              <w:sz w:val="24"/>
              <w:szCs w:val="24"/>
              <w:lang w:eastAsia="en-GB"/>
              <w14:ligatures w14:val="standardContextual"/>
            </w:rPr>
          </w:pPr>
          <w:hyperlink w:history="1" w:anchor="_Toc204935541">
            <w:r w:rsidRPr="003C282A">
              <w:rPr>
                <w:rStyle w:val="Hyperlink"/>
                <w:rFonts w:ascii="Arial" w:hAnsi="Arial" w:cs="Arial"/>
                <w:noProof/>
              </w:rPr>
              <w:t>2.4.6</w:t>
            </w:r>
          </w:hyperlink>
          <w:r w:rsidR="003842F8">
            <w:rPr>
              <w:rStyle w:val="Hyperlink"/>
              <w:noProof/>
            </w:rPr>
            <w:t xml:space="preserve"> </w:t>
          </w:r>
          <w:hyperlink w:history="1" w:anchor="_Toc204935542">
            <w:r w:rsidRPr="003C282A">
              <w:rPr>
                <w:rStyle w:val="Hyperlink"/>
                <w:rFonts w:ascii="Arial" w:hAnsi="Arial" w:cs="Arial"/>
                <w:noProof/>
              </w:rPr>
              <w:t>Benefits</w:t>
            </w:r>
            <w:r>
              <w:rPr>
                <w:noProof/>
                <w:webHidden/>
              </w:rPr>
              <w:tab/>
            </w:r>
            <w:r>
              <w:rPr>
                <w:noProof/>
                <w:webHidden/>
              </w:rPr>
              <w:fldChar w:fldCharType="begin"/>
            </w:r>
            <w:r>
              <w:rPr>
                <w:noProof/>
                <w:webHidden/>
              </w:rPr>
              <w:instrText xml:space="preserve"> PAGEREF _Toc204935542 \h </w:instrText>
            </w:r>
            <w:r>
              <w:rPr>
                <w:noProof/>
                <w:webHidden/>
              </w:rPr>
            </w:r>
            <w:r>
              <w:rPr>
                <w:noProof/>
                <w:webHidden/>
              </w:rPr>
              <w:fldChar w:fldCharType="separate"/>
            </w:r>
            <w:r w:rsidR="005D092C">
              <w:rPr>
                <w:noProof/>
                <w:webHidden/>
              </w:rPr>
              <w:t>34</w:t>
            </w:r>
            <w:r>
              <w:rPr>
                <w:noProof/>
                <w:webHidden/>
              </w:rPr>
              <w:fldChar w:fldCharType="end"/>
            </w:r>
          </w:hyperlink>
        </w:p>
        <w:p w:rsidR="0032788C" w:rsidRDefault="0032788C" w14:paraId="7426C6DB" w14:textId="6B31D737">
          <w:pPr>
            <w:pStyle w:val="TOC3"/>
            <w:tabs>
              <w:tab w:val="right" w:leader="dot" w:pos="9016"/>
            </w:tabs>
            <w:rPr>
              <w:i w:val="0"/>
              <w:iCs w:val="0"/>
              <w:noProof/>
              <w:kern w:val="2"/>
              <w:sz w:val="24"/>
              <w:szCs w:val="24"/>
              <w:lang w:eastAsia="en-GB"/>
              <w14:ligatures w14:val="standardContextual"/>
            </w:rPr>
          </w:pPr>
          <w:hyperlink w:history="1" w:anchor="_Toc204935543">
            <w:r w:rsidRPr="003C282A">
              <w:rPr>
                <w:rStyle w:val="Hyperlink"/>
                <w:rFonts w:ascii="Arial" w:hAnsi="Arial" w:cs="Arial"/>
                <w:noProof/>
              </w:rPr>
              <w:t>2.4.7</w:t>
            </w:r>
          </w:hyperlink>
          <w:r w:rsidR="003842F8">
            <w:rPr>
              <w:rStyle w:val="Hyperlink"/>
              <w:noProof/>
            </w:rPr>
            <w:t xml:space="preserve"> </w:t>
          </w:r>
          <w:hyperlink w:history="1" w:anchor="_Toc204935544">
            <w:r w:rsidRPr="003C282A">
              <w:rPr>
                <w:rStyle w:val="Hyperlink"/>
                <w:rFonts w:ascii="Arial" w:hAnsi="Arial" w:cs="Arial"/>
                <w:noProof/>
              </w:rPr>
              <w:t>Automation opportunities</w:t>
            </w:r>
            <w:r>
              <w:rPr>
                <w:noProof/>
                <w:webHidden/>
              </w:rPr>
              <w:tab/>
            </w:r>
            <w:r>
              <w:rPr>
                <w:noProof/>
                <w:webHidden/>
              </w:rPr>
              <w:fldChar w:fldCharType="begin"/>
            </w:r>
            <w:r>
              <w:rPr>
                <w:noProof/>
                <w:webHidden/>
              </w:rPr>
              <w:instrText xml:space="preserve"> PAGEREF _Toc204935544 \h </w:instrText>
            </w:r>
            <w:r>
              <w:rPr>
                <w:noProof/>
                <w:webHidden/>
              </w:rPr>
            </w:r>
            <w:r>
              <w:rPr>
                <w:noProof/>
                <w:webHidden/>
              </w:rPr>
              <w:fldChar w:fldCharType="separate"/>
            </w:r>
            <w:r w:rsidR="005D092C">
              <w:rPr>
                <w:noProof/>
                <w:webHidden/>
              </w:rPr>
              <w:t>34</w:t>
            </w:r>
            <w:r>
              <w:rPr>
                <w:noProof/>
                <w:webHidden/>
              </w:rPr>
              <w:fldChar w:fldCharType="end"/>
            </w:r>
          </w:hyperlink>
        </w:p>
        <w:p w:rsidR="0032788C" w:rsidRDefault="0032788C" w14:paraId="0EA7BE6A" w14:textId="73D7201E">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545">
            <w:r w:rsidRPr="003C282A">
              <w:rPr>
                <w:rStyle w:val="Hyperlink"/>
              </w:rPr>
              <w:t>2.5 Exceptional Approval Request (From PSSC via existing forms in the portal)</w:t>
            </w:r>
            <w:r>
              <w:rPr>
                <w:webHidden/>
              </w:rPr>
              <w:tab/>
            </w:r>
            <w:r>
              <w:rPr>
                <w:webHidden/>
              </w:rPr>
              <w:fldChar w:fldCharType="begin"/>
            </w:r>
            <w:r>
              <w:rPr>
                <w:webHidden/>
              </w:rPr>
              <w:instrText xml:space="preserve"> PAGEREF _Toc204935545 \h </w:instrText>
            </w:r>
            <w:r>
              <w:rPr>
                <w:webHidden/>
              </w:rPr>
            </w:r>
            <w:r>
              <w:rPr>
                <w:webHidden/>
              </w:rPr>
              <w:fldChar w:fldCharType="separate"/>
            </w:r>
            <w:r w:rsidR="005D092C">
              <w:rPr>
                <w:webHidden/>
              </w:rPr>
              <w:t>34</w:t>
            </w:r>
            <w:r>
              <w:rPr>
                <w:webHidden/>
              </w:rPr>
              <w:fldChar w:fldCharType="end"/>
            </w:r>
          </w:hyperlink>
        </w:p>
        <w:p w:rsidR="0032788C" w:rsidRDefault="0032788C" w14:paraId="50A981D1" w14:textId="2DABD2C4">
          <w:pPr>
            <w:pStyle w:val="TOC3"/>
            <w:tabs>
              <w:tab w:val="right" w:leader="dot" w:pos="9016"/>
            </w:tabs>
            <w:rPr>
              <w:i w:val="0"/>
              <w:iCs w:val="0"/>
              <w:noProof/>
              <w:kern w:val="2"/>
              <w:sz w:val="24"/>
              <w:szCs w:val="24"/>
              <w:lang w:eastAsia="en-GB"/>
              <w14:ligatures w14:val="standardContextual"/>
            </w:rPr>
          </w:pPr>
          <w:hyperlink w:history="1" w:anchor="_Toc204935546">
            <w:r w:rsidRPr="003C282A">
              <w:rPr>
                <w:rStyle w:val="Hyperlink"/>
                <w:rFonts w:ascii="Arial" w:hAnsi="Arial" w:cs="Arial"/>
                <w:noProof/>
              </w:rPr>
              <w:t>2.5.1</w:t>
            </w:r>
          </w:hyperlink>
          <w:r w:rsidR="003842F8">
            <w:rPr>
              <w:rStyle w:val="Hyperlink"/>
              <w:noProof/>
            </w:rPr>
            <w:t xml:space="preserve"> </w:t>
          </w:r>
          <w:hyperlink w:history="1" w:anchor="_Toc204935547">
            <w:r w:rsidRPr="003C282A">
              <w:rPr>
                <w:rStyle w:val="Hyperlink"/>
                <w:rFonts w:ascii="Arial" w:hAnsi="Arial" w:cs="Arial"/>
                <w:noProof/>
              </w:rPr>
              <w:t>Exception approval request form</w:t>
            </w:r>
            <w:r>
              <w:rPr>
                <w:noProof/>
                <w:webHidden/>
              </w:rPr>
              <w:tab/>
            </w:r>
            <w:r>
              <w:rPr>
                <w:noProof/>
                <w:webHidden/>
              </w:rPr>
              <w:fldChar w:fldCharType="begin"/>
            </w:r>
            <w:r>
              <w:rPr>
                <w:noProof/>
                <w:webHidden/>
              </w:rPr>
              <w:instrText xml:space="preserve"> PAGEREF _Toc204935547 \h </w:instrText>
            </w:r>
            <w:r>
              <w:rPr>
                <w:noProof/>
                <w:webHidden/>
              </w:rPr>
            </w:r>
            <w:r>
              <w:rPr>
                <w:noProof/>
                <w:webHidden/>
              </w:rPr>
              <w:fldChar w:fldCharType="separate"/>
            </w:r>
            <w:r w:rsidR="005D092C">
              <w:rPr>
                <w:noProof/>
                <w:webHidden/>
              </w:rPr>
              <w:t>35</w:t>
            </w:r>
            <w:r>
              <w:rPr>
                <w:noProof/>
                <w:webHidden/>
              </w:rPr>
              <w:fldChar w:fldCharType="end"/>
            </w:r>
          </w:hyperlink>
        </w:p>
        <w:p w:rsidR="0032788C" w:rsidRDefault="0032788C" w14:paraId="434C7D75" w14:textId="1F630A7A">
          <w:pPr>
            <w:pStyle w:val="TOC3"/>
            <w:tabs>
              <w:tab w:val="right" w:leader="dot" w:pos="9016"/>
            </w:tabs>
            <w:rPr>
              <w:i w:val="0"/>
              <w:iCs w:val="0"/>
              <w:noProof/>
              <w:kern w:val="2"/>
              <w:sz w:val="24"/>
              <w:szCs w:val="24"/>
              <w:lang w:eastAsia="en-GB"/>
              <w14:ligatures w14:val="standardContextual"/>
            </w:rPr>
          </w:pPr>
          <w:hyperlink w:history="1" w:anchor="_Toc204935548">
            <w:r w:rsidRPr="003C282A">
              <w:rPr>
                <w:rStyle w:val="Hyperlink"/>
                <w:rFonts w:ascii="Arial" w:hAnsi="Arial" w:cs="Arial"/>
                <w:noProof/>
              </w:rPr>
              <w:t>2.5.2</w:t>
            </w:r>
          </w:hyperlink>
          <w:r w:rsidR="003842F8">
            <w:rPr>
              <w:rStyle w:val="Hyperlink"/>
              <w:noProof/>
            </w:rPr>
            <w:t xml:space="preserve"> </w:t>
          </w:r>
          <w:hyperlink w:history="1" w:anchor="_Toc204935549">
            <w:r w:rsidRPr="003C282A">
              <w:rPr>
                <w:rStyle w:val="Hyperlink"/>
                <w:rFonts w:ascii="Arial" w:hAnsi="Arial" w:cs="Arial"/>
                <w:noProof/>
              </w:rPr>
              <w:t>Current Challenges</w:t>
            </w:r>
            <w:r>
              <w:rPr>
                <w:noProof/>
                <w:webHidden/>
              </w:rPr>
              <w:tab/>
            </w:r>
            <w:r>
              <w:rPr>
                <w:noProof/>
                <w:webHidden/>
              </w:rPr>
              <w:fldChar w:fldCharType="begin"/>
            </w:r>
            <w:r>
              <w:rPr>
                <w:noProof/>
                <w:webHidden/>
              </w:rPr>
              <w:instrText xml:space="preserve"> PAGEREF _Toc204935549 \h </w:instrText>
            </w:r>
            <w:r>
              <w:rPr>
                <w:noProof/>
                <w:webHidden/>
              </w:rPr>
            </w:r>
            <w:r>
              <w:rPr>
                <w:noProof/>
                <w:webHidden/>
              </w:rPr>
              <w:fldChar w:fldCharType="separate"/>
            </w:r>
            <w:r w:rsidR="005D092C">
              <w:rPr>
                <w:noProof/>
                <w:webHidden/>
              </w:rPr>
              <w:t>36</w:t>
            </w:r>
            <w:r>
              <w:rPr>
                <w:noProof/>
                <w:webHidden/>
              </w:rPr>
              <w:fldChar w:fldCharType="end"/>
            </w:r>
          </w:hyperlink>
        </w:p>
        <w:p w:rsidR="0032788C" w:rsidRDefault="0032788C" w14:paraId="0B42F26B" w14:textId="484F0738">
          <w:pPr>
            <w:pStyle w:val="TOC3"/>
            <w:tabs>
              <w:tab w:val="right" w:leader="dot" w:pos="9016"/>
            </w:tabs>
            <w:rPr>
              <w:i w:val="0"/>
              <w:iCs w:val="0"/>
              <w:noProof/>
              <w:kern w:val="2"/>
              <w:sz w:val="24"/>
              <w:szCs w:val="24"/>
              <w:lang w:eastAsia="en-GB"/>
              <w14:ligatures w14:val="standardContextual"/>
            </w:rPr>
          </w:pPr>
          <w:hyperlink w:history="1" w:anchor="_Toc204935550">
            <w:r w:rsidRPr="003C282A">
              <w:rPr>
                <w:rStyle w:val="Hyperlink"/>
                <w:rFonts w:ascii="Arial" w:hAnsi="Arial" w:cs="Arial"/>
                <w:noProof/>
              </w:rPr>
              <w:t>2.5.3</w:t>
            </w:r>
          </w:hyperlink>
          <w:r w:rsidR="003842F8">
            <w:rPr>
              <w:rStyle w:val="Hyperlink"/>
              <w:noProof/>
            </w:rPr>
            <w:t xml:space="preserve"> </w:t>
          </w:r>
          <w:hyperlink w:history="1" w:anchor="_Toc204935551">
            <w:r w:rsidRPr="003C282A">
              <w:rPr>
                <w:rStyle w:val="Hyperlink"/>
                <w:rFonts w:ascii="Arial" w:hAnsi="Arial" w:cs="Arial"/>
                <w:noProof/>
              </w:rPr>
              <w:t>Benefits</w:t>
            </w:r>
            <w:r>
              <w:rPr>
                <w:noProof/>
                <w:webHidden/>
              </w:rPr>
              <w:tab/>
            </w:r>
            <w:r>
              <w:rPr>
                <w:noProof/>
                <w:webHidden/>
              </w:rPr>
              <w:fldChar w:fldCharType="begin"/>
            </w:r>
            <w:r>
              <w:rPr>
                <w:noProof/>
                <w:webHidden/>
              </w:rPr>
              <w:instrText xml:space="preserve"> PAGEREF _Toc204935551 \h </w:instrText>
            </w:r>
            <w:r>
              <w:rPr>
                <w:noProof/>
                <w:webHidden/>
              </w:rPr>
            </w:r>
            <w:r>
              <w:rPr>
                <w:noProof/>
                <w:webHidden/>
              </w:rPr>
              <w:fldChar w:fldCharType="separate"/>
            </w:r>
            <w:r w:rsidR="005D092C">
              <w:rPr>
                <w:noProof/>
                <w:webHidden/>
              </w:rPr>
              <w:t>36</w:t>
            </w:r>
            <w:r>
              <w:rPr>
                <w:noProof/>
                <w:webHidden/>
              </w:rPr>
              <w:fldChar w:fldCharType="end"/>
            </w:r>
          </w:hyperlink>
        </w:p>
        <w:p w:rsidR="0032788C" w:rsidRDefault="0032788C" w14:paraId="0BA96AA0" w14:textId="7256294D">
          <w:pPr>
            <w:pStyle w:val="TOC3"/>
            <w:tabs>
              <w:tab w:val="right" w:leader="dot" w:pos="9016"/>
            </w:tabs>
            <w:rPr>
              <w:i w:val="0"/>
              <w:iCs w:val="0"/>
              <w:noProof/>
              <w:kern w:val="2"/>
              <w:sz w:val="24"/>
              <w:szCs w:val="24"/>
              <w:lang w:eastAsia="en-GB"/>
              <w14:ligatures w14:val="standardContextual"/>
            </w:rPr>
          </w:pPr>
          <w:hyperlink w:history="1" w:anchor="_Toc204935552">
            <w:r w:rsidRPr="003C282A">
              <w:rPr>
                <w:rStyle w:val="Hyperlink"/>
                <w:rFonts w:ascii="Arial" w:hAnsi="Arial" w:cs="Arial"/>
                <w:noProof/>
              </w:rPr>
              <w:t>2.5.4</w:t>
            </w:r>
            <w:r w:rsidR="003842F8">
              <w:rPr>
                <w:rStyle w:val="Hyperlink"/>
                <w:rFonts w:ascii="Arial" w:hAnsi="Arial" w:cs="Arial"/>
                <w:noProof/>
              </w:rPr>
              <w:t xml:space="preserve"> </w:t>
            </w:r>
          </w:hyperlink>
          <w:hyperlink w:history="1" w:anchor="_Toc204935553">
            <w:r w:rsidRPr="003C282A">
              <w:rPr>
                <w:rStyle w:val="Hyperlink"/>
                <w:rFonts w:ascii="Arial" w:hAnsi="Arial" w:cs="Arial"/>
                <w:noProof/>
              </w:rPr>
              <w:t>Automation opportunities</w:t>
            </w:r>
            <w:r>
              <w:rPr>
                <w:noProof/>
                <w:webHidden/>
              </w:rPr>
              <w:tab/>
            </w:r>
            <w:r>
              <w:rPr>
                <w:noProof/>
                <w:webHidden/>
              </w:rPr>
              <w:fldChar w:fldCharType="begin"/>
            </w:r>
            <w:r>
              <w:rPr>
                <w:noProof/>
                <w:webHidden/>
              </w:rPr>
              <w:instrText xml:space="preserve"> PAGEREF _Toc204935553 \h </w:instrText>
            </w:r>
            <w:r>
              <w:rPr>
                <w:noProof/>
                <w:webHidden/>
              </w:rPr>
            </w:r>
            <w:r>
              <w:rPr>
                <w:noProof/>
                <w:webHidden/>
              </w:rPr>
              <w:fldChar w:fldCharType="separate"/>
            </w:r>
            <w:r w:rsidR="005D092C">
              <w:rPr>
                <w:noProof/>
                <w:webHidden/>
              </w:rPr>
              <w:t>36</w:t>
            </w:r>
            <w:r>
              <w:rPr>
                <w:noProof/>
                <w:webHidden/>
              </w:rPr>
              <w:fldChar w:fldCharType="end"/>
            </w:r>
          </w:hyperlink>
        </w:p>
        <w:p w:rsidR="0032788C" w:rsidRDefault="0032788C" w14:paraId="7D6C4421" w14:textId="0E9617FF">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554">
            <w:r w:rsidRPr="003C282A">
              <w:rPr>
                <w:rStyle w:val="Hyperlink"/>
              </w:rPr>
              <w:t>2.6 Chatbot</w:t>
            </w:r>
            <w:r>
              <w:rPr>
                <w:webHidden/>
              </w:rPr>
              <w:tab/>
            </w:r>
            <w:r>
              <w:rPr>
                <w:webHidden/>
              </w:rPr>
              <w:fldChar w:fldCharType="begin"/>
            </w:r>
            <w:r>
              <w:rPr>
                <w:webHidden/>
              </w:rPr>
              <w:instrText xml:space="preserve"> PAGEREF _Toc204935554 \h </w:instrText>
            </w:r>
            <w:r>
              <w:rPr>
                <w:webHidden/>
              </w:rPr>
            </w:r>
            <w:r>
              <w:rPr>
                <w:webHidden/>
              </w:rPr>
              <w:fldChar w:fldCharType="separate"/>
            </w:r>
            <w:r w:rsidR="005D092C">
              <w:rPr>
                <w:webHidden/>
              </w:rPr>
              <w:t>36</w:t>
            </w:r>
            <w:r>
              <w:rPr>
                <w:webHidden/>
              </w:rPr>
              <w:fldChar w:fldCharType="end"/>
            </w:r>
          </w:hyperlink>
        </w:p>
        <w:p w:rsidR="0032788C" w:rsidRDefault="0032788C" w14:paraId="3D7E952F" w14:textId="7519D27C">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555">
            <w:r w:rsidRPr="003C282A">
              <w:rPr>
                <w:rStyle w:val="Hyperlink"/>
              </w:rPr>
              <w:t>2.7 Landing page of PSSC team(will have requests of PSSC and UVP)</w:t>
            </w:r>
            <w:r>
              <w:rPr>
                <w:webHidden/>
              </w:rPr>
              <w:tab/>
            </w:r>
            <w:r>
              <w:rPr>
                <w:webHidden/>
              </w:rPr>
              <w:fldChar w:fldCharType="begin"/>
            </w:r>
            <w:r>
              <w:rPr>
                <w:webHidden/>
              </w:rPr>
              <w:instrText xml:space="preserve"> PAGEREF _Toc204935555 \h </w:instrText>
            </w:r>
            <w:r>
              <w:rPr>
                <w:webHidden/>
              </w:rPr>
            </w:r>
            <w:r>
              <w:rPr>
                <w:webHidden/>
              </w:rPr>
              <w:fldChar w:fldCharType="separate"/>
            </w:r>
            <w:r w:rsidR="005D092C">
              <w:rPr>
                <w:webHidden/>
              </w:rPr>
              <w:t>37</w:t>
            </w:r>
            <w:r>
              <w:rPr>
                <w:webHidden/>
              </w:rPr>
              <w:fldChar w:fldCharType="end"/>
            </w:r>
          </w:hyperlink>
        </w:p>
        <w:p w:rsidR="0032788C" w:rsidRDefault="0032788C" w14:paraId="3C2DF4D5" w14:textId="511AD8BE">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556">
            <w:r w:rsidRPr="003C282A">
              <w:rPr>
                <w:rStyle w:val="Hyperlink"/>
              </w:rPr>
              <w:t>2.8 Common approval process for PSSC and UVP</w:t>
            </w:r>
            <w:r>
              <w:rPr>
                <w:webHidden/>
              </w:rPr>
              <w:tab/>
            </w:r>
            <w:r>
              <w:rPr>
                <w:webHidden/>
              </w:rPr>
              <w:fldChar w:fldCharType="begin"/>
            </w:r>
            <w:r>
              <w:rPr>
                <w:webHidden/>
              </w:rPr>
              <w:instrText xml:space="preserve"> PAGEREF _Toc204935556 \h </w:instrText>
            </w:r>
            <w:r>
              <w:rPr>
                <w:webHidden/>
              </w:rPr>
            </w:r>
            <w:r>
              <w:rPr>
                <w:webHidden/>
              </w:rPr>
              <w:fldChar w:fldCharType="separate"/>
            </w:r>
            <w:r w:rsidR="005D092C">
              <w:rPr>
                <w:webHidden/>
              </w:rPr>
              <w:t>38</w:t>
            </w:r>
            <w:r>
              <w:rPr>
                <w:webHidden/>
              </w:rPr>
              <w:fldChar w:fldCharType="end"/>
            </w:r>
          </w:hyperlink>
        </w:p>
        <w:p w:rsidR="0032788C" w:rsidRDefault="0032788C" w14:paraId="4A16512A" w14:textId="44DC7B74">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557">
            <w:r w:rsidRPr="003C282A">
              <w:rPr>
                <w:rStyle w:val="Hyperlink"/>
              </w:rPr>
              <w:t>2.9 Team assignment for the first time login</w:t>
            </w:r>
            <w:r>
              <w:rPr>
                <w:webHidden/>
              </w:rPr>
              <w:tab/>
            </w:r>
            <w:r>
              <w:rPr>
                <w:webHidden/>
              </w:rPr>
              <w:fldChar w:fldCharType="begin"/>
            </w:r>
            <w:r>
              <w:rPr>
                <w:webHidden/>
              </w:rPr>
              <w:instrText xml:space="preserve"> PAGEREF _Toc204935557 \h </w:instrText>
            </w:r>
            <w:r>
              <w:rPr>
                <w:webHidden/>
              </w:rPr>
            </w:r>
            <w:r>
              <w:rPr>
                <w:webHidden/>
              </w:rPr>
              <w:fldChar w:fldCharType="separate"/>
            </w:r>
            <w:r w:rsidR="005D092C">
              <w:rPr>
                <w:webHidden/>
              </w:rPr>
              <w:t>38</w:t>
            </w:r>
            <w:r>
              <w:rPr>
                <w:webHidden/>
              </w:rPr>
              <w:fldChar w:fldCharType="end"/>
            </w:r>
          </w:hyperlink>
        </w:p>
        <w:p w:rsidR="0032788C" w:rsidRDefault="0032788C" w14:paraId="5534A487" w14:textId="10905D33">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558">
            <w:r w:rsidRPr="003C282A">
              <w:rPr>
                <w:rStyle w:val="Hyperlink"/>
              </w:rPr>
              <w:t>2.10 SLA Matrix</w:t>
            </w:r>
            <w:r>
              <w:rPr>
                <w:webHidden/>
              </w:rPr>
              <w:tab/>
            </w:r>
            <w:r>
              <w:rPr>
                <w:webHidden/>
              </w:rPr>
              <w:fldChar w:fldCharType="begin"/>
            </w:r>
            <w:r>
              <w:rPr>
                <w:webHidden/>
              </w:rPr>
              <w:instrText xml:space="preserve"> PAGEREF _Toc204935558 \h </w:instrText>
            </w:r>
            <w:r>
              <w:rPr>
                <w:webHidden/>
              </w:rPr>
            </w:r>
            <w:r>
              <w:rPr>
                <w:webHidden/>
              </w:rPr>
              <w:fldChar w:fldCharType="separate"/>
            </w:r>
            <w:r w:rsidR="005D092C">
              <w:rPr>
                <w:webHidden/>
              </w:rPr>
              <w:t>38</w:t>
            </w:r>
            <w:r>
              <w:rPr>
                <w:webHidden/>
              </w:rPr>
              <w:fldChar w:fldCharType="end"/>
            </w:r>
          </w:hyperlink>
        </w:p>
        <w:p w:rsidR="0032788C" w:rsidRDefault="0032788C" w14:paraId="5F98BAF0" w14:textId="734E8952">
          <w:pPr>
            <w:pStyle w:val="TOC1"/>
            <w:tabs>
              <w:tab w:val="left" w:pos="600"/>
              <w:tab w:val="right" w:leader="dot" w:pos="9016"/>
            </w:tabs>
            <w:rPr>
              <w:b w:val="0"/>
              <w:bCs w:val="0"/>
              <w:caps w:val="0"/>
              <w:noProof/>
              <w:kern w:val="2"/>
              <w:sz w:val="24"/>
              <w:szCs w:val="24"/>
              <w:lang w:eastAsia="en-GB"/>
              <w14:ligatures w14:val="standardContextual"/>
            </w:rPr>
          </w:pPr>
          <w:hyperlink w:history="1" w:anchor="_Toc204935560">
            <w:r w:rsidRPr="003C282A">
              <w:rPr>
                <w:rStyle w:val="Hyperlink"/>
                <w:rFonts w:ascii="Arial" w:hAnsi="Arial" w:cs="Arial"/>
                <w:noProof/>
              </w:rPr>
              <w:t>3.</w:t>
            </w:r>
            <w:r>
              <w:rPr>
                <w:b w:val="0"/>
                <w:bCs w:val="0"/>
                <w:caps w:val="0"/>
                <w:noProof/>
                <w:kern w:val="2"/>
                <w:sz w:val="24"/>
                <w:szCs w:val="24"/>
                <w:lang w:eastAsia="en-GB"/>
                <w14:ligatures w14:val="standardContextual"/>
              </w:rPr>
              <w:tab/>
            </w:r>
            <w:r w:rsidRPr="003C282A">
              <w:rPr>
                <w:rStyle w:val="Hyperlink"/>
                <w:rFonts w:ascii="Arial" w:hAnsi="Arial" w:cs="Arial"/>
                <w:noProof/>
              </w:rPr>
              <w:t>SECTION C: SOW REQUIREMENTS</w:t>
            </w:r>
            <w:r>
              <w:rPr>
                <w:noProof/>
                <w:webHidden/>
              </w:rPr>
              <w:tab/>
            </w:r>
            <w:r>
              <w:rPr>
                <w:noProof/>
                <w:webHidden/>
              </w:rPr>
              <w:fldChar w:fldCharType="begin"/>
            </w:r>
            <w:r>
              <w:rPr>
                <w:noProof/>
                <w:webHidden/>
              </w:rPr>
              <w:instrText xml:space="preserve"> PAGEREF _Toc204935560 \h </w:instrText>
            </w:r>
            <w:r>
              <w:rPr>
                <w:noProof/>
                <w:webHidden/>
              </w:rPr>
            </w:r>
            <w:r>
              <w:rPr>
                <w:noProof/>
                <w:webHidden/>
              </w:rPr>
              <w:fldChar w:fldCharType="separate"/>
            </w:r>
            <w:r w:rsidR="005D092C">
              <w:rPr>
                <w:noProof/>
                <w:webHidden/>
              </w:rPr>
              <w:t>39</w:t>
            </w:r>
            <w:r>
              <w:rPr>
                <w:noProof/>
                <w:webHidden/>
              </w:rPr>
              <w:fldChar w:fldCharType="end"/>
            </w:r>
          </w:hyperlink>
        </w:p>
        <w:p w:rsidR="0032788C" w:rsidRDefault="0032788C" w14:paraId="0148789C" w14:textId="6D2F8D3A">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561">
            <w:r w:rsidRPr="003C282A">
              <w:rPr>
                <w:rStyle w:val="Hyperlink"/>
              </w:rPr>
              <w:t>3.1 Project Plan:</w:t>
            </w:r>
            <w:r>
              <w:rPr>
                <w:webHidden/>
              </w:rPr>
              <w:tab/>
            </w:r>
            <w:r>
              <w:rPr>
                <w:webHidden/>
              </w:rPr>
              <w:fldChar w:fldCharType="begin"/>
            </w:r>
            <w:r>
              <w:rPr>
                <w:webHidden/>
              </w:rPr>
              <w:instrText xml:space="preserve"> PAGEREF _Toc204935561 \h </w:instrText>
            </w:r>
            <w:r>
              <w:rPr>
                <w:webHidden/>
              </w:rPr>
            </w:r>
            <w:r>
              <w:rPr>
                <w:webHidden/>
              </w:rPr>
              <w:fldChar w:fldCharType="separate"/>
            </w:r>
            <w:r w:rsidR="005D092C">
              <w:rPr>
                <w:webHidden/>
              </w:rPr>
              <w:t>39</w:t>
            </w:r>
            <w:r>
              <w:rPr>
                <w:webHidden/>
              </w:rPr>
              <w:fldChar w:fldCharType="end"/>
            </w:r>
          </w:hyperlink>
        </w:p>
        <w:p w:rsidR="0032788C" w:rsidRDefault="0032788C" w14:paraId="5447AFF8" w14:textId="3173FF59">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562">
            <w:r w:rsidRPr="003C282A">
              <w:rPr>
                <w:rStyle w:val="Hyperlink"/>
              </w:rPr>
              <w:t>3.2 Team Composition:</w:t>
            </w:r>
            <w:r>
              <w:rPr>
                <w:webHidden/>
              </w:rPr>
              <w:tab/>
            </w:r>
            <w:r>
              <w:rPr>
                <w:webHidden/>
              </w:rPr>
              <w:fldChar w:fldCharType="begin"/>
            </w:r>
            <w:r>
              <w:rPr>
                <w:webHidden/>
              </w:rPr>
              <w:instrText xml:space="preserve"> PAGEREF _Toc204935562 \h </w:instrText>
            </w:r>
            <w:r>
              <w:rPr>
                <w:webHidden/>
              </w:rPr>
            </w:r>
            <w:r>
              <w:rPr>
                <w:webHidden/>
              </w:rPr>
              <w:fldChar w:fldCharType="separate"/>
            </w:r>
            <w:r w:rsidR="005D092C">
              <w:rPr>
                <w:webHidden/>
              </w:rPr>
              <w:t>39</w:t>
            </w:r>
            <w:r>
              <w:rPr>
                <w:webHidden/>
              </w:rPr>
              <w:fldChar w:fldCharType="end"/>
            </w:r>
          </w:hyperlink>
        </w:p>
        <w:p w:rsidR="0032788C" w:rsidRDefault="0032788C" w14:paraId="5D3698E1" w14:textId="0F662CA7">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563">
            <w:r w:rsidRPr="003C282A">
              <w:rPr>
                <w:rStyle w:val="Hyperlink"/>
              </w:rPr>
              <w:t>3.3 RACI Matrix:</w:t>
            </w:r>
            <w:r>
              <w:rPr>
                <w:webHidden/>
              </w:rPr>
              <w:tab/>
            </w:r>
            <w:r>
              <w:rPr>
                <w:webHidden/>
              </w:rPr>
              <w:fldChar w:fldCharType="begin"/>
            </w:r>
            <w:r>
              <w:rPr>
                <w:webHidden/>
              </w:rPr>
              <w:instrText xml:space="preserve"> PAGEREF _Toc204935563 \h </w:instrText>
            </w:r>
            <w:r>
              <w:rPr>
                <w:webHidden/>
              </w:rPr>
            </w:r>
            <w:r>
              <w:rPr>
                <w:webHidden/>
              </w:rPr>
              <w:fldChar w:fldCharType="separate"/>
            </w:r>
            <w:r w:rsidR="005D092C">
              <w:rPr>
                <w:webHidden/>
              </w:rPr>
              <w:t>39</w:t>
            </w:r>
            <w:r>
              <w:rPr>
                <w:webHidden/>
              </w:rPr>
              <w:fldChar w:fldCharType="end"/>
            </w:r>
          </w:hyperlink>
        </w:p>
        <w:p w:rsidR="0032788C" w:rsidRDefault="0032788C" w14:paraId="1293E89A" w14:textId="692071BE">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564">
            <w:r w:rsidRPr="003C282A">
              <w:rPr>
                <w:rStyle w:val="Hyperlink"/>
              </w:rPr>
              <w:t>3.4 Pricing:</w:t>
            </w:r>
            <w:r>
              <w:rPr>
                <w:webHidden/>
              </w:rPr>
              <w:tab/>
            </w:r>
            <w:r>
              <w:rPr>
                <w:webHidden/>
              </w:rPr>
              <w:fldChar w:fldCharType="begin"/>
            </w:r>
            <w:r>
              <w:rPr>
                <w:webHidden/>
              </w:rPr>
              <w:instrText xml:space="preserve"> PAGEREF _Toc204935564 \h </w:instrText>
            </w:r>
            <w:r>
              <w:rPr>
                <w:webHidden/>
              </w:rPr>
            </w:r>
            <w:r>
              <w:rPr>
                <w:webHidden/>
              </w:rPr>
              <w:fldChar w:fldCharType="separate"/>
            </w:r>
            <w:r w:rsidR="005D092C">
              <w:rPr>
                <w:webHidden/>
              </w:rPr>
              <w:t>39</w:t>
            </w:r>
            <w:r>
              <w:rPr>
                <w:webHidden/>
              </w:rPr>
              <w:fldChar w:fldCharType="end"/>
            </w:r>
          </w:hyperlink>
        </w:p>
        <w:p w:rsidR="0032788C" w:rsidRDefault="0032788C" w14:paraId="4F4F0EE5" w14:textId="6CC8DED6">
          <w:pPr>
            <w:pStyle w:val="TOC2"/>
            <w:rPr>
              <w:rFonts w:asciiTheme="minorHAnsi" w:hAnsiTheme="minorHAnsi" w:eastAsiaTheme="minorEastAsia" w:cstheme="minorBidi"/>
              <w:b w:val="0"/>
              <w:bCs w:val="0"/>
              <w:smallCaps w:val="0"/>
              <w:kern w:val="2"/>
              <w:sz w:val="24"/>
              <w:szCs w:val="24"/>
              <w14:ligatures w14:val="standardContextual"/>
            </w:rPr>
          </w:pPr>
          <w:hyperlink w:history="1" w:anchor="_Toc204935565">
            <w:r w:rsidRPr="003C282A">
              <w:rPr>
                <w:rStyle w:val="Hyperlink"/>
              </w:rPr>
              <w:t>3.5 Payment Terms:</w:t>
            </w:r>
            <w:r>
              <w:rPr>
                <w:webHidden/>
              </w:rPr>
              <w:tab/>
            </w:r>
            <w:r>
              <w:rPr>
                <w:webHidden/>
              </w:rPr>
              <w:fldChar w:fldCharType="begin"/>
            </w:r>
            <w:r>
              <w:rPr>
                <w:webHidden/>
              </w:rPr>
              <w:instrText xml:space="preserve"> PAGEREF _Toc204935565 \h </w:instrText>
            </w:r>
            <w:r>
              <w:rPr>
                <w:webHidden/>
              </w:rPr>
            </w:r>
            <w:r>
              <w:rPr>
                <w:webHidden/>
              </w:rPr>
              <w:fldChar w:fldCharType="separate"/>
            </w:r>
            <w:r w:rsidR="005D092C">
              <w:rPr>
                <w:webHidden/>
              </w:rPr>
              <w:t>39</w:t>
            </w:r>
            <w:r>
              <w:rPr>
                <w:webHidden/>
              </w:rPr>
              <w:fldChar w:fldCharType="end"/>
            </w:r>
          </w:hyperlink>
        </w:p>
        <w:p w:rsidR="0032788C" w:rsidRDefault="0032788C" w14:paraId="26FB54D0" w14:textId="00F504A3">
          <w:pPr>
            <w:pStyle w:val="TOC1"/>
            <w:tabs>
              <w:tab w:val="left" w:pos="600"/>
              <w:tab w:val="right" w:leader="dot" w:pos="9016"/>
            </w:tabs>
            <w:rPr>
              <w:b w:val="0"/>
              <w:bCs w:val="0"/>
              <w:caps w:val="0"/>
              <w:noProof/>
              <w:kern w:val="2"/>
              <w:sz w:val="24"/>
              <w:szCs w:val="24"/>
              <w:lang w:eastAsia="en-GB"/>
              <w14:ligatures w14:val="standardContextual"/>
            </w:rPr>
          </w:pPr>
          <w:hyperlink w:history="1" w:anchor="_Toc204935566">
            <w:r w:rsidRPr="003C282A">
              <w:rPr>
                <w:rStyle w:val="Hyperlink"/>
                <w:rFonts w:ascii="Arial" w:hAnsi="Arial" w:cs="Arial"/>
                <w:noProof/>
              </w:rPr>
              <w:t>4.</w:t>
            </w:r>
            <w:r>
              <w:rPr>
                <w:b w:val="0"/>
                <w:bCs w:val="0"/>
                <w:caps w:val="0"/>
                <w:noProof/>
                <w:kern w:val="2"/>
                <w:sz w:val="24"/>
                <w:szCs w:val="24"/>
                <w:lang w:eastAsia="en-GB"/>
                <w14:ligatures w14:val="standardContextual"/>
              </w:rPr>
              <w:tab/>
            </w:r>
            <w:r w:rsidRPr="003C282A">
              <w:rPr>
                <w:rStyle w:val="Hyperlink"/>
                <w:rFonts w:ascii="Arial" w:hAnsi="Arial" w:cs="Arial"/>
                <w:noProof/>
              </w:rPr>
              <w:t>SECTION D: SIGNATORIES</w:t>
            </w:r>
            <w:r>
              <w:rPr>
                <w:noProof/>
                <w:webHidden/>
              </w:rPr>
              <w:tab/>
            </w:r>
            <w:r>
              <w:rPr>
                <w:noProof/>
                <w:webHidden/>
              </w:rPr>
              <w:fldChar w:fldCharType="begin"/>
            </w:r>
            <w:r>
              <w:rPr>
                <w:noProof/>
                <w:webHidden/>
              </w:rPr>
              <w:instrText xml:space="preserve"> PAGEREF _Toc204935566 \h </w:instrText>
            </w:r>
            <w:r>
              <w:rPr>
                <w:noProof/>
                <w:webHidden/>
              </w:rPr>
            </w:r>
            <w:r>
              <w:rPr>
                <w:noProof/>
                <w:webHidden/>
              </w:rPr>
              <w:fldChar w:fldCharType="separate"/>
            </w:r>
            <w:r w:rsidR="005D092C">
              <w:rPr>
                <w:noProof/>
                <w:webHidden/>
              </w:rPr>
              <w:t>40</w:t>
            </w:r>
            <w:r>
              <w:rPr>
                <w:noProof/>
                <w:webHidden/>
              </w:rPr>
              <w:fldChar w:fldCharType="end"/>
            </w:r>
          </w:hyperlink>
        </w:p>
        <w:p w:rsidR="0032788C" w:rsidRDefault="0032788C" w14:paraId="12F17F70" w14:textId="18A733C6">
          <w:pPr>
            <w:pStyle w:val="TOC1"/>
            <w:tabs>
              <w:tab w:val="right" w:leader="dot" w:pos="9016"/>
            </w:tabs>
            <w:rPr>
              <w:b w:val="0"/>
              <w:bCs w:val="0"/>
              <w:caps w:val="0"/>
              <w:noProof/>
              <w:kern w:val="2"/>
              <w:sz w:val="24"/>
              <w:szCs w:val="24"/>
              <w:lang w:eastAsia="en-GB"/>
              <w14:ligatures w14:val="standardContextual"/>
            </w:rPr>
          </w:pPr>
          <w:hyperlink w:history="1" w:anchor="_Toc204935567">
            <w:bookmarkStart w:name="_Toc204935093" w:id="4"/>
            <w:r>
              <w:rPr>
                <w:rFonts w:ascii="Arial" w:hAnsi="Arial" w:eastAsia="Times New Roman" w:cs="Arial"/>
                <w:noProof/>
                <w:sz w:val="24"/>
                <w:szCs w:val="24"/>
                <w:lang w:eastAsia="en-GB"/>
              </w:rPr>
              <w:pict w14:anchorId="1F68469F">
                <v:rect id="_x0000_i1025" style="width:0;height:1.5pt" o:hr="t" o:hrstd="t" o:hralign="center" fillcolor="#a0a0a0" stroked="f"/>
              </w:pict>
            </w:r>
            <w:bookmarkEnd w:id="4"/>
            <w:r>
              <w:rPr>
                <w:noProof/>
                <w:webHidden/>
              </w:rPr>
              <w:tab/>
            </w:r>
            <w:r>
              <w:rPr>
                <w:noProof/>
                <w:webHidden/>
              </w:rPr>
              <w:fldChar w:fldCharType="begin"/>
            </w:r>
            <w:r>
              <w:rPr>
                <w:noProof/>
                <w:webHidden/>
              </w:rPr>
              <w:instrText xml:space="preserve"> PAGEREF _Toc204935567 \h </w:instrText>
            </w:r>
            <w:r>
              <w:rPr>
                <w:noProof/>
                <w:webHidden/>
              </w:rPr>
            </w:r>
            <w:r>
              <w:rPr>
                <w:noProof/>
                <w:webHidden/>
              </w:rPr>
              <w:fldChar w:fldCharType="separate"/>
            </w:r>
            <w:r w:rsidR="005D092C">
              <w:rPr>
                <w:noProof/>
                <w:webHidden/>
              </w:rPr>
              <w:t>40</w:t>
            </w:r>
            <w:r>
              <w:rPr>
                <w:noProof/>
                <w:webHidden/>
              </w:rPr>
              <w:fldChar w:fldCharType="end"/>
            </w:r>
          </w:hyperlink>
        </w:p>
        <w:p w:rsidRPr="00302F0C" w:rsidR="004F78C3" w:rsidP="004A3D07" w:rsidRDefault="003417A3" w14:paraId="6926EF8E" w14:textId="55B2B74A">
          <w:pPr>
            <w:pStyle w:val="TOC1"/>
            <w:tabs>
              <w:tab w:val="right" w:leader="dot" w:pos="9015"/>
            </w:tabs>
            <w:rPr>
              <w:rFonts w:ascii="Arial" w:hAnsi="Arial" w:cs="Arial"/>
            </w:rPr>
          </w:pPr>
          <w:r w:rsidRPr="00302F0C">
            <w:rPr>
              <w:rFonts w:ascii="Arial" w:hAnsi="Arial" w:cs="Arial"/>
            </w:rPr>
            <w:fldChar w:fldCharType="end"/>
          </w:r>
        </w:p>
      </w:sdtContent>
      <w:sdtEndPr>
        <w:rPr>
          <w:rFonts w:ascii="Arial" w:hAnsi="Arial" w:eastAsia="游ゴシック" w:cs="Arial" w:eastAsiaTheme="minorEastAsia"/>
          <w:b w:val="1"/>
          <w:bCs w:val="1"/>
          <w:caps w:val="1"/>
          <w:color w:val="auto"/>
          <w:sz w:val="21"/>
          <w:szCs w:val="21"/>
        </w:rPr>
      </w:sdtEndPr>
    </w:sdt>
    <w:p w:rsidRPr="00302F0C" w:rsidR="000E5E86" w:rsidDel="001C4A21" w:rsidP="000E5E86" w:rsidRDefault="000E5E86" w14:paraId="13B7D480" w14:textId="77777777">
      <w:pPr>
        <w:rPr>
          <w:del w:author="Akshay Raveendran" w:date="2025-07-15T09:13:00Z" w16du:dateUtc="2025-07-15T05:13:00Z" w:id="5"/>
          <w:rFonts w:ascii="Arial" w:hAnsi="Arial" w:cs="Arial"/>
        </w:rPr>
      </w:pPr>
      <w:bookmarkStart w:name="_Toc204255000" w:id="6"/>
      <w:bookmarkStart w:name="_Toc204255210" w:id="7"/>
      <w:bookmarkStart w:name="_Toc204255811" w:id="8"/>
      <w:bookmarkStart w:name="_Toc204255872" w:id="9"/>
      <w:bookmarkStart w:name="_Toc204328646" w:id="10"/>
      <w:bookmarkStart w:name="_Toc204758559" w:id="11"/>
      <w:bookmarkStart w:name="_Toc204857190" w:id="12"/>
      <w:bookmarkStart w:name="_Toc204863615" w:id="13"/>
      <w:bookmarkStart w:name="_Toc204863702" w:id="14"/>
      <w:bookmarkStart w:name="_Toc204934893" w:id="15"/>
      <w:bookmarkStart w:name="_Toc204935002" w:id="16"/>
      <w:bookmarkStart w:name="_Toc204935476" w:id="17"/>
      <w:bookmarkEnd w:id="6"/>
      <w:bookmarkEnd w:id="7"/>
      <w:bookmarkEnd w:id="8"/>
      <w:bookmarkEnd w:id="9"/>
      <w:bookmarkEnd w:id="10"/>
      <w:bookmarkEnd w:id="11"/>
      <w:bookmarkEnd w:id="12"/>
      <w:bookmarkEnd w:id="13"/>
      <w:bookmarkEnd w:id="14"/>
      <w:bookmarkEnd w:id="15"/>
      <w:bookmarkEnd w:id="16"/>
      <w:bookmarkEnd w:id="17"/>
    </w:p>
    <w:p w:rsidRPr="00302F0C" w:rsidR="000E5E86" w:rsidDel="001C4A21" w:rsidP="000E5E86" w:rsidRDefault="000E5E86" w14:paraId="11E3A407" w14:textId="77777777">
      <w:pPr>
        <w:rPr>
          <w:del w:author="Akshay Raveendran" w:date="2025-07-15T09:13:00Z" w16du:dateUtc="2025-07-15T05:13:00Z" w:id="18"/>
          <w:rFonts w:ascii="Arial" w:hAnsi="Arial" w:cs="Arial"/>
        </w:rPr>
      </w:pPr>
      <w:bookmarkStart w:name="_Toc204255001" w:id="19"/>
      <w:bookmarkStart w:name="_Toc204255211" w:id="20"/>
      <w:bookmarkStart w:name="_Toc204255812" w:id="21"/>
      <w:bookmarkStart w:name="_Toc204255873" w:id="22"/>
      <w:bookmarkStart w:name="_Toc204328647" w:id="23"/>
      <w:bookmarkStart w:name="_Toc204758560" w:id="24"/>
      <w:bookmarkStart w:name="_Toc204857191" w:id="25"/>
      <w:bookmarkStart w:name="_Toc204863616" w:id="26"/>
      <w:bookmarkStart w:name="_Toc204863703" w:id="27"/>
      <w:bookmarkStart w:name="_Toc204934894" w:id="28"/>
      <w:bookmarkStart w:name="_Toc204935003" w:id="29"/>
      <w:bookmarkStart w:name="_Toc204935477" w:id="30"/>
      <w:bookmarkEnd w:id="19"/>
      <w:bookmarkEnd w:id="20"/>
      <w:bookmarkEnd w:id="21"/>
      <w:bookmarkEnd w:id="22"/>
      <w:bookmarkEnd w:id="23"/>
      <w:bookmarkEnd w:id="24"/>
      <w:bookmarkEnd w:id="25"/>
      <w:bookmarkEnd w:id="26"/>
      <w:bookmarkEnd w:id="27"/>
      <w:bookmarkEnd w:id="28"/>
      <w:bookmarkEnd w:id="29"/>
      <w:bookmarkEnd w:id="30"/>
    </w:p>
    <w:p w:rsidRPr="00302F0C" w:rsidR="000E5E86" w:rsidDel="001C4A21" w:rsidP="000E5E86" w:rsidRDefault="000E5E86" w14:paraId="72420B24" w14:textId="77777777">
      <w:pPr>
        <w:rPr>
          <w:del w:author="Akshay Raveendran" w:date="2025-07-15T09:13:00Z" w16du:dateUtc="2025-07-15T05:13:00Z" w:id="31"/>
          <w:rFonts w:ascii="Arial" w:hAnsi="Arial" w:cs="Arial"/>
        </w:rPr>
      </w:pPr>
      <w:bookmarkStart w:name="_Toc204255002" w:id="32"/>
      <w:bookmarkStart w:name="_Toc204255212" w:id="33"/>
      <w:bookmarkStart w:name="_Toc204255813" w:id="34"/>
      <w:bookmarkStart w:name="_Toc204255874" w:id="35"/>
      <w:bookmarkStart w:name="_Toc204328648" w:id="36"/>
      <w:bookmarkStart w:name="_Toc204758561" w:id="37"/>
      <w:bookmarkStart w:name="_Toc204857192" w:id="38"/>
      <w:bookmarkStart w:name="_Toc204863617" w:id="39"/>
      <w:bookmarkStart w:name="_Toc204863704" w:id="40"/>
      <w:bookmarkStart w:name="_Toc204934895" w:id="41"/>
      <w:bookmarkStart w:name="_Toc204935004" w:id="42"/>
      <w:bookmarkStart w:name="_Toc204935478" w:id="43"/>
      <w:bookmarkEnd w:id="32"/>
      <w:bookmarkEnd w:id="33"/>
      <w:bookmarkEnd w:id="34"/>
      <w:bookmarkEnd w:id="35"/>
      <w:bookmarkEnd w:id="36"/>
      <w:bookmarkEnd w:id="37"/>
      <w:bookmarkEnd w:id="38"/>
      <w:bookmarkEnd w:id="39"/>
      <w:bookmarkEnd w:id="40"/>
      <w:bookmarkEnd w:id="41"/>
      <w:bookmarkEnd w:id="42"/>
      <w:bookmarkEnd w:id="43"/>
    </w:p>
    <w:p w:rsidRPr="00302F0C" w:rsidR="000E5E86" w:rsidDel="001C4A21" w:rsidP="000E5E86" w:rsidRDefault="000E5E86" w14:paraId="5542D7FE" w14:textId="77777777">
      <w:pPr>
        <w:rPr>
          <w:del w:author="Akshay Raveendran" w:date="2025-07-15T09:13:00Z" w16du:dateUtc="2025-07-15T05:13:00Z" w:id="44"/>
          <w:rFonts w:ascii="Arial" w:hAnsi="Arial" w:cs="Arial"/>
        </w:rPr>
      </w:pPr>
      <w:bookmarkStart w:name="_Toc204255003" w:id="45"/>
      <w:bookmarkStart w:name="_Toc204255213" w:id="46"/>
      <w:bookmarkStart w:name="_Toc204255814" w:id="47"/>
      <w:bookmarkStart w:name="_Toc204255875" w:id="48"/>
      <w:bookmarkStart w:name="_Toc204328649" w:id="49"/>
      <w:bookmarkStart w:name="_Toc204758562" w:id="50"/>
      <w:bookmarkStart w:name="_Toc204857193" w:id="51"/>
      <w:bookmarkStart w:name="_Toc204863618" w:id="52"/>
      <w:bookmarkStart w:name="_Toc204863705" w:id="53"/>
      <w:bookmarkStart w:name="_Toc204934896" w:id="54"/>
      <w:bookmarkStart w:name="_Toc204935005" w:id="55"/>
      <w:bookmarkStart w:name="_Toc204935479" w:id="56"/>
      <w:bookmarkEnd w:id="45"/>
      <w:bookmarkEnd w:id="46"/>
      <w:bookmarkEnd w:id="47"/>
      <w:bookmarkEnd w:id="48"/>
      <w:bookmarkEnd w:id="49"/>
      <w:bookmarkEnd w:id="50"/>
      <w:bookmarkEnd w:id="51"/>
      <w:bookmarkEnd w:id="52"/>
      <w:bookmarkEnd w:id="53"/>
      <w:bookmarkEnd w:id="54"/>
      <w:bookmarkEnd w:id="55"/>
      <w:bookmarkEnd w:id="56"/>
    </w:p>
    <w:p w:rsidRPr="00302F0C" w:rsidR="000E5E86" w:rsidP="003A1531" w:rsidRDefault="000E5E86" w14:paraId="6D79FE7B" w14:textId="6A8F52E4">
      <w:pPr>
        <w:pStyle w:val="Heading1"/>
        <w:numPr>
          <w:ilvl w:val="0"/>
          <w:numId w:val="51"/>
        </w:numPr>
        <w:rPr>
          <w:rFonts w:ascii="Arial" w:hAnsi="Arial" w:cs="Arial"/>
          <w:b/>
        </w:rPr>
      </w:pPr>
      <w:bookmarkStart w:name="_Toc204935480" w:id="57"/>
      <w:r w:rsidRPr="00302F0C">
        <w:rPr>
          <w:rFonts w:ascii="Arial" w:hAnsi="Arial" w:cs="Arial"/>
          <w:b/>
        </w:rPr>
        <w:t>SECTION A: INTRODUCTORY</w:t>
      </w:r>
      <w:r w:rsidRPr="00302F0C" w:rsidR="00866463">
        <w:rPr>
          <w:rFonts w:ascii="Arial" w:hAnsi="Arial" w:cs="Arial"/>
          <w:b/>
        </w:rPr>
        <w:t xml:space="preserve"> </w:t>
      </w:r>
      <w:del w:author="George Varghese" w:date="2024-11-28T16:09:00Z" w16du:dateUtc="2024-11-28T12:09:00Z" w:id="58">
        <w:r w:rsidRPr="00302F0C" w:rsidDel="006370DE">
          <w:rPr>
            <w:rFonts w:ascii="Arial" w:hAnsi="Arial" w:cs="Arial"/>
            <w:b/>
          </w:rPr>
          <w:delText xml:space="preserve"> </w:delText>
        </w:r>
      </w:del>
      <w:r w:rsidRPr="00302F0C">
        <w:rPr>
          <w:rFonts w:ascii="Arial" w:hAnsi="Arial" w:cs="Arial"/>
          <w:b/>
        </w:rPr>
        <w:t>INFORMATION</w:t>
      </w:r>
      <w:bookmarkEnd w:id="57"/>
      <w:r w:rsidRPr="00302F0C">
        <w:rPr>
          <w:rFonts w:ascii="Arial" w:hAnsi="Arial" w:cs="Arial"/>
          <w:b/>
        </w:rPr>
        <w:t xml:space="preserve"> </w:t>
      </w:r>
    </w:p>
    <w:p w:rsidRPr="00302F0C" w:rsidR="00900238" w:rsidP="00C16657" w:rsidRDefault="003A1531" w14:paraId="2AF34A40" w14:textId="6E940CE6">
      <w:pPr>
        <w:pStyle w:val="Heading2"/>
        <w:rPr>
          <w:rFonts w:ascii="Arial" w:hAnsi="Arial" w:cs="Arial"/>
          <w:b/>
        </w:rPr>
      </w:pPr>
      <w:bookmarkStart w:name="_Toc204935481" w:id="59"/>
      <w:r w:rsidRPr="00302F0C">
        <w:rPr>
          <w:rFonts w:ascii="Arial" w:hAnsi="Arial" w:cs="Arial"/>
          <w:b/>
        </w:rPr>
        <w:t xml:space="preserve">1.1 </w:t>
      </w:r>
      <w:r w:rsidRPr="00302F0C" w:rsidR="000033A9">
        <w:rPr>
          <w:rFonts w:ascii="Arial" w:hAnsi="Arial" w:cs="Arial"/>
          <w:b/>
        </w:rPr>
        <w:t>INTRODUCTION</w:t>
      </w:r>
      <w:bookmarkEnd w:id="59"/>
    </w:p>
    <w:p w:rsidRPr="00302F0C" w:rsidR="004977D0" w:rsidP="004977D0" w:rsidRDefault="00AE1200" w14:paraId="40BD56EF" w14:textId="13155353">
      <w:pPr>
        <w:jc w:val="both"/>
        <w:rPr>
          <w:rFonts w:ascii="Arial" w:hAnsi="Arial" w:cs="Arial"/>
        </w:rPr>
      </w:pPr>
      <w:bookmarkStart w:name="_Toc368423574" w:id="60"/>
      <w:bookmarkStart w:name="_Toc376254973" w:id="61"/>
      <w:bookmarkStart w:name="_Toc135651939" w:id="62"/>
      <w:r w:rsidRPr="00302F0C">
        <w:rPr>
          <w:rFonts w:ascii="Arial" w:hAnsi="Arial" w:cs="Arial"/>
        </w:rPr>
        <w:t>Al Ghurair</w:t>
      </w:r>
      <w:r w:rsidRPr="00302F0C" w:rsidR="00B70CB0">
        <w:rPr>
          <w:rFonts w:ascii="Arial" w:hAnsi="Arial" w:cs="Arial"/>
        </w:rPr>
        <w:t xml:space="preserve"> wanted</w:t>
      </w:r>
      <w:r w:rsidRPr="00302F0C" w:rsidR="00756DD6">
        <w:rPr>
          <w:rFonts w:ascii="Arial" w:hAnsi="Arial" w:cs="Arial"/>
        </w:rPr>
        <w:t xml:space="preserve"> work to be delivered</w:t>
      </w:r>
      <w:r w:rsidRPr="00302F0C" w:rsidR="004977D0">
        <w:rPr>
          <w:rFonts w:ascii="Arial" w:hAnsi="Arial" w:cs="Arial"/>
        </w:rPr>
        <w:t xml:space="preserve"> for a</w:t>
      </w:r>
      <w:r w:rsidRPr="00302F0C" w:rsidR="00C16657">
        <w:rPr>
          <w:rFonts w:ascii="Arial" w:hAnsi="Arial" w:cs="Arial"/>
        </w:rPr>
        <w:t xml:space="preserve">n </w:t>
      </w:r>
      <w:r w:rsidRPr="00302F0C" w:rsidR="004977D0">
        <w:rPr>
          <w:rFonts w:ascii="Arial" w:hAnsi="Arial" w:cs="Arial"/>
        </w:rPr>
        <w:t xml:space="preserve">initiative aimed </w:t>
      </w:r>
      <w:r w:rsidRPr="00302F0C" w:rsidR="00C16657">
        <w:rPr>
          <w:rFonts w:ascii="Arial" w:hAnsi="Arial" w:cs="Arial"/>
        </w:rPr>
        <w:t>to</w:t>
      </w:r>
      <w:r w:rsidRPr="00302F0C" w:rsidR="003126C0">
        <w:rPr>
          <w:rFonts w:ascii="Arial" w:hAnsi="Arial" w:cs="Arial"/>
        </w:rPr>
        <w:t xml:space="preserve"> create a Procurement shared service portal </w:t>
      </w:r>
      <w:r w:rsidRPr="00302F0C" w:rsidR="00C16657">
        <w:rPr>
          <w:rFonts w:ascii="Arial" w:hAnsi="Arial" w:cs="Arial"/>
        </w:rPr>
        <w:t xml:space="preserve">with an emphasis on streamlining </w:t>
      </w:r>
      <w:r w:rsidRPr="00302F0C" w:rsidR="003126C0">
        <w:rPr>
          <w:rFonts w:ascii="Arial" w:hAnsi="Arial" w:cs="Arial"/>
        </w:rPr>
        <w:t xml:space="preserve">the process between BU Procurement and Procurement shared services. </w:t>
      </w:r>
    </w:p>
    <w:p w:rsidRPr="00302F0C" w:rsidR="00C16657" w:rsidP="004977D0" w:rsidRDefault="00C16657" w14:paraId="603AC879" w14:textId="77777777">
      <w:pPr>
        <w:jc w:val="both"/>
        <w:rPr>
          <w:rFonts w:ascii="Arial" w:hAnsi="Arial" w:cs="Arial"/>
        </w:rPr>
      </w:pPr>
    </w:p>
    <w:p w:rsidRPr="00302F0C" w:rsidR="00C16657" w:rsidP="00C16657" w:rsidRDefault="00C16657" w14:paraId="48E10EF4" w14:textId="77777777">
      <w:pPr>
        <w:jc w:val="both"/>
        <w:rPr>
          <w:rFonts w:ascii="Arial" w:hAnsi="Arial" w:cs="Arial"/>
        </w:rPr>
      </w:pPr>
      <w:r w:rsidRPr="00302F0C">
        <w:rPr>
          <w:rFonts w:ascii="Arial" w:hAnsi="Arial" w:cs="Arial"/>
          <w:b/>
        </w:rPr>
        <w:t>Project Objectives</w:t>
      </w:r>
      <w:r w:rsidRPr="00302F0C">
        <w:rPr>
          <w:rFonts w:ascii="Arial" w:hAnsi="Arial" w:cs="Arial"/>
        </w:rPr>
        <w:t>:</w:t>
      </w:r>
    </w:p>
    <w:p w:rsidRPr="00302F0C" w:rsidR="007F5649" w:rsidP="003615C6" w:rsidRDefault="00DA64F4" w14:paraId="46F1BF29" w14:textId="77777777">
      <w:pPr>
        <w:numPr>
          <w:ilvl w:val="0"/>
          <w:numId w:val="1"/>
        </w:numPr>
        <w:jc w:val="both"/>
        <w:rPr>
          <w:rFonts w:ascii="Arial" w:hAnsi="Arial" w:cs="Arial"/>
        </w:rPr>
      </w:pPr>
      <w:r w:rsidRPr="00302F0C">
        <w:rPr>
          <w:rFonts w:ascii="Arial" w:hAnsi="Arial" w:cs="Arial"/>
        </w:rPr>
        <w:t>Enhance the existing PSSC portal built during the MVP phase by introducing additional procurement processes, workflows, and functional capabilities based on business feedback and usage data.</w:t>
      </w:r>
    </w:p>
    <w:p w:rsidRPr="00302F0C" w:rsidR="00900238" w:rsidP="009C6CC1" w:rsidRDefault="007F5649" w14:paraId="508208C0" w14:textId="7C1359F9">
      <w:pPr>
        <w:numPr>
          <w:ilvl w:val="0"/>
          <w:numId w:val="1"/>
        </w:numPr>
        <w:jc w:val="both"/>
        <w:rPr>
          <w:rFonts w:ascii="Arial" w:hAnsi="Arial" w:cs="Arial"/>
        </w:rPr>
      </w:pPr>
      <w:r w:rsidRPr="00302F0C">
        <w:rPr>
          <w:rFonts w:ascii="Arial" w:hAnsi="Arial" w:cs="Arial"/>
        </w:rPr>
        <w:t xml:space="preserve">Integrate newly identified scope areas such as </w:t>
      </w:r>
      <w:r w:rsidRPr="00302F0C" w:rsidR="00490ED7">
        <w:rPr>
          <w:rFonts w:ascii="Arial" w:hAnsi="Arial" w:cs="Arial"/>
        </w:rPr>
        <w:t xml:space="preserve">Savings Initiative Tracking, </w:t>
      </w:r>
      <w:r w:rsidRPr="00302F0C">
        <w:rPr>
          <w:rFonts w:ascii="Arial" w:hAnsi="Arial" w:cs="Arial"/>
        </w:rPr>
        <w:t xml:space="preserve">Scrap Disposal Requests, </w:t>
      </w:r>
      <w:r w:rsidRPr="00302F0C" w:rsidR="00490ED7">
        <w:rPr>
          <w:rFonts w:ascii="Arial" w:hAnsi="Arial" w:cs="Arial"/>
        </w:rPr>
        <w:t>LTPA creation</w:t>
      </w:r>
      <w:r w:rsidRPr="00302F0C">
        <w:rPr>
          <w:rFonts w:ascii="Arial" w:hAnsi="Arial" w:cs="Arial"/>
        </w:rPr>
        <w:t xml:space="preserve"> and </w:t>
      </w:r>
      <w:r w:rsidRPr="00302F0C" w:rsidR="00C00F38">
        <w:rPr>
          <w:rFonts w:ascii="Arial" w:hAnsi="Arial" w:cs="Arial"/>
        </w:rPr>
        <w:t>Chatbot</w:t>
      </w:r>
      <w:r w:rsidRPr="00302F0C">
        <w:rPr>
          <w:rFonts w:ascii="Arial" w:hAnsi="Arial" w:cs="Arial"/>
        </w:rPr>
        <w:t xml:space="preserve"> into the portal to streamline </w:t>
      </w:r>
      <w:r w:rsidRPr="00302F0C" w:rsidR="00023B0E">
        <w:rPr>
          <w:rFonts w:ascii="Arial" w:hAnsi="Arial" w:cs="Arial"/>
        </w:rPr>
        <w:t xml:space="preserve">Procurement </w:t>
      </w:r>
      <w:r w:rsidRPr="00302F0C">
        <w:rPr>
          <w:rFonts w:ascii="Arial" w:hAnsi="Arial" w:cs="Arial"/>
        </w:rPr>
        <w:t>shared service operations.</w:t>
      </w:r>
    </w:p>
    <w:p w:rsidRPr="00302F0C" w:rsidR="000E5321" w:rsidP="00C16657" w:rsidRDefault="003A1531" w14:paraId="7A783FEE" w14:textId="3AECB087">
      <w:pPr>
        <w:pStyle w:val="Heading2"/>
        <w:rPr>
          <w:rFonts w:ascii="Arial" w:hAnsi="Arial" w:cs="Arial"/>
          <w:b/>
        </w:rPr>
      </w:pPr>
      <w:bookmarkStart w:name="_Toc204935482" w:id="63"/>
      <w:bookmarkEnd w:id="60"/>
      <w:bookmarkEnd w:id="61"/>
      <w:bookmarkEnd w:id="62"/>
      <w:r w:rsidRPr="00302F0C">
        <w:rPr>
          <w:rFonts w:ascii="Arial" w:hAnsi="Arial" w:cs="Arial"/>
          <w:b/>
        </w:rPr>
        <w:t xml:space="preserve">1.2 </w:t>
      </w:r>
      <w:r w:rsidRPr="00302F0C" w:rsidR="00830B22">
        <w:rPr>
          <w:rFonts w:ascii="Arial" w:hAnsi="Arial" w:cs="Arial"/>
          <w:b/>
        </w:rPr>
        <w:t>COMPANY BACKGROUND</w:t>
      </w:r>
      <w:bookmarkEnd w:id="63"/>
    </w:p>
    <w:p w:rsidRPr="00302F0C" w:rsidR="00830B22" w:rsidP="00830B22" w:rsidRDefault="00830B22" w14:paraId="26DF1643" w14:textId="77777777">
      <w:pPr>
        <w:jc w:val="both"/>
        <w:rPr>
          <w:rFonts w:ascii="Arial" w:hAnsi="Arial" w:cs="Arial"/>
        </w:rPr>
      </w:pPr>
      <w:r w:rsidRPr="00302F0C">
        <w:rPr>
          <w:rFonts w:ascii="Arial" w:hAnsi="Arial" w:cs="Arial"/>
        </w:rPr>
        <w:t>Al Ghurair, a distinguished and dynamic conglomerate, stands as one of the largest and most renowned diversified industrial enterprises in the Middle East. With an illustrious legacy that spans over five decades, the Al Ghurair name is synonymous with the United Arab Emirates, reflecting our deep-rooted connection to the region.</w:t>
      </w:r>
    </w:p>
    <w:p w:rsidRPr="00302F0C" w:rsidR="00C25323" w:rsidP="00C16657" w:rsidRDefault="00830B22" w14:paraId="36686B9E" w14:textId="5BB3DE44">
      <w:pPr>
        <w:jc w:val="both"/>
        <w:rPr>
          <w:rFonts w:ascii="Arial" w:hAnsi="Arial" w:cs="Arial"/>
        </w:rPr>
      </w:pPr>
      <w:r w:rsidRPr="00302F0C">
        <w:rPr>
          <w:rFonts w:ascii="Arial" w:hAnsi="Arial" w:cs="Arial"/>
        </w:rPr>
        <w:t xml:space="preserve">Driven by our commitment to excellence, trust, and social responsibility, we have consistently pioneered innovative businesses that contribute to the enhancing the lives of the communities we serve. Our core areas of focus include Foods, Construction, Resources, and Properties, where we have achieved remarkable success. Additionally, we actively participate in sectors such as Energy, Automotive, Printing, Retail, </w:t>
      </w:r>
      <w:r w:rsidRPr="00302F0C" w:rsidR="00DC3C00">
        <w:rPr>
          <w:rFonts w:ascii="Arial" w:hAnsi="Arial" w:cs="Arial"/>
        </w:rPr>
        <w:t>Kabi</w:t>
      </w:r>
      <w:r w:rsidRPr="00302F0C">
        <w:rPr>
          <w:rFonts w:ascii="Arial" w:hAnsi="Arial" w:cs="Arial"/>
        </w:rPr>
        <w:t>, and Education, further highlighting our commitment to diverse engagement in both B2B and B2C realms.</w:t>
      </w:r>
    </w:p>
    <w:p w:rsidRPr="00302F0C" w:rsidR="0097053F" w:rsidP="00C16657" w:rsidRDefault="0097053F" w14:paraId="418E9355" w14:textId="77777777">
      <w:pPr>
        <w:pStyle w:val="Heading2"/>
        <w:jc w:val="both"/>
        <w:rPr>
          <w:rFonts w:ascii="Arial" w:hAnsi="Arial" w:cs="Arial"/>
          <w:b/>
        </w:rPr>
      </w:pPr>
    </w:p>
    <w:p w:rsidRPr="00302F0C" w:rsidR="0097053F" w:rsidP="00C16657" w:rsidRDefault="0097053F" w14:paraId="2772960E" w14:textId="77777777">
      <w:pPr>
        <w:pStyle w:val="Heading2"/>
        <w:jc w:val="both"/>
        <w:rPr>
          <w:rFonts w:ascii="Arial" w:hAnsi="Arial" w:cs="Arial"/>
          <w:b/>
        </w:rPr>
      </w:pPr>
    </w:p>
    <w:p w:rsidRPr="00302F0C" w:rsidR="003865FF" w:rsidP="003865FF" w:rsidRDefault="003865FF" w14:paraId="72EF6C61" w14:textId="77777777">
      <w:pPr>
        <w:rPr>
          <w:rFonts w:ascii="Arial" w:hAnsi="Arial" w:cs="Arial"/>
        </w:rPr>
      </w:pPr>
    </w:p>
    <w:p w:rsidRPr="00302F0C" w:rsidR="000E5321" w:rsidP="003A1531" w:rsidRDefault="00977F4E" w14:paraId="41133A20" w14:textId="7CCFA02D">
      <w:pPr>
        <w:pStyle w:val="Heading1"/>
        <w:numPr>
          <w:ilvl w:val="0"/>
          <w:numId w:val="51"/>
        </w:numPr>
        <w:rPr>
          <w:rFonts w:ascii="Arial" w:hAnsi="Arial" w:cs="Arial"/>
          <w:b/>
        </w:rPr>
      </w:pPr>
      <w:bookmarkStart w:name="_Toc204935483" w:id="64"/>
      <w:r w:rsidRPr="00302F0C">
        <w:rPr>
          <w:rFonts w:ascii="Arial" w:hAnsi="Arial" w:cs="Arial"/>
          <w:b/>
        </w:rPr>
        <w:t xml:space="preserve">SECTION B: </w:t>
      </w:r>
      <w:r w:rsidRPr="00302F0C" w:rsidR="004977D0">
        <w:rPr>
          <w:rFonts w:ascii="Arial" w:hAnsi="Arial" w:cs="Arial"/>
          <w:b/>
        </w:rPr>
        <w:t>SCOPE</w:t>
      </w:r>
      <w:bookmarkEnd w:id="64"/>
    </w:p>
    <w:p w:rsidRPr="00302F0C" w:rsidR="00FD63E8" w:rsidP="00C16657" w:rsidRDefault="00C16657" w14:paraId="7987CED6" w14:textId="2A75272A">
      <w:pPr>
        <w:jc w:val="both"/>
        <w:rPr>
          <w:rFonts w:ascii="Arial" w:hAnsi="Arial" w:cs="Arial"/>
        </w:rPr>
      </w:pPr>
      <w:r w:rsidRPr="00302F0C">
        <w:rPr>
          <w:rFonts w:ascii="Arial" w:hAnsi="Arial" w:cs="Arial"/>
        </w:rPr>
        <w:t xml:space="preserve">The selected vendor will be expected to </w:t>
      </w:r>
      <w:r w:rsidRPr="00302F0C" w:rsidR="003126C0">
        <w:rPr>
          <w:rFonts w:ascii="Arial" w:hAnsi="Arial" w:cs="Arial"/>
        </w:rPr>
        <w:t xml:space="preserve">deliver following requests as part of the solution </w:t>
      </w:r>
      <w:commentRangeStart w:id="65"/>
      <w:r w:rsidRPr="00302F0C" w:rsidR="003126C0">
        <w:rPr>
          <w:rFonts w:ascii="Arial" w:hAnsi="Arial" w:cs="Arial"/>
        </w:rPr>
        <w:t xml:space="preserve">delivery. </w:t>
      </w:r>
    </w:p>
    <w:p w:rsidRPr="00302F0C" w:rsidR="0004329F" w:rsidP="003126C0" w:rsidRDefault="00065EF5" w14:paraId="59B20F57" w14:textId="6DFCBA4C">
      <w:pPr>
        <w:pStyle w:val="Heading3"/>
        <w:rPr>
          <w:rFonts w:ascii="Arial" w:hAnsi="Arial" w:cs="Arial"/>
        </w:rPr>
      </w:pPr>
      <w:bookmarkStart w:name="_Toc204935484" w:id="66"/>
      <w:r w:rsidRPr="00302F0C">
        <w:rPr>
          <w:rFonts w:ascii="Arial" w:hAnsi="Arial" w:cs="Arial"/>
        </w:rPr>
        <w:t xml:space="preserve">2.0 </w:t>
      </w:r>
      <w:r w:rsidRPr="00302F0C" w:rsidR="003126C0">
        <w:rPr>
          <w:rFonts w:ascii="Arial" w:hAnsi="Arial" w:cs="Arial"/>
        </w:rPr>
        <w:t>General Information form</w:t>
      </w:r>
      <w:bookmarkEnd w:id="66"/>
    </w:p>
    <w:p w:rsidRPr="00302F0C" w:rsidR="003126C0" w:rsidP="003126C0" w:rsidRDefault="00FE112A" w14:paraId="0D9DB4FB" w14:textId="065A8522">
      <w:pPr>
        <w:pStyle w:val="Heading3"/>
        <w:rPr>
          <w:rFonts w:ascii="Arial" w:hAnsi="Arial" w:eastAsia="Times New Roman" w:cs="Arial"/>
          <w:color w:val="000000"/>
          <w:sz w:val="22"/>
          <w:szCs w:val="22"/>
          <w:lang w:eastAsia="en-GB"/>
        </w:rPr>
      </w:pPr>
      <w:bookmarkStart w:name="_Toc204863624" w:id="67"/>
      <w:bookmarkStart w:name="_Toc204863711" w:id="68"/>
      <w:bookmarkStart w:name="_Toc204935011" w:id="69"/>
      <w:bookmarkStart w:name="_Toc204935485" w:id="70"/>
      <w:r w:rsidRPr="00302F0C">
        <w:rPr>
          <w:rFonts w:ascii="Arial" w:hAnsi="Arial" w:eastAsia="Times New Roman" w:cs="Arial"/>
          <w:color w:val="000000"/>
          <w:sz w:val="22"/>
          <w:szCs w:val="22"/>
          <w:lang w:eastAsia="en-GB"/>
        </w:rPr>
        <w:t xml:space="preserve">(General form is </w:t>
      </w:r>
      <w:r w:rsidRPr="00302F0C" w:rsidR="0004329F">
        <w:rPr>
          <w:rFonts w:ascii="Arial" w:hAnsi="Arial" w:eastAsia="Times New Roman" w:cs="Arial"/>
          <w:color w:val="000000"/>
          <w:sz w:val="22"/>
          <w:szCs w:val="22"/>
          <w:lang w:eastAsia="en-GB"/>
        </w:rPr>
        <w:t>available in the portal the provided request types to added)</w:t>
      </w:r>
      <w:bookmarkEnd w:id="67"/>
      <w:bookmarkEnd w:id="68"/>
      <w:bookmarkEnd w:id="69"/>
      <w:bookmarkEnd w:id="70"/>
    </w:p>
    <w:p w:rsidRPr="00302F0C" w:rsidR="003126C0" w:rsidP="003126C0" w:rsidRDefault="003126C0" w14:paraId="3BA3761E" w14:textId="77777777">
      <w:pPr>
        <w:rPr>
          <w:rFonts w:ascii="Arial" w:hAnsi="Arial" w:cs="Arial"/>
        </w:rPr>
      </w:pPr>
    </w:p>
    <w:tbl>
      <w:tblPr>
        <w:tblW w:w="9052" w:type="dxa"/>
        <w:tblLook w:val="04A0" w:firstRow="1" w:lastRow="0" w:firstColumn="1" w:lastColumn="0" w:noHBand="0" w:noVBand="1"/>
      </w:tblPr>
      <w:tblGrid>
        <w:gridCol w:w="6096"/>
        <w:gridCol w:w="2956"/>
      </w:tblGrid>
      <w:tr w:rsidRPr="00302F0C" w:rsidR="003126C0" w:rsidTr="003126C0" w14:paraId="672216BF" w14:textId="77777777">
        <w:trPr>
          <w:trHeight w:val="290"/>
        </w:trPr>
        <w:tc>
          <w:tcPr>
            <w:tcW w:w="6096" w:type="dxa"/>
            <w:tcBorders>
              <w:top w:val="nil"/>
              <w:left w:val="nil"/>
              <w:bottom w:val="nil"/>
              <w:right w:val="nil"/>
            </w:tcBorders>
            <w:shd w:val="clear" w:color="000000" w:fill="B4C6E7"/>
            <w:noWrap/>
            <w:vAlign w:val="bottom"/>
            <w:hideMark/>
          </w:tcPr>
          <w:p w:rsidRPr="00302F0C" w:rsidR="003126C0" w:rsidP="003126C0" w:rsidRDefault="003126C0" w14:paraId="1EC7CCA5" w14:textId="77777777">
            <w:pPr>
              <w:spacing w:after="0" w:line="240" w:lineRule="auto"/>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 xml:space="preserve">General Info </w:t>
            </w:r>
          </w:p>
        </w:tc>
        <w:tc>
          <w:tcPr>
            <w:tcW w:w="2956" w:type="dxa"/>
            <w:tcBorders>
              <w:top w:val="nil"/>
              <w:left w:val="nil"/>
              <w:bottom w:val="nil"/>
              <w:right w:val="nil"/>
            </w:tcBorders>
            <w:shd w:val="clear" w:color="000000" w:fill="B4C6E7"/>
            <w:noWrap/>
            <w:vAlign w:val="bottom"/>
            <w:hideMark/>
          </w:tcPr>
          <w:p w:rsidRPr="00302F0C" w:rsidR="003126C0" w:rsidP="003126C0" w:rsidRDefault="003126C0" w14:paraId="72028E82"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3126C0" w:rsidTr="001066FF" w14:paraId="43D694ED" w14:textId="77777777">
        <w:trPr>
          <w:trHeight w:val="110"/>
        </w:trPr>
        <w:tc>
          <w:tcPr>
            <w:tcW w:w="6096" w:type="dxa"/>
            <w:tcBorders>
              <w:top w:val="nil"/>
              <w:left w:val="nil"/>
              <w:bottom w:val="single" w:color="auto" w:sz="4" w:space="0"/>
              <w:right w:val="nil"/>
            </w:tcBorders>
            <w:noWrap/>
            <w:vAlign w:val="bottom"/>
            <w:hideMark/>
          </w:tcPr>
          <w:p w:rsidRPr="00302F0C" w:rsidR="003126C0" w:rsidP="003126C0" w:rsidRDefault="003126C0" w14:paraId="21CF919A" w14:textId="77777777">
            <w:pPr>
              <w:spacing w:after="0" w:line="240" w:lineRule="auto"/>
              <w:rPr>
                <w:rFonts w:ascii="Arial" w:hAnsi="Arial" w:eastAsia="Times New Roman" w:cs="Arial"/>
                <w:color w:val="000000"/>
                <w:sz w:val="22"/>
                <w:szCs w:val="22"/>
                <w:lang w:eastAsia="en-GB"/>
              </w:rPr>
            </w:pPr>
          </w:p>
        </w:tc>
        <w:tc>
          <w:tcPr>
            <w:tcW w:w="2956" w:type="dxa"/>
            <w:tcBorders>
              <w:top w:val="nil"/>
              <w:left w:val="nil"/>
              <w:bottom w:val="single" w:color="auto" w:sz="4" w:space="0"/>
              <w:right w:val="nil"/>
            </w:tcBorders>
            <w:noWrap/>
            <w:vAlign w:val="bottom"/>
            <w:hideMark/>
          </w:tcPr>
          <w:p w:rsidRPr="00302F0C" w:rsidR="003126C0" w:rsidP="003126C0" w:rsidRDefault="003126C0" w14:paraId="33119038" w14:textId="77777777">
            <w:pPr>
              <w:spacing w:after="0" w:line="240" w:lineRule="auto"/>
              <w:rPr>
                <w:rFonts w:ascii="Arial" w:hAnsi="Arial" w:eastAsia="Times New Roman" w:cs="Arial"/>
                <w:sz w:val="20"/>
                <w:szCs w:val="20"/>
                <w:lang w:eastAsia="en-GB"/>
              </w:rPr>
            </w:pPr>
          </w:p>
        </w:tc>
      </w:tr>
      <w:tr w:rsidRPr="00302F0C" w:rsidR="003126C0" w:rsidTr="001066FF" w14:paraId="5603ECC4" w14:textId="77777777">
        <w:trPr>
          <w:trHeight w:val="290"/>
        </w:trPr>
        <w:tc>
          <w:tcPr>
            <w:tcW w:w="6096" w:type="dxa"/>
            <w:tcBorders>
              <w:top w:val="single" w:color="auto" w:sz="4" w:space="0"/>
              <w:left w:val="single" w:color="auto" w:sz="4" w:space="0"/>
              <w:bottom w:val="single" w:color="auto" w:sz="4" w:space="0"/>
              <w:right w:val="nil"/>
            </w:tcBorders>
            <w:noWrap/>
            <w:vAlign w:val="bottom"/>
            <w:hideMark/>
          </w:tcPr>
          <w:p w:rsidRPr="00302F0C" w:rsidR="003126C0" w:rsidP="003126C0" w:rsidRDefault="003126C0" w14:paraId="1A1C271C"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Request reference number</w:t>
            </w:r>
            <w:r w:rsidRPr="00302F0C">
              <w:rPr>
                <w:rFonts w:ascii="Arial" w:hAnsi="Arial" w:eastAsia="Times New Roman" w:cs="Arial"/>
                <w:color w:val="FF0000"/>
                <w:sz w:val="22"/>
                <w:szCs w:val="22"/>
                <w:lang w:eastAsia="en-GB"/>
              </w:rPr>
              <w:t>*</w:t>
            </w:r>
          </w:p>
        </w:tc>
        <w:tc>
          <w:tcPr>
            <w:tcW w:w="2956" w:type="dxa"/>
            <w:tcBorders>
              <w:top w:val="single" w:color="auto" w:sz="4" w:space="0"/>
              <w:left w:val="single" w:color="auto" w:sz="4" w:space="0"/>
              <w:bottom w:val="single" w:color="auto" w:sz="4" w:space="0"/>
              <w:right w:val="single" w:color="auto" w:sz="4" w:space="0"/>
            </w:tcBorders>
            <w:noWrap/>
            <w:vAlign w:val="bottom"/>
            <w:hideMark/>
          </w:tcPr>
          <w:p w:rsidRPr="00302F0C" w:rsidR="003126C0" w:rsidP="003126C0" w:rsidRDefault="003126C0" w14:paraId="45151CF0" w14:textId="77777777">
            <w:pPr>
              <w:spacing w:after="0" w:line="240" w:lineRule="auto"/>
              <w:rPr>
                <w:rFonts w:ascii="Arial" w:hAnsi="Arial" w:eastAsia="Times New Roman" w:cs="Arial"/>
                <w:color w:val="000000"/>
                <w:sz w:val="18"/>
                <w:szCs w:val="18"/>
                <w:lang w:eastAsia="en-GB"/>
              </w:rPr>
            </w:pPr>
            <w:r w:rsidRPr="00302F0C">
              <w:rPr>
                <w:rFonts w:ascii="Arial" w:hAnsi="Arial" w:eastAsia="Times New Roman" w:cs="Arial"/>
                <w:color w:val="000000"/>
                <w:sz w:val="18"/>
                <w:szCs w:val="18"/>
                <w:lang w:eastAsia="en-GB"/>
              </w:rPr>
              <w:t>Auto generated</w:t>
            </w:r>
          </w:p>
        </w:tc>
      </w:tr>
      <w:tr w:rsidRPr="00302F0C" w:rsidR="003126C0" w:rsidDel="003C3A98" w:rsidTr="001066FF" w14:paraId="3703A8BD" w14:textId="0CBDA7AF">
        <w:trPr>
          <w:trHeight w:val="290"/>
          <w:del w:author="George Varghese" w:date="2024-12-16T21:09:00Z" w:id="71"/>
        </w:trPr>
        <w:tc>
          <w:tcPr>
            <w:tcW w:w="6096" w:type="dxa"/>
            <w:tcBorders>
              <w:top w:val="single" w:color="auto" w:sz="4" w:space="0"/>
              <w:left w:val="single" w:color="auto" w:sz="4" w:space="0"/>
              <w:bottom w:val="single" w:color="auto" w:sz="4" w:space="0"/>
              <w:right w:val="nil"/>
            </w:tcBorders>
            <w:noWrap/>
            <w:vAlign w:val="bottom"/>
            <w:hideMark/>
          </w:tcPr>
          <w:p w:rsidRPr="00302F0C" w:rsidR="003126C0" w:rsidDel="003C3A98" w:rsidP="003126C0" w:rsidRDefault="003126C0" w14:paraId="6F9F0347" w14:textId="110AD18D">
            <w:pPr>
              <w:spacing w:after="0" w:line="240" w:lineRule="auto"/>
              <w:rPr>
                <w:del w:author="George Varghese" w:date="2024-12-16T21:09:00Z" w16du:dateUtc="2024-12-16T17:09:00Z" w:id="72"/>
                <w:rFonts w:ascii="Arial" w:hAnsi="Arial" w:eastAsia="Times New Roman" w:cs="Arial"/>
                <w:strike/>
                <w:color w:val="000000"/>
                <w:sz w:val="22"/>
                <w:szCs w:val="22"/>
                <w:lang w:eastAsia="en-GB"/>
                <w:rPrChange w:author="Mary Antony Deepak" w:date="2024-12-05T17:04:00Z" w16du:dateUtc="2024-12-05T13:04:00Z" w:id="73">
                  <w:rPr>
                    <w:del w:author="George Varghese" w:date="2024-12-16T21:09:00Z" w16du:dateUtc="2024-12-16T17:09:00Z" w:id="74"/>
                    <w:rFonts w:ascii="Calibri" w:hAnsi="Calibri" w:eastAsia="Times New Roman" w:cs="Calibri"/>
                    <w:color w:val="000000"/>
                    <w:sz w:val="22"/>
                    <w:szCs w:val="22"/>
                    <w:lang w:eastAsia="en-GB"/>
                  </w:rPr>
                </w:rPrChange>
              </w:rPr>
            </w:pPr>
            <w:del w:author="George Varghese" w:date="2024-12-16T21:09:00Z" w16du:dateUtc="2024-12-16T17:09:00Z" w:id="75">
              <w:r w:rsidRPr="00302F0C" w:rsidDel="003C3A98">
                <w:rPr>
                  <w:rFonts w:ascii="Arial" w:hAnsi="Arial" w:eastAsia="Times New Roman" w:cs="Arial"/>
                  <w:strike/>
                  <w:color w:val="000000"/>
                  <w:sz w:val="22"/>
                  <w:szCs w:val="22"/>
                  <w:lang w:eastAsia="en-GB"/>
                  <w:rPrChange w:author="Mary Antony Deepak" w:date="2024-12-05T17:04:00Z" w16du:dateUtc="2024-12-05T13:04:00Z" w:id="76">
                    <w:rPr>
                      <w:rFonts w:ascii="Calibri" w:hAnsi="Calibri" w:eastAsia="Times New Roman" w:cs="Calibri"/>
                      <w:color w:val="000000"/>
                      <w:sz w:val="22"/>
                      <w:szCs w:val="22"/>
                      <w:lang w:eastAsia="en-GB"/>
                    </w:rPr>
                  </w:rPrChange>
                </w:rPr>
                <w:delText>Requestor Name</w:delText>
              </w:r>
              <w:r w:rsidRPr="00302F0C" w:rsidDel="003C3A98">
                <w:rPr>
                  <w:rFonts w:ascii="Arial" w:hAnsi="Arial" w:eastAsia="Times New Roman" w:cs="Arial"/>
                  <w:strike/>
                  <w:color w:val="FF0000"/>
                  <w:sz w:val="22"/>
                  <w:szCs w:val="22"/>
                  <w:lang w:eastAsia="en-GB"/>
                  <w:rPrChange w:author="Mary Antony Deepak" w:date="2024-12-05T17:04:00Z" w16du:dateUtc="2024-12-05T13:04:00Z" w:id="77">
                    <w:rPr>
                      <w:rFonts w:ascii="Calibri" w:hAnsi="Calibri" w:eastAsia="Times New Roman" w:cs="Calibri"/>
                      <w:color w:val="FF0000"/>
                      <w:sz w:val="22"/>
                      <w:szCs w:val="22"/>
                      <w:lang w:eastAsia="en-GB"/>
                    </w:rPr>
                  </w:rPrChange>
                </w:rPr>
                <w:delText>*</w:delText>
              </w:r>
            </w:del>
          </w:p>
        </w:tc>
        <w:tc>
          <w:tcPr>
            <w:tcW w:w="2956" w:type="dxa"/>
            <w:tcBorders>
              <w:top w:val="single" w:color="auto" w:sz="4" w:space="0"/>
              <w:left w:val="single" w:color="auto" w:sz="4" w:space="0"/>
              <w:bottom w:val="single" w:color="auto" w:sz="4" w:space="0"/>
              <w:right w:val="single" w:color="auto" w:sz="4" w:space="0"/>
            </w:tcBorders>
            <w:noWrap/>
            <w:vAlign w:val="bottom"/>
            <w:hideMark/>
          </w:tcPr>
          <w:p w:rsidRPr="00302F0C" w:rsidR="003126C0" w:rsidDel="003C3A98" w:rsidP="003126C0" w:rsidRDefault="003126C0" w14:paraId="424DA019" w14:textId="4844A6BE">
            <w:pPr>
              <w:spacing w:after="0" w:line="240" w:lineRule="auto"/>
              <w:rPr>
                <w:del w:author="George Varghese" w:date="2024-12-16T21:09:00Z" w16du:dateUtc="2024-12-16T17:09:00Z" w:id="78"/>
                <w:rFonts w:ascii="Arial" w:hAnsi="Arial" w:eastAsia="Times New Roman" w:cs="Arial"/>
                <w:strike/>
                <w:color w:val="000000"/>
                <w:sz w:val="18"/>
                <w:szCs w:val="18"/>
                <w:lang w:eastAsia="en-GB"/>
                <w:rPrChange w:author="Mary Antony Deepak" w:date="2024-12-05T17:04:00Z" w16du:dateUtc="2024-12-05T13:04:00Z" w:id="79">
                  <w:rPr>
                    <w:del w:author="George Varghese" w:date="2024-12-16T21:09:00Z" w16du:dateUtc="2024-12-16T17:09:00Z" w:id="80"/>
                    <w:rFonts w:ascii="Calibri" w:hAnsi="Calibri" w:eastAsia="Times New Roman" w:cs="Calibri"/>
                    <w:color w:val="000000"/>
                    <w:sz w:val="18"/>
                    <w:szCs w:val="18"/>
                    <w:lang w:eastAsia="en-GB"/>
                  </w:rPr>
                </w:rPrChange>
              </w:rPr>
            </w:pPr>
            <w:del w:author="George Varghese" w:date="2024-12-16T21:09:00Z" w16du:dateUtc="2024-12-16T17:09:00Z" w:id="81">
              <w:r w:rsidRPr="00302F0C" w:rsidDel="003C3A98">
                <w:rPr>
                  <w:rFonts w:ascii="Arial" w:hAnsi="Arial" w:eastAsia="Times New Roman" w:cs="Arial"/>
                  <w:strike/>
                  <w:color w:val="000000"/>
                  <w:sz w:val="18"/>
                  <w:szCs w:val="18"/>
                  <w:lang w:eastAsia="en-GB"/>
                  <w:rPrChange w:author="Mary Antony Deepak" w:date="2024-12-05T17:04:00Z" w16du:dateUtc="2024-12-05T13:04:00Z" w:id="82">
                    <w:rPr>
                      <w:rFonts w:ascii="Calibri" w:hAnsi="Calibri" w:eastAsia="Times New Roman" w:cs="Calibri"/>
                      <w:color w:val="000000"/>
                      <w:sz w:val="18"/>
                      <w:szCs w:val="18"/>
                      <w:lang w:eastAsia="en-GB"/>
                    </w:rPr>
                  </w:rPrChange>
                </w:rPr>
                <w:delText>Auto populated based on login</w:delText>
              </w:r>
            </w:del>
          </w:p>
        </w:tc>
      </w:tr>
      <w:tr w:rsidRPr="00302F0C" w:rsidR="003126C0" w:rsidDel="003C3A98" w:rsidTr="001066FF" w14:paraId="03D88C6A" w14:textId="6C37EA68">
        <w:trPr>
          <w:trHeight w:val="290"/>
          <w:del w:author="George Varghese" w:date="2024-12-16T21:09:00Z" w:id="83"/>
        </w:trPr>
        <w:tc>
          <w:tcPr>
            <w:tcW w:w="6096" w:type="dxa"/>
            <w:tcBorders>
              <w:top w:val="single" w:color="auto" w:sz="4" w:space="0"/>
              <w:left w:val="single" w:color="auto" w:sz="4" w:space="0"/>
              <w:bottom w:val="single" w:color="auto" w:sz="4" w:space="0"/>
              <w:right w:val="nil"/>
            </w:tcBorders>
            <w:noWrap/>
            <w:vAlign w:val="bottom"/>
            <w:hideMark/>
          </w:tcPr>
          <w:p w:rsidRPr="00302F0C" w:rsidR="003126C0" w:rsidDel="003C3A98" w:rsidP="003126C0" w:rsidRDefault="003126C0" w14:paraId="226D2358" w14:textId="59D58A5E">
            <w:pPr>
              <w:spacing w:after="0" w:line="240" w:lineRule="auto"/>
              <w:rPr>
                <w:del w:author="George Varghese" w:date="2024-12-16T21:09:00Z" w16du:dateUtc="2024-12-16T17:09:00Z" w:id="84"/>
                <w:rFonts w:ascii="Arial" w:hAnsi="Arial" w:eastAsia="Times New Roman" w:cs="Arial"/>
                <w:strike/>
                <w:color w:val="000000"/>
                <w:sz w:val="22"/>
                <w:szCs w:val="22"/>
                <w:lang w:eastAsia="en-GB"/>
                <w:rPrChange w:author="Mary Antony Deepak" w:date="2024-12-05T17:04:00Z" w16du:dateUtc="2024-12-05T13:04:00Z" w:id="85">
                  <w:rPr>
                    <w:del w:author="George Varghese" w:date="2024-12-16T21:09:00Z" w16du:dateUtc="2024-12-16T17:09:00Z" w:id="86"/>
                    <w:rFonts w:ascii="Calibri" w:hAnsi="Calibri" w:eastAsia="Times New Roman" w:cs="Calibri"/>
                    <w:color w:val="000000"/>
                    <w:sz w:val="22"/>
                    <w:szCs w:val="22"/>
                    <w:lang w:eastAsia="en-GB"/>
                  </w:rPr>
                </w:rPrChange>
              </w:rPr>
            </w:pPr>
            <w:del w:author="George Varghese" w:date="2024-12-16T21:09:00Z" w16du:dateUtc="2024-12-16T17:09:00Z" w:id="87">
              <w:r w:rsidRPr="00302F0C" w:rsidDel="003C3A98">
                <w:rPr>
                  <w:rFonts w:ascii="Arial" w:hAnsi="Arial" w:eastAsia="Times New Roman" w:cs="Arial"/>
                  <w:strike/>
                  <w:color w:val="000000"/>
                  <w:sz w:val="22"/>
                  <w:szCs w:val="22"/>
                  <w:lang w:eastAsia="en-GB"/>
                  <w:rPrChange w:author="Mary Antony Deepak" w:date="2024-12-05T17:04:00Z" w16du:dateUtc="2024-12-05T13:04:00Z" w:id="88">
                    <w:rPr>
                      <w:rFonts w:ascii="Calibri" w:hAnsi="Calibri" w:eastAsia="Times New Roman" w:cs="Calibri"/>
                      <w:color w:val="000000"/>
                      <w:sz w:val="22"/>
                      <w:szCs w:val="22"/>
                      <w:lang w:eastAsia="en-GB"/>
                    </w:rPr>
                  </w:rPrChange>
                </w:rPr>
                <w:delText>Requestor Email ID</w:delText>
              </w:r>
              <w:r w:rsidRPr="00302F0C" w:rsidDel="003C3A98">
                <w:rPr>
                  <w:rFonts w:ascii="Arial" w:hAnsi="Arial" w:eastAsia="Times New Roman" w:cs="Arial"/>
                  <w:strike/>
                  <w:color w:val="FF0000"/>
                  <w:sz w:val="22"/>
                  <w:szCs w:val="22"/>
                  <w:lang w:eastAsia="en-GB"/>
                  <w:rPrChange w:author="Mary Antony Deepak" w:date="2024-12-05T17:04:00Z" w16du:dateUtc="2024-12-05T13:04:00Z" w:id="89">
                    <w:rPr>
                      <w:rFonts w:ascii="Calibri" w:hAnsi="Calibri" w:eastAsia="Times New Roman" w:cs="Calibri"/>
                      <w:color w:val="FF0000"/>
                      <w:sz w:val="22"/>
                      <w:szCs w:val="22"/>
                      <w:lang w:eastAsia="en-GB"/>
                    </w:rPr>
                  </w:rPrChange>
                </w:rPr>
                <w:delText>*</w:delText>
              </w:r>
            </w:del>
          </w:p>
        </w:tc>
        <w:tc>
          <w:tcPr>
            <w:tcW w:w="2956" w:type="dxa"/>
            <w:tcBorders>
              <w:top w:val="single" w:color="auto" w:sz="4" w:space="0"/>
              <w:left w:val="single" w:color="auto" w:sz="4" w:space="0"/>
              <w:bottom w:val="single" w:color="auto" w:sz="4" w:space="0"/>
              <w:right w:val="single" w:color="auto" w:sz="4" w:space="0"/>
            </w:tcBorders>
            <w:noWrap/>
            <w:vAlign w:val="bottom"/>
            <w:hideMark/>
          </w:tcPr>
          <w:p w:rsidRPr="00302F0C" w:rsidR="003126C0" w:rsidDel="003C3A98" w:rsidP="003126C0" w:rsidRDefault="003126C0" w14:paraId="4FF1A1C9" w14:textId="6C3C9BF5">
            <w:pPr>
              <w:spacing w:after="0" w:line="240" w:lineRule="auto"/>
              <w:rPr>
                <w:del w:author="George Varghese" w:date="2024-12-16T21:09:00Z" w16du:dateUtc="2024-12-16T17:09:00Z" w:id="90"/>
                <w:rFonts w:ascii="Arial" w:hAnsi="Arial" w:eastAsia="Times New Roman" w:cs="Arial"/>
                <w:strike/>
                <w:color w:val="000000"/>
                <w:sz w:val="18"/>
                <w:szCs w:val="18"/>
                <w:lang w:eastAsia="en-GB"/>
                <w:rPrChange w:author="Mary Antony Deepak" w:date="2024-12-05T17:04:00Z" w16du:dateUtc="2024-12-05T13:04:00Z" w:id="91">
                  <w:rPr>
                    <w:del w:author="George Varghese" w:date="2024-12-16T21:09:00Z" w16du:dateUtc="2024-12-16T17:09:00Z" w:id="92"/>
                    <w:rFonts w:ascii="Calibri" w:hAnsi="Calibri" w:eastAsia="Times New Roman" w:cs="Calibri"/>
                    <w:color w:val="000000"/>
                    <w:sz w:val="18"/>
                    <w:szCs w:val="18"/>
                    <w:lang w:eastAsia="en-GB"/>
                  </w:rPr>
                </w:rPrChange>
              </w:rPr>
            </w:pPr>
            <w:del w:author="George Varghese" w:date="2024-12-16T21:09:00Z" w16du:dateUtc="2024-12-16T17:09:00Z" w:id="93">
              <w:r w:rsidRPr="00302F0C" w:rsidDel="003C3A98">
                <w:rPr>
                  <w:rFonts w:ascii="Arial" w:hAnsi="Arial" w:eastAsia="Times New Roman" w:cs="Arial"/>
                  <w:strike/>
                  <w:color w:val="000000"/>
                  <w:sz w:val="18"/>
                  <w:szCs w:val="18"/>
                  <w:lang w:eastAsia="en-GB"/>
                  <w:rPrChange w:author="Mary Antony Deepak" w:date="2024-12-05T17:04:00Z" w16du:dateUtc="2024-12-05T13:04:00Z" w:id="94">
                    <w:rPr>
                      <w:rFonts w:ascii="Calibri" w:hAnsi="Calibri" w:eastAsia="Times New Roman" w:cs="Calibri"/>
                      <w:color w:val="000000"/>
                      <w:sz w:val="18"/>
                      <w:szCs w:val="18"/>
                      <w:lang w:eastAsia="en-GB"/>
                    </w:rPr>
                  </w:rPrChange>
                </w:rPr>
                <w:delText>Auto populated based on login</w:delText>
              </w:r>
            </w:del>
          </w:p>
        </w:tc>
      </w:tr>
      <w:tr w:rsidRPr="00302F0C" w:rsidR="003126C0" w:rsidTr="001066FF" w14:paraId="5A89B5EE" w14:textId="77777777">
        <w:trPr>
          <w:trHeight w:val="290"/>
        </w:trPr>
        <w:tc>
          <w:tcPr>
            <w:tcW w:w="6096" w:type="dxa"/>
            <w:tcBorders>
              <w:top w:val="single" w:color="auto" w:sz="4" w:space="0"/>
              <w:left w:val="single" w:color="auto" w:sz="4" w:space="0"/>
              <w:bottom w:val="single" w:color="auto" w:sz="4" w:space="0"/>
              <w:right w:val="nil"/>
            </w:tcBorders>
            <w:shd w:val="clear" w:color="000000" w:fill="FFFFFF"/>
            <w:noWrap/>
            <w:vAlign w:val="bottom"/>
            <w:hideMark/>
          </w:tcPr>
          <w:p w:rsidRPr="00302F0C" w:rsidR="003126C0" w:rsidP="003126C0" w:rsidRDefault="003126C0" w14:paraId="258F83AB"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Request raised on behalf of</w:t>
            </w:r>
          </w:p>
        </w:tc>
        <w:tc>
          <w:tcPr>
            <w:tcW w:w="2956" w:type="dxa"/>
            <w:tcBorders>
              <w:top w:val="single" w:color="auto" w:sz="4" w:space="0"/>
              <w:left w:val="single" w:color="auto" w:sz="4" w:space="0"/>
              <w:bottom w:val="single" w:color="auto" w:sz="4" w:space="0"/>
              <w:right w:val="single" w:color="auto" w:sz="4" w:space="0"/>
            </w:tcBorders>
            <w:shd w:val="clear" w:color="auto" w:fill="FFFFFF" w:themeFill="background1"/>
            <w:noWrap/>
            <w:vAlign w:val="bottom"/>
            <w:hideMark/>
          </w:tcPr>
          <w:p w:rsidRPr="00302F0C" w:rsidR="003126C0" w:rsidP="003126C0" w:rsidRDefault="00BE46A0" w14:paraId="0DBB03B4" w14:textId="250DBCB5">
            <w:pPr>
              <w:spacing w:after="0" w:line="240" w:lineRule="auto"/>
              <w:rPr>
                <w:rFonts w:ascii="Arial" w:hAnsi="Arial" w:eastAsia="Times New Roman" w:cs="Arial"/>
                <w:color w:val="000000"/>
                <w:sz w:val="18"/>
                <w:szCs w:val="18"/>
                <w:lang w:eastAsia="en-GB"/>
              </w:rPr>
            </w:pPr>
            <w:r w:rsidRPr="00302F0C">
              <w:rPr>
                <w:rFonts w:ascii="Arial" w:hAnsi="Arial" w:eastAsia="Times New Roman" w:cs="Arial"/>
                <w:color w:val="000000"/>
                <w:sz w:val="18"/>
                <w:szCs w:val="18"/>
                <w:lang w:eastAsia="en-GB"/>
              </w:rPr>
              <w:t>Dropdown of team members</w:t>
            </w:r>
            <w:r w:rsidRPr="00302F0C" w:rsidR="00664AB7">
              <w:rPr>
                <w:rFonts w:ascii="Arial" w:hAnsi="Arial" w:eastAsia="Times New Roman" w:cs="Arial"/>
                <w:color w:val="000000"/>
                <w:sz w:val="18"/>
                <w:szCs w:val="18"/>
                <w:lang w:eastAsia="en-GB"/>
              </w:rPr>
              <w:t xml:space="preserve"> to be captured from </w:t>
            </w:r>
            <w:r w:rsidRPr="00302F0C" w:rsidR="002C1426">
              <w:rPr>
                <w:rFonts w:ascii="Arial" w:hAnsi="Arial" w:eastAsia="Times New Roman" w:cs="Arial"/>
                <w:color w:val="000000"/>
                <w:sz w:val="18"/>
                <w:szCs w:val="18"/>
                <w:lang w:eastAsia="en-GB"/>
              </w:rPr>
              <w:t>system</w:t>
            </w:r>
          </w:p>
        </w:tc>
      </w:tr>
      <w:tr w:rsidRPr="00302F0C" w:rsidR="003126C0" w:rsidTr="001066FF" w14:paraId="2E6B394C" w14:textId="77777777">
        <w:trPr>
          <w:trHeight w:val="290"/>
        </w:trPr>
        <w:tc>
          <w:tcPr>
            <w:tcW w:w="6096" w:type="dxa"/>
            <w:tcBorders>
              <w:top w:val="single" w:color="auto" w:sz="4" w:space="0"/>
              <w:left w:val="single" w:color="auto" w:sz="4" w:space="0"/>
              <w:bottom w:val="single" w:color="auto" w:sz="4" w:space="0"/>
              <w:right w:val="nil"/>
            </w:tcBorders>
            <w:noWrap/>
            <w:vAlign w:val="bottom"/>
            <w:hideMark/>
          </w:tcPr>
          <w:p w:rsidRPr="00302F0C" w:rsidR="003126C0" w:rsidP="003126C0" w:rsidRDefault="003126C0" w14:paraId="7015455F"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Request type</w:t>
            </w:r>
            <w:r w:rsidRPr="00302F0C">
              <w:rPr>
                <w:rFonts w:ascii="Arial" w:hAnsi="Arial" w:eastAsia="Times New Roman" w:cs="Arial"/>
                <w:color w:val="FF0000"/>
                <w:sz w:val="22"/>
                <w:szCs w:val="22"/>
                <w:lang w:eastAsia="en-GB"/>
              </w:rPr>
              <w:t>*</w:t>
            </w:r>
          </w:p>
        </w:tc>
        <w:tc>
          <w:tcPr>
            <w:tcW w:w="2956" w:type="dxa"/>
            <w:tcBorders>
              <w:top w:val="single" w:color="auto" w:sz="4" w:space="0"/>
              <w:left w:val="single" w:color="auto" w:sz="4" w:space="0"/>
              <w:bottom w:val="single" w:color="auto" w:sz="4" w:space="0"/>
              <w:right w:val="single" w:color="auto" w:sz="4" w:space="0"/>
            </w:tcBorders>
            <w:shd w:val="clear" w:color="auto" w:fill="FFFFFF" w:themeFill="background1"/>
            <w:noWrap/>
            <w:vAlign w:val="bottom"/>
            <w:hideMark/>
          </w:tcPr>
          <w:p w:rsidRPr="00302F0C" w:rsidR="003126C0" w:rsidP="003126C0" w:rsidRDefault="00EF5EC3" w14:paraId="7B134C83" w14:textId="528CC8DD">
            <w:pPr>
              <w:spacing w:after="0" w:line="240" w:lineRule="auto"/>
              <w:rPr>
                <w:rFonts w:ascii="Arial" w:hAnsi="Arial" w:eastAsia="Times New Roman" w:cs="Arial"/>
                <w:color w:val="000000"/>
                <w:sz w:val="18"/>
                <w:szCs w:val="18"/>
                <w:lang w:eastAsia="en-GB"/>
              </w:rPr>
            </w:pPr>
            <w:del w:author="Akshay Raveendran" w:date="2025-07-21T12:30:00Z" w16du:dateUtc="2025-07-21T08:30:00Z" w:id="95">
              <w:r w:rsidRPr="00302F0C" w:rsidDel="00B44991">
                <w:rPr>
                  <w:rFonts w:ascii="Arial" w:hAnsi="Arial" w:eastAsia="Times New Roman" w:cs="Arial"/>
                  <w:color w:val="000000"/>
                  <w:sz w:val="18"/>
                  <w:szCs w:val="18"/>
                  <w:lang w:eastAsia="en-GB"/>
                </w:rPr>
                <w:delText>Savings Initiative Tracking</w:delText>
              </w:r>
            </w:del>
            <w:ins w:author="Akshay Raveendran" w:date="2025-07-21T12:30:00Z" w16du:dateUtc="2025-07-21T08:30:00Z" w:id="96">
              <w:r w:rsidRPr="00302F0C" w:rsidR="00B44991">
                <w:rPr>
                  <w:rFonts w:ascii="Arial" w:hAnsi="Arial" w:eastAsia="Times New Roman" w:cs="Arial"/>
                  <w:color w:val="000000"/>
                  <w:sz w:val="18"/>
                  <w:szCs w:val="18"/>
                  <w:lang w:eastAsia="en-GB"/>
                </w:rPr>
                <w:t>Scrap Sales and De-fleeting(Non-Kabi</w:t>
              </w:r>
              <w:r w:rsidRPr="00302F0C" w:rsidR="004D75F3">
                <w:rPr>
                  <w:rFonts w:ascii="Arial" w:hAnsi="Arial" w:eastAsia="Times New Roman" w:cs="Arial"/>
                  <w:color w:val="000000"/>
                  <w:sz w:val="18"/>
                  <w:szCs w:val="18"/>
                  <w:lang w:eastAsia="en-GB"/>
                </w:rPr>
                <w:t>)</w:t>
              </w:r>
            </w:ins>
          </w:p>
        </w:tc>
      </w:tr>
      <w:tr w:rsidRPr="00302F0C" w:rsidR="003126C0" w:rsidTr="001066FF" w14:paraId="2140A64B" w14:textId="77777777">
        <w:trPr>
          <w:trHeight w:val="290"/>
        </w:trPr>
        <w:tc>
          <w:tcPr>
            <w:tcW w:w="6096" w:type="dxa"/>
            <w:tcBorders>
              <w:top w:val="single" w:color="auto" w:sz="4" w:space="0"/>
              <w:left w:val="single" w:color="auto" w:sz="4" w:space="0"/>
              <w:bottom w:val="single" w:color="auto" w:sz="4" w:space="0"/>
              <w:right w:val="nil"/>
            </w:tcBorders>
            <w:noWrap/>
            <w:vAlign w:val="bottom"/>
            <w:hideMark/>
          </w:tcPr>
          <w:p w:rsidRPr="00302F0C" w:rsidR="003126C0" w:rsidP="003126C0" w:rsidRDefault="003126C0" w14:paraId="6281EE40"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Sub Request type</w:t>
            </w:r>
            <w:r w:rsidRPr="00302F0C">
              <w:rPr>
                <w:rFonts w:ascii="Arial" w:hAnsi="Arial" w:eastAsia="Times New Roman" w:cs="Arial"/>
                <w:color w:val="FF0000"/>
                <w:sz w:val="22"/>
                <w:szCs w:val="22"/>
                <w:lang w:eastAsia="en-GB"/>
              </w:rPr>
              <w:t>*</w:t>
            </w:r>
          </w:p>
        </w:tc>
        <w:tc>
          <w:tcPr>
            <w:tcW w:w="2956" w:type="dxa"/>
            <w:tcBorders>
              <w:top w:val="single" w:color="auto" w:sz="4" w:space="0"/>
              <w:left w:val="single" w:color="auto" w:sz="4" w:space="0"/>
              <w:bottom w:val="single" w:color="auto" w:sz="4" w:space="0"/>
              <w:right w:val="single" w:color="auto" w:sz="4" w:space="0"/>
            </w:tcBorders>
            <w:shd w:val="clear" w:color="auto" w:fill="FFFFFF" w:themeFill="background1"/>
            <w:noWrap/>
            <w:vAlign w:val="bottom"/>
            <w:hideMark/>
          </w:tcPr>
          <w:p w:rsidRPr="00302F0C" w:rsidR="003126C0" w:rsidP="00EF5EC3" w:rsidRDefault="00FE0967" w14:paraId="2D9DFEB1" w14:textId="240BC73D">
            <w:pPr>
              <w:spacing w:after="0" w:line="240" w:lineRule="auto"/>
              <w:rPr>
                <w:rFonts w:ascii="Arial" w:hAnsi="Arial" w:eastAsia="Times New Roman" w:cs="Arial"/>
                <w:color w:val="000000"/>
                <w:sz w:val="18"/>
                <w:szCs w:val="18"/>
                <w:lang w:eastAsia="en-GB"/>
              </w:rPr>
            </w:pPr>
            <w:r w:rsidRPr="00302F0C">
              <w:rPr>
                <w:rFonts w:ascii="Arial" w:hAnsi="Arial" w:eastAsia="Times New Roman" w:cs="Arial"/>
                <w:color w:val="000000"/>
                <w:sz w:val="18"/>
                <w:szCs w:val="18"/>
                <w:lang w:eastAsia="en-GB"/>
              </w:rPr>
              <w:t>Dropdown</w:t>
            </w:r>
          </w:p>
        </w:tc>
      </w:tr>
      <w:tr w:rsidRPr="00302F0C" w:rsidR="003126C0" w:rsidTr="001066FF" w14:paraId="24813AB6" w14:textId="77777777">
        <w:trPr>
          <w:trHeight w:val="290"/>
        </w:trPr>
        <w:tc>
          <w:tcPr>
            <w:tcW w:w="6096" w:type="dxa"/>
            <w:tcBorders>
              <w:top w:val="single" w:color="auto" w:sz="4" w:space="0"/>
              <w:left w:val="single" w:color="auto" w:sz="4" w:space="0"/>
              <w:bottom w:val="single" w:color="auto" w:sz="4" w:space="0"/>
              <w:right w:val="nil"/>
            </w:tcBorders>
            <w:noWrap/>
            <w:vAlign w:val="bottom"/>
            <w:hideMark/>
          </w:tcPr>
          <w:p w:rsidRPr="00302F0C" w:rsidR="003126C0" w:rsidP="003126C0" w:rsidRDefault="003126C0" w14:paraId="4838447E"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Priority</w:t>
            </w:r>
            <w:r w:rsidRPr="00302F0C">
              <w:rPr>
                <w:rFonts w:ascii="Arial" w:hAnsi="Arial" w:eastAsia="Times New Roman" w:cs="Arial"/>
                <w:color w:val="FF0000"/>
                <w:sz w:val="22"/>
                <w:szCs w:val="22"/>
                <w:lang w:eastAsia="en-GB"/>
              </w:rPr>
              <w:t>*</w:t>
            </w:r>
          </w:p>
        </w:tc>
        <w:tc>
          <w:tcPr>
            <w:tcW w:w="2956" w:type="dxa"/>
            <w:tcBorders>
              <w:top w:val="single" w:color="auto" w:sz="4" w:space="0"/>
              <w:left w:val="single" w:color="auto" w:sz="4" w:space="0"/>
              <w:bottom w:val="single" w:color="auto" w:sz="4" w:space="0"/>
              <w:right w:val="single" w:color="auto" w:sz="4" w:space="0"/>
            </w:tcBorders>
            <w:shd w:val="clear" w:color="auto" w:fill="FFFFFF" w:themeFill="background1"/>
            <w:noWrap/>
            <w:vAlign w:val="bottom"/>
            <w:hideMark/>
          </w:tcPr>
          <w:p w:rsidRPr="00302F0C" w:rsidR="003126C0" w:rsidP="003126C0" w:rsidRDefault="00EF5EC3" w14:paraId="31A866EC" w14:textId="422CAEF2">
            <w:pPr>
              <w:spacing w:after="0" w:line="240" w:lineRule="auto"/>
              <w:rPr>
                <w:rFonts w:ascii="Arial" w:hAnsi="Arial" w:eastAsia="Times New Roman" w:cs="Arial"/>
                <w:color w:val="000000"/>
                <w:sz w:val="18"/>
                <w:szCs w:val="18"/>
                <w:lang w:eastAsia="en-GB"/>
              </w:rPr>
            </w:pPr>
            <w:r w:rsidRPr="00302F0C">
              <w:rPr>
                <w:rFonts w:ascii="Arial" w:hAnsi="Arial" w:eastAsia="Times New Roman" w:cs="Arial"/>
                <w:color w:val="000000"/>
                <w:sz w:val="18"/>
                <w:szCs w:val="18"/>
                <w:lang w:eastAsia="en-GB"/>
              </w:rPr>
              <w:t>Auto select P1</w:t>
            </w:r>
          </w:p>
        </w:tc>
      </w:tr>
    </w:tbl>
    <w:p w:rsidRPr="00302F0C" w:rsidR="002B6F5A" w:rsidP="004D4C81" w:rsidRDefault="002B6F5A" w14:paraId="7BEB3DC4" w14:textId="77777777">
      <w:pPr>
        <w:pStyle w:val="Heading4"/>
        <w:rPr>
          <w:rFonts w:ascii="Arial" w:hAnsi="Arial" w:cs="Arial"/>
        </w:rPr>
      </w:pPr>
      <w:commentRangeEnd w:id="65"/>
      <w:r w:rsidRPr="00302F0C">
        <w:rPr>
          <w:rStyle w:val="CommentReference"/>
          <w:rFonts w:ascii="Arial" w:hAnsi="Arial" w:cs="Arial"/>
          <w:sz w:val="24"/>
          <w:szCs w:val="24"/>
        </w:rPr>
        <w:commentReference w:id="65"/>
      </w:r>
    </w:p>
    <w:p w:rsidRPr="00302F0C" w:rsidR="00EF782B" w:rsidP="00EF782B" w:rsidRDefault="00EF782B" w14:paraId="0740A397" w14:textId="77777777">
      <w:pPr>
        <w:rPr>
          <w:rFonts w:ascii="Arial" w:hAnsi="Arial" w:cs="Arial"/>
          <w:b/>
        </w:rPr>
      </w:pPr>
      <w:r w:rsidRPr="00302F0C">
        <w:rPr>
          <w:rFonts w:ascii="Arial" w:hAnsi="Arial" w:cs="Arial"/>
          <w:b/>
        </w:rPr>
        <w:t>Dropdowns</w:t>
      </w:r>
    </w:p>
    <w:p w:rsidRPr="00302F0C" w:rsidR="00EF782B" w:rsidP="00654EAE" w:rsidRDefault="00EF782B" w14:paraId="55D0985E" w14:textId="3F3BC625">
      <w:pPr>
        <w:pStyle w:val="ListParagraph"/>
        <w:numPr>
          <w:ilvl w:val="0"/>
          <w:numId w:val="4"/>
        </w:numPr>
        <w:rPr>
          <w:rFonts w:ascii="Arial" w:hAnsi="Arial" w:cs="Arial"/>
        </w:rPr>
      </w:pPr>
      <w:r w:rsidRPr="00302F0C">
        <w:rPr>
          <w:rFonts w:ascii="Arial" w:hAnsi="Arial" w:cs="Arial"/>
          <w:b/>
        </w:rPr>
        <w:t>Request type:</w:t>
      </w:r>
      <w:r w:rsidRPr="00302F0C">
        <w:rPr>
          <w:rFonts w:ascii="Arial" w:hAnsi="Arial" w:cs="Arial"/>
        </w:rPr>
        <w:t xml:space="preserve"> </w:t>
      </w:r>
      <w:r w:rsidRPr="00302F0C" w:rsidR="00F56649">
        <w:rPr>
          <w:rFonts w:ascii="Arial" w:hAnsi="Arial" w:cs="Arial"/>
        </w:rPr>
        <w:t xml:space="preserve">Scrap sales </w:t>
      </w:r>
      <w:r w:rsidRPr="00302F0C" w:rsidR="00756C63">
        <w:rPr>
          <w:rFonts w:ascii="Arial" w:hAnsi="Arial" w:cs="Arial"/>
        </w:rPr>
        <w:t>and De-</w:t>
      </w:r>
      <w:del w:author="Akshay Raveendran" w:date="2025-07-15T12:00:00Z" w16du:dateUtc="2025-07-15T08:00:00Z" w:id="97">
        <w:r w:rsidRPr="00302F0C" w:rsidDel="00C91255" w:rsidR="00756C63">
          <w:rPr>
            <w:rFonts w:ascii="Arial" w:hAnsi="Arial" w:cs="Arial"/>
          </w:rPr>
          <w:delText>fleeting(</w:delText>
        </w:r>
      </w:del>
      <w:ins w:author="Akshay Raveendran" w:date="2025-07-15T12:00:00Z" w16du:dateUtc="2025-07-15T08:00:00Z" w:id="98">
        <w:r w:rsidRPr="00302F0C" w:rsidR="00C91255">
          <w:rPr>
            <w:rFonts w:ascii="Arial" w:hAnsi="Arial" w:cs="Arial"/>
          </w:rPr>
          <w:t>fleeting (</w:t>
        </w:r>
      </w:ins>
      <w:r w:rsidRPr="00302F0C" w:rsidR="00756C63">
        <w:rPr>
          <w:rFonts w:ascii="Arial" w:hAnsi="Arial" w:cs="Arial"/>
        </w:rPr>
        <w:t xml:space="preserve">Non-Kabi) </w:t>
      </w:r>
      <w:r w:rsidRPr="00302F0C" w:rsidR="00F56649">
        <w:rPr>
          <w:rFonts w:ascii="Arial" w:hAnsi="Arial" w:cs="Arial"/>
        </w:rPr>
        <w:t>request</w:t>
      </w:r>
      <w:r w:rsidRPr="00302F0C">
        <w:rPr>
          <w:rFonts w:ascii="Arial" w:hAnsi="Arial" w:cs="Arial"/>
        </w:rPr>
        <w:t xml:space="preserve"> </w:t>
      </w:r>
    </w:p>
    <w:p w:rsidRPr="00302F0C" w:rsidR="00241D4B" w:rsidP="00EF782B" w:rsidRDefault="00E06773" w14:paraId="557B3019" w14:textId="36596BDE">
      <w:pPr>
        <w:pStyle w:val="ListParagraph"/>
        <w:ind w:left="1080"/>
        <w:rPr>
          <w:rFonts w:ascii="Arial" w:hAnsi="Arial" w:cs="Arial"/>
        </w:rPr>
      </w:pPr>
      <w:bookmarkStart w:name="_Hlk203950583" w:id="99"/>
      <w:ins w:author="Akshay Raveendran" w:date="2025-07-21T00:34:00Z" w16du:dateUtc="2025-07-20T20:34:00Z" w:id="100">
        <w:r w:rsidRPr="00302F0C">
          <w:rPr>
            <w:rFonts w:ascii="Arial" w:hAnsi="Arial" w:cs="Arial"/>
            <w:b/>
          </w:rPr>
          <w:t>Forms</w:t>
        </w:r>
      </w:ins>
      <w:del w:author="Akshay Raveendran" w:date="2025-07-21T00:34:00Z" w16du:dateUtc="2025-07-20T20:34:00Z" w:id="101">
        <w:r w:rsidRPr="00302F0C" w:rsidDel="00E06773" w:rsidR="00EF782B">
          <w:rPr>
            <w:rFonts w:ascii="Arial" w:hAnsi="Arial" w:cs="Arial"/>
            <w:b/>
          </w:rPr>
          <w:delText>Sub request type</w:delText>
        </w:r>
        <w:r w:rsidRPr="00302F0C" w:rsidDel="00E06773" w:rsidR="001256B5">
          <w:rPr>
            <w:rFonts w:ascii="Arial" w:hAnsi="Arial" w:cs="Arial"/>
            <w:b/>
          </w:rPr>
          <w:delText>s</w:delText>
        </w:r>
      </w:del>
      <w:r w:rsidRPr="00302F0C" w:rsidR="00EF782B">
        <w:rPr>
          <w:rFonts w:ascii="Arial" w:hAnsi="Arial" w:cs="Arial"/>
        </w:rPr>
        <w:t xml:space="preserve"> : </w:t>
      </w:r>
    </w:p>
    <w:p w:rsidRPr="00302F0C" w:rsidR="00EF782B" w:rsidP="00654EAE" w:rsidRDefault="00030D68" w14:paraId="3E72370C" w14:textId="78364828">
      <w:pPr>
        <w:pStyle w:val="ListParagraph"/>
        <w:numPr>
          <w:ilvl w:val="0"/>
          <w:numId w:val="8"/>
        </w:numPr>
        <w:rPr>
          <w:ins w:author="Akshay Raveendran" w:date="2025-07-21T00:34:00Z" w16du:dateUtc="2025-07-20T20:34:00Z" w:id="102"/>
          <w:rFonts w:ascii="Arial" w:hAnsi="Arial" w:cs="Arial"/>
        </w:rPr>
      </w:pPr>
      <w:r w:rsidRPr="00302F0C">
        <w:rPr>
          <w:rFonts w:ascii="Arial" w:hAnsi="Arial" w:cs="Arial"/>
        </w:rPr>
        <w:t>Disposal Request Form</w:t>
      </w:r>
      <w:r w:rsidRPr="00302F0C" w:rsidR="00EF782B">
        <w:rPr>
          <w:rFonts w:ascii="Arial" w:hAnsi="Arial" w:cs="Arial"/>
        </w:rPr>
        <w:t xml:space="preserve"> </w:t>
      </w:r>
    </w:p>
    <w:p w:rsidRPr="00302F0C" w:rsidR="00B75029" w:rsidP="00B75029" w:rsidRDefault="00B75029" w14:paraId="24A7B18E" w14:textId="66439418">
      <w:pPr>
        <w:pStyle w:val="ListParagraph"/>
        <w:ind w:left="1710"/>
        <w:rPr>
          <w:ins w:author="Akshay Raveendran" w:date="2025-07-21T00:35:00Z" w16du:dateUtc="2025-07-20T20:35:00Z" w:id="103"/>
          <w:rFonts w:ascii="Arial" w:hAnsi="Arial" w:cs="Arial"/>
          <w:b/>
          <w:bCs/>
        </w:rPr>
      </w:pPr>
      <w:ins w:author="Akshay Raveendran" w:date="2025-07-21T00:34:00Z" w16du:dateUtc="2025-07-20T20:34:00Z" w:id="104">
        <w:r w:rsidRPr="00302F0C">
          <w:rPr>
            <w:rFonts w:ascii="Arial" w:hAnsi="Arial" w:cs="Arial"/>
            <w:b/>
            <w:bCs/>
            <w:rPrChange w:author="Akshay Raveendran" w:date="2025-07-21T00:35:00Z" w16du:dateUtc="2025-07-20T20:35:00Z" w:id="105">
              <w:rPr>
                <w:rFonts w:ascii="Arial" w:hAnsi="Arial" w:cs="Arial"/>
              </w:rPr>
            </w:rPrChange>
          </w:rPr>
          <w:t xml:space="preserve">Sub request </w:t>
        </w:r>
      </w:ins>
      <w:r w:rsidRPr="00302F0C">
        <w:rPr>
          <w:rFonts w:ascii="Arial" w:hAnsi="Arial" w:cs="Arial"/>
          <w:b/>
        </w:rPr>
        <w:t>types</w:t>
      </w:r>
      <w:r w:rsidRPr="00302F0C">
        <w:rPr>
          <w:rFonts w:ascii="Arial" w:hAnsi="Arial" w:cs="Arial"/>
          <w:b/>
          <w:bCs/>
        </w:rPr>
        <w:t>:</w:t>
      </w:r>
    </w:p>
    <w:p w:rsidRPr="00302F0C" w:rsidR="00A03859" w:rsidP="00A03859" w:rsidRDefault="00A03859" w14:paraId="41EE7C18" w14:textId="77777777">
      <w:pPr>
        <w:pStyle w:val="ListParagraph"/>
        <w:numPr>
          <w:ilvl w:val="1"/>
          <w:numId w:val="8"/>
        </w:numPr>
        <w:rPr>
          <w:ins w:author="Akshay Raveendran" w:date="2025-07-21T00:35:00Z" w16du:dateUtc="2025-07-20T20:35:00Z" w:id="106"/>
          <w:rFonts w:ascii="Arial" w:hAnsi="Arial" w:cs="Arial"/>
          <w:rPrChange w:author="Akshay Raveendran" w:date="2025-07-21T00:35:00Z" w16du:dateUtc="2025-07-20T20:35:00Z" w:id="107">
            <w:rPr>
              <w:ins w:author="Akshay Raveendran" w:date="2025-07-21T00:35:00Z" w16du:dateUtc="2025-07-20T20:35:00Z" w:id="108"/>
              <w:rFonts w:ascii="Arial" w:hAnsi="Arial" w:cs="Arial"/>
              <w:b/>
              <w:bCs/>
            </w:rPr>
          </w:rPrChange>
        </w:rPr>
      </w:pPr>
      <w:ins w:author="Akshay Raveendran" w:date="2025-07-21T00:35:00Z" w16du:dateUtc="2025-07-20T20:35:00Z" w:id="109">
        <w:r w:rsidRPr="00302F0C">
          <w:rPr>
            <w:rFonts w:ascii="Arial" w:hAnsi="Arial" w:cs="Arial"/>
            <w:rPrChange w:author="Akshay Raveendran" w:date="2025-07-21T00:35:00Z" w16du:dateUtc="2025-07-20T20:35:00Z" w:id="110">
              <w:rPr>
                <w:rFonts w:ascii="Arial" w:hAnsi="Arial" w:cs="Arial"/>
                <w:b/>
                <w:bCs/>
              </w:rPr>
            </w:rPrChange>
          </w:rPr>
          <w:t xml:space="preserve">Scrap </w:t>
        </w:r>
      </w:ins>
    </w:p>
    <w:p w:rsidRPr="00302F0C" w:rsidR="00A03859" w:rsidP="00A03859" w:rsidRDefault="00A03859" w14:paraId="751B8838" w14:textId="77777777">
      <w:pPr>
        <w:pStyle w:val="ListParagraph"/>
        <w:numPr>
          <w:ilvl w:val="1"/>
          <w:numId w:val="8"/>
        </w:numPr>
        <w:rPr>
          <w:ins w:author="Akshay Raveendran" w:date="2025-07-21T00:35:00Z" w16du:dateUtc="2025-07-20T20:35:00Z" w:id="111"/>
          <w:rFonts w:ascii="Arial" w:hAnsi="Arial" w:cs="Arial"/>
          <w:rPrChange w:author="Akshay Raveendran" w:date="2025-07-21T00:35:00Z" w16du:dateUtc="2025-07-20T20:35:00Z" w:id="112">
            <w:rPr>
              <w:ins w:author="Akshay Raveendran" w:date="2025-07-21T00:35:00Z" w16du:dateUtc="2025-07-20T20:35:00Z" w:id="113"/>
              <w:rFonts w:ascii="Arial" w:hAnsi="Arial" w:cs="Arial"/>
              <w:b/>
              <w:bCs/>
            </w:rPr>
          </w:rPrChange>
        </w:rPr>
      </w:pPr>
      <w:ins w:author="Akshay Raveendran" w:date="2025-07-21T00:35:00Z" w16du:dateUtc="2025-07-20T20:35:00Z" w:id="114">
        <w:r w:rsidRPr="00302F0C">
          <w:rPr>
            <w:rFonts w:ascii="Arial" w:hAnsi="Arial" w:cs="Arial"/>
            <w:rPrChange w:author="Akshay Raveendran" w:date="2025-07-21T00:35:00Z" w16du:dateUtc="2025-07-20T20:35:00Z" w:id="115">
              <w:rPr>
                <w:rFonts w:ascii="Arial" w:hAnsi="Arial" w:cs="Arial"/>
                <w:b/>
                <w:bCs/>
              </w:rPr>
            </w:rPrChange>
          </w:rPr>
          <w:t>Asset</w:t>
        </w:r>
      </w:ins>
    </w:p>
    <w:p w:rsidRPr="00302F0C" w:rsidR="00A03859" w:rsidP="00A03859" w:rsidRDefault="00A03859" w14:paraId="3C45D4F0" w14:textId="77777777">
      <w:pPr>
        <w:pStyle w:val="ListParagraph"/>
        <w:numPr>
          <w:ilvl w:val="1"/>
          <w:numId w:val="8"/>
        </w:numPr>
        <w:rPr>
          <w:ins w:author="Akshay Raveendran" w:date="2025-07-21T00:35:00Z" w16du:dateUtc="2025-07-20T20:35:00Z" w:id="116"/>
          <w:rFonts w:ascii="Arial" w:hAnsi="Arial" w:cs="Arial"/>
          <w:rPrChange w:author="Akshay Raveendran" w:date="2025-07-21T00:35:00Z" w16du:dateUtc="2025-07-20T20:35:00Z" w:id="117">
            <w:rPr>
              <w:ins w:author="Akshay Raveendran" w:date="2025-07-21T00:35:00Z" w16du:dateUtc="2025-07-20T20:35:00Z" w:id="118"/>
              <w:rFonts w:ascii="Arial" w:hAnsi="Arial" w:cs="Arial"/>
              <w:b/>
              <w:bCs/>
            </w:rPr>
          </w:rPrChange>
        </w:rPr>
      </w:pPr>
      <w:ins w:author="Akshay Raveendran" w:date="2025-07-21T00:35:00Z" w16du:dateUtc="2025-07-20T20:35:00Z" w:id="119">
        <w:r w:rsidRPr="00302F0C">
          <w:rPr>
            <w:rFonts w:ascii="Arial" w:hAnsi="Arial" w:cs="Arial"/>
            <w:rPrChange w:author="Akshay Raveendran" w:date="2025-07-21T00:35:00Z" w16du:dateUtc="2025-07-20T20:35:00Z" w:id="120">
              <w:rPr>
                <w:rFonts w:ascii="Arial" w:hAnsi="Arial" w:cs="Arial"/>
                <w:b/>
                <w:bCs/>
              </w:rPr>
            </w:rPrChange>
          </w:rPr>
          <w:t>Surplus</w:t>
        </w:r>
      </w:ins>
    </w:p>
    <w:p w:rsidRPr="00302F0C" w:rsidR="00B75029" w:rsidRDefault="00A03859" w14:paraId="31283C53" w14:textId="4554C8AB">
      <w:pPr>
        <w:pStyle w:val="ListParagraph"/>
        <w:numPr>
          <w:ilvl w:val="1"/>
          <w:numId w:val="8"/>
        </w:numPr>
        <w:rPr>
          <w:rFonts w:ascii="Arial" w:hAnsi="Arial" w:cs="Arial"/>
        </w:rPr>
        <w:pPrChange w:author="Akshay Raveendran" w:date="2025-07-21T00:35:00Z" w16du:dateUtc="2025-07-20T20:35:00Z" w:id="121">
          <w:pPr>
            <w:pStyle w:val="ListParagraph"/>
            <w:numPr>
              <w:numId w:val="8"/>
            </w:numPr>
            <w:tabs>
              <w:tab w:val="num" w:pos="1710"/>
            </w:tabs>
            <w:ind w:left="1710" w:hanging="360"/>
          </w:pPr>
        </w:pPrChange>
      </w:pPr>
      <w:ins w:author="Akshay Raveendran" w:date="2025-07-21T00:35:00Z" w16du:dateUtc="2025-07-20T20:35:00Z" w:id="122">
        <w:r w:rsidRPr="00302F0C">
          <w:rPr>
            <w:rFonts w:ascii="Arial" w:hAnsi="Arial" w:cs="Arial"/>
            <w:rPrChange w:author="Akshay Raveendran" w:date="2025-07-21T00:35:00Z" w16du:dateUtc="2025-07-20T20:35:00Z" w:id="123">
              <w:rPr>
                <w:rFonts w:ascii="Arial" w:hAnsi="Arial" w:cs="Arial"/>
                <w:b/>
                <w:bCs/>
              </w:rPr>
            </w:rPrChange>
          </w:rPr>
          <w:t>De-</w:t>
        </w:r>
      </w:ins>
      <w:r w:rsidRPr="00302F0C">
        <w:rPr>
          <w:rFonts w:ascii="Arial" w:hAnsi="Arial" w:cs="Arial"/>
        </w:rPr>
        <w:t>fleeting</w:t>
      </w:r>
      <w:r w:rsidRPr="00302F0C" w:rsidR="003021B0">
        <w:rPr>
          <w:rFonts w:ascii="Arial" w:hAnsi="Arial" w:cs="Arial"/>
        </w:rPr>
        <w:t xml:space="preserve"> </w:t>
      </w:r>
      <w:r w:rsidRPr="00302F0C" w:rsidR="004D75F3">
        <w:rPr>
          <w:rFonts w:ascii="Arial" w:hAnsi="Arial" w:cs="Arial"/>
        </w:rPr>
        <w:t>(</w:t>
      </w:r>
      <w:ins w:author="Akshay Raveendran" w:date="2025-07-21T13:44:00Z" w16du:dateUtc="2025-07-21T09:44:00Z" w:id="124">
        <w:r w:rsidRPr="00302F0C" w:rsidR="004D75F3">
          <w:rPr>
            <w:rFonts w:ascii="Arial" w:hAnsi="Arial" w:cs="Arial"/>
          </w:rPr>
          <w:t>Non-Kabi)</w:t>
        </w:r>
      </w:ins>
    </w:p>
    <w:p w:rsidRPr="00302F0C" w:rsidR="00241D4B" w:rsidP="00654EAE" w:rsidRDefault="002638FB" w14:paraId="2171A38C" w14:textId="3873F18F">
      <w:pPr>
        <w:pStyle w:val="ListParagraph"/>
        <w:numPr>
          <w:ilvl w:val="0"/>
          <w:numId w:val="8"/>
        </w:numPr>
        <w:rPr>
          <w:rFonts w:ascii="Arial" w:hAnsi="Arial" w:cs="Arial"/>
        </w:rPr>
      </w:pPr>
      <w:r w:rsidRPr="00302F0C">
        <w:rPr>
          <w:rFonts w:ascii="Arial" w:hAnsi="Arial" w:cs="Arial"/>
        </w:rPr>
        <w:t xml:space="preserve">Vendor </w:t>
      </w:r>
      <w:r w:rsidRPr="00302F0C" w:rsidR="003579DA">
        <w:rPr>
          <w:rFonts w:ascii="Arial" w:hAnsi="Arial" w:cs="Arial"/>
        </w:rPr>
        <w:t>S</w:t>
      </w:r>
      <w:r w:rsidRPr="00302F0C">
        <w:rPr>
          <w:rFonts w:ascii="Arial" w:hAnsi="Arial" w:cs="Arial"/>
        </w:rPr>
        <w:t>ourcing</w:t>
      </w:r>
      <w:r w:rsidRPr="00302F0C" w:rsidR="003579DA">
        <w:rPr>
          <w:rFonts w:ascii="Arial" w:hAnsi="Arial" w:cs="Arial"/>
        </w:rPr>
        <w:t xml:space="preserve"> Form</w:t>
      </w:r>
    </w:p>
    <w:p w:rsidRPr="00302F0C" w:rsidR="002638FB" w:rsidP="00654EAE" w:rsidRDefault="002638FB" w14:paraId="21E6E15F" w14:textId="1DE1C1A3">
      <w:pPr>
        <w:pStyle w:val="ListParagraph"/>
        <w:numPr>
          <w:ilvl w:val="0"/>
          <w:numId w:val="8"/>
        </w:numPr>
        <w:rPr>
          <w:rFonts w:ascii="Arial" w:hAnsi="Arial" w:cs="Arial"/>
        </w:rPr>
      </w:pPr>
      <w:r w:rsidRPr="00302F0C">
        <w:rPr>
          <w:rFonts w:ascii="Arial" w:hAnsi="Arial" w:cs="Arial"/>
        </w:rPr>
        <w:t xml:space="preserve">Status </w:t>
      </w:r>
      <w:r w:rsidRPr="00302F0C" w:rsidR="003579DA">
        <w:rPr>
          <w:rFonts w:ascii="Arial" w:hAnsi="Arial" w:cs="Arial"/>
        </w:rPr>
        <w:t>U</w:t>
      </w:r>
      <w:r w:rsidRPr="00302F0C">
        <w:rPr>
          <w:rFonts w:ascii="Arial" w:hAnsi="Arial" w:cs="Arial"/>
        </w:rPr>
        <w:t>pdate</w:t>
      </w:r>
      <w:r w:rsidRPr="00302F0C" w:rsidR="003579DA">
        <w:rPr>
          <w:rFonts w:ascii="Arial" w:hAnsi="Arial" w:cs="Arial"/>
        </w:rPr>
        <w:t xml:space="preserve"> Form</w:t>
      </w:r>
    </w:p>
    <w:p w:rsidRPr="00302F0C" w:rsidR="0063439B" w:rsidP="00654EAE" w:rsidRDefault="0063439B" w14:paraId="28CAA70C" w14:textId="1B04C245">
      <w:pPr>
        <w:pStyle w:val="ListParagraph"/>
        <w:numPr>
          <w:ilvl w:val="0"/>
          <w:numId w:val="8"/>
        </w:numPr>
        <w:rPr>
          <w:rFonts w:ascii="Arial" w:hAnsi="Arial" w:cs="Arial"/>
        </w:rPr>
      </w:pPr>
      <w:r w:rsidRPr="00302F0C">
        <w:rPr>
          <w:rFonts w:ascii="Arial" w:hAnsi="Arial" w:cs="Arial"/>
        </w:rPr>
        <w:t xml:space="preserve">BU Response </w:t>
      </w:r>
      <w:r w:rsidRPr="00302F0C" w:rsidR="003579DA">
        <w:rPr>
          <w:rFonts w:ascii="Arial" w:hAnsi="Arial" w:cs="Arial"/>
        </w:rPr>
        <w:t>F</w:t>
      </w:r>
      <w:r w:rsidRPr="00302F0C">
        <w:rPr>
          <w:rFonts w:ascii="Arial" w:hAnsi="Arial" w:cs="Arial"/>
        </w:rPr>
        <w:t>orm</w:t>
      </w:r>
    </w:p>
    <w:p w:rsidRPr="00302F0C" w:rsidR="0063439B" w:rsidP="00654EAE" w:rsidRDefault="0063439B" w14:paraId="63A59559" w14:textId="60E6FD31">
      <w:pPr>
        <w:pStyle w:val="ListParagraph"/>
        <w:numPr>
          <w:ilvl w:val="0"/>
          <w:numId w:val="8"/>
        </w:numPr>
        <w:rPr>
          <w:rFonts w:ascii="Arial" w:hAnsi="Arial" w:cs="Arial"/>
        </w:rPr>
      </w:pPr>
      <w:r w:rsidRPr="00302F0C">
        <w:rPr>
          <w:rFonts w:ascii="Arial" w:hAnsi="Arial" w:cs="Arial"/>
        </w:rPr>
        <w:t>Selected vendor</w:t>
      </w:r>
      <w:r w:rsidRPr="00302F0C" w:rsidR="004F1993">
        <w:rPr>
          <w:rFonts w:ascii="Arial" w:hAnsi="Arial" w:cs="Arial"/>
        </w:rPr>
        <w:t>- Revenue update form</w:t>
      </w:r>
    </w:p>
    <w:bookmarkEnd w:id="99"/>
    <w:p w:rsidRPr="00302F0C" w:rsidR="002638FB" w:rsidP="002638FB" w:rsidRDefault="002638FB" w14:paraId="5BE7308B" w14:textId="47BE2A00">
      <w:pPr>
        <w:pStyle w:val="ListParagraph"/>
        <w:ind w:left="1080"/>
        <w:rPr>
          <w:rFonts w:ascii="Arial" w:hAnsi="Arial" w:cs="Arial"/>
        </w:rPr>
      </w:pPr>
    </w:p>
    <w:p w:rsidRPr="00302F0C" w:rsidR="00EF782B" w:rsidP="00654EAE" w:rsidRDefault="00EF782B" w14:paraId="3EB6AC97" w14:textId="30C14D43">
      <w:pPr>
        <w:pStyle w:val="ListParagraph"/>
        <w:numPr>
          <w:ilvl w:val="0"/>
          <w:numId w:val="4"/>
        </w:numPr>
        <w:rPr>
          <w:rFonts w:ascii="Arial" w:hAnsi="Arial" w:cs="Arial"/>
        </w:rPr>
      </w:pPr>
      <w:bookmarkStart w:name="_Hlk203133575" w:id="125"/>
      <w:r w:rsidRPr="00302F0C">
        <w:rPr>
          <w:rFonts w:ascii="Arial" w:hAnsi="Arial" w:cs="Arial"/>
          <w:b/>
        </w:rPr>
        <w:t>Request type:</w:t>
      </w:r>
      <w:r w:rsidRPr="00302F0C">
        <w:rPr>
          <w:rFonts w:ascii="Arial" w:hAnsi="Arial" w:cs="Arial"/>
        </w:rPr>
        <w:t xml:space="preserve"> </w:t>
      </w:r>
      <w:r w:rsidRPr="00302F0C" w:rsidR="00E9712A">
        <w:rPr>
          <w:rFonts w:ascii="Arial" w:hAnsi="Arial" w:cs="Arial"/>
        </w:rPr>
        <w:t>LTP</w:t>
      </w:r>
      <w:r w:rsidRPr="00302F0C" w:rsidR="00302D0F">
        <w:rPr>
          <w:rFonts w:ascii="Arial" w:hAnsi="Arial" w:cs="Arial"/>
        </w:rPr>
        <w:t>A</w:t>
      </w:r>
      <w:r w:rsidRPr="00302F0C" w:rsidR="00001BB4">
        <w:rPr>
          <w:rFonts w:ascii="Arial" w:hAnsi="Arial" w:cs="Arial"/>
        </w:rPr>
        <w:t xml:space="preserve"> - Xpedeon</w:t>
      </w:r>
    </w:p>
    <w:p w:rsidRPr="00302F0C" w:rsidR="00EF782B" w:rsidP="00EF782B" w:rsidRDefault="00547A31" w14:paraId="0107DF8C" w14:textId="130FD5FD">
      <w:pPr>
        <w:pStyle w:val="ListParagraph"/>
        <w:rPr>
          <w:rFonts w:ascii="Arial" w:hAnsi="Arial" w:cs="Arial"/>
        </w:rPr>
      </w:pPr>
      <w:r w:rsidRPr="00302F0C">
        <w:rPr>
          <w:rFonts w:ascii="Arial" w:hAnsi="Arial" w:cs="Arial"/>
          <w:b/>
        </w:rPr>
        <w:t xml:space="preserve">       </w:t>
      </w:r>
      <w:r w:rsidRPr="00302F0C" w:rsidR="009A7B6B">
        <w:rPr>
          <w:rFonts w:ascii="Arial" w:hAnsi="Arial" w:cs="Arial"/>
          <w:b/>
        </w:rPr>
        <w:t xml:space="preserve"> </w:t>
      </w:r>
      <w:r w:rsidRPr="00302F0C" w:rsidR="00EF782B">
        <w:rPr>
          <w:rFonts w:ascii="Arial" w:hAnsi="Arial" w:cs="Arial"/>
          <w:b/>
        </w:rPr>
        <w:t>Sub request type</w:t>
      </w:r>
      <w:r w:rsidRPr="00302F0C" w:rsidR="00EF782B">
        <w:rPr>
          <w:rFonts w:ascii="Arial" w:hAnsi="Arial" w:cs="Arial"/>
          <w:b/>
          <w:bCs/>
        </w:rPr>
        <w:t>s</w:t>
      </w:r>
      <w:r w:rsidRPr="00302F0C" w:rsidR="00EF782B">
        <w:rPr>
          <w:rFonts w:ascii="Arial" w:hAnsi="Arial" w:cs="Arial"/>
        </w:rPr>
        <w:t xml:space="preserve">: </w:t>
      </w:r>
    </w:p>
    <w:bookmarkEnd w:id="125"/>
    <w:p w:rsidRPr="00302F0C" w:rsidR="00EF782B" w:rsidP="00654EAE" w:rsidRDefault="00D827FD" w14:paraId="2617A44D" w14:textId="51A6726C">
      <w:pPr>
        <w:pStyle w:val="ListParagraph"/>
        <w:numPr>
          <w:ilvl w:val="0"/>
          <w:numId w:val="8"/>
        </w:numPr>
        <w:rPr>
          <w:rFonts w:ascii="Arial" w:hAnsi="Arial" w:cs="Arial"/>
        </w:rPr>
      </w:pPr>
      <w:r w:rsidRPr="00302F0C">
        <w:rPr>
          <w:rFonts w:ascii="Arial" w:hAnsi="Arial" w:cs="Arial"/>
        </w:rPr>
        <w:t>LTPA</w:t>
      </w:r>
      <w:r w:rsidRPr="00302F0C" w:rsidR="00001BB4">
        <w:rPr>
          <w:rFonts w:ascii="Arial" w:hAnsi="Arial" w:cs="Arial"/>
        </w:rPr>
        <w:t xml:space="preserve"> </w:t>
      </w:r>
      <w:r w:rsidRPr="00302F0C" w:rsidR="001E4DEC">
        <w:rPr>
          <w:rFonts w:ascii="Arial" w:hAnsi="Arial" w:cs="Arial"/>
        </w:rPr>
        <w:t>Creation</w:t>
      </w:r>
    </w:p>
    <w:p w:rsidRPr="00302F0C" w:rsidR="00EF782B" w:rsidP="00654EAE" w:rsidRDefault="00D827FD" w14:paraId="5FF64EFA" w14:textId="27E0112C">
      <w:pPr>
        <w:pStyle w:val="ListParagraph"/>
        <w:numPr>
          <w:ilvl w:val="0"/>
          <w:numId w:val="8"/>
        </w:numPr>
        <w:rPr>
          <w:rFonts w:ascii="Arial" w:hAnsi="Arial" w:cs="Arial"/>
        </w:rPr>
      </w:pPr>
      <w:commentRangeStart w:id="126"/>
      <w:r w:rsidRPr="00302F0C">
        <w:rPr>
          <w:rFonts w:ascii="Arial" w:hAnsi="Arial" w:cs="Arial"/>
        </w:rPr>
        <w:t>LTPA</w:t>
      </w:r>
      <w:r w:rsidRPr="00302F0C" w:rsidR="00001BB4">
        <w:rPr>
          <w:rFonts w:ascii="Arial" w:hAnsi="Arial" w:cs="Arial"/>
        </w:rPr>
        <w:t xml:space="preserve"> </w:t>
      </w:r>
      <w:r w:rsidRPr="00302F0C" w:rsidR="001E4DEC">
        <w:rPr>
          <w:rFonts w:ascii="Arial" w:hAnsi="Arial" w:cs="Arial"/>
        </w:rPr>
        <w:t>Amendment</w:t>
      </w:r>
      <w:commentRangeEnd w:id="126"/>
      <w:r w:rsidRPr="00302F0C" w:rsidR="007822F4">
        <w:rPr>
          <w:rStyle w:val="CommentReference"/>
          <w:rFonts w:ascii="Arial" w:hAnsi="Arial" w:cs="Arial"/>
          <w:sz w:val="21"/>
          <w:szCs w:val="21"/>
        </w:rPr>
        <w:commentReference w:id="126"/>
      </w:r>
    </w:p>
    <w:p w:rsidRPr="00302F0C" w:rsidR="008A35FA" w:rsidP="00654EAE" w:rsidRDefault="00D827FD" w14:paraId="0D867F6C" w14:textId="190B96FA">
      <w:pPr>
        <w:pStyle w:val="ListParagraph"/>
        <w:numPr>
          <w:ilvl w:val="0"/>
          <w:numId w:val="8"/>
        </w:numPr>
        <w:rPr>
          <w:rFonts w:ascii="Arial" w:hAnsi="Arial" w:cs="Arial"/>
        </w:rPr>
      </w:pPr>
      <w:r w:rsidRPr="00302F0C">
        <w:rPr>
          <w:rFonts w:ascii="Arial" w:hAnsi="Arial" w:cs="Arial"/>
        </w:rPr>
        <w:t>LTPA</w:t>
      </w:r>
      <w:r w:rsidRPr="00302F0C" w:rsidR="008A35FA">
        <w:rPr>
          <w:rFonts w:ascii="Arial" w:hAnsi="Arial" w:cs="Arial"/>
        </w:rPr>
        <w:t xml:space="preserve"> </w:t>
      </w:r>
      <w:r w:rsidRPr="00302F0C" w:rsidR="00B743F1">
        <w:rPr>
          <w:rFonts w:ascii="Arial" w:hAnsi="Arial" w:cs="Arial"/>
        </w:rPr>
        <w:t>Renewal</w:t>
      </w:r>
    </w:p>
    <w:p w:rsidRPr="00302F0C" w:rsidR="002514D7" w:rsidDel="00AF58C6" w:rsidP="002514D7" w:rsidRDefault="002514D7" w14:paraId="589D2825" w14:textId="26A3D182">
      <w:pPr>
        <w:pStyle w:val="ListParagraph"/>
        <w:ind w:left="1710"/>
        <w:rPr>
          <w:del w:author="Akshay Raveendran" w:date="2025-07-21T00:37:00Z" w16du:dateUtc="2025-07-20T20:37:00Z" w:id="127"/>
          <w:rFonts w:ascii="Arial" w:hAnsi="Arial" w:cs="Arial"/>
        </w:rPr>
      </w:pPr>
    </w:p>
    <w:p w:rsidRPr="00302F0C" w:rsidR="002514D7" w:rsidDel="00616BF1" w:rsidP="00654EAE" w:rsidRDefault="002514D7" w14:paraId="3F7FB602" w14:textId="38D06E06">
      <w:pPr>
        <w:pStyle w:val="ListParagraph"/>
        <w:numPr>
          <w:ilvl w:val="0"/>
          <w:numId w:val="4"/>
        </w:numPr>
        <w:rPr>
          <w:del w:author="Akshay Raveendran" w:date="2025-07-21T00:30:00Z" w16du:dateUtc="2025-07-20T20:30:00Z" w:id="128"/>
          <w:rFonts w:ascii="Arial" w:hAnsi="Arial" w:cs="Arial"/>
        </w:rPr>
      </w:pPr>
      <w:del w:author="Akshay Raveendran" w:date="2025-07-21T00:30:00Z" w16du:dateUtc="2025-07-20T20:30:00Z" w:id="129">
        <w:r w:rsidRPr="00302F0C" w:rsidDel="00616BF1">
          <w:rPr>
            <w:rFonts w:ascii="Arial" w:hAnsi="Arial" w:cs="Arial"/>
            <w:b/>
          </w:rPr>
          <w:delText>Request type :</w:delText>
        </w:r>
        <w:r w:rsidRPr="00302F0C" w:rsidDel="00616BF1">
          <w:rPr>
            <w:rFonts w:ascii="Arial" w:hAnsi="Arial" w:cs="Arial"/>
          </w:rPr>
          <w:delText xml:space="preserve"> </w:delText>
        </w:r>
        <w:r w:rsidRPr="00302F0C" w:rsidDel="00616BF1" w:rsidR="00342F72">
          <w:rPr>
            <w:rFonts w:ascii="Arial" w:hAnsi="Arial" w:cs="Arial"/>
          </w:rPr>
          <w:delText>Cost comparison Report Creation</w:delText>
        </w:r>
      </w:del>
    </w:p>
    <w:p w:rsidRPr="00302F0C" w:rsidR="00342F72" w:rsidDel="006F3EE2" w:rsidRDefault="002514D7" w14:paraId="6D8FB858" w14:textId="2891E1ED">
      <w:pPr>
        <w:rPr>
          <w:del w:author="Akshay Raveendran" w:date="2025-07-21T00:32:00Z" w16du:dateUtc="2025-07-20T20:32:00Z" w:id="130"/>
          <w:rFonts w:ascii="Arial" w:hAnsi="Arial" w:cs="Arial"/>
          <w:rPrChange w:author="Akshay Raveendran" w:date="2025-07-21T00:30:00Z" w16du:dateUtc="2025-07-20T20:30:00Z" w:id="131">
            <w:rPr>
              <w:del w:author="Akshay Raveendran" w:date="2025-07-21T00:32:00Z" w16du:dateUtc="2025-07-20T20:32:00Z" w:id="132"/>
            </w:rPr>
          </w:rPrChange>
        </w:rPr>
        <w:pPrChange w:author="Akshay Raveendran" w:date="2025-07-21T00:30:00Z" w16du:dateUtc="2025-07-20T20:30:00Z" w:id="133">
          <w:pPr>
            <w:pStyle w:val="ListParagraph"/>
          </w:pPr>
        </w:pPrChange>
      </w:pPr>
      <w:del w:author="Akshay Raveendran" w:date="2025-07-21T00:30:00Z" w16du:dateUtc="2025-07-20T20:30:00Z" w:id="134">
        <w:r w:rsidRPr="00302F0C" w:rsidDel="00616BF1">
          <w:rPr>
            <w:rFonts w:ascii="Arial" w:hAnsi="Arial" w:cs="Arial"/>
            <w:b/>
            <w:rPrChange w:author="Akshay Raveendran" w:date="2025-07-21T00:30:00Z" w16du:dateUtc="2025-07-20T20:30:00Z" w:id="135">
              <w:rPr/>
            </w:rPrChange>
          </w:rPr>
          <w:delText xml:space="preserve">      </w:delText>
        </w:r>
      </w:del>
      <w:del w:author="Akshay Raveendran" w:date="2025-07-21T10:23:00Z" w16du:dateUtc="2025-07-21T06:23:00Z" w:id="136">
        <w:r w:rsidRPr="00302F0C" w:rsidDel="00622FCE">
          <w:rPr>
            <w:rFonts w:ascii="Arial" w:hAnsi="Arial" w:cs="Arial"/>
            <w:b/>
            <w:rPrChange w:author="Akshay Raveendran" w:date="2025-07-21T00:30:00Z" w16du:dateUtc="2025-07-20T20:30:00Z" w:id="137">
              <w:rPr/>
            </w:rPrChange>
          </w:rPr>
          <w:delText xml:space="preserve"> </w:delText>
        </w:r>
      </w:del>
      <w:del w:author="Akshay Raveendran" w:date="2025-07-21T00:32:00Z" w16du:dateUtc="2025-07-20T20:32:00Z" w:id="138">
        <w:r w:rsidRPr="00302F0C" w:rsidDel="006F3EE2">
          <w:rPr>
            <w:rFonts w:ascii="Arial" w:hAnsi="Arial" w:cs="Arial"/>
            <w:b/>
            <w:rPrChange w:author="Akshay Raveendran" w:date="2025-07-21T00:30:00Z" w16du:dateUtc="2025-07-20T20:30:00Z" w:id="139">
              <w:rPr/>
            </w:rPrChange>
          </w:rPr>
          <w:delText xml:space="preserve"> </w:delText>
        </w:r>
      </w:del>
    </w:p>
    <w:p w:rsidRPr="00302F0C" w:rsidR="00756C63" w:rsidDel="008B2B78" w:rsidRDefault="00342F72" w14:paraId="0618734B" w14:textId="69607A83">
      <w:pPr>
        <w:rPr>
          <w:del w:author="Akshay Raveendran" w:date="2025-07-21T00:32:00Z" w16du:dateUtc="2025-07-20T20:32:00Z" w:id="140"/>
          <w:rFonts w:ascii="Arial" w:hAnsi="Arial" w:cs="Arial"/>
        </w:rPr>
        <w:pPrChange w:author="Akshay Raveendran" w:date="2025-07-21T00:32:00Z" w16du:dateUtc="2025-07-20T20:32:00Z" w:id="141">
          <w:pPr>
            <w:pStyle w:val="ListParagraph"/>
            <w:numPr>
              <w:numId w:val="4"/>
            </w:numPr>
            <w:ind w:hanging="360"/>
          </w:pPr>
        </w:pPrChange>
      </w:pPr>
      <w:del w:author="Akshay Raveendran" w:date="2025-07-21T00:32:00Z" w16du:dateUtc="2025-07-20T20:32:00Z" w:id="142">
        <w:r w:rsidRPr="00302F0C" w:rsidDel="006F3EE2">
          <w:rPr>
            <w:rFonts w:ascii="Arial" w:hAnsi="Arial" w:cs="Arial"/>
            <w:b/>
          </w:rPr>
          <w:delText>Request type :</w:delText>
        </w:r>
        <w:r w:rsidRPr="00302F0C" w:rsidDel="006F3EE2">
          <w:rPr>
            <w:rFonts w:ascii="Arial" w:hAnsi="Arial" w:cs="Arial"/>
          </w:rPr>
          <w:delText xml:space="preserve"> Exceptional Approval Request</w:delText>
        </w:r>
      </w:del>
    </w:p>
    <w:p w:rsidRPr="00302F0C" w:rsidR="00F024DE" w:rsidDel="006F3EE2" w:rsidRDefault="00F024DE" w14:paraId="65AC66A5" w14:textId="0AB77DC8">
      <w:pPr>
        <w:rPr>
          <w:del w:author="Akshay Raveendran" w:date="2025-07-21T00:32:00Z" w16du:dateUtc="2025-07-20T20:32:00Z" w:id="143"/>
          <w:rFonts w:ascii="Arial" w:hAnsi="Arial" w:cs="Arial"/>
          <w:rPrChange w:author="Akshay Raveendran" w:date="2025-07-17T12:41:00Z" w16du:dateUtc="2025-07-17T08:41:00Z" w:id="144">
            <w:rPr>
              <w:del w:author="Akshay Raveendran" w:date="2025-07-21T00:32:00Z" w16du:dateUtc="2025-07-20T20:32:00Z" w:id="145"/>
            </w:rPr>
          </w:rPrChange>
        </w:rPr>
      </w:pPr>
    </w:p>
    <w:p w:rsidRPr="00302F0C" w:rsidR="00756C63" w:rsidDel="004C62D1" w:rsidRDefault="00756C63" w14:paraId="730BA5E3" w14:textId="62283A2B">
      <w:pPr>
        <w:rPr>
          <w:del w:author="Akshay Raveendran" w:date="2025-07-21T00:33:00Z" w16du:dateUtc="2025-07-20T20:33:00Z" w:id="146"/>
          <w:rFonts w:ascii="Arial" w:hAnsi="Arial" w:cs="Arial"/>
        </w:rPr>
        <w:pPrChange w:author="Akshay Raveendran" w:date="2025-07-21T00:33:00Z" w16du:dateUtc="2025-07-20T20:33:00Z" w:id="147">
          <w:pPr>
            <w:pStyle w:val="ListParagraph"/>
            <w:numPr>
              <w:numId w:val="4"/>
            </w:numPr>
            <w:ind w:hanging="360"/>
          </w:pPr>
        </w:pPrChange>
      </w:pPr>
      <w:del w:author="Akshay Raveendran" w:date="2025-07-21T00:33:00Z" w16du:dateUtc="2025-07-20T20:33:00Z" w:id="148">
        <w:r w:rsidRPr="00302F0C" w:rsidDel="004C62D1">
          <w:rPr>
            <w:rFonts w:ascii="Arial" w:hAnsi="Arial" w:cs="Arial"/>
            <w:b/>
          </w:rPr>
          <w:delText>Request type :</w:delText>
        </w:r>
        <w:r w:rsidRPr="00302F0C" w:rsidDel="004C62D1">
          <w:rPr>
            <w:rFonts w:ascii="Arial" w:hAnsi="Arial" w:cs="Arial"/>
          </w:rPr>
          <w:delText xml:space="preserve"> Insurance Request form</w:delText>
        </w:r>
      </w:del>
    </w:p>
    <w:p w:rsidRPr="00302F0C" w:rsidR="004C62D1" w:rsidP="003579DA" w:rsidRDefault="004C62D1" w14:paraId="477BF96B" w14:textId="489AB478">
      <w:pPr>
        <w:pStyle w:val="ListParagraph"/>
        <w:numPr>
          <w:ilvl w:val="0"/>
          <w:numId w:val="67"/>
        </w:numPr>
        <w:rPr>
          <w:ins w:author="Akshay Raveendran" w:date="2025-07-21T00:36:00Z" w16du:dateUtc="2025-07-20T20:36:00Z" w:id="149"/>
          <w:rFonts w:ascii="Arial" w:hAnsi="Arial" w:cs="Arial"/>
        </w:rPr>
      </w:pPr>
      <w:bookmarkStart w:name="_Hlk203423962" w:id="150"/>
      <w:ins w:author="Akshay Raveendran" w:date="2025-07-21T00:33:00Z" w16du:dateUtc="2025-07-20T20:33:00Z" w:id="151">
        <w:r w:rsidRPr="00302F0C">
          <w:rPr>
            <w:rFonts w:ascii="Arial" w:hAnsi="Arial" w:cs="Arial"/>
            <w:b/>
          </w:rPr>
          <w:t xml:space="preserve">Request </w:t>
        </w:r>
      </w:ins>
      <w:r w:rsidRPr="00302F0C">
        <w:rPr>
          <w:rFonts w:ascii="Arial" w:hAnsi="Arial" w:cs="Arial"/>
          <w:b/>
        </w:rPr>
        <w:t>type:</w:t>
      </w:r>
      <w:ins w:author="Akshay Raveendran" w:date="2025-07-21T00:33:00Z" w16du:dateUtc="2025-07-20T20:33:00Z" w:id="152">
        <w:r w:rsidRPr="00302F0C">
          <w:rPr>
            <w:rFonts w:ascii="Arial" w:hAnsi="Arial" w:cs="Arial"/>
          </w:rPr>
          <w:t xml:space="preserve"> Insurance </w:t>
        </w:r>
      </w:ins>
      <w:ins w:author="Akshay Raveendran" w:date="2025-07-21T13:44:00Z" w16du:dateUtc="2025-07-21T09:44:00Z" w:id="153">
        <w:r w:rsidRPr="00302F0C" w:rsidR="004D75F3">
          <w:rPr>
            <w:rFonts w:ascii="Arial" w:hAnsi="Arial" w:cs="Arial"/>
          </w:rPr>
          <w:t xml:space="preserve">Sourcing </w:t>
        </w:r>
      </w:ins>
      <w:ins w:author="Akshay Raveendran" w:date="2025-07-21T00:33:00Z" w16du:dateUtc="2025-07-20T20:33:00Z" w:id="154">
        <w:r w:rsidRPr="00302F0C">
          <w:rPr>
            <w:rFonts w:ascii="Arial" w:hAnsi="Arial" w:cs="Arial"/>
          </w:rPr>
          <w:t xml:space="preserve">Request </w:t>
        </w:r>
      </w:ins>
    </w:p>
    <w:p w:rsidRPr="00302F0C" w:rsidR="008677DF" w:rsidP="008677DF" w:rsidRDefault="008677DF" w14:paraId="25D64B2F" w14:textId="101D7A95">
      <w:pPr>
        <w:pStyle w:val="ListParagraph"/>
        <w:ind w:left="1080"/>
        <w:rPr>
          <w:ins w:author="Akshay Raveendran" w:date="2025-07-21T00:36:00Z" w16du:dateUtc="2025-07-20T20:36:00Z" w:id="155"/>
          <w:rFonts w:ascii="Arial" w:hAnsi="Arial" w:cs="Arial"/>
        </w:rPr>
      </w:pPr>
      <w:r w:rsidRPr="00302F0C">
        <w:rPr>
          <w:rFonts w:ascii="Arial" w:hAnsi="Arial" w:cs="Arial"/>
          <w:b/>
        </w:rPr>
        <w:t>Forms</w:t>
      </w:r>
      <w:r w:rsidRPr="00302F0C">
        <w:rPr>
          <w:rFonts w:ascii="Arial" w:hAnsi="Arial" w:cs="Arial"/>
        </w:rPr>
        <w:t>:</w:t>
      </w:r>
      <w:ins w:author="Akshay Raveendran" w:date="2025-07-21T00:36:00Z" w16du:dateUtc="2025-07-20T20:36:00Z" w:id="156">
        <w:r w:rsidRPr="00302F0C">
          <w:rPr>
            <w:rFonts w:ascii="Arial" w:hAnsi="Arial" w:cs="Arial"/>
          </w:rPr>
          <w:t xml:space="preserve"> </w:t>
        </w:r>
      </w:ins>
    </w:p>
    <w:p w:rsidRPr="00302F0C" w:rsidR="008677DF" w:rsidP="008677DF" w:rsidRDefault="00604FB6" w14:paraId="290F20EB" w14:textId="325123F3">
      <w:pPr>
        <w:pStyle w:val="ListParagraph"/>
        <w:numPr>
          <w:ilvl w:val="0"/>
          <w:numId w:val="8"/>
        </w:numPr>
        <w:rPr>
          <w:rFonts w:ascii="Arial" w:hAnsi="Arial" w:cs="Arial"/>
        </w:rPr>
      </w:pPr>
      <w:r w:rsidRPr="00302F0C">
        <w:rPr>
          <w:rFonts w:ascii="Arial" w:hAnsi="Arial" w:cs="Arial"/>
        </w:rPr>
        <w:t>Insurance Sourcing</w:t>
      </w:r>
      <w:ins w:author="Akshay Raveendran" w:date="2025-07-21T00:36:00Z" w16du:dateUtc="2025-07-20T20:36:00Z" w:id="157">
        <w:r w:rsidRPr="00302F0C" w:rsidR="008677DF">
          <w:rPr>
            <w:rFonts w:ascii="Arial" w:hAnsi="Arial" w:cs="Arial"/>
          </w:rPr>
          <w:t xml:space="preserve"> Request </w:t>
        </w:r>
      </w:ins>
      <w:r w:rsidRPr="00302F0C" w:rsidR="00124152">
        <w:rPr>
          <w:rFonts w:ascii="Arial" w:hAnsi="Arial" w:cs="Arial"/>
        </w:rPr>
        <w:t>F</w:t>
      </w:r>
      <w:ins w:author="Akshay Raveendran" w:date="2025-07-21T00:36:00Z" w16du:dateUtc="2025-07-20T20:36:00Z" w:id="158">
        <w:r w:rsidRPr="00302F0C" w:rsidR="008677DF">
          <w:rPr>
            <w:rFonts w:ascii="Arial" w:hAnsi="Arial" w:cs="Arial"/>
          </w:rPr>
          <w:t xml:space="preserve">orm </w:t>
        </w:r>
      </w:ins>
    </w:p>
    <w:p w:rsidRPr="00302F0C" w:rsidR="00AB5C94" w:rsidP="008677DF" w:rsidRDefault="00AB5C94" w14:paraId="476336AA" w14:textId="0A55F2FA">
      <w:pPr>
        <w:pStyle w:val="ListParagraph"/>
        <w:numPr>
          <w:ilvl w:val="0"/>
          <w:numId w:val="8"/>
        </w:numPr>
        <w:rPr>
          <w:ins w:author="Akshay Raveendran" w:date="2025-07-21T00:36:00Z" w16du:dateUtc="2025-07-20T20:36:00Z" w:id="159"/>
          <w:rFonts w:ascii="Arial" w:hAnsi="Arial" w:cs="Arial"/>
        </w:rPr>
      </w:pPr>
      <w:r w:rsidRPr="00302F0C">
        <w:rPr>
          <w:rFonts w:ascii="Arial" w:hAnsi="Arial" w:cs="Arial"/>
        </w:rPr>
        <w:t xml:space="preserve">Group </w:t>
      </w:r>
      <w:r w:rsidRPr="00302F0C" w:rsidR="00124152">
        <w:rPr>
          <w:rFonts w:ascii="Arial" w:hAnsi="Arial" w:cs="Arial"/>
        </w:rPr>
        <w:t>P</w:t>
      </w:r>
      <w:r w:rsidRPr="00302F0C">
        <w:rPr>
          <w:rFonts w:ascii="Arial" w:hAnsi="Arial" w:cs="Arial"/>
        </w:rPr>
        <w:t xml:space="preserve">olicy </w:t>
      </w:r>
      <w:r w:rsidRPr="00302F0C" w:rsidR="00124152">
        <w:rPr>
          <w:rFonts w:ascii="Arial" w:hAnsi="Arial" w:cs="Arial"/>
        </w:rPr>
        <w:t>C</w:t>
      </w:r>
      <w:r w:rsidRPr="00302F0C">
        <w:rPr>
          <w:rFonts w:ascii="Arial" w:hAnsi="Arial" w:cs="Arial"/>
        </w:rPr>
        <w:t>onsolidation</w:t>
      </w:r>
      <w:r w:rsidRPr="00302F0C" w:rsidR="00AD689E">
        <w:rPr>
          <w:rFonts w:ascii="Arial" w:hAnsi="Arial" w:cs="Arial"/>
        </w:rPr>
        <w:t xml:space="preserve"> </w:t>
      </w:r>
      <w:r w:rsidRPr="00302F0C" w:rsidR="00124152">
        <w:rPr>
          <w:rFonts w:ascii="Arial" w:hAnsi="Arial" w:cs="Arial"/>
        </w:rPr>
        <w:t>F</w:t>
      </w:r>
      <w:r w:rsidRPr="00302F0C" w:rsidR="00AD689E">
        <w:rPr>
          <w:rFonts w:ascii="Arial" w:hAnsi="Arial" w:cs="Arial"/>
        </w:rPr>
        <w:t>orm</w:t>
      </w:r>
    </w:p>
    <w:p w:rsidRPr="00302F0C" w:rsidR="008677DF" w:rsidP="008677DF" w:rsidRDefault="008677DF" w14:paraId="60CFA3EB" w14:textId="4798D966">
      <w:pPr>
        <w:pStyle w:val="ListParagraph"/>
        <w:numPr>
          <w:ilvl w:val="0"/>
          <w:numId w:val="8"/>
        </w:numPr>
        <w:rPr>
          <w:ins w:author="Akshay Raveendran" w:date="2025-07-21T00:36:00Z" w16du:dateUtc="2025-07-20T20:36:00Z" w:id="160"/>
          <w:rFonts w:ascii="Arial" w:hAnsi="Arial" w:cs="Arial"/>
        </w:rPr>
      </w:pPr>
      <w:ins w:author="Akshay Raveendran" w:date="2025-07-21T00:36:00Z" w16du:dateUtc="2025-07-20T20:36:00Z" w:id="161">
        <w:r w:rsidRPr="00302F0C">
          <w:rPr>
            <w:rFonts w:ascii="Arial" w:hAnsi="Arial" w:cs="Arial"/>
          </w:rPr>
          <w:t xml:space="preserve">Vendor </w:t>
        </w:r>
      </w:ins>
      <w:r w:rsidRPr="00302F0C" w:rsidR="00124152">
        <w:rPr>
          <w:rFonts w:ascii="Arial" w:hAnsi="Arial" w:cs="Arial"/>
        </w:rPr>
        <w:t>S</w:t>
      </w:r>
      <w:ins w:author="Akshay Raveendran" w:date="2025-07-21T00:36:00Z" w16du:dateUtc="2025-07-20T20:36:00Z" w:id="162">
        <w:r w:rsidRPr="00302F0C">
          <w:rPr>
            <w:rFonts w:ascii="Arial" w:hAnsi="Arial" w:cs="Arial"/>
          </w:rPr>
          <w:t>ourcing</w:t>
        </w:r>
      </w:ins>
      <w:r w:rsidRPr="00302F0C" w:rsidR="00AD689E">
        <w:rPr>
          <w:rFonts w:ascii="Arial" w:hAnsi="Arial" w:cs="Arial"/>
        </w:rPr>
        <w:t xml:space="preserve"> </w:t>
      </w:r>
      <w:r w:rsidRPr="00302F0C" w:rsidR="00124152">
        <w:rPr>
          <w:rFonts w:ascii="Arial" w:hAnsi="Arial" w:cs="Arial"/>
        </w:rPr>
        <w:t>F</w:t>
      </w:r>
      <w:r w:rsidRPr="00302F0C" w:rsidR="00AD689E">
        <w:rPr>
          <w:rFonts w:ascii="Arial" w:hAnsi="Arial" w:cs="Arial"/>
        </w:rPr>
        <w:t>orm</w:t>
      </w:r>
    </w:p>
    <w:p w:rsidRPr="00302F0C" w:rsidR="008677DF" w:rsidRDefault="008677DF" w14:paraId="2A45CE3E" w14:textId="0DDAFD7E">
      <w:pPr>
        <w:pStyle w:val="ListParagraph"/>
        <w:numPr>
          <w:ilvl w:val="0"/>
          <w:numId w:val="8"/>
        </w:numPr>
        <w:rPr>
          <w:ins w:author="Akshay Raveendran" w:date="2025-07-21T00:33:00Z" w16du:dateUtc="2025-07-20T20:33:00Z" w:id="163"/>
          <w:rFonts w:ascii="Arial" w:hAnsi="Arial" w:cs="Arial"/>
          <w:rPrChange w:author="Akshay Raveendran" w:date="2025-07-21T00:36:00Z" w16du:dateUtc="2025-07-20T20:36:00Z" w:id="164">
            <w:rPr>
              <w:ins w:author="Akshay Raveendran" w:date="2025-07-21T00:33:00Z" w16du:dateUtc="2025-07-20T20:33:00Z" w:id="165"/>
            </w:rPr>
          </w:rPrChange>
        </w:rPr>
        <w:pPrChange w:author="Akshay Raveendran" w:date="2025-07-21T00:36:00Z" w16du:dateUtc="2025-07-20T20:36:00Z" w:id="166">
          <w:pPr>
            <w:pStyle w:val="ListParagraph"/>
            <w:numPr>
              <w:numId w:val="4"/>
            </w:numPr>
            <w:ind w:hanging="360"/>
          </w:pPr>
        </w:pPrChange>
      </w:pPr>
      <w:ins w:author="Akshay Raveendran" w:date="2025-07-21T00:36:00Z" w16du:dateUtc="2025-07-20T20:36:00Z" w:id="167">
        <w:r w:rsidRPr="00302F0C">
          <w:rPr>
            <w:rFonts w:ascii="Arial" w:hAnsi="Arial" w:cs="Arial"/>
          </w:rPr>
          <w:t xml:space="preserve">Status </w:t>
        </w:r>
      </w:ins>
      <w:r w:rsidRPr="00302F0C" w:rsidR="00124152">
        <w:rPr>
          <w:rFonts w:ascii="Arial" w:hAnsi="Arial" w:cs="Arial"/>
        </w:rPr>
        <w:t>U</w:t>
      </w:r>
      <w:ins w:author="Akshay Raveendran" w:date="2025-07-21T00:36:00Z" w16du:dateUtc="2025-07-20T20:36:00Z" w:id="168">
        <w:r w:rsidRPr="00302F0C">
          <w:rPr>
            <w:rFonts w:ascii="Arial" w:hAnsi="Arial" w:cs="Arial"/>
          </w:rPr>
          <w:t>pdate</w:t>
        </w:r>
      </w:ins>
      <w:r w:rsidRPr="00302F0C" w:rsidR="00AD689E">
        <w:rPr>
          <w:rFonts w:ascii="Arial" w:hAnsi="Arial" w:cs="Arial"/>
        </w:rPr>
        <w:t xml:space="preserve"> </w:t>
      </w:r>
      <w:r w:rsidRPr="00302F0C" w:rsidR="00124152">
        <w:rPr>
          <w:rFonts w:ascii="Arial" w:hAnsi="Arial" w:cs="Arial"/>
        </w:rPr>
        <w:t>F</w:t>
      </w:r>
      <w:r w:rsidRPr="00302F0C" w:rsidR="00AD689E">
        <w:rPr>
          <w:rFonts w:ascii="Arial" w:hAnsi="Arial" w:cs="Arial"/>
        </w:rPr>
        <w:t>orm</w:t>
      </w:r>
    </w:p>
    <w:p w:rsidRPr="00302F0C" w:rsidR="004C62D1" w:rsidRDefault="004C62D1" w14:paraId="7903719B" w14:textId="77777777">
      <w:pPr>
        <w:pStyle w:val="ListParagraph"/>
        <w:rPr>
          <w:ins w:author="Akshay Raveendran" w:date="2025-07-21T00:33:00Z" w16du:dateUtc="2025-07-20T20:33:00Z" w:id="169"/>
          <w:rFonts w:ascii="Arial" w:hAnsi="Arial" w:cs="Arial"/>
        </w:rPr>
        <w:pPrChange w:author="Akshay Raveendran" w:date="2025-07-21T00:33:00Z" w16du:dateUtc="2025-07-20T20:33:00Z" w:id="170">
          <w:pPr>
            <w:pStyle w:val="ListParagraph"/>
            <w:numPr>
              <w:numId w:val="4"/>
            </w:numPr>
            <w:ind w:hanging="360"/>
          </w:pPr>
        </w:pPrChange>
      </w:pPr>
    </w:p>
    <w:p w:rsidRPr="00302F0C" w:rsidR="004C62D1" w:rsidDel="006F266A" w:rsidP="004C62D1" w:rsidRDefault="004C62D1" w14:paraId="589A3C66" w14:textId="76165BC0">
      <w:pPr>
        <w:pStyle w:val="ListParagraph"/>
        <w:numPr>
          <w:ilvl w:val="0"/>
          <w:numId w:val="4"/>
        </w:numPr>
        <w:rPr>
          <w:del w:author="Akshay Raveendran" w:date="2025-07-21T00:33:00Z" w16du:dateUtc="2025-07-20T20:33:00Z" w:id="171"/>
          <w:rFonts w:ascii="Arial" w:hAnsi="Arial" w:cs="Arial"/>
        </w:rPr>
      </w:pPr>
      <w:ins w:author="Akshay Raveendran" w:date="2025-07-21T00:33:00Z" w16du:dateUtc="2025-07-20T20:33:00Z" w:id="172">
        <w:r w:rsidRPr="00302F0C">
          <w:rPr>
            <w:rFonts w:ascii="Arial" w:hAnsi="Arial" w:cs="Arial"/>
            <w:b/>
          </w:rPr>
          <w:t xml:space="preserve">Request </w:t>
        </w:r>
      </w:ins>
      <w:r w:rsidRPr="00302F0C">
        <w:rPr>
          <w:rFonts w:ascii="Arial" w:hAnsi="Arial" w:cs="Arial"/>
          <w:b/>
        </w:rPr>
        <w:t>type:</w:t>
      </w:r>
      <w:ins w:author="Akshay Raveendran" w:date="2025-07-21T00:33:00Z" w16du:dateUtc="2025-07-20T20:33:00Z" w:id="173">
        <w:r w:rsidRPr="00302F0C">
          <w:rPr>
            <w:rFonts w:ascii="Arial" w:hAnsi="Arial" w:cs="Arial"/>
          </w:rPr>
          <w:t xml:space="preserve"> External Hire Request Form</w:t>
        </w:r>
      </w:ins>
    </w:p>
    <w:p w:rsidRPr="00302F0C" w:rsidR="006F266A" w:rsidP="004C62D1" w:rsidRDefault="006F266A" w14:paraId="18BACD2F" w14:textId="77777777">
      <w:pPr>
        <w:pStyle w:val="ListParagraph"/>
        <w:numPr>
          <w:ilvl w:val="0"/>
          <w:numId w:val="4"/>
        </w:numPr>
        <w:rPr>
          <w:ins w:author="Akshay Raveendran" w:date="2025-07-21T00:36:00Z" w16du:dateUtc="2025-07-20T20:36:00Z" w:id="174"/>
          <w:rFonts w:ascii="Arial" w:hAnsi="Arial" w:cs="Arial"/>
        </w:rPr>
      </w:pPr>
    </w:p>
    <w:p w:rsidRPr="00302F0C" w:rsidR="006F266A" w:rsidP="006F266A" w:rsidRDefault="006F266A" w14:paraId="634C90EB" w14:textId="0BDB7F75">
      <w:pPr>
        <w:pStyle w:val="ListParagraph"/>
        <w:ind w:left="1080"/>
        <w:rPr>
          <w:ins w:author="Akshay Raveendran" w:date="2025-07-21T00:36:00Z" w16du:dateUtc="2025-07-20T20:36:00Z" w:id="175"/>
          <w:rFonts w:ascii="Arial" w:hAnsi="Arial" w:cs="Arial"/>
        </w:rPr>
      </w:pPr>
      <w:r w:rsidRPr="00302F0C">
        <w:rPr>
          <w:rFonts w:ascii="Arial" w:hAnsi="Arial" w:cs="Arial"/>
          <w:b/>
        </w:rPr>
        <w:t>Forms</w:t>
      </w:r>
      <w:r w:rsidRPr="00302F0C">
        <w:rPr>
          <w:rFonts w:ascii="Arial" w:hAnsi="Arial" w:cs="Arial"/>
        </w:rPr>
        <w:t>:</w:t>
      </w:r>
      <w:ins w:author="Akshay Raveendran" w:date="2025-07-21T00:36:00Z" w16du:dateUtc="2025-07-20T20:36:00Z" w:id="176">
        <w:r w:rsidRPr="00302F0C">
          <w:rPr>
            <w:rFonts w:ascii="Arial" w:hAnsi="Arial" w:cs="Arial"/>
          </w:rPr>
          <w:t xml:space="preserve"> </w:t>
        </w:r>
      </w:ins>
    </w:p>
    <w:p w:rsidRPr="00302F0C" w:rsidR="006F266A" w:rsidP="006F266A" w:rsidRDefault="00901FB3" w14:paraId="0B606902" w14:textId="180A5225">
      <w:pPr>
        <w:pStyle w:val="ListParagraph"/>
        <w:numPr>
          <w:ilvl w:val="0"/>
          <w:numId w:val="8"/>
        </w:numPr>
        <w:rPr>
          <w:ins w:author="Akshay Raveendran" w:date="2025-07-21T00:36:00Z" w16du:dateUtc="2025-07-20T20:36:00Z" w:id="177"/>
          <w:rFonts w:ascii="Arial" w:hAnsi="Arial" w:cs="Arial"/>
        </w:rPr>
      </w:pPr>
      <w:r w:rsidRPr="00302F0C">
        <w:rPr>
          <w:rFonts w:ascii="Arial" w:hAnsi="Arial" w:cs="Arial"/>
        </w:rPr>
        <w:t xml:space="preserve">External </w:t>
      </w:r>
      <w:r w:rsidRPr="00302F0C" w:rsidR="00124152">
        <w:rPr>
          <w:rFonts w:ascii="Arial" w:hAnsi="Arial" w:cs="Arial"/>
        </w:rPr>
        <w:t>H</w:t>
      </w:r>
      <w:r w:rsidRPr="00302F0C">
        <w:rPr>
          <w:rFonts w:ascii="Arial" w:hAnsi="Arial" w:cs="Arial"/>
        </w:rPr>
        <w:t xml:space="preserve">ire </w:t>
      </w:r>
      <w:r w:rsidRPr="00302F0C" w:rsidR="00124152">
        <w:rPr>
          <w:rFonts w:ascii="Arial" w:hAnsi="Arial" w:cs="Arial"/>
        </w:rPr>
        <w:t>R</w:t>
      </w:r>
      <w:r w:rsidRPr="00302F0C">
        <w:rPr>
          <w:rFonts w:ascii="Arial" w:hAnsi="Arial" w:cs="Arial"/>
        </w:rPr>
        <w:t>eq</w:t>
      </w:r>
      <w:ins w:author="Akshay Raveendran" w:date="2025-07-21T00:36:00Z" w16du:dateUtc="2025-07-20T20:36:00Z" w:id="178">
        <w:r w:rsidRPr="00302F0C" w:rsidR="006F266A">
          <w:rPr>
            <w:rFonts w:ascii="Arial" w:hAnsi="Arial" w:cs="Arial"/>
          </w:rPr>
          <w:t xml:space="preserve">uest Form </w:t>
        </w:r>
      </w:ins>
    </w:p>
    <w:p w:rsidRPr="00302F0C" w:rsidR="006F266A" w:rsidP="006F266A" w:rsidRDefault="006F266A" w14:paraId="20B47696" w14:textId="0FC878F4">
      <w:pPr>
        <w:pStyle w:val="ListParagraph"/>
        <w:numPr>
          <w:ilvl w:val="0"/>
          <w:numId w:val="8"/>
        </w:numPr>
        <w:rPr>
          <w:ins w:author="Akshay Raveendran" w:date="2025-07-21T00:36:00Z" w16du:dateUtc="2025-07-20T20:36:00Z" w:id="179"/>
          <w:rFonts w:ascii="Arial" w:hAnsi="Arial" w:cs="Arial"/>
        </w:rPr>
      </w:pPr>
      <w:ins w:author="Akshay Raveendran" w:date="2025-07-21T00:36:00Z" w16du:dateUtc="2025-07-20T20:36:00Z" w:id="180">
        <w:r w:rsidRPr="00302F0C">
          <w:rPr>
            <w:rFonts w:ascii="Arial" w:hAnsi="Arial" w:cs="Arial"/>
          </w:rPr>
          <w:t>Vendor</w:t>
        </w:r>
      </w:ins>
      <w:r w:rsidRPr="00302F0C" w:rsidR="00124152">
        <w:rPr>
          <w:rFonts w:ascii="Arial" w:hAnsi="Arial" w:cs="Arial"/>
        </w:rPr>
        <w:t xml:space="preserve"> S</w:t>
      </w:r>
      <w:ins w:author="Akshay Raveendran" w:date="2025-07-21T00:36:00Z" w16du:dateUtc="2025-07-20T20:36:00Z" w:id="181">
        <w:r w:rsidRPr="00302F0C">
          <w:rPr>
            <w:rFonts w:ascii="Arial" w:hAnsi="Arial" w:cs="Arial"/>
          </w:rPr>
          <w:t>ourcing</w:t>
        </w:r>
      </w:ins>
    </w:p>
    <w:p w:rsidRPr="00302F0C" w:rsidR="006F266A" w:rsidP="006F266A" w:rsidRDefault="006F266A" w14:paraId="463610D7" w14:textId="39B3F512">
      <w:pPr>
        <w:pStyle w:val="ListParagraph"/>
        <w:numPr>
          <w:ilvl w:val="0"/>
          <w:numId w:val="8"/>
        </w:numPr>
        <w:rPr>
          <w:ins w:author="Akshay Raveendran" w:date="2025-07-21T00:36:00Z" w16du:dateUtc="2025-07-20T20:36:00Z" w:id="182"/>
          <w:rFonts w:ascii="Arial" w:hAnsi="Arial" w:cs="Arial"/>
        </w:rPr>
      </w:pPr>
      <w:ins w:author="Akshay Raveendran" w:date="2025-07-21T00:36:00Z" w16du:dateUtc="2025-07-20T20:36:00Z" w:id="183">
        <w:r w:rsidRPr="00302F0C">
          <w:rPr>
            <w:rFonts w:ascii="Arial" w:hAnsi="Arial" w:cs="Arial"/>
          </w:rPr>
          <w:t xml:space="preserve">Status </w:t>
        </w:r>
      </w:ins>
      <w:r w:rsidRPr="00302F0C" w:rsidR="00124152">
        <w:rPr>
          <w:rFonts w:ascii="Arial" w:hAnsi="Arial" w:cs="Arial"/>
        </w:rPr>
        <w:t>U</w:t>
      </w:r>
      <w:ins w:author="Akshay Raveendran" w:date="2025-07-21T00:36:00Z" w16du:dateUtc="2025-07-20T20:36:00Z" w:id="184">
        <w:r w:rsidRPr="00302F0C">
          <w:rPr>
            <w:rFonts w:ascii="Arial" w:hAnsi="Arial" w:cs="Arial"/>
          </w:rPr>
          <w:t>pdate</w:t>
        </w:r>
      </w:ins>
    </w:p>
    <w:p w:rsidRPr="00302F0C" w:rsidR="006F3EE2" w:rsidRDefault="00445A15" w14:paraId="2AE2ED56" w14:textId="31AFCEA9">
      <w:pPr>
        <w:pStyle w:val="ListParagraph"/>
        <w:rPr>
          <w:ins w:author="Akshay Raveendran" w:date="2025-07-21T00:32:00Z" w16du:dateUtc="2025-07-20T20:32:00Z" w:id="185"/>
          <w:rFonts w:ascii="Arial" w:hAnsi="Arial" w:cs="Arial"/>
          <w:rPrChange w:author="Akshay Raveendran" w:date="2025-07-21T00:32:00Z" w16du:dateUtc="2025-07-20T20:32:00Z" w:id="186">
            <w:rPr>
              <w:ins w:author="Akshay Raveendran" w:date="2025-07-21T00:32:00Z" w16du:dateUtc="2025-07-20T20:32:00Z" w:id="187"/>
            </w:rPr>
          </w:rPrChange>
        </w:rPr>
        <w:pPrChange w:author="Akshay Raveendran" w:date="2025-07-21T00:32:00Z" w16du:dateUtc="2025-07-20T20:32:00Z" w:id="188">
          <w:pPr>
            <w:pStyle w:val="ListParagraph"/>
            <w:numPr>
              <w:numId w:val="4"/>
            </w:numPr>
            <w:ind w:hanging="360"/>
          </w:pPr>
        </w:pPrChange>
      </w:pPr>
      <w:del w:author="Akshay Raveendran" w:date="2025-07-21T00:33:00Z" w16du:dateUtc="2025-07-20T20:33:00Z" w:id="189">
        <w:r w:rsidRPr="00302F0C" w:rsidDel="004C62D1">
          <w:rPr>
            <w:rFonts w:ascii="Arial" w:hAnsi="Arial" w:cs="Arial"/>
            <w:b/>
            <w:rPrChange w:author="Akshay Raveendran" w:date="2025-07-21T00:33:00Z" w16du:dateUtc="2025-07-20T20:33:00Z" w:id="190">
              <w:rPr>
                <w:b/>
              </w:rPr>
            </w:rPrChange>
          </w:rPr>
          <w:delText>Request type :</w:delText>
        </w:r>
        <w:r w:rsidRPr="00302F0C" w:rsidDel="004C62D1">
          <w:rPr>
            <w:rFonts w:ascii="Arial" w:hAnsi="Arial" w:cs="Arial"/>
            <w:rPrChange w:author="Akshay Raveendran" w:date="2025-07-21T00:33:00Z" w16du:dateUtc="2025-07-20T20:33:00Z" w:id="191">
              <w:rPr/>
            </w:rPrChange>
          </w:rPr>
          <w:delText xml:space="preserve"> External </w:delText>
        </w:r>
        <w:bookmarkEnd w:id="150"/>
        <w:r w:rsidRPr="00302F0C" w:rsidDel="004C62D1">
          <w:rPr>
            <w:rFonts w:ascii="Arial" w:hAnsi="Arial" w:cs="Arial"/>
            <w:rPrChange w:author="Akshay Raveendran" w:date="2025-07-21T00:33:00Z" w16du:dateUtc="2025-07-20T20:33:00Z" w:id="192">
              <w:rPr/>
            </w:rPrChange>
          </w:rPr>
          <w:delText>Hire Request Form</w:delText>
        </w:r>
      </w:del>
    </w:p>
    <w:p w:rsidRPr="00302F0C" w:rsidR="006F3EE2" w:rsidRDefault="006F3EE2" w14:paraId="74E25BA6" w14:textId="4AF4F40B">
      <w:pPr>
        <w:pStyle w:val="ListParagraph"/>
        <w:numPr>
          <w:ilvl w:val="0"/>
          <w:numId w:val="4"/>
        </w:numPr>
        <w:rPr>
          <w:rFonts w:ascii="Arial" w:hAnsi="Arial" w:cs="Arial"/>
        </w:rPr>
      </w:pPr>
      <w:ins w:author="Akshay Raveendran" w:date="2025-07-21T00:32:00Z" w16du:dateUtc="2025-07-20T20:32:00Z" w:id="193">
        <w:r w:rsidRPr="00302F0C">
          <w:rPr>
            <w:rFonts w:ascii="Arial" w:hAnsi="Arial" w:cs="Arial"/>
            <w:b/>
          </w:rPr>
          <w:t xml:space="preserve">Request </w:t>
        </w:r>
      </w:ins>
      <w:r w:rsidRPr="00302F0C">
        <w:rPr>
          <w:rFonts w:ascii="Arial" w:hAnsi="Arial" w:cs="Arial"/>
          <w:b/>
        </w:rPr>
        <w:t>type:</w:t>
      </w:r>
      <w:ins w:author="Akshay Raveendran" w:date="2025-07-21T00:32:00Z" w16du:dateUtc="2025-07-20T20:32:00Z" w:id="194">
        <w:r w:rsidRPr="00302F0C">
          <w:rPr>
            <w:rFonts w:ascii="Arial" w:hAnsi="Arial" w:cs="Arial"/>
          </w:rPr>
          <w:t xml:space="preserve"> Exceptional Approval Request</w:t>
        </w:r>
      </w:ins>
    </w:p>
    <w:p w:rsidRPr="00302F0C" w:rsidR="007510FC" w:rsidP="007510FC" w:rsidRDefault="007510FC" w14:paraId="763390B4" w14:textId="77777777">
      <w:pPr>
        <w:pStyle w:val="ListParagraph"/>
        <w:ind w:left="1080"/>
        <w:rPr>
          <w:ins w:author="Akshay Raveendran" w:date="2025-07-21T00:36:00Z" w16du:dateUtc="2025-07-20T20:36:00Z" w:id="195"/>
          <w:rFonts w:ascii="Arial" w:hAnsi="Arial" w:cs="Arial"/>
        </w:rPr>
      </w:pPr>
      <w:r w:rsidRPr="00302F0C">
        <w:rPr>
          <w:rFonts w:ascii="Arial" w:hAnsi="Arial" w:cs="Arial"/>
          <w:b/>
        </w:rPr>
        <w:t>Forms</w:t>
      </w:r>
      <w:r w:rsidRPr="00302F0C">
        <w:rPr>
          <w:rFonts w:ascii="Arial" w:hAnsi="Arial" w:cs="Arial"/>
        </w:rPr>
        <w:t>:</w:t>
      </w:r>
      <w:ins w:author="Akshay Raveendran" w:date="2025-07-21T00:36:00Z" w16du:dateUtc="2025-07-20T20:36:00Z" w:id="196">
        <w:r w:rsidRPr="00302F0C">
          <w:rPr>
            <w:rFonts w:ascii="Arial" w:hAnsi="Arial" w:cs="Arial"/>
          </w:rPr>
          <w:t xml:space="preserve"> </w:t>
        </w:r>
      </w:ins>
    </w:p>
    <w:p w:rsidRPr="00302F0C" w:rsidR="007510FC" w:rsidP="007510FC" w:rsidRDefault="007510FC" w14:paraId="33432DA5" w14:textId="533C7FFB">
      <w:pPr>
        <w:pStyle w:val="ListParagraph"/>
        <w:numPr>
          <w:ilvl w:val="0"/>
          <w:numId w:val="8"/>
        </w:numPr>
        <w:rPr>
          <w:ins w:author="Akshay Raveendran" w:date="2025-07-21T00:36:00Z" w16du:dateUtc="2025-07-20T20:36:00Z" w:id="197"/>
          <w:rFonts w:ascii="Arial" w:hAnsi="Arial" w:cs="Arial"/>
        </w:rPr>
      </w:pPr>
      <w:r w:rsidRPr="00302F0C">
        <w:rPr>
          <w:rFonts w:ascii="Arial" w:hAnsi="Arial" w:cs="Arial"/>
        </w:rPr>
        <w:t>Exce</w:t>
      </w:r>
      <w:r w:rsidRPr="00302F0C" w:rsidR="00124152">
        <w:rPr>
          <w:rFonts w:ascii="Arial" w:hAnsi="Arial" w:cs="Arial"/>
        </w:rPr>
        <w:t>ptional Approval R</w:t>
      </w:r>
      <w:r w:rsidRPr="00302F0C">
        <w:rPr>
          <w:rFonts w:ascii="Arial" w:hAnsi="Arial" w:cs="Arial"/>
        </w:rPr>
        <w:t>eq</w:t>
      </w:r>
      <w:ins w:author="Akshay Raveendran" w:date="2025-07-21T00:36:00Z" w16du:dateUtc="2025-07-20T20:36:00Z" w:id="198">
        <w:r w:rsidRPr="00302F0C">
          <w:rPr>
            <w:rFonts w:ascii="Arial" w:hAnsi="Arial" w:cs="Arial"/>
          </w:rPr>
          <w:t xml:space="preserve">uest Form </w:t>
        </w:r>
      </w:ins>
    </w:p>
    <w:p w:rsidRPr="00302F0C" w:rsidR="007510FC" w:rsidDel="000A036C" w:rsidP="007510FC" w:rsidRDefault="007510FC" w14:paraId="57977148" w14:textId="77777777">
      <w:pPr>
        <w:pStyle w:val="ListParagraph"/>
        <w:rPr>
          <w:del w:author="Akshay Raveendran" w:date="2025-07-21T13:44:00Z" w16du:dateUtc="2025-07-21T09:44:00Z" w:id="199"/>
          <w:rFonts w:ascii="Arial" w:hAnsi="Arial" w:cs="Arial"/>
        </w:rPr>
      </w:pPr>
    </w:p>
    <w:p w:rsidRPr="00302F0C" w:rsidR="00F024DE" w:rsidDel="000A036C" w:rsidRDefault="00F024DE" w14:paraId="0F2F5B23" w14:textId="26C806E3">
      <w:pPr>
        <w:pStyle w:val="ListParagraph"/>
        <w:rPr>
          <w:del w:author="Akshay Raveendran" w:date="2025-07-21T13:44:00Z" w16du:dateUtc="2025-07-21T09:44:00Z" w:id="200"/>
          <w:rFonts w:ascii="Arial" w:hAnsi="Arial" w:cs="Arial"/>
          <w:b/>
          <w:rPrChange w:author="Akshay Raveendran" w:date="2025-07-21T13:44:00Z" w16du:dateUtc="2025-07-21T09:44:00Z" w:id="201">
            <w:rPr>
              <w:del w:author="Akshay Raveendran" w:date="2025-07-21T13:44:00Z" w16du:dateUtc="2025-07-21T09:44:00Z" w:id="202"/>
            </w:rPr>
          </w:rPrChange>
        </w:rPr>
      </w:pPr>
    </w:p>
    <w:p w:rsidRPr="00302F0C" w:rsidR="00232C20" w:rsidDel="00480334" w:rsidP="00DC3A0C" w:rsidRDefault="00232C20" w14:paraId="7DE2BE95" w14:textId="3FB114AD">
      <w:pPr>
        <w:pStyle w:val="ListParagraph"/>
        <w:ind w:left="360"/>
        <w:rPr>
          <w:del w:author="Akshay Raveendran" w:date="2025-07-21T08:51:00Z" w16du:dateUtc="2025-07-21T04:51:00Z" w:id="203"/>
          <w:rFonts w:ascii="Arial" w:hAnsi="Arial" w:cs="Arial"/>
        </w:rPr>
      </w:pPr>
    </w:p>
    <w:p w:rsidRPr="00302F0C" w:rsidR="007E5020" w:rsidDel="00480334" w:rsidP="00DC3A0C" w:rsidRDefault="007E5020" w14:paraId="608EF371" w14:textId="4445F52A">
      <w:pPr>
        <w:pStyle w:val="ListParagraph"/>
        <w:ind w:left="360"/>
        <w:rPr>
          <w:del w:author="Akshay Raveendran" w:date="2025-07-21T08:51:00Z" w16du:dateUtc="2025-07-21T04:51:00Z" w:id="204"/>
          <w:rFonts w:ascii="Arial" w:hAnsi="Arial" w:cs="Arial"/>
        </w:rPr>
      </w:pPr>
    </w:p>
    <w:p w:rsidRPr="00302F0C" w:rsidR="007E5020" w:rsidDel="00480334" w:rsidP="00DC3A0C" w:rsidRDefault="007E5020" w14:paraId="0A53ECF9" w14:textId="5E3C50E8">
      <w:pPr>
        <w:pStyle w:val="ListParagraph"/>
        <w:ind w:left="360"/>
        <w:rPr>
          <w:del w:author="Akshay Raveendran" w:date="2025-07-21T08:51:00Z" w16du:dateUtc="2025-07-21T04:51:00Z" w:id="205"/>
          <w:rFonts w:ascii="Arial" w:hAnsi="Arial" w:cs="Arial"/>
        </w:rPr>
      </w:pPr>
    </w:p>
    <w:p w:rsidRPr="00302F0C" w:rsidR="007E5020" w:rsidDel="00480334" w:rsidP="00DC3A0C" w:rsidRDefault="007E5020" w14:paraId="0FB15132" w14:textId="4350943E">
      <w:pPr>
        <w:pStyle w:val="ListParagraph"/>
        <w:ind w:left="360"/>
        <w:rPr>
          <w:del w:author="Akshay Raveendran" w:date="2025-07-21T08:51:00Z" w16du:dateUtc="2025-07-21T04:51:00Z" w:id="206"/>
          <w:rFonts w:ascii="Arial" w:hAnsi="Arial" w:cs="Arial"/>
        </w:rPr>
      </w:pPr>
    </w:p>
    <w:p w:rsidRPr="00302F0C" w:rsidR="007E5020" w:rsidDel="00480334" w:rsidP="00DC3A0C" w:rsidRDefault="007E5020" w14:paraId="1B7BE31B" w14:textId="247DC46E">
      <w:pPr>
        <w:pStyle w:val="ListParagraph"/>
        <w:ind w:left="360"/>
        <w:rPr>
          <w:del w:author="Akshay Raveendran" w:date="2025-07-21T08:51:00Z" w16du:dateUtc="2025-07-21T04:51:00Z" w:id="207"/>
          <w:rFonts w:ascii="Arial" w:hAnsi="Arial" w:cs="Arial"/>
        </w:rPr>
      </w:pPr>
    </w:p>
    <w:p w:rsidRPr="00302F0C" w:rsidR="007E5020" w:rsidDel="00480334" w:rsidP="00DC3A0C" w:rsidRDefault="007E5020" w14:paraId="55A83194" w14:textId="083A7028">
      <w:pPr>
        <w:pStyle w:val="ListParagraph"/>
        <w:ind w:left="360"/>
        <w:rPr>
          <w:del w:author="Akshay Raveendran" w:date="2025-07-21T08:51:00Z" w16du:dateUtc="2025-07-21T04:51:00Z" w:id="208"/>
          <w:rFonts w:ascii="Arial" w:hAnsi="Arial" w:cs="Arial"/>
        </w:rPr>
      </w:pPr>
    </w:p>
    <w:p w:rsidRPr="00302F0C" w:rsidR="007E5020" w:rsidDel="00480334" w:rsidP="00DC3A0C" w:rsidRDefault="007E5020" w14:paraId="0EE03AA5" w14:textId="2E1345BE">
      <w:pPr>
        <w:pStyle w:val="ListParagraph"/>
        <w:ind w:left="360"/>
        <w:rPr>
          <w:del w:author="Akshay Raveendran" w:date="2025-07-21T08:51:00Z" w16du:dateUtc="2025-07-21T04:51:00Z" w:id="209"/>
          <w:rFonts w:ascii="Arial" w:hAnsi="Arial" w:cs="Arial"/>
        </w:rPr>
      </w:pPr>
    </w:p>
    <w:p w:rsidRPr="00302F0C" w:rsidR="007E5020" w:rsidDel="00480334" w:rsidP="00DC3A0C" w:rsidRDefault="007E5020" w14:paraId="067AC9C3" w14:textId="47540845">
      <w:pPr>
        <w:pStyle w:val="ListParagraph"/>
        <w:ind w:left="360"/>
        <w:rPr>
          <w:del w:author="Akshay Raveendran" w:date="2025-07-21T08:51:00Z" w16du:dateUtc="2025-07-21T04:51:00Z" w:id="210"/>
          <w:rFonts w:ascii="Arial" w:hAnsi="Arial" w:cs="Arial"/>
        </w:rPr>
      </w:pPr>
    </w:p>
    <w:p w:rsidRPr="00302F0C" w:rsidR="007E5020" w:rsidDel="00431E50" w:rsidP="00DC3A0C" w:rsidRDefault="007E5020" w14:paraId="63963FB6" w14:textId="77777777">
      <w:pPr>
        <w:pStyle w:val="ListParagraph"/>
        <w:ind w:left="360"/>
        <w:rPr>
          <w:del w:author="George Varghese" w:date="2024-12-09T17:16:00Z" w16du:dateUtc="2024-12-09T13:16:00Z" w:id="211"/>
          <w:rFonts w:ascii="Arial" w:hAnsi="Arial" w:cs="Arial"/>
        </w:rPr>
      </w:pPr>
    </w:p>
    <w:p w:rsidRPr="00302F0C" w:rsidR="00254AEB" w:rsidDel="00480334" w:rsidP="00DC3A0C" w:rsidRDefault="00254AEB" w14:paraId="16E81A1B" w14:textId="28AB4D95">
      <w:pPr>
        <w:pStyle w:val="ListParagraph"/>
        <w:ind w:left="360"/>
        <w:rPr>
          <w:del w:author="Akshay Raveendran" w:date="2025-07-21T08:51:00Z" w16du:dateUtc="2025-07-21T04:51:00Z" w:id="212"/>
          <w:rFonts w:ascii="Arial" w:hAnsi="Arial" w:cs="Arial"/>
        </w:rPr>
      </w:pPr>
    </w:p>
    <w:p w:rsidRPr="00302F0C" w:rsidR="00CE4603" w:rsidDel="00D70893" w:rsidP="00CE4603" w:rsidRDefault="00CE4603" w14:paraId="4A558F55" w14:textId="7EF43F11">
      <w:pPr>
        <w:pStyle w:val="Heading2"/>
        <w:rPr>
          <w:del w:author="Akshay Raveendran" w:date="2025-07-21T00:27:00Z" w16du:dateUtc="2025-07-20T20:27:00Z" w:id="213"/>
          <w:rFonts w:ascii="Arial" w:hAnsi="Arial" w:cs="Arial"/>
        </w:rPr>
      </w:pPr>
      <w:del w:author="Akshay Raveendran" w:date="2025-07-21T00:27:00Z" w16du:dateUtc="2025-07-20T20:27:00Z" w:id="214">
        <w:r w:rsidRPr="00302F0C" w:rsidDel="00D70893">
          <w:rPr>
            <w:rFonts w:ascii="Arial" w:hAnsi="Arial" w:cs="Arial"/>
          </w:rPr>
          <w:delText>Cost Comparison Report Creation Request</w:delText>
        </w:r>
      </w:del>
    </w:p>
    <w:p w:rsidRPr="00302F0C" w:rsidR="00CE4603" w:rsidDel="00D70893" w:rsidP="00CE4603" w:rsidRDefault="00CE4603" w14:paraId="4F68994D" w14:textId="7B24652F">
      <w:pPr>
        <w:rPr>
          <w:del w:author="Akshay Raveendran" w:date="2025-07-21T00:27:00Z" w16du:dateUtc="2025-07-20T20:27:00Z" w:id="215"/>
          <w:rFonts w:ascii="Arial" w:hAnsi="Arial" w:cs="Arial"/>
        </w:rPr>
      </w:pPr>
    </w:p>
    <w:tbl>
      <w:tblPr>
        <w:tblW w:w="9445" w:type="dxa"/>
        <w:tblLook w:val="04A0" w:firstRow="1" w:lastRow="0" w:firstColumn="1" w:lastColumn="0" w:noHBand="0" w:noVBand="1"/>
      </w:tblPr>
      <w:tblGrid>
        <w:gridCol w:w="2700"/>
        <w:gridCol w:w="3235"/>
        <w:gridCol w:w="3510"/>
      </w:tblGrid>
      <w:tr w:rsidRPr="00302F0C" w:rsidR="00CE4603" w:rsidDel="00D70893" w:rsidTr="25B82315" w14:paraId="4E138F9A" w14:textId="72A393CC">
        <w:trPr>
          <w:trHeight w:val="290"/>
          <w:del w:author="Akshay Raveendran" w:date="2025-07-21T00:27:00Z" w:id="216"/>
        </w:trPr>
        <w:tc>
          <w:tcPr>
            <w:tcW w:w="9445" w:type="dxa"/>
            <w:gridSpan w:val="3"/>
            <w:tcBorders>
              <w:top w:val="single" w:color="auto" w:sz="4" w:space="0"/>
              <w:left w:val="single" w:color="auto" w:sz="4" w:space="0"/>
              <w:bottom w:val="single" w:color="auto" w:sz="4" w:space="0"/>
              <w:right w:val="single" w:color="000000" w:themeColor="text1" w:sz="4" w:space="0"/>
            </w:tcBorders>
            <w:shd w:val="clear" w:color="auto" w:fill="B4C6E7"/>
            <w:vAlign w:val="bottom"/>
            <w:hideMark/>
          </w:tcPr>
          <w:p w:rsidRPr="00302F0C" w:rsidR="00CE4603" w:rsidDel="00D70893" w:rsidRDefault="00CE4603" w14:paraId="7ACE0E9D" w14:textId="3B98DEAE">
            <w:pPr>
              <w:spacing w:after="0" w:line="240" w:lineRule="auto"/>
              <w:jc w:val="center"/>
              <w:rPr>
                <w:del w:author="Akshay Raveendran" w:date="2025-07-21T00:27:00Z" w16du:dateUtc="2025-07-20T20:27:00Z" w:id="217"/>
                <w:rFonts w:ascii="Arial" w:hAnsi="Arial" w:eastAsia="Times New Roman" w:cs="Arial"/>
                <w:b/>
                <w:bCs/>
                <w:color w:val="000000"/>
                <w:sz w:val="22"/>
                <w:szCs w:val="22"/>
                <w:lang w:eastAsia="en-GB"/>
              </w:rPr>
            </w:pPr>
            <w:del w:author="Akshay Raveendran" w:date="2025-07-21T00:27:00Z" w16du:dateUtc="2025-07-20T20:27:00Z" w:id="218">
              <w:r w:rsidRPr="00302F0C" w:rsidDel="00D70893">
                <w:rPr>
                  <w:rFonts w:ascii="Arial" w:hAnsi="Arial" w:eastAsia="Times New Roman" w:cs="Arial"/>
                  <w:b/>
                  <w:color w:val="000000" w:themeColor="text1"/>
                  <w:sz w:val="22"/>
                  <w:szCs w:val="22"/>
                  <w:lang w:eastAsia="en-GB"/>
                </w:rPr>
                <w:delText xml:space="preserve">Cost Comparison Request form  </w:delText>
              </w:r>
              <w:commentRangeStart w:id="219"/>
              <w:commentRangeStart w:id="220"/>
              <w:commentRangeEnd w:id="219"/>
              <w:r w:rsidRPr="00302F0C" w:rsidDel="00D70893">
                <w:rPr>
                  <w:rStyle w:val="CommentReference"/>
                  <w:rFonts w:ascii="Arial" w:hAnsi="Arial" w:eastAsia="Times New Roman" w:cs="Arial"/>
                  <w:b/>
                  <w:color w:val="000000"/>
                  <w:sz w:val="22"/>
                  <w:szCs w:val="22"/>
                  <w:lang w:eastAsia="en-GB"/>
                </w:rPr>
                <w:commentReference w:id="219"/>
              </w:r>
            </w:del>
            <w:bookmarkStart w:name="_Toc204328655" w:id="221"/>
            <w:bookmarkStart w:name="_Toc204758568" w:id="222"/>
            <w:bookmarkStart w:name="_Toc204857199" w:id="223"/>
            <w:bookmarkStart w:name="_Toc204863625" w:id="224"/>
            <w:bookmarkStart w:name="_Toc204863712" w:id="225"/>
            <w:bookmarkStart w:name="_Toc204934903" w:id="226"/>
            <w:bookmarkStart w:name="_Toc204935012" w:id="227"/>
            <w:bookmarkStart w:name="_Toc204935486" w:id="228"/>
            <w:commentRangeEnd w:id="220"/>
            <w:r w:rsidRPr="00302F0C" w:rsidR="00763D40">
              <w:rPr>
                <w:rStyle w:val="CommentReference"/>
                <w:rFonts w:ascii="Arial" w:hAnsi="Arial" w:eastAsia="Times New Roman" w:cs="Arial"/>
                <w:b/>
                <w:color w:val="000000"/>
                <w:sz w:val="22"/>
                <w:szCs w:val="22"/>
                <w:lang w:eastAsia="en-GB"/>
              </w:rPr>
              <w:commentReference w:id="220"/>
            </w:r>
            <w:bookmarkEnd w:id="221"/>
            <w:bookmarkEnd w:id="222"/>
            <w:bookmarkEnd w:id="223"/>
            <w:bookmarkEnd w:id="224"/>
            <w:bookmarkEnd w:id="225"/>
            <w:bookmarkEnd w:id="226"/>
            <w:bookmarkEnd w:id="227"/>
            <w:bookmarkEnd w:id="228"/>
          </w:p>
        </w:tc>
      </w:tr>
      <w:tr w:rsidRPr="00302F0C" w:rsidR="00CE4603" w:rsidDel="00D70893" w:rsidTr="00332650" w14:paraId="0DAE6B8C" w14:textId="31233194">
        <w:trPr>
          <w:trHeight w:val="290"/>
          <w:del w:author="Akshay Raveendran" w:date="2025-07-21T00:27:00Z" w:id="229"/>
        </w:trPr>
        <w:tc>
          <w:tcPr>
            <w:tcW w:w="2700" w:type="dxa"/>
            <w:tcBorders>
              <w:top w:val="nil"/>
              <w:left w:val="single" w:color="auto" w:sz="4" w:space="0"/>
              <w:bottom w:val="single" w:color="auto" w:sz="4" w:space="0"/>
              <w:right w:val="single" w:color="auto" w:sz="4" w:space="0"/>
            </w:tcBorders>
            <w:vAlign w:val="bottom"/>
            <w:hideMark/>
          </w:tcPr>
          <w:p w:rsidRPr="00302F0C" w:rsidR="00CE4603" w:rsidDel="00D70893" w:rsidRDefault="00CE4603" w14:paraId="5F78D671" w14:textId="4EF364E2">
            <w:pPr>
              <w:spacing w:after="0" w:line="240" w:lineRule="auto"/>
              <w:rPr>
                <w:del w:author="Akshay Raveendran" w:date="2025-07-21T00:27:00Z" w16du:dateUtc="2025-07-20T20:27:00Z" w:id="230"/>
                <w:rFonts w:ascii="Arial" w:hAnsi="Arial" w:eastAsia="Times New Roman" w:cs="Arial"/>
                <w:color w:val="000000"/>
                <w:sz w:val="22"/>
                <w:szCs w:val="22"/>
                <w:lang w:eastAsia="en-GB"/>
              </w:rPr>
            </w:pPr>
            <w:del w:author="Akshay Raveendran" w:date="2025-07-21T00:27:00Z" w16du:dateUtc="2025-07-20T20:27:00Z" w:id="231">
              <w:r w:rsidRPr="00302F0C" w:rsidDel="00D70893">
                <w:rPr>
                  <w:rFonts w:ascii="Arial" w:hAnsi="Arial" w:eastAsia="Times New Roman" w:cs="Arial"/>
                  <w:color w:val="000000"/>
                  <w:sz w:val="22"/>
                  <w:szCs w:val="22"/>
                  <w:lang w:eastAsia="en-GB"/>
                </w:rPr>
                <w:delText>CC Reference Number</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hideMark/>
          </w:tcPr>
          <w:p w:rsidRPr="00302F0C" w:rsidR="00CE4603" w:rsidDel="00D70893" w:rsidRDefault="00CE4603" w14:paraId="39C7A28A" w14:textId="329D411B">
            <w:pPr>
              <w:spacing w:after="0" w:line="240" w:lineRule="auto"/>
              <w:rPr>
                <w:del w:author="Akshay Raveendran" w:date="2025-07-21T00:27:00Z" w16du:dateUtc="2025-07-20T20:27:00Z" w:id="232"/>
                <w:rFonts w:ascii="Arial" w:hAnsi="Arial" w:eastAsia="Times New Roman" w:cs="Arial"/>
                <w:color w:val="000000"/>
                <w:sz w:val="22"/>
                <w:szCs w:val="22"/>
                <w:lang w:eastAsia="en-GB"/>
              </w:rPr>
            </w:pPr>
            <w:del w:author="Akshay Raveendran" w:date="2025-07-21T00:27:00Z" w16du:dateUtc="2025-07-20T20:27:00Z" w:id="233">
              <w:r w:rsidRPr="00302F0C" w:rsidDel="00D70893">
                <w:rPr>
                  <w:rFonts w:ascii="Arial" w:hAnsi="Arial" w:eastAsia="Times New Roman" w:cs="Arial"/>
                  <w:color w:val="000000"/>
                  <w:sz w:val="22"/>
                  <w:szCs w:val="22"/>
                  <w:lang w:eastAsia="en-GB"/>
                </w:rPr>
                <w:delText>Auto generated</w:delText>
              </w:r>
            </w:del>
          </w:p>
        </w:tc>
        <w:tc>
          <w:tcPr>
            <w:tcW w:w="3510" w:type="dxa"/>
            <w:tcBorders>
              <w:top w:val="nil"/>
              <w:left w:val="nil"/>
              <w:bottom w:val="single" w:color="auto" w:sz="4" w:space="0"/>
              <w:right w:val="single" w:color="auto" w:sz="4" w:space="0"/>
            </w:tcBorders>
            <w:vAlign w:val="bottom"/>
            <w:hideMark/>
          </w:tcPr>
          <w:p w:rsidRPr="00302F0C" w:rsidR="00CE4603" w:rsidDel="00D70893" w:rsidRDefault="00CE4603" w14:paraId="3AB35AC8" w14:textId="45D901B4">
            <w:pPr>
              <w:spacing w:after="0" w:line="240" w:lineRule="auto"/>
              <w:rPr>
                <w:del w:author="Akshay Raveendran" w:date="2025-07-21T00:27:00Z" w16du:dateUtc="2025-07-20T20:27:00Z" w:id="234"/>
                <w:rFonts w:ascii="Arial" w:hAnsi="Arial" w:eastAsia="Times New Roman" w:cs="Arial"/>
                <w:color w:val="000000"/>
                <w:sz w:val="22"/>
                <w:szCs w:val="22"/>
                <w:lang w:eastAsia="en-GB"/>
              </w:rPr>
            </w:pPr>
            <w:del w:author="Akshay Raveendran" w:date="2025-07-21T00:27:00Z" w16du:dateUtc="2025-07-20T20:27:00Z" w:id="235">
              <w:r w:rsidRPr="00302F0C" w:rsidDel="00D70893">
                <w:rPr>
                  <w:rFonts w:ascii="Arial" w:hAnsi="Arial" w:eastAsia="Times New Roman" w:cs="Arial"/>
                  <w:color w:val="000000"/>
                  <w:sz w:val="22"/>
                  <w:szCs w:val="22"/>
                  <w:lang w:eastAsia="en-GB"/>
                </w:rPr>
                <w:delText>System-generated unique ID (read-only)</w:delText>
              </w:r>
            </w:del>
          </w:p>
        </w:tc>
      </w:tr>
      <w:tr w:rsidRPr="00302F0C" w:rsidR="00CE4603" w:rsidDel="00D70893" w:rsidTr="00332650" w14:paraId="1B456D82" w14:textId="25E909E5">
        <w:trPr>
          <w:trHeight w:val="290"/>
          <w:del w:author="Akshay Raveendran" w:date="2025-07-21T00:27:00Z" w:id="236"/>
        </w:trPr>
        <w:tc>
          <w:tcPr>
            <w:tcW w:w="2700" w:type="dxa"/>
            <w:tcBorders>
              <w:top w:val="nil"/>
              <w:left w:val="single" w:color="auto" w:sz="4" w:space="0"/>
              <w:bottom w:val="single" w:color="auto" w:sz="4" w:space="0"/>
              <w:right w:val="single" w:color="auto" w:sz="4" w:space="0"/>
            </w:tcBorders>
            <w:vAlign w:val="bottom"/>
          </w:tcPr>
          <w:p w:rsidRPr="00302F0C" w:rsidR="00CE4603" w:rsidDel="00D70893" w:rsidRDefault="00CE4603" w14:paraId="776098DF" w14:textId="0989E868">
            <w:pPr>
              <w:spacing w:after="0" w:line="240" w:lineRule="auto"/>
              <w:rPr>
                <w:del w:author="Akshay Raveendran" w:date="2025-07-21T00:27:00Z" w16du:dateUtc="2025-07-20T20:27:00Z" w:id="237"/>
                <w:rFonts w:ascii="Arial" w:hAnsi="Arial" w:eastAsia="Times New Roman" w:cs="Arial"/>
                <w:color w:val="000000"/>
                <w:sz w:val="22"/>
                <w:szCs w:val="22"/>
                <w:lang w:eastAsia="en-GB"/>
              </w:rPr>
            </w:pPr>
            <w:del w:author="Akshay Raveendran" w:date="2025-07-21T00:27:00Z" w16du:dateUtc="2025-07-20T20:27:00Z" w:id="238">
              <w:r w:rsidRPr="00302F0C" w:rsidDel="00D70893">
                <w:rPr>
                  <w:rFonts w:ascii="Arial" w:hAnsi="Arial" w:eastAsia="Times New Roman" w:cs="Arial"/>
                  <w:color w:val="000000"/>
                  <w:sz w:val="22"/>
                  <w:szCs w:val="22"/>
                  <w:lang w:eastAsia="en-GB"/>
                </w:rPr>
                <w:delText>Request Reference Number</w:delText>
              </w:r>
              <w:r w:rsidRPr="00302F0C" w:rsidDel="00D70893" w:rsidR="00A24E5B">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
          <w:p w:rsidRPr="00302F0C" w:rsidR="00CE4603" w:rsidDel="00D70893" w:rsidRDefault="00CE4603" w14:paraId="4FD599FF" w14:textId="0CA5A3F2">
            <w:pPr>
              <w:spacing w:after="0" w:line="240" w:lineRule="auto"/>
              <w:rPr>
                <w:del w:author="Akshay Raveendran" w:date="2025-07-21T00:27:00Z" w16du:dateUtc="2025-07-20T20:27:00Z" w:id="239"/>
                <w:rFonts w:ascii="Arial" w:hAnsi="Arial" w:eastAsia="Times New Roman" w:cs="Arial"/>
                <w:color w:val="000000"/>
                <w:sz w:val="22"/>
                <w:szCs w:val="22"/>
                <w:lang w:eastAsia="en-GB"/>
              </w:rPr>
            </w:pPr>
            <w:del w:author="Akshay Raveendran" w:date="2025-07-21T00:27:00Z" w16du:dateUtc="2025-07-20T20:27:00Z" w:id="240">
              <w:r w:rsidRPr="00302F0C" w:rsidDel="00D70893">
                <w:rPr>
                  <w:rFonts w:ascii="Arial" w:hAnsi="Arial" w:eastAsia="Times New Roman" w:cs="Arial"/>
                  <w:color w:val="000000"/>
                  <w:sz w:val="22"/>
                  <w:szCs w:val="22"/>
                  <w:lang w:eastAsia="en-GB"/>
                </w:rPr>
                <w:delText>Option to search and select open requests from other forms on portal</w:delText>
              </w:r>
            </w:del>
          </w:p>
        </w:tc>
        <w:tc>
          <w:tcPr>
            <w:tcW w:w="3510" w:type="dxa"/>
            <w:tcBorders>
              <w:top w:val="nil"/>
              <w:left w:val="nil"/>
              <w:bottom w:val="single" w:color="auto" w:sz="4" w:space="0"/>
              <w:right w:val="single" w:color="auto" w:sz="4" w:space="0"/>
            </w:tcBorders>
            <w:vAlign w:val="bottom"/>
          </w:tcPr>
          <w:p w:rsidRPr="00302F0C" w:rsidR="00CE4603" w:rsidDel="00D70893" w:rsidRDefault="00CE4603" w14:paraId="5081B68F" w14:textId="154F7FDD">
            <w:pPr>
              <w:spacing w:after="0" w:line="240" w:lineRule="auto"/>
              <w:rPr>
                <w:del w:author="Akshay Raveendran" w:date="2025-07-21T00:27:00Z" w16du:dateUtc="2025-07-20T20:27:00Z" w:id="241"/>
                <w:rFonts w:ascii="Arial" w:hAnsi="Arial" w:eastAsia="Times New Roman" w:cs="Arial"/>
                <w:color w:val="000000"/>
                <w:sz w:val="22"/>
                <w:szCs w:val="22"/>
                <w:lang w:eastAsia="en-GB"/>
              </w:rPr>
            </w:pPr>
            <w:del w:author="Akshay Raveendran" w:date="2025-07-21T00:27:00Z" w16du:dateUtc="2025-07-20T20:27:00Z" w:id="242">
              <w:r w:rsidRPr="00302F0C" w:rsidDel="00D70893">
                <w:rPr>
                  <w:rFonts w:ascii="Arial" w:hAnsi="Arial" w:eastAsia="Times New Roman" w:cs="Arial"/>
                  <w:color w:val="000000"/>
                  <w:sz w:val="22"/>
                  <w:szCs w:val="22"/>
                  <w:lang w:eastAsia="en-GB"/>
                </w:rPr>
                <w:delText>To link created CCs to existing requests with CC creation as a step</w:delText>
              </w:r>
            </w:del>
          </w:p>
        </w:tc>
      </w:tr>
      <w:tr w:rsidRPr="00302F0C" w:rsidR="00CE4603" w:rsidDel="00D70893" w:rsidTr="00332650" w14:paraId="08E7559F" w14:textId="2E387853">
        <w:trPr>
          <w:trHeight w:val="290"/>
          <w:del w:author="Akshay Raveendran" w:date="2025-07-21T00:27:00Z" w:id="243"/>
        </w:trPr>
        <w:tc>
          <w:tcPr>
            <w:tcW w:w="2700" w:type="dxa"/>
            <w:tcBorders>
              <w:top w:val="nil"/>
              <w:left w:val="single" w:color="auto" w:sz="4" w:space="0"/>
              <w:bottom w:val="single" w:color="auto" w:sz="4" w:space="0"/>
              <w:right w:val="single" w:color="auto" w:sz="4" w:space="0"/>
            </w:tcBorders>
            <w:vAlign w:val="bottom"/>
            <w:hideMark/>
          </w:tcPr>
          <w:p w:rsidRPr="00302F0C" w:rsidR="00CE4603" w:rsidDel="00D70893" w:rsidRDefault="00CE4603" w14:paraId="5186DABC" w14:textId="15BBB4AB">
            <w:pPr>
              <w:spacing w:after="0" w:line="240" w:lineRule="auto"/>
              <w:rPr>
                <w:del w:author="Akshay Raveendran" w:date="2025-07-21T00:27:00Z" w16du:dateUtc="2025-07-20T20:27:00Z" w:id="244"/>
                <w:rFonts w:ascii="Arial" w:hAnsi="Arial" w:eastAsia="Times New Roman" w:cs="Arial"/>
                <w:color w:val="000000"/>
                <w:sz w:val="22"/>
                <w:szCs w:val="22"/>
                <w:lang w:eastAsia="en-GB"/>
              </w:rPr>
            </w:pPr>
            <w:del w:author="Akshay Raveendran" w:date="2025-07-21T00:27:00Z" w16du:dateUtc="2025-07-20T20:27:00Z" w:id="245">
              <w:r w:rsidRPr="00302F0C" w:rsidDel="00D70893">
                <w:rPr>
                  <w:rFonts w:ascii="Arial" w:hAnsi="Arial" w:eastAsia="Times New Roman" w:cs="Arial"/>
                  <w:color w:val="000000"/>
                  <w:sz w:val="22"/>
                  <w:szCs w:val="22"/>
                  <w:lang w:eastAsia="en-GB"/>
                </w:rPr>
                <w:delText>Date</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hideMark/>
          </w:tcPr>
          <w:p w:rsidRPr="00302F0C" w:rsidR="00CE4603" w:rsidDel="00D70893" w:rsidRDefault="00CE4603" w14:paraId="3D823537" w14:textId="183EBEEA">
            <w:pPr>
              <w:spacing w:after="0" w:line="240" w:lineRule="auto"/>
              <w:rPr>
                <w:del w:author="Akshay Raveendran" w:date="2025-07-21T00:27:00Z" w16du:dateUtc="2025-07-20T20:27:00Z" w:id="246"/>
                <w:rFonts w:ascii="Arial" w:hAnsi="Arial" w:eastAsia="Times New Roman" w:cs="Arial"/>
                <w:color w:val="000000"/>
                <w:sz w:val="22"/>
                <w:szCs w:val="22"/>
                <w:lang w:eastAsia="en-GB"/>
              </w:rPr>
            </w:pPr>
            <w:del w:author="Akshay Raveendran" w:date="2025-07-21T00:27:00Z" w16du:dateUtc="2025-07-20T20:27:00Z" w:id="247">
              <w:r w:rsidRPr="00302F0C" w:rsidDel="00D70893">
                <w:rPr>
                  <w:rFonts w:ascii="Arial" w:hAnsi="Arial" w:eastAsia="Times New Roman" w:cs="Arial"/>
                  <w:color w:val="000000"/>
                  <w:sz w:val="22"/>
                  <w:szCs w:val="22"/>
                  <w:lang w:eastAsia="en-GB"/>
                </w:rPr>
                <w:delText>(Auto-filled Today's Date)</w:delText>
              </w:r>
            </w:del>
          </w:p>
        </w:tc>
        <w:tc>
          <w:tcPr>
            <w:tcW w:w="3510" w:type="dxa"/>
            <w:tcBorders>
              <w:top w:val="nil"/>
              <w:left w:val="nil"/>
              <w:bottom w:val="single" w:color="auto" w:sz="4" w:space="0"/>
              <w:right w:val="single" w:color="auto" w:sz="4" w:space="0"/>
            </w:tcBorders>
            <w:vAlign w:val="bottom"/>
            <w:hideMark/>
          </w:tcPr>
          <w:p w:rsidRPr="00302F0C" w:rsidR="00CE4603" w:rsidDel="00D70893" w:rsidRDefault="00CE4603" w14:paraId="47404D6E" w14:textId="2F46124A">
            <w:pPr>
              <w:spacing w:after="0" w:line="240" w:lineRule="auto"/>
              <w:rPr>
                <w:del w:author="Akshay Raveendran" w:date="2025-07-21T00:27:00Z" w16du:dateUtc="2025-07-20T20:27:00Z" w:id="248"/>
                <w:rFonts w:ascii="Arial" w:hAnsi="Arial" w:eastAsia="Times New Roman" w:cs="Arial"/>
                <w:color w:val="000000"/>
                <w:sz w:val="22"/>
                <w:szCs w:val="22"/>
                <w:lang w:eastAsia="en-GB"/>
              </w:rPr>
            </w:pPr>
            <w:del w:author="Akshay Raveendran" w:date="2025-07-21T00:27:00Z" w16du:dateUtc="2025-07-20T20:27:00Z" w:id="249">
              <w:r w:rsidRPr="00302F0C" w:rsidDel="00D70893">
                <w:rPr>
                  <w:rFonts w:ascii="Arial" w:hAnsi="Arial" w:eastAsia="Times New Roman" w:cs="Arial"/>
                  <w:color w:val="000000"/>
                  <w:sz w:val="22"/>
                  <w:szCs w:val="22"/>
                  <w:lang w:eastAsia="en-GB"/>
                </w:rPr>
                <w:delText> </w:delText>
              </w:r>
            </w:del>
          </w:p>
        </w:tc>
      </w:tr>
      <w:tr w:rsidRPr="00302F0C" w:rsidR="00CE4603" w:rsidDel="00D70893" w:rsidTr="00332650" w14:paraId="492CADA4" w14:textId="2CD3311D">
        <w:trPr>
          <w:trHeight w:val="290"/>
          <w:del w:author="Akshay Raveendran" w:date="2025-07-21T00:27:00Z" w:id="250"/>
        </w:trPr>
        <w:tc>
          <w:tcPr>
            <w:tcW w:w="2700" w:type="dxa"/>
            <w:tcBorders>
              <w:top w:val="nil"/>
              <w:left w:val="single" w:color="auto" w:sz="4" w:space="0"/>
              <w:bottom w:val="single" w:color="auto" w:sz="4" w:space="0"/>
              <w:right w:val="single" w:color="auto" w:sz="4" w:space="0"/>
            </w:tcBorders>
            <w:vAlign w:val="center"/>
            <w:hideMark/>
          </w:tcPr>
          <w:p w:rsidRPr="00302F0C" w:rsidR="00CE4603" w:rsidDel="00D70893" w:rsidRDefault="00CE4603" w14:paraId="2DCC7461" w14:textId="461922BA">
            <w:pPr>
              <w:spacing w:after="0" w:line="240" w:lineRule="auto"/>
              <w:rPr>
                <w:del w:author="Akshay Raveendran" w:date="2025-07-21T00:27:00Z" w16du:dateUtc="2025-07-20T20:27:00Z" w:id="251"/>
                <w:rFonts w:ascii="Arial" w:hAnsi="Arial" w:eastAsia="Times New Roman" w:cs="Arial"/>
                <w:color w:val="000000"/>
                <w:sz w:val="22"/>
                <w:szCs w:val="22"/>
                <w:lang w:eastAsia="en-GB"/>
              </w:rPr>
            </w:pPr>
            <w:del w:author="Akshay Raveendran" w:date="2025-07-21T00:27:00Z" w16du:dateUtc="2025-07-20T20:27:00Z" w:id="252">
              <w:r w:rsidRPr="00302F0C" w:rsidDel="00D70893">
                <w:rPr>
                  <w:rFonts w:ascii="Arial" w:hAnsi="Arial" w:eastAsia="Times New Roman" w:cs="Arial"/>
                  <w:color w:val="000000"/>
                  <w:sz w:val="22"/>
                  <w:szCs w:val="22"/>
                  <w:lang w:eastAsia="en-GB"/>
                </w:rPr>
                <w:delText>Legal Entity</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center"/>
            <w:hideMark/>
          </w:tcPr>
          <w:p w:rsidRPr="00302F0C" w:rsidR="00CE4603" w:rsidDel="00D70893" w:rsidRDefault="00CE4603" w14:paraId="179968E2" w14:textId="77BB1144">
            <w:pPr>
              <w:spacing w:after="0" w:line="240" w:lineRule="auto"/>
              <w:rPr>
                <w:del w:author="Akshay Raveendran" w:date="2025-07-21T00:27:00Z" w16du:dateUtc="2025-07-20T20:27:00Z" w:id="253"/>
                <w:rFonts w:ascii="Arial" w:hAnsi="Arial" w:eastAsia="Times New Roman" w:cs="Arial"/>
                <w:color w:val="000000"/>
                <w:sz w:val="22"/>
                <w:szCs w:val="22"/>
                <w:lang w:eastAsia="en-GB"/>
              </w:rPr>
            </w:pPr>
            <w:del w:author="Akshay Raveendran" w:date="2025-07-21T00:27:00Z" w16du:dateUtc="2025-07-20T20:27:00Z" w:id="254">
              <w:r w:rsidRPr="00302F0C" w:rsidDel="00D70893">
                <w:rPr>
                  <w:rFonts w:ascii="Arial" w:hAnsi="Arial" w:eastAsia="Times New Roman" w:cs="Arial"/>
                  <w:color w:val="000000"/>
                  <w:sz w:val="22"/>
                  <w:szCs w:val="22"/>
                  <w:lang w:eastAsia="en-GB"/>
                </w:rPr>
                <w:delText>Drop down of all legal entities on D365</w:delText>
              </w:r>
            </w:del>
          </w:p>
        </w:tc>
        <w:tc>
          <w:tcPr>
            <w:tcW w:w="3510" w:type="dxa"/>
            <w:tcBorders>
              <w:top w:val="nil"/>
              <w:left w:val="nil"/>
              <w:bottom w:val="single" w:color="auto" w:sz="4" w:space="0"/>
              <w:right w:val="single" w:color="auto" w:sz="4" w:space="0"/>
            </w:tcBorders>
            <w:vAlign w:val="center"/>
            <w:hideMark/>
          </w:tcPr>
          <w:p w:rsidRPr="00302F0C" w:rsidR="00CE4603" w:rsidDel="00D70893" w:rsidRDefault="00CE4603" w14:paraId="7359700E" w14:textId="2DFBB81E">
            <w:pPr>
              <w:spacing w:after="0" w:line="240" w:lineRule="auto"/>
              <w:rPr>
                <w:del w:author="Akshay Raveendran" w:date="2025-07-21T00:27:00Z" w16du:dateUtc="2025-07-20T20:27:00Z" w:id="255"/>
                <w:rFonts w:ascii="Arial" w:hAnsi="Arial" w:eastAsia="Times New Roman" w:cs="Arial"/>
                <w:color w:val="000000"/>
                <w:sz w:val="22"/>
                <w:szCs w:val="22"/>
                <w:lang w:eastAsia="en-GB"/>
              </w:rPr>
            </w:pPr>
            <w:del w:author="Akshay Raveendran" w:date="2025-07-21T00:27:00Z" w16du:dateUtc="2025-07-20T20:27:00Z" w:id="256">
              <w:r w:rsidRPr="00302F0C" w:rsidDel="00D70893">
                <w:rPr>
                  <w:rFonts w:ascii="Arial" w:hAnsi="Arial" w:eastAsia="Times New Roman" w:cs="Arial"/>
                  <w:color w:val="000000"/>
                  <w:sz w:val="22"/>
                  <w:szCs w:val="22"/>
                  <w:lang w:eastAsia="en-GB"/>
                </w:rPr>
                <w:delText> </w:delText>
              </w:r>
            </w:del>
          </w:p>
        </w:tc>
      </w:tr>
      <w:tr w:rsidRPr="00302F0C" w:rsidR="00CE4603" w:rsidDel="00D70893" w:rsidTr="00332650" w14:paraId="19E39B5C" w14:textId="755ECB47">
        <w:trPr>
          <w:trHeight w:val="580"/>
          <w:del w:author="Akshay Raveendran" w:date="2025-07-21T00:27:00Z" w:id="257"/>
        </w:trPr>
        <w:tc>
          <w:tcPr>
            <w:tcW w:w="2700" w:type="dxa"/>
            <w:tcBorders>
              <w:top w:val="nil"/>
              <w:left w:val="single" w:color="auto" w:sz="4" w:space="0"/>
              <w:bottom w:val="single" w:color="auto" w:sz="4" w:space="0"/>
              <w:right w:val="single" w:color="auto" w:sz="4" w:space="0"/>
            </w:tcBorders>
            <w:vAlign w:val="center"/>
            <w:hideMark/>
          </w:tcPr>
          <w:p w:rsidRPr="00302F0C" w:rsidR="00CE4603" w:rsidDel="00D70893" w:rsidRDefault="00CE4603" w14:paraId="520E3D6D" w14:textId="4CA5684E">
            <w:pPr>
              <w:spacing w:after="0" w:line="240" w:lineRule="auto"/>
              <w:rPr>
                <w:del w:author="Akshay Raveendran" w:date="2025-07-21T00:27:00Z" w16du:dateUtc="2025-07-20T20:27:00Z" w:id="258"/>
                <w:rFonts w:ascii="Arial" w:hAnsi="Arial" w:eastAsia="Times New Roman" w:cs="Arial"/>
                <w:color w:val="000000"/>
                <w:sz w:val="22"/>
                <w:szCs w:val="22"/>
                <w:lang w:eastAsia="en-GB"/>
              </w:rPr>
            </w:pPr>
            <w:del w:author="Akshay Raveendran" w:date="2025-07-21T00:27:00Z" w16du:dateUtc="2025-07-20T20:27:00Z" w:id="259">
              <w:r w:rsidRPr="00302F0C" w:rsidDel="00D70893">
                <w:rPr>
                  <w:rFonts w:ascii="Arial" w:hAnsi="Arial" w:eastAsia="Times New Roman" w:cs="Arial"/>
                  <w:color w:val="000000"/>
                  <w:sz w:val="22"/>
                  <w:szCs w:val="22"/>
                  <w:lang w:eastAsia="en-GB"/>
                </w:rPr>
                <w:delText>Business</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center"/>
            <w:hideMark/>
          </w:tcPr>
          <w:p w:rsidRPr="00302F0C" w:rsidR="00CE4603" w:rsidDel="00D70893" w:rsidRDefault="00CE4603" w14:paraId="07575811" w14:textId="7C202E82">
            <w:pPr>
              <w:spacing w:after="0" w:line="240" w:lineRule="auto"/>
              <w:rPr>
                <w:del w:author="Akshay Raveendran" w:date="2025-07-21T00:27:00Z" w16du:dateUtc="2025-07-20T20:27:00Z" w:id="260"/>
                <w:rFonts w:ascii="Arial" w:hAnsi="Arial" w:eastAsia="Times New Roman" w:cs="Arial"/>
                <w:color w:val="000000"/>
                <w:sz w:val="22"/>
                <w:szCs w:val="22"/>
                <w:lang w:eastAsia="en-GB"/>
              </w:rPr>
            </w:pPr>
            <w:del w:author="Akshay Raveendran" w:date="2025-07-21T00:27:00Z" w16du:dateUtc="2025-07-20T20:27:00Z" w:id="261">
              <w:r w:rsidRPr="00302F0C" w:rsidDel="00D70893">
                <w:rPr>
                  <w:rFonts w:ascii="Arial" w:hAnsi="Arial" w:eastAsia="Times New Roman" w:cs="Arial"/>
                  <w:color w:val="000000"/>
                  <w:sz w:val="22"/>
                  <w:szCs w:val="22"/>
                  <w:lang w:eastAsia="en-GB"/>
                </w:rPr>
                <w:delText xml:space="preserve">Dropdown  </w:delText>
              </w:r>
            </w:del>
          </w:p>
        </w:tc>
        <w:tc>
          <w:tcPr>
            <w:tcW w:w="3510" w:type="dxa"/>
            <w:tcBorders>
              <w:top w:val="nil"/>
              <w:left w:val="nil"/>
              <w:bottom w:val="single" w:color="auto" w:sz="4" w:space="0"/>
              <w:right w:val="single" w:color="auto" w:sz="4" w:space="0"/>
            </w:tcBorders>
            <w:vAlign w:val="center"/>
            <w:hideMark/>
          </w:tcPr>
          <w:p w:rsidRPr="00302F0C" w:rsidR="00CE4603" w:rsidDel="00D70893" w:rsidRDefault="00CE4603" w14:paraId="3CDA3302" w14:textId="6FED1580">
            <w:pPr>
              <w:spacing w:after="0" w:line="240" w:lineRule="auto"/>
              <w:rPr>
                <w:del w:author="Akshay Raveendran" w:date="2025-07-21T00:27:00Z" w16du:dateUtc="2025-07-20T20:27:00Z" w:id="262"/>
                <w:rFonts w:ascii="Arial" w:hAnsi="Arial" w:eastAsia="Times New Roman" w:cs="Arial"/>
                <w:color w:val="000000"/>
                <w:sz w:val="22"/>
                <w:szCs w:val="22"/>
                <w:lang w:eastAsia="en-GB"/>
              </w:rPr>
            </w:pPr>
            <w:del w:author="Akshay Raveendran" w:date="2025-07-21T00:27:00Z" w16du:dateUtc="2025-07-20T20:27:00Z" w:id="263">
              <w:r w:rsidRPr="00302F0C" w:rsidDel="00D70893">
                <w:rPr>
                  <w:rFonts w:ascii="Arial" w:hAnsi="Arial" w:eastAsia="Times New Roman" w:cs="Arial"/>
                  <w:color w:val="000000" w:themeColor="text1"/>
                  <w:sz w:val="22"/>
                  <w:szCs w:val="22"/>
                  <w:lang w:eastAsia="en-GB"/>
                </w:rPr>
                <w:delText xml:space="preserve">List of BUs/Departments (fetched from </w:delText>
              </w:r>
            </w:del>
            <w:del w:author="Akshay Raveendran" w:date="2025-07-15T09:10:00Z" w16du:dateUtc="2025-07-15T05:10:00Z" w:id="264">
              <w:r w:rsidRPr="00302F0C" w:rsidDel="00D62022" w:rsidR="00682A28">
                <w:rPr>
                  <w:rFonts w:ascii="Arial" w:hAnsi="Arial" w:eastAsia="Times New Roman" w:cs="Arial"/>
                  <w:color w:val="000000" w:themeColor="text1"/>
                  <w:sz w:val="22"/>
                  <w:szCs w:val="22"/>
                  <w:lang w:eastAsia="en-GB"/>
                </w:rPr>
                <w:delText>D365</w:delText>
              </w:r>
              <w:r w:rsidRPr="00302F0C" w:rsidDel="00D62022">
                <w:rPr>
                  <w:rFonts w:ascii="Arial" w:hAnsi="Arial" w:eastAsia="Times New Roman" w:cs="Arial"/>
                  <w:color w:val="000000" w:themeColor="text1"/>
                  <w:sz w:val="22"/>
                  <w:szCs w:val="22"/>
                  <w:lang w:eastAsia="en-GB"/>
                </w:rPr>
                <w:delText xml:space="preserve"> </w:delText>
              </w:r>
              <w:commentRangeStart w:id="265"/>
              <w:commentRangeStart w:id="266"/>
              <w:r w:rsidRPr="00302F0C" w:rsidDel="00D62022">
                <w:rPr>
                  <w:rFonts w:ascii="Arial" w:hAnsi="Arial" w:eastAsia="Times New Roman" w:cs="Arial"/>
                  <w:color w:val="000000" w:themeColor="text1"/>
                  <w:sz w:val="22"/>
                  <w:szCs w:val="22"/>
                  <w:lang w:eastAsia="en-GB"/>
                </w:rPr>
                <w:delText>or SSO</w:delText>
              </w:r>
              <w:commentRangeEnd w:id="265"/>
              <w:r w:rsidRPr="00302F0C" w:rsidDel="00D62022">
                <w:rPr>
                  <w:rStyle w:val="CommentReference"/>
                  <w:rFonts w:ascii="Arial" w:hAnsi="Arial" w:eastAsia="Times New Roman" w:cs="Arial"/>
                  <w:color w:val="000000" w:themeColor="text1"/>
                  <w:sz w:val="22"/>
                  <w:szCs w:val="22"/>
                  <w:lang w:eastAsia="en-GB"/>
                </w:rPr>
                <w:commentReference w:id="265"/>
              </w:r>
            </w:del>
            <w:del w:author="Akshay Raveendran" w:date="2025-07-21T00:27:00Z" w16du:dateUtc="2025-07-20T20:27:00Z" w:id="267">
              <w:commentRangeEnd w:id="266"/>
              <w:r w:rsidRPr="00302F0C" w:rsidDel="00D70893" w:rsidR="006E6659">
                <w:rPr>
                  <w:rStyle w:val="CommentReference"/>
                  <w:rFonts w:ascii="Arial" w:hAnsi="Arial" w:eastAsia="Times New Roman" w:cs="Arial"/>
                  <w:color w:val="000000" w:themeColor="text1"/>
                  <w:sz w:val="22"/>
                  <w:szCs w:val="22"/>
                  <w:lang w:eastAsia="en-GB"/>
                </w:rPr>
                <w:commentReference w:id="266"/>
              </w:r>
            </w:del>
            <w:del w:author="Akshay Raveendran" w:date="2025-07-15T09:10:00Z" w16du:dateUtc="2025-07-15T05:10:00Z" w:id="268">
              <w:r w:rsidRPr="00302F0C" w:rsidDel="00D62022">
                <w:rPr>
                  <w:rFonts w:ascii="Arial" w:hAnsi="Arial" w:eastAsia="Times New Roman" w:cs="Arial"/>
                  <w:color w:val="000000" w:themeColor="text1"/>
                  <w:sz w:val="22"/>
                  <w:szCs w:val="22"/>
                  <w:lang w:eastAsia="en-GB"/>
                </w:rPr>
                <w:delText>)</w:delText>
              </w:r>
            </w:del>
          </w:p>
        </w:tc>
      </w:tr>
      <w:tr w:rsidRPr="00302F0C" w:rsidR="00CE4603" w:rsidDel="00D70893" w:rsidTr="00332650" w14:paraId="25FDEA6A" w14:textId="17E02C71">
        <w:trPr>
          <w:trHeight w:val="290"/>
          <w:del w:author="Akshay Raveendran" w:date="2025-07-21T00:27:00Z" w:id="269"/>
        </w:trPr>
        <w:tc>
          <w:tcPr>
            <w:tcW w:w="2700" w:type="dxa"/>
            <w:tcBorders>
              <w:top w:val="nil"/>
              <w:left w:val="single" w:color="auto" w:sz="4" w:space="0"/>
              <w:bottom w:val="single" w:color="auto" w:sz="4" w:space="0"/>
              <w:right w:val="single" w:color="auto" w:sz="4" w:space="0"/>
            </w:tcBorders>
            <w:vAlign w:val="center"/>
            <w:hideMark/>
          </w:tcPr>
          <w:p w:rsidRPr="00302F0C" w:rsidR="00CE4603" w:rsidDel="00D70893" w:rsidRDefault="00CE4603" w14:paraId="4BCBE4C6" w14:textId="12144E07">
            <w:pPr>
              <w:spacing w:after="0" w:line="240" w:lineRule="auto"/>
              <w:rPr>
                <w:del w:author="Akshay Raveendran" w:date="2025-07-21T00:27:00Z" w16du:dateUtc="2025-07-20T20:27:00Z" w:id="270"/>
                <w:rFonts w:ascii="Arial" w:hAnsi="Arial" w:eastAsia="Times New Roman" w:cs="Arial"/>
                <w:color w:val="000000"/>
                <w:sz w:val="22"/>
                <w:szCs w:val="22"/>
                <w:lang w:eastAsia="en-GB"/>
              </w:rPr>
            </w:pPr>
            <w:del w:author="Akshay Raveendran" w:date="2025-07-21T00:27:00Z" w16du:dateUtc="2025-07-20T20:27:00Z" w:id="271">
              <w:r w:rsidRPr="00302F0C" w:rsidDel="00D70893">
                <w:rPr>
                  <w:rFonts w:ascii="Arial" w:hAnsi="Arial" w:eastAsia="Times New Roman" w:cs="Arial"/>
                  <w:color w:val="000000"/>
                  <w:sz w:val="22"/>
                  <w:szCs w:val="22"/>
                  <w:lang w:eastAsia="en-GB"/>
                </w:rPr>
                <w:delText>Category</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center"/>
            <w:hideMark/>
          </w:tcPr>
          <w:p w:rsidRPr="00302F0C" w:rsidR="00CE4603" w:rsidDel="00D70893" w:rsidRDefault="00CE4603" w14:paraId="68145D4A" w14:textId="2C341F15">
            <w:pPr>
              <w:spacing w:after="0" w:line="240" w:lineRule="auto"/>
              <w:rPr>
                <w:del w:author="Akshay Raveendran" w:date="2025-07-21T00:27:00Z" w16du:dateUtc="2025-07-20T20:27:00Z" w:id="272"/>
                <w:rFonts w:ascii="Arial" w:hAnsi="Arial" w:eastAsia="Times New Roman" w:cs="Arial"/>
                <w:color w:val="000000"/>
                <w:sz w:val="22"/>
                <w:szCs w:val="22"/>
                <w:lang w:eastAsia="en-GB"/>
              </w:rPr>
            </w:pPr>
            <w:del w:author="Akshay Raveendran" w:date="2025-07-21T00:27:00Z" w16du:dateUtc="2025-07-20T20:27:00Z" w:id="273">
              <w:r w:rsidRPr="00302F0C" w:rsidDel="00D70893">
                <w:rPr>
                  <w:rFonts w:ascii="Arial" w:hAnsi="Arial" w:eastAsia="Times New Roman" w:cs="Arial"/>
                  <w:color w:val="000000"/>
                  <w:sz w:val="22"/>
                  <w:szCs w:val="22"/>
                  <w:lang w:eastAsia="en-GB"/>
                </w:rPr>
                <w:delText xml:space="preserve">Dropdown: CAPEX, OPEX </w:delText>
              </w:r>
            </w:del>
          </w:p>
        </w:tc>
        <w:tc>
          <w:tcPr>
            <w:tcW w:w="3510" w:type="dxa"/>
            <w:tcBorders>
              <w:top w:val="nil"/>
              <w:left w:val="nil"/>
              <w:bottom w:val="single" w:color="auto" w:sz="4" w:space="0"/>
              <w:right w:val="single" w:color="auto" w:sz="4" w:space="0"/>
            </w:tcBorders>
            <w:vAlign w:val="center"/>
            <w:hideMark/>
          </w:tcPr>
          <w:p w:rsidRPr="00302F0C" w:rsidR="00CE4603" w:rsidDel="00D70893" w:rsidRDefault="00CE4603" w14:paraId="704BC628" w14:textId="1D2B0EB6">
            <w:pPr>
              <w:spacing w:after="0" w:line="240" w:lineRule="auto"/>
              <w:rPr>
                <w:del w:author="Akshay Raveendran" w:date="2025-07-21T00:27:00Z" w16du:dateUtc="2025-07-20T20:27:00Z" w:id="274"/>
                <w:rFonts w:ascii="Arial" w:hAnsi="Arial" w:eastAsia="Times New Roman" w:cs="Arial"/>
                <w:color w:val="000000"/>
                <w:sz w:val="22"/>
                <w:szCs w:val="22"/>
                <w:lang w:eastAsia="en-GB"/>
              </w:rPr>
            </w:pPr>
            <w:del w:author="Akshay Raveendran" w:date="2025-07-21T00:27:00Z" w16du:dateUtc="2025-07-20T20:27:00Z" w:id="275">
              <w:r w:rsidRPr="00302F0C" w:rsidDel="00D70893">
                <w:rPr>
                  <w:rFonts w:ascii="Arial" w:hAnsi="Arial" w:eastAsia="Times New Roman" w:cs="Arial"/>
                  <w:color w:val="000000"/>
                  <w:sz w:val="22"/>
                  <w:szCs w:val="22"/>
                  <w:lang w:eastAsia="en-GB"/>
                </w:rPr>
                <w:delText> </w:delText>
              </w:r>
            </w:del>
          </w:p>
        </w:tc>
      </w:tr>
      <w:tr w:rsidRPr="00302F0C" w:rsidR="00CE4603" w:rsidDel="00D70893" w:rsidTr="00332650" w14:paraId="16E823BF" w14:textId="7E00BC78">
        <w:trPr>
          <w:trHeight w:val="290"/>
          <w:del w:author="Akshay Raveendran" w:date="2025-07-21T00:27:00Z" w:id="276"/>
        </w:trPr>
        <w:tc>
          <w:tcPr>
            <w:tcW w:w="2700" w:type="dxa"/>
            <w:tcBorders>
              <w:top w:val="nil"/>
              <w:left w:val="single" w:color="auto" w:sz="4" w:space="0"/>
              <w:bottom w:val="single" w:color="auto" w:sz="4" w:space="0"/>
              <w:right w:val="single" w:color="auto" w:sz="4" w:space="0"/>
            </w:tcBorders>
            <w:vAlign w:val="center"/>
          </w:tcPr>
          <w:p w:rsidRPr="00302F0C" w:rsidR="00CE4603" w:rsidDel="00D70893" w:rsidRDefault="00CE4603" w14:paraId="19169DFB" w14:textId="7291431F">
            <w:pPr>
              <w:spacing w:after="0" w:line="240" w:lineRule="auto"/>
              <w:rPr>
                <w:del w:author="Akshay Raveendran" w:date="2025-07-21T00:27:00Z" w16du:dateUtc="2025-07-20T20:27:00Z" w:id="277"/>
                <w:rFonts w:ascii="Arial" w:hAnsi="Arial" w:eastAsia="Times New Roman" w:cs="Arial"/>
                <w:color w:val="000000"/>
                <w:sz w:val="22"/>
                <w:szCs w:val="22"/>
                <w:lang w:eastAsia="en-GB"/>
              </w:rPr>
            </w:pPr>
            <w:del w:author="Akshay Raveendran" w:date="2025-07-21T00:27:00Z" w16du:dateUtc="2025-07-20T20:27:00Z" w:id="278">
              <w:r w:rsidRPr="00302F0C" w:rsidDel="00D70893">
                <w:rPr>
                  <w:rFonts w:ascii="Arial" w:hAnsi="Arial" w:eastAsia="Times New Roman" w:cs="Arial"/>
                  <w:color w:val="000000"/>
                  <w:sz w:val="22"/>
                  <w:szCs w:val="22"/>
                  <w:lang w:eastAsia="en-GB"/>
                </w:rPr>
                <w:delText>Project name</w:delText>
              </w:r>
            </w:del>
          </w:p>
        </w:tc>
        <w:tc>
          <w:tcPr>
            <w:tcW w:w="3235" w:type="dxa"/>
            <w:tcBorders>
              <w:top w:val="nil"/>
              <w:left w:val="nil"/>
              <w:bottom w:val="single" w:color="auto" w:sz="4" w:space="0"/>
              <w:right w:val="single" w:color="auto" w:sz="4" w:space="0"/>
            </w:tcBorders>
            <w:vAlign w:val="bottom"/>
          </w:tcPr>
          <w:p w:rsidRPr="00302F0C" w:rsidR="00CE4603" w:rsidDel="00D70893" w:rsidRDefault="00CE4603" w14:paraId="13B765E0" w14:textId="3B6B16EE">
            <w:pPr>
              <w:spacing w:after="0" w:line="240" w:lineRule="auto"/>
              <w:rPr>
                <w:del w:author="Akshay Raveendran" w:date="2025-07-21T00:27:00Z" w16du:dateUtc="2025-07-20T20:27:00Z" w:id="279"/>
                <w:rFonts w:ascii="Arial" w:hAnsi="Arial" w:eastAsia="Times New Roman" w:cs="Arial"/>
                <w:color w:val="000000"/>
                <w:sz w:val="22"/>
                <w:szCs w:val="22"/>
                <w:lang w:eastAsia="en-GB"/>
              </w:rPr>
            </w:pPr>
            <w:del w:author="Akshay Raveendran" w:date="2025-07-21T00:27:00Z" w16du:dateUtc="2025-07-20T20:27:00Z" w:id="280">
              <w:r w:rsidRPr="00302F0C" w:rsidDel="00D70893">
                <w:rPr>
                  <w:rFonts w:ascii="Arial" w:hAnsi="Arial" w:eastAsia="Times New Roman" w:cs="Arial"/>
                  <w:color w:val="000000"/>
                  <w:sz w:val="22"/>
                  <w:szCs w:val="22"/>
                  <w:lang w:eastAsia="en-GB"/>
                </w:rPr>
                <w:delText>Text field</w:delText>
              </w:r>
            </w:del>
          </w:p>
        </w:tc>
        <w:tc>
          <w:tcPr>
            <w:tcW w:w="3510" w:type="dxa"/>
            <w:tcBorders>
              <w:top w:val="nil"/>
              <w:left w:val="nil"/>
              <w:bottom w:val="single" w:color="auto" w:sz="4" w:space="0"/>
              <w:right w:val="single" w:color="auto" w:sz="4" w:space="0"/>
            </w:tcBorders>
            <w:vAlign w:val="bottom"/>
          </w:tcPr>
          <w:p w:rsidRPr="00302F0C" w:rsidR="00CE4603" w:rsidDel="00D70893" w:rsidRDefault="00CE4603" w14:paraId="7DCC04FC" w14:textId="4FD37372">
            <w:pPr>
              <w:spacing w:after="0" w:line="240" w:lineRule="auto"/>
              <w:rPr>
                <w:del w:author="Akshay Raveendran" w:date="2025-07-21T00:27:00Z" w16du:dateUtc="2025-07-20T20:27:00Z" w:id="281"/>
                <w:rFonts w:ascii="Arial" w:hAnsi="Arial" w:eastAsia="Times New Roman" w:cs="Arial"/>
                <w:color w:val="000000"/>
                <w:sz w:val="22"/>
                <w:szCs w:val="22"/>
                <w:lang w:eastAsia="en-GB"/>
              </w:rPr>
            </w:pPr>
            <w:del w:author="Akshay Raveendran" w:date="2025-07-21T00:27:00Z" w16du:dateUtc="2025-07-20T20:27:00Z" w:id="282">
              <w:r w:rsidRPr="00302F0C" w:rsidDel="00D70893">
                <w:rPr>
                  <w:rFonts w:ascii="Arial" w:hAnsi="Arial" w:eastAsia="Times New Roman" w:cs="Arial"/>
                  <w:color w:val="000000"/>
                  <w:sz w:val="22"/>
                  <w:szCs w:val="22"/>
                  <w:lang w:eastAsia="en-GB"/>
                </w:rPr>
                <w:delText>Project description</w:delText>
              </w:r>
            </w:del>
          </w:p>
        </w:tc>
      </w:tr>
      <w:tr w:rsidRPr="00302F0C" w:rsidR="00CE4603" w:rsidDel="00D70893" w:rsidTr="00332650" w14:paraId="309772ED" w14:textId="16D95AA2">
        <w:trPr>
          <w:trHeight w:val="290"/>
          <w:del w:author="Akshay Raveendran" w:date="2025-07-21T00:27:00Z" w:id="283"/>
        </w:trPr>
        <w:tc>
          <w:tcPr>
            <w:tcW w:w="2700" w:type="dxa"/>
            <w:tcBorders>
              <w:top w:val="nil"/>
              <w:left w:val="single" w:color="auto" w:sz="4" w:space="0"/>
              <w:bottom w:val="single" w:color="auto" w:sz="4" w:space="0"/>
              <w:right w:val="single" w:color="auto" w:sz="4" w:space="0"/>
            </w:tcBorders>
            <w:vAlign w:val="center"/>
          </w:tcPr>
          <w:p w:rsidRPr="00302F0C" w:rsidR="00CE4603" w:rsidDel="00D70893" w:rsidRDefault="00CE4603" w14:paraId="62B014F3" w14:textId="4B44F7E9">
            <w:pPr>
              <w:spacing w:after="0" w:line="240" w:lineRule="auto"/>
              <w:rPr>
                <w:del w:author="Akshay Raveendran" w:date="2025-07-21T00:27:00Z" w16du:dateUtc="2025-07-20T20:27:00Z" w:id="284"/>
                <w:rFonts w:ascii="Arial" w:hAnsi="Arial" w:eastAsia="Times New Roman" w:cs="Arial"/>
                <w:color w:val="000000"/>
                <w:sz w:val="22"/>
                <w:szCs w:val="22"/>
                <w:lang w:eastAsia="en-GB"/>
              </w:rPr>
            </w:pPr>
            <w:del w:author="Akshay Raveendran" w:date="2025-07-21T00:27:00Z" w16du:dateUtc="2025-07-20T20:27:00Z" w:id="285">
              <w:r w:rsidRPr="00302F0C" w:rsidDel="00D70893">
                <w:rPr>
                  <w:rFonts w:ascii="Arial" w:hAnsi="Arial" w:eastAsia="Times New Roman" w:cs="Arial"/>
                  <w:color w:val="000000"/>
                  <w:sz w:val="22"/>
                  <w:szCs w:val="22"/>
                  <w:lang w:eastAsia="en-GB"/>
                </w:rPr>
                <w:delText>Project numbers</w:delText>
              </w:r>
            </w:del>
          </w:p>
        </w:tc>
        <w:tc>
          <w:tcPr>
            <w:tcW w:w="3235" w:type="dxa"/>
            <w:tcBorders>
              <w:top w:val="nil"/>
              <w:left w:val="nil"/>
              <w:bottom w:val="single" w:color="auto" w:sz="4" w:space="0"/>
              <w:right w:val="single" w:color="auto" w:sz="4" w:space="0"/>
            </w:tcBorders>
            <w:vAlign w:val="bottom"/>
          </w:tcPr>
          <w:p w:rsidRPr="00302F0C" w:rsidR="00CE4603" w:rsidDel="00D70893" w:rsidRDefault="00CE4603" w14:paraId="1820A1D2" w14:textId="5D4C5E27">
            <w:pPr>
              <w:spacing w:after="0" w:line="240" w:lineRule="auto"/>
              <w:rPr>
                <w:del w:author="Akshay Raveendran" w:date="2025-07-21T00:27:00Z" w16du:dateUtc="2025-07-20T20:27:00Z" w:id="286"/>
                <w:rFonts w:ascii="Arial" w:hAnsi="Arial" w:eastAsia="Times New Roman" w:cs="Arial"/>
                <w:color w:val="000000"/>
                <w:sz w:val="22"/>
                <w:szCs w:val="22"/>
                <w:lang w:eastAsia="en-GB"/>
              </w:rPr>
            </w:pPr>
            <w:del w:author="Akshay Raveendran" w:date="2025-07-21T00:27:00Z" w16du:dateUtc="2025-07-20T20:27:00Z" w:id="287">
              <w:r w:rsidRPr="00302F0C" w:rsidDel="00D70893">
                <w:rPr>
                  <w:rFonts w:ascii="Arial" w:hAnsi="Arial" w:eastAsia="Times New Roman" w:cs="Arial"/>
                  <w:color w:val="000000"/>
                  <w:sz w:val="22"/>
                  <w:szCs w:val="22"/>
                  <w:lang w:eastAsia="en-GB"/>
                </w:rPr>
                <w:delText>Alphanumeric field</w:delText>
              </w:r>
            </w:del>
          </w:p>
        </w:tc>
        <w:tc>
          <w:tcPr>
            <w:tcW w:w="3510" w:type="dxa"/>
            <w:tcBorders>
              <w:top w:val="nil"/>
              <w:left w:val="nil"/>
              <w:bottom w:val="single" w:color="auto" w:sz="4" w:space="0"/>
              <w:right w:val="single" w:color="auto" w:sz="4" w:space="0"/>
            </w:tcBorders>
            <w:vAlign w:val="bottom"/>
          </w:tcPr>
          <w:p w:rsidRPr="00302F0C" w:rsidR="00CE4603" w:rsidDel="00D70893" w:rsidRDefault="00CE4603" w14:paraId="36ECAC36" w14:textId="7B6618FB">
            <w:pPr>
              <w:spacing w:after="0" w:line="240" w:lineRule="auto"/>
              <w:rPr>
                <w:del w:author="Akshay Raveendran" w:date="2025-07-21T00:27:00Z" w16du:dateUtc="2025-07-20T20:27:00Z" w:id="288"/>
                <w:rFonts w:ascii="Arial" w:hAnsi="Arial" w:eastAsia="Times New Roman" w:cs="Arial"/>
                <w:color w:val="000000"/>
                <w:sz w:val="22"/>
                <w:szCs w:val="22"/>
                <w:lang w:eastAsia="en-GB"/>
              </w:rPr>
            </w:pPr>
            <w:del w:author="Akshay Raveendran" w:date="2025-07-21T00:27:00Z" w16du:dateUtc="2025-07-20T20:27:00Z" w:id="289">
              <w:r w:rsidRPr="00302F0C" w:rsidDel="00D70893">
                <w:rPr>
                  <w:rFonts w:ascii="Arial" w:hAnsi="Arial" w:eastAsia="Times New Roman" w:cs="Arial"/>
                  <w:color w:val="000000"/>
                  <w:sz w:val="22"/>
                  <w:szCs w:val="22"/>
                  <w:lang w:eastAsia="en-GB"/>
                </w:rPr>
                <w:delText> </w:delText>
              </w:r>
            </w:del>
          </w:p>
        </w:tc>
      </w:tr>
      <w:tr w:rsidRPr="00302F0C" w:rsidR="00CE4603" w:rsidDel="00D70893" w:rsidTr="00332650" w14:paraId="7DFC2827" w14:textId="35889815">
        <w:trPr>
          <w:trHeight w:val="290"/>
          <w:del w:author="Akshay Raveendran" w:date="2025-07-21T00:27:00Z" w:id="290"/>
        </w:trPr>
        <w:tc>
          <w:tcPr>
            <w:tcW w:w="2700" w:type="dxa"/>
            <w:tcBorders>
              <w:top w:val="nil"/>
              <w:left w:val="single" w:color="auto" w:sz="4" w:space="0"/>
              <w:bottom w:val="single" w:color="auto" w:sz="4" w:space="0"/>
              <w:right w:val="single" w:color="auto" w:sz="4" w:space="0"/>
            </w:tcBorders>
            <w:vAlign w:val="bottom"/>
            <w:hideMark/>
          </w:tcPr>
          <w:p w:rsidRPr="00302F0C" w:rsidR="00CE4603" w:rsidDel="00D70893" w:rsidRDefault="00CE4603" w14:paraId="3D20C9BC" w14:textId="05A382D3">
            <w:pPr>
              <w:spacing w:after="0" w:line="240" w:lineRule="auto"/>
              <w:rPr>
                <w:del w:author="Akshay Raveendran" w:date="2025-07-21T00:27:00Z" w16du:dateUtc="2025-07-20T20:27:00Z" w:id="291"/>
                <w:rFonts w:ascii="Arial" w:hAnsi="Arial" w:eastAsia="Times New Roman" w:cs="Arial"/>
                <w:color w:val="000000"/>
                <w:sz w:val="22"/>
                <w:szCs w:val="22"/>
                <w:lang w:eastAsia="en-GB"/>
              </w:rPr>
            </w:pPr>
            <w:del w:author="Akshay Raveendran" w:date="2025-07-21T00:27:00Z" w16du:dateUtc="2025-07-20T20:27:00Z" w:id="292">
              <w:r w:rsidRPr="00302F0C" w:rsidDel="00D70893">
                <w:rPr>
                  <w:rFonts w:ascii="Arial" w:hAnsi="Arial" w:eastAsia="Times New Roman" w:cs="Arial"/>
                  <w:color w:val="000000"/>
                  <w:sz w:val="22"/>
                  <w:szCs w:val="22"/>
                  <w:lang w:eastAsia="en-GB"/>
                </w:rPr>
                <w:delText>RFQ Number/PR No</w:delText>
              </w:r>
            </w:del>
          </w:p>
        </w:tc>
        <w:tc>
          <w:tcPr>
            <w:tcW w:w="3235" w:type="dxa"/>
            <w:tcBorders>
              <w:top w:val="nil"/>
              <w:left w:val="nil"/>
              <w:bottom w:val="single" w:color="auto" w:sz="4" w:space="0"/>
              <w:right w:val="single" w:color="auto" w:sz="4" w:space="0"/>
            </w:tcBorders>
            <w:vAlign w:val="bottom"/>
            <w:hideMark/>
          </w:tcPr>
          <w:p w:rsidRPr="00302F0C" w:rsidR="00CE4603" w:rsidDel="00D70893" w:rsidRDefault="00CE4603" w14:paraId="2DE810C2" w14:textId="32450D8E">
            <w:pPr>
              <w:spacing w:after="0" w:line="240" w:lineRule="auto"/>
              <w:rPr>
                <w:del w:author="Akshay Raveendran" w:date="2025-07-21T00:27:00Z" w16du:dateUtc="2025-07-20T20:27:00Z" w:id="293"/>
                <w:rFonts w:ascii="Arial" w:hAnsi="Arial" w:eastAsia="Times New Roman" w:cs="Arial"/>
                <w:color w:val="000000"/>
                <w:sz w:val="22"/>
                <w:szCs w:val="22"/>
                <w:lang w:eastAsia="en-GB"/>
              </w:rPr>
            </w:pPr>
            <w:del w:author="Akshay Raveendran" w:date="2025-07-21T00:27:00Z" w16du:dateUtc="2025-07-20T20:27:00Z" w:id="294">
              <w:r w:rsidRPr="00302F0C" w:rsidDel="00D70893">
                <w:rPr>
                  <w:rFonts w:ascii="Arial" w:hAnsi="Arial" w:eastAsia="Times New Roman" w:cs="Arial"/>
                  <w:color w:val="000000"/>
                  <w:sz w:val="22"/>
                  <w:szCs w:val="22"/>
                  <w:lang w:eastAsia="en-GB"/>
                </w:rPr>
                <w:delText>Alphanumeric field</w:delText>
              </w:r>
            </w:del>
          </w:p>
        </w:tc>
        <w:tc>
          <w:tcPr>
            <w:tcW w:w="3510" w:type="dxa"/>
            <w:tcBorders>
              <w:top w:val="nil"/>
              <w:left w:val="nil"/>
              <w:bottom w:val="single" w:color="auto" w:sz="4" w:space="0"/>
              <w:right w:val="single" w:color="auto" w:sz="4" w:space="0"/>
            </w:tcBorders>
            <w:vAlign w:val="bottom"/>
            <w:hideMark/>
          </w:tcPr>
          <w:p w:rsidRPr="00302F0C" w:rsidR="00CE4603" w:rsidDel="00D70893" w:rsidRDefault="00CE4603" w14:paraId="3AD7A5B0" w14:textId="2CF45C60">
            <w:pPr>
              <w:spacing w:after="0" w:line="240" w:lineRule="auto"/>
              <w:rPr>
                <w:del w:author="Akshay Raveendran" w:date="2025-07-21T00:27:00Z" w16du:dateUtc="2025-07-20T20:27:00Z" w:id="295"/>
                <w:rFonts w:ascii="Arial" w:hAnsi="Arial" w:eastAsia="Times New Roman" w:cs="Arial"/>
                <w:color w:val="000000"/>
                <w:sz w:val="22"/>
                <w:szCs w:val="22"/>
                <w:lang w:eastAsia="en-GB"/>
              </w:rPr>
            </w:pPr>
            <w:commentRangeStart w:id="296"/>
            <w:del w:author="Akshay Raveendran" w:date="2025-07-21T00:27:00Z" w16du:dateUtc="2025-07-20T20:27:00Z" w:id="297">
              <w:commentRangeEnd w:id="296"/>
              <w:r w:rsidRPr="00302F0C" w:rsidDel="00D70893">
                <w:rPr>
                  <w:rStyle w:val="CommentReference"/>
                  <w:rFonts w:ascii="Arial" w:hAnsi="Arial" w:eastAsia="Times New Roman" w:cs="Arial"/>
                  <w:color w:val="000000"/>
                  <w:sz w:val="22"/>
                  <w:szCs w:val="22"/>
                  <w:lang w:eastAsia="en-GB"/>
                </w:rPr>
                <w:commentReference w:id="296"/>
              </w:r>
            </w:del>
          </w:p>
        </w:tc>
      </w:tr>
      <w:tr w:rsidRPr="00302F0C" w:rsidR="00CE4603" w:rsidDel="00D70893" w:rsidTr="00332650" w14:paraId="5B124423" w14:textId="2E576FB3">
        <w:trPr>
          <w:trHeight w:val="290"/>
          <w:del w:author="Akshay Raveendran" w:date="2025-07-21T00:27:00Z" w:id="298"/>
        </w:trPr>
        <w:tc>
          <w:tcPr>
            <w:tcW w:w="2700" w:type="dxa"/>
            <w:tcBorders>
              <w:top w:val="nil"/>
              <w:left w:val="single" w:color="auto" w:sz="4" w:space="0"/>
              <w:bottom w:val="single" w:color="auto" w:sz="4" w:space="0"/>
              <w:right w:val="single" w:color="auto" w:sz="4" w:space="0"/>
            </w:tcBorders>
            <w:vAlign w:val="bottom"/>
            <w:hideMark/>
          </w:tcPr>
          <w:p w:rsidRPr="00302F0C" w:rsidR="00CE4603" w:rsidDel="00D70893" w:rsidRDefault="00CE4603" w14:paraId="4D9D4A7E" w14:textId="15294BD5">
            <w:pPr>
              <w:spacing w:after="0" w:line="240" w:lineRule="auto"/>
              <w:rPr>
                <w:del w:author="Akshay Raveendran" w:date="2025-07-21T00:27:00Z" w16du:dateUtc="2025-07-20T20:27:00Z" w:id="299"/>
                <w:rFonts w:ascii="Arial" w:hAnsi="Arial" w:eastAsia="Times New Roman" w:cs="Arial"/>
                <w:color w:val="000000"/>
                <w:sz w:val="22"/>
                <w:szCs w:val="22"/>
                <w:lang w:eastAsia="en-GB"/>
              </w:rPr>
            </w:pPr>
            <w:del w:author="Akshay Raveendran" w:date="2025-07-21T00:27:00Z" w16du:dateUtc="2025-07-20T20:27:00Z" w:id="300">
              <w:r w:rsidRPr="00302F0C" w:rsidDel="00D70893">
                <w:rPr>
                  <w:rFonts w:ascii="Arial" w:hAnsi="Arial" w:eastAsia="Times New Roman" w:cs="Arial"/>
                  <w:color w:val="000000"/>
                  <w:sz w:val="22"/>
                  <w:szCs w:val="22"/>
                  <w:lang w:eastAsia="en-GB"/>
                </w:rPr>
                <w:delText>RFQ/PR details</w:delText>
              </w:r>
            </w:del>
          </w:p>
        </w:tc>
        <w:tc>
          <w:tcPr>
            <w:tcW w:w="3235" w:type="dxa"/>
            <w:tcBorders>
              <w:top w:val="nil"/>
              <w:left w:val="nil"/>
              <w:bottom w:val="single" w:color="auto" w:sz="4" w:space="0"/>
              <w:right w:val="single" w:color="auto" w:sz="4" w:space="0"/>
            </w:tcBorders>
            <w:vAlign w:val="bottom"/>
          </w:tcPr>
          <w:p w:rsidRPr="00302F0C" w:rsidR="00CE4603" w:rsidDel="00D70893" w:rsidRDefault="00CE4603" w14:paraId="263F9406" w14:textId="2BACE92F">
            <w:pPr>
              <w:spacing w:after="0" w:line="240" w:lineRule="auto"/>
              <w:rPr>
                <w:del w:author="Akshay Raveendran" w:date="2025-07-21T00:27:00Z" w16du:dateUtc="2025-07-20T20:27:00Z" w:id="301"/>
                <w:rFonts w:ascii="Arial" w:hAnsi="Arial" w:eastAsia="Times New Roman" w:cs="Arial"/>
                <w:color w:val="000000"/>
                <w:sz w:val="22"/>
                <w:szCs w:val="22"/>
                <w:lang w:eastAsia="en-GB"/>
              </w:rPr>
            </w:pPr>
            <w:del w:author="Akshay Raveendran" w:date="2025-07-21T00:27:00Z" w16du:dateUtc="2025-07-20T20:27:00Z" w:id="302">
              <w:r w:rsidRPr="00302F0C" w:rsidDel="00D70893">
                <w:rPr>
                  <w:rFonts w:ascii="Arial" w:hAnsi="Arial" w:eastAsia="Times New Roman" w:cs="Arial"/>
                  <w:color w:val="000000"/>
                  <w:sz w:val="22"/>
                  <w:szCs w:val="22"/>
                  <w:lang w:eastAsia="en-GB"/>
                </w:rPr>
                <w:delText>Option to attach pdf/excel RFQ requirements</w:delText>
              </w:r>
            </w:del>
          </w:p>
        </w:tc>
        <w:tc>
          <w:tcPr>
            <w:tcW w:w="3510" w:type="dxa"/>
            <w:tcBorders>
              <w:top w:val="nil"/>
              <w:left w:val="nil"/>
              <w:bottom w:val="single" w:color="auto" w:sz="4" w:space="0"/>
              <w:right w:val="single" w:color="auto" w:sz="4" w:space="0"/>
            </w:tcBorders>
            <w:vAlign w:val="bottom"/>
            <w:hideMark/>
          </w:tcPr>
          <w:p w:rsidRPr="00302F0C" w:rsidR="00CE4603" w:rsidDel="00D70893" w:rsidRDefault="00CE4603" w14:paraId="701E7242" w14:textId="237A8545">
            <w:pPr>
              <w:spacing w:after="0" w:line="240" w:lineRule="auto"/>
              <w:rPr>
                <w:del w:author="Akshay Raveendran" w:date="2025-07-21T00:27:00Z" w16du:dateUtc="2025-07-20T20:27:00Z" w:id="303"/>
                <w:rFonts w:ascii="Arial" w:hAnsi="Arial" w:eastAsia="Times New Roman" w:cs="Arial"/>
                <w:color w:val="000000"/>
                <w:sz w:val="22"/>
                <w:szCs w:val="22"/>
                <w:lang w:eastAsia="en-GB"/>
              </w:rPr>
            </w:pPr>
          </w:p>
        </w:tc>
      </w:tr>
      <w:tr w:rsidRPr="00302F0C" w:rsidR="00CE4603" w:rsidDel="00D70893" w:rsidTr="00332650" w14:paraId="0F963903" w14:textId="6E21CBA4">
        <w:trPr>
          <w:trHeight w:val="290"/>
          <w:del w:author="Akshay Raveendran" w:date="2025-07-21T00:27:00Z" w:id="304"/>
        </w:trPr>
        <w:tc>
          <w:tcPr>
            <w:tcW w:w="2700" w:type="dxa"/>
            <w:tcBorders>
              <w:top w:val="nil"/>
              <w:left w:val="single" w:color="auto" w:sz="4" w:space="0"/>
              <w:bottom w:val="single" w:color="auto" w:sz="4" w:space="0"/>
              <w:right w:val="single" w:color="auto" w:sz="4" w:space="0"/>
            </w:tcBorders>
            <w:vAlign w:val="bottom"/>
          </w:tcPr>
          <w:p w:rsidRPr="00302F0C" w:rsidR="00CE4603" w:rsidDel="00D70893" w:rsidRDefault="00CE4603" w14:paraId="66CCDDC9" w14:textId="6C27E402">
            <w:pPr>
              <w:spacing w:after="0" w:line="240" w:lineRule="auto"/>
              <w:rPr>
                <w:del w:author="Akshay Raveendran" w:date="2025-07-21T00:27:00Z" w16du:dateUtc="2025-07-20T20:27:00Z" w:id="305"/>
                <w:rFonts w:ascii="Arial" w:hAnsi="Arial" w:eastAsia="Times New Roman" w:cs="Arial"/>
                <w:color w:val="000000"/>
                <w:sz w:val="22"/>
                <w:szCs w:val="22"/>
                <w:lang w:eastAsia="en-GB"/>
              </w:rPr>
            </w:pPr>
            <w:del w:author="Akshay Raveendran" w:date="2025-07-21T00:27:00Z" w16du:dateUtc="2025-07-20T20:27:00Z" w:id="306">
              <w:r w:rsidRPr="00302F0C" w:rsidDel="00D70893">
                <w:rPr>
                  <w:rFonts w:ascii="Arial" w:hAnsi="Arial" w:eastAsia="Times New Roman" w:cs="Arial"/>
                  <w:color w:val="000000"/>
                  <w:sz w:val="22"/>
                  <w:szCs w:val="22"/>
                  <w:lang w:eastAsia="en-GB"/>
                </w:rPr>
                <w:delText>Total number of vendors</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
          <w:p w:rsidRPr="00302F0C" w:rsidR="00CE4603" w:rsidDel="00D70893" w:rsidRDefault="00CE4603" w14:paraId="5C655783" w14:textId="5EF0EA73">
            <w:pPr>
              <w:spacing w:after="0" w:line="240" w:lineRule="auto"/>
              <w:rPr>
                <w:del w:author="Akshay Raveendran" w:date="2025-07-21T00:27:00Z" w16du:dateUtc="2025-07-20T20:27:00Z" w:id="307"/>
                <w:rFonts w:ascii="Arial" w:hAnsi="Arial" w:eastAsia="Times New Roman" w:cs="Arial"/>
                <w:color w:val="000000"/>
                <w:sz w:val="22"/>
                <w:szCs w:val="22"/>
                <w:lang w:eastAsia="en-GB"/>
              </w:rPr>
            </w:pPr>
            <w:del w:author="Akshay Raveendran" w:date="2025-07-21T00:27:00Z" w16du:dateUtc="2025-07-20T20:27:00Z" w:id="308">
              <w:r w:rsidRPr="00302F0C" w:rsidDel="00D70893">
                <w:rPr>
                  <w:rFonts w:ascii="Arial" w:hAnsi="Arial" w:eastAsia="Times New Roman" w:cs="Arial"/>
                  <w:color w:val="000000"/>
                  <w:sz w:val="22"/>
                  <w:szCs w:val="22"/>
                  <w:lang w:eastAsia="en-GB"/>
                </w:rPr>
                <w:delText>Numeric field</w:delText>
              </w:r>
            </w:del>
          </w:p>
        </w:tc>
        <w:tc>
          <w:tcPr>
            <w:tcW w:w="3510" w:type="dxa"/>
            <w:tcBorders>
              <w:top w:val="nil"/>
              <w:left w:val="nil"/>
              <w:bottom w:val="single" w:color="auto" w:sz="4" w:space="0"/>
              <w:right w:val="single" w:color="auto" w:sz="4" w:space="0"/>
            </w:tcBorders>
            <w:vAlign w:val="bottom"/>
          </w:tcPr>
          <w:p w:rsidRPr="00302F0C" w:rsidR="00CE4603" w:rsidDel="00D70893" w:rsidRDefault="00CE4603" w14:paraId="36DB2138" w14:textId="5B5F3284">
            <w:pPr>
              <w:spacing w:after="0" w:line="240" w:lineRule="auto"/>
              <w:rPr>
                <w:del w:author="Akshay Raveendran" w:date="2025-07-21T00:27:00Z" w16du:dateUtc="2025-07-20T20:27:00Z" w:id="309"/>
                <w:rFonts w:ascii="Arial" w:hAnsi="Arial" w:eastAsia="Times New Roman" w:cs="Arial"/>
                <w:color w:val="000000"/>
                <w:sz w:val="22"/>
                <w:szCs w:val="22"/>
                <w:lang w:eastAsia="en-GB"/>
              </w:rPr>
            </w:pPr>
          </w:p>
        </w:tc>
      </w:tr>
      <w:tr w:rsidRPr="00302F0C" w:rsidR="00CE4603" w:rsidDel="00D70893" w:rsidTr="00332650" w14:paraId="70F2235E" w14:textId="22FA3037">
        <w:trPr>
          <w:trHeight w:val="290"/>
          <w:del w:author="Akshay Raveendran" w:date="2025-07-21T00:27:00Z" w:id="310"/>
        </w:trPr>
        <w:tc>
          <w:tcPr>
            <w:tcW w:w="2700" w:type="dxa"/>
            <w:tcBorders>
              <w:top w:val="single" w:color="auto" w:sz="4" w:space="0"/>
              <w:left w:val="single" w:color="auto" w:sz="4" w:space="0"/>
              <w:bottom w:val="single" w:color="auto" w:sz="4" w:space="0"/>
              <w:right w:val="single" w:color="auto" w:sz="4" w:space="0"/>
            </w:tcBorders>
            <w:vAlign w:val="bottom"/>
          </w:tcPr>
          <w:p w:rsidRPr="00302F0C" w:rsidR="00CE4603" w:rsidDel="00D70893" w:rsidRDefault="00CE4603" w14:paraId="1115EF80" w14:textId="59C52E28">
            <w:pPr>
              <w:spacing w:after="0" w:line="240" w:lineRule="auto"/>
              <w:rPr>
                <w:del w:author="Akshay Raveendran" w:date="2025-07-21T00:27:00Z" w16du:dateUtc="2025-07-20T20:27:00Z" w:id="311"/>
                <w:rFonts w:ascii="Arial" w:hAnsi="Arial" w:eastAsia="Times New Roman" w:cs="Arial"/>
                <w:color w:val="000000"/>
                <w:sz w:val="22"/>
                <w:szCs w:val="22"/>
                <w:lang w:eastAsia="en-GB"/>
              </w:rPr>
            </w:pPr>
            <w:del w:author="Akshay Raveendran" w:date="2025-07-21T00:27:00Z" w16du:dateUtc="2025-07-20T20:27:00Z" w:id="312">
              <w:r w:rsidRPr="00302F0C" w:rsidDel="00D70893">
                <w:rPr>
                  <w:rFonts w:ascii="Arial" w:hAnsi="Arial" w:eastAsia="Times New Roman" w:cs="Arial"/>
                  <w:color w:val="000000"/>
                  <w:sz w:val="22"/>
                  <w:szCs w:val="22"/>
                  <w:lang w:eastAsia="en-GB"/>
                </w:rPr>
                <w:delText>Vendor Quotations details</w:delText>
              </w:r>
              <w:r w:rsidRPr="00302F0C" w:rsidDel="00D70893">
                <w:rPr>
                  <w:rFonts w:ascii="Arial" w:hAnsi="Arial" w:eastAsia="Times New Roman" w:cs="Arial"/>
                  <w:color w:val="FF0000"/>
                  <w:sz w:val="22"/>
                  <w:szCs w:val="22"/>
                  <w:lang w:eastAsia="en-GB"/>
                </w:rPr>
                <w:delText>*</w:delText>
              </w:r>
            </w:del>
          </w:p>
        </w:tc>
        <w:tc>
          <w:tcPr>
            <w:tcW w:w="3235" w:type="dxa"/>
            <w:tcBorders>
              <w:top w:val="single" w:color="auto" w:sz="4" w:space="0"/>
              <w:left w:val="nil"/>
              <w:bottom w:val="single" w:color="auto" w:sz="4" w:space="0"/>
              <w:right w:val="single" w:color="auto" w:sz="4" w:space="0"/>
            </w:tcBorders>
            <w:vAlign w:val="bottom"/>
          </w:tcPr>
          <w:p w:rsidRPr="00302F0C" w:rsidR="00CE4603" w:rsidDel="00D70893" w:rsidRDefault="00CE4603" w14:paraId="1191B8F3" w14:textId="227C2E21">
            <w:pPr>
              <w:spacing w:after="0" w:line="240" w:lineRule="auto"/>
              <w:rPr>
                <w:del w:author="Akshay Raveendran" w:date="2025-07-21T00:27:00Z" w16du:dateUtc="2025-07-20T20:27:00Z" w:id="313"/>
                <w:rFonts w:ascii="Arial" w:hAnsi="Arial" w:eastAsia="Times New Roman" w:cs="Arial"/>
                <w:color w:val="000000"/>
                <w:sz w:val="22"/>
                <w:szCs w:val="22"/>
                <w:lang w:eastAsia="en-GB"/>
              </w:rPr>
            </w:pPr>
            <w:del w:author="Akshay Raveendran" w:date="2025-07-21T00:27:00Z" w16du:dateUtc="2025-07-20T20:27:00Z" w:id="314">
              <w:r w:rsidRPr="00302F0C" w:rsidDel="00D70893">
                <w:rPr>
                  <w:rFonts w:ascii="Arial" w:hAnsi="Arial" w:eastAsia="Times New Roman" w:cs="Arial"/>
                  <w:color w:val="000000"/>
                  <w:sz w:val="22"/>
                  <w:szCs w:val="22"/>
                  <w:lang w:eastAsia="en-GB"/>
                </w:rPr>
                <w:delText>This will be a dynamic table where user will have option to new vendors as rows</w:delText>
              </w:r>
            </w:del>
          </w:p>
        </w:tc>
        <w:tc>
          <w:tcPr>
            <w:tcW w:w="3510" w:type="dxa"/>
            <w:tcBorders>
              <w:top w:val="single" w:color="auto" w:sz="4" w:space="0"/>
              <w:left w:val="nil"/>
              <w:bottom w:val="single" w:color="auto" w:sz="4" w:space="0"/>
              <w:right w:val="single" w:color="auto" w:sz="4" w:space="0"/>
            </w:tcBorders>
            <w:vAlign w:val="bottom"/>
          </w:tcPr>
          <w:p w:rsidRPr="00302F0C" w:rsidR="00CE4603" w:rsidDel="00D70893" w:rsidRDefault="00CE4603" w14:paraId="1E7105A4" w14:textId="11025EC4">
            <w:pPr>
              <w:spacing w:after="0" w:line="240" w:lineRule="auto"/>
              <w:rPr>
                <w:del w:author="Akshay Raveendran" w:date="2025-07-21T00:27:00Z" w16du:dateUtc="2025-07-20T20:27:00Z" w:id="315"/>
                <w:rFonts w:ascii="Arial" w:hAnsi="Arial" w:eastAsia="Times New Roman" w:cs="Arial"/>
                <w:color w:val="000000"/>
                <w:sz w:val="22"/>
                <w:szCs w:val="22"/>
                <w:lang w:eastAsia="en-GB"/>
              </w:rPr>
            </w:pPr>
          </w:p>
        </w:tc>
      </w:tr>
      <w:tr w:rsidRPr="00302F0C" w:rsidR="00CE4603" w:rsidDel="00D70893" w:rsidTr="00332650" w14:paraId="03A63B6F" w14:textId="3FC2ADD0">
        <w:trPr>
          <w:trHeight w:val="290"/>
          <w:del w:author="Akshay Raveendran" w:date="2025-07-21T00:27:00Z" w:id="316"/>
        </w:trPr>
        <w:tc>
          <w:tcPr>
            <w:tcW w:w="9445" w:type="dxa"/>
            <w:gridSpan w:val="3"/>
            <w:tcBorders>
              <w:top w:val="single" w:color="auto" w:sz="4" w:space="0"/>
              <w:left w:val="single" w:color="auto" w:sz="4" w:space="0"/>
              <w:bottom w:val="single" w:color="auto" w:sz="4" w:space="0"/>
              <w:right w:val="single" w:color="auto" w:sz="4" w:space="0"/>
            </w:tcBorders>
            <w:vAlign w:val="bottom"/>
          </w:tcPr>
          <w:p w:rsidRPr="00302F0C" w:rsidR="00CE4603" w:rsidDel="00D70893" w:rsidRDefault="00CE4603" w14:paraId="1443AF3C" w14:textId="2B2B860F">
            <w:pPr>
              <w:spacing w:after="0" w:line="240" w:lineRule="auto"/>
              <w:jc w:val="center"/>
              <w:rPr>
                <w:del w:author="Akshay Raveendran" w:date="2025-07-21T00:27:00Z" w16du:dateUtc="2025-07-20T20:27:00Z" w:id="317"/>
                <w:rFonts w:ascii="Arial" w:hAnsi="Arial" w:eastAsia="Times New Roman" w:cs="Arial"/>
                <w:color w:val="000000"/>
                <w:sz w:val="22"/>
                <w:szCs w:val="22"/>
                <w:lang w:eastAsia="en-GB"/>
              </w:rPr>
            </w:pPr>
            <w:del w:author="Akshay Raveendran" w:date="2025-07-21T00:27:00Z" w16du:dateUtc="2025-07-20T20:27:00Z" w:id="318">
              <w:r w:rsidRPr="00302F0C" w:rsidDel="00D70893">
                <w:rPr>
                  <w:rFonts w:ascii="Arial" w:hAnsi="Arial" w:eastAsia="Times New Roman" w:cs="Arial"/>
                  <w:color w:val="000000"/>
                  <w:sz w:val="22"/>
                  <w:szCs w:val="22"/>
                  <w:lang w:eastAsia="en-GB"/>
                </w:rPr>
                <w:delText xml:space="preserve">S.No | Vendor Name | Currency | Field to attach vendor </w:delText>
              </w:r>
              <w:r w:rsidRPr="00302F0C" w:rsidDel="00D70893" w:rsidR="00BA2D41">
                <w:rPr>
                  <w:rFonts w:ascii="Arial" w:hAnsi="Arial" w:eastAsia="Times New Roman" w:cs="Arial"/>
                  <w:color w:val="000000"/>
                  <w:sz w:val="22"/>
                  <w:szCs w:val="22"/>
                  <w:lang w:eastAsia="en-GB"/>
                </w:rPr>
                <w:delText>Quote (</w:delText>
              </w:r>
              <w:r w:rsidRPr="00302F0C" w:rsidDel="00D70893">
                <w:rPr>
                  <w:rFonts w:ascii="Arial" w:hAnsi="Arial" w:eastAsia="Times New Roman" w:cs="Arial"/>
                  <w:color w:val="000000"/>
                  <w:sz w:val="22"/>
                  <w:szCs w:val="22"/>
                  <w:lang w:eastAsia="en-GB"/>
                </w:rPr>
                <w:delText>PDF/doc)</w:delText>
              </w:r>
            </w:del>
          </w:p>
        </w:tc>
      </w:tr>
      <w:tr w:rsidRPr="00302F0C" w:rsidR="00CE4603" w:rsidDel="00D70893" w:rsidTr="00332650" w14:paraId="2E26F075" w14:textId="0583F054">
        <w:trPr>
          <w:trHeight w:val="290"/>
          <w:del w:author="Akshay Raveendran" w:date="2025-07-21T00:27:00Z" w:id="319"/>
        </w:trPr>
        <w:tc>
          <w:tcPr>
            <w:tcW w:w="2700" w:type="dxa"/>
            <w:tcBorders>
              <w:top w:val="single" w:color="auto" w:sz="4" w:space="0"/>
              <w:left w:val="single" w:color="auto" w:sz="4" w:space="0"/>
              <w:bottom w:val="single" w:color="auto" w:sz="4" w:space="0"/>
              <w:right w:val="single" w:color="auto" w:sz="4" w:space="0"/>
            </w:tcBorders>
            <w:vAlign w:val="bottom"/>
          </w:tcPr>
          <w:p w:rsidRPr="00302F0C" w:rsidR="00CE4603" w:rsidDel="00D70893" w:rsidRDefault="00585A4C" w14:paraId="1B42D25D" w14:textId="5F960526">
            <w:pPr>
              <w:spacing w:after="0" w:line="240" w:lineRule="auto"/>
              <w:rPr>
                <w:del w:author="Akshay Raveendran" w:date="2025-07-21T00:27:00Z" w16du:dateUtc="2025-07-20T20:27:00Z" w:id="320"/>
                <w:rFonts w:ascii="Arial" w:hAnsi="Arial" w:eastAsia="Times New Roman" w:cs="Arial"/>
                <w:color w:val="000000"/>
                <w:sz w:val="22"/>
                <w:szCs w:val="22"/>
                <w:lang w:eastAsia="en-GB"/>
              </w:rPr>
            </w:pPr>
            <w:del w:author="Akshay Raveendran" w:date="2025-07-21T00:27:00Z" w16du:dateUtc="2025-07-20T20:27:00Z" w:id="321">
              <w:r w:rsidRPr="00302F0C" w:rsidDel="00D70893">
                <w:rPr>
                  <w:rFonts w:ascii="Arial" w:hAnsi="Arial" w:eastAsia="Times New Roman" w:cs="Arial"/>
                  <w:color w:val="000000"/>
                  <w:sz w:val="22"/>
                  <w:szCs w:val="22"/>
                  <w:lang w:eastAsia="en-GB"/>
                </w:rPr>
                <w:delText>Vendor 1*</w:delText>
              </w:r>
            </w:del>
          </w:p>
        </w:tc>
        <w:tc>
          <w:tcPr>
            <w:tcW w:w="3235" w:type="dxa"/>
            <w:tcBorders>
              <w:top w:val="single" w:color="auto" w:sz="4" w:space="0"/>
              <w:left w:val="nil"/>
              <w:bottom w:val="single" w:color="auto" w:sz="4" w:space="0"/>
              <w:right w:val="single" w:color="auto" w:sz="4" w:space="0"/>
            </w:tcBorders>
            <w:vAlign w:val="bottom"/>
          </w:tcPr>
          <w:p w:rsidRPr="00302F0C" w:rsidR="00CE4603" w:rsidDel="00D70893" w:rsidRDefault="00CE4603" w14:paraId="6D8D06BC" w14:textId="19506B1C">
            <w:pPr>
              <w:spacing w:after="0" w:line="240" w:lineRule="auto"/>
              <w:rPr>
                <w:del w:author="Akshay Raveendran" w:date="2025-07-21T00:27:00Z" w16du:dateUtc="2025-07-20T20:27:00Z" w:id="322"/>
                <w:rFonts w:ascii="Arial" w:hAnsi="Arial" w:eastAsia="Times New Roman" w:cs="Arial"/>
                <w:color w:val="000000"/>
                <w:sz w:val="22"/>
                <w:szCs w:val="22"/>
                <w:lang w:eastAsia="en-GB"/>
              </w:rPr>
            </w:pPr>
          </w:p>
        </w:tc>
        <w:tc>
          <w:tcPr>
            <w:tcW w:w="3510" w:type="dxa"/>
            <w:tcBorders>
              <w:top w:val="single" w:color="auto" w:sz="4" w:space="0"/>
              <w:left w:val="nil"/>
              <w:bottom w:val="single" w:color="auto" w:sz="4" w:space="0"/>
              <w:right w:val="single" w:color="auto" w:sz="4" w:space="0"/>
            </w:tcBorders>
            <w:vAlign w:val="bottom"/>
          </w:tcPr>
          <w:p w:rsidRPr="00302F0C" w:rsidR="00CE4603" w:rsidDel="00D70893" w:rsidRDefault="00CE4603" w14:paraId="5648490A" w14:textId="3D29BEA7">
            <w:pPr>
              <w:spacing w:after="0" w:line="240" w:lineRule="auto"/>
              <w:rPr>
                <w:del w:author="Akshay Raveendran" w:date="2025-07-21T00:27:00Z" w16du:dateUtc="2025-07-20T20:27:00Z" w:id="323"/>
                <w:rFonts w:ascii="Arial" w:hAnsi="Arial" w:eastAsia="Times New Roman" w:cs="Arial"/>
                <w:color w:val="000000"/>
                <w:sz w:val="22"/>
                <w:szCs w:val="22"/>
                <w:lang w:eastAsia="en-GB"/>
              </w:rPr>
            </w:pPr>
          </w:p>
        </w:tc>
      </w:tr>
    </w:tbl>
    <w:p w:rsidRPr="00302F0C" w:rsidR="00CE4603" w:rsidDel="00D70893" w:rsidP="00CE4603" w:rsidRDefault="00CE4603" w14:paraId="26E37A98" w14:textId="31A769F5">
      <w:pPr>
        <w:rPr>
          <w:del w:author="Akshay Raveendran" w:date="2025-07-21T00:27:00Z" w16du:dateUtc="2025-07-20T20:27:00Z" w:id="324"/>
          <w:rFonts w:ascii="Arial" w:hAnsi="Arial" w:cs="Arial"/>
        </w:rPr>
      </w:pPr>
    </w:p>
    <w:p w:rsidRPr="00302F0C" w:rsidR="00CE4603" w:rsidDel="00D70893" w:rsidP="00CE4603" w:rsidRDefault="00CE4603" w14:paraId="7FE2D4A2" w14:textId="430956B4">
      <w:pPr>
        <w:rPr>
          <w:del w:author="Akshay Raveendran" w:date="2025-07-21T00:27:00Z" w16du:dateUtc="2025-07-20T20:27:00Z" w:id="325"/>
          <w:rFonts w:ascii="Arial" w:hAnsi="Arial" w:cs="Arial"/>
        </w:rPr>
      </w:pPr>
      <w:del w:author="Akshay Raveendran" w:date="2025-07-21T00:27:00Z" w16du:dateUtc="2025-07-20T20:27:00Z" w:id="326">
        <w:r w:rsidRPr="00302F0C" w:rsidDel="00D70893">
          <w:rPr>
            <w:rFonts w:ascii="Arial" w:hAnsi="Arial" w:cs="Arial"/>
          </w:rPr>
          <w:delText>Notes:</w:delText>
        </w:r>
      </w:del>
    </w:p>
    <w:p w:rsidRPr="00302F0C" w:rsidR="00CE4603" w:rsidDel="00D70893" w:rsidP="00654EAE" w:rsidRDefault="00CE4603" w14:paraId="3C044CA1" w14:textId="01360134">
      <w:pPr>
        <w:pStyle w:val="ListParagraph"/>
        <w:numPr>
          <w:ilvl w:val="0"/>
          <w:numId w:val="7"/>
        </w:numPr>
        <w:jc w:val="both"/>
        <w:rPr>
          <w:del w:author="Akshay Raveendran" w:date="2025-07-21T00:27:00Z" w16du:dateUtc="2025-07-20T20:27:00Z" w:id="327"/>
          <w:rFonts w:ascii="Arial" w:hAnsi="Arial" w:cs="Arial"/>
        </w:rPr>
      </w:pPr>
      <w:del w:author="Akshay Raveendran" w:date="2025-07-21T00:27:00Z" w16du:dateUtc="2025-07-20T20:27:00Z" w:id="328">
        <w:r w:rsidRPr="00302F0C" w:rsidDel="00D70893">
          <w:rPr>
            <w:rFonts w:ascii="Arial" w:hAnsi="Arial" w:cs="Arial"/>
          </w:rPr>
          <w:delText>Cost comparison creation form should be able to generate Cost comparison’s reports in digital, excel and pdf format by collecting data from the attached quotation files shared by vendors</w:delText>
        </w:r>
        <w:r w:rsidRPr="00302F0C" w:rsidDel="00D70893" w:rsidR="0055601C">
          <w:rPr>
            <w:rFonts w:ascii="Arial" w:hAnsi="Arial" w:cs="Arial"/>
          </w:rPr>
          <w:delText xml:space="preserve"> </w:delText>
        </w:r>
        <w:r w:rsidRPr="00302F0C" w:rsidDel="00D70893">
          <w:rPr>
            <w:rFonts w:ascii="Arial" w:hAnsi="Arial" w:cs="Arial"/>
          </w:rPr>
          <w:delText>(either from the vendor specific formats shared by them or by using a standard template for vendor quotations)</w:delText>
        </w:r>
      </w:del>
    </w:p>
    <w:p w:rsidRPr="00302F0C" w:rsidR="00CE4603" w:rsidDel="00D70893" w:rsidP="00654EAE" w:rsidRDefault="00CE4603" w14:paraId="0BFC870C" w14:textId="0D58F758">
      <w:pPr>
        <w:pStyle w:val="ListParagraph"/>
        <w:numPr>
          <w:ilvl w:val="0"/>
          <w:numId w:val="7"/>
        </w:numPr>
        <w:jc w:val="both"/>
        <w:rPr>
          <w:del w:author="Akshay Raveendran" w:date="2025-07-21T00:27:00Z" w16du:dateUtc="2025-07-20T20:27:00Z" w:id="329"/>
          <w:rFonts w:ascii="Arial" w:hAnsi="Arial" w:cs="Arial"/>
        </w:rPr>
      </w:pPr>
      <w:del w:author="Akshay Raveendran" w:date="2025-07-21T00:27:00Z" w16du:dateUtc="2025-07-20T20:27:00Z" w:id="330">
        <w:r w:rsidRPr="00302F0C" w:rsidDel="00D70893">
          <w:rPr>
            <w:rFonts w:ascii="Arial" w:hAnsi="Arial" w:cs="Arial"/>
          </w:rPr>
          <w:delText>The form should be able to collect data via OCR(or any other suitable system) and populate the Cost Comparison report in a standard format across requestors and PSSC user should be able to add any required details missed by the system or to make any changes post the form is auto populated from the attached vendor quotes and RFQ details.</w:delText>
        </w:r>
      </w:del>
    </w:p>
    <w:p w:rsidRPr="00302F0C" w:rsidR="00CE4603" w:rsidDel="00D70893" w:rsidP="00654EAE" w:rsidRDefault="00CE4603" w14:paraId="71D58091" w14:textId="3BCCEFC6">
      <w:pPr>
        <w:pStyle w:val="ListParagraph"/>
        <w:numPr>
          <w:ilvl w:val="0"/>
          <w:numId w:val="7"/>
        </w:numPr>
        <w:jc w:val="both"/>
        <w:rPr>
          <w:del w:author="Akshay Raveendran" w:date="2025-07-21T00:27:00Z" w16du:dateUtc="2025-07-20T20:27:00Z" w:id="331"/>
          <w:rFonts w:ascii="Arial" w:hAnsi="Arial" w:cs="Arial"/>
        </w:rPr>
      </w:pPr>
      <w:del w:author="Akshay Raveendran" w:date="2025-07-21T00:27:00Z" w16du:dateUtc="2025-07-20T20:27:00Z" w:id="332">
        <w:r w:rsidRPr="00302F0C" w:rsidDel="00D70893">
          <w:rPr>
            <w:rFonts w:ascii="Arial" w:hAnsi="Arial" w:cs="Arial"/>
          </w:rPr>
          <w:delText>Form should be able to capture descriptive information regarding terms and conditions, payment terms or any other notes.</w:delText>
        </w:r>
      </w:del>
    </w:p>
    <w:p w:rsidRPr="00302F0C" w:rsidR="00CE4603" w:rsidDel="00D70893" w:rsidP="00654EAE" w:rsidRDefault="00CE4603" w14:paraId="26B23722" w14:textId="43A1CD82">
      <w:pPr>
        <w:pStyle w:val="ListParagraph"/>
        <w:numPr>
          <w:ilvl w:val="0"/>
          <w:numId w:val="7"/>
        </w:numPr>
        <w:jc w:val="both"/>
        <w:rPr>
          <w:del w:author="Akshay Raveendran" w:date="2025-07-21T00:27:00Z" w16du:dateUtc="2025-07-20T20:27:00Z" w:id="333"/>
          <w:rFonts w:ascii="Arial" w:hAnsi="Arial" w:cs="Arial"/>
        </w:rPr>
      </w:pPr>
      <w:del w:author="Akshay Raveendran" w:date="2025-07-21T00:27:00Z" w16du:dateUtc="2025-07-20T20:27:00Z" w:id="334">
        <w:r w:rsidRPr="00302F0C" w:rsidDel="00D70893">
          <w:rPr>
            <w:rFonts w:ascii="Arial" w:hAnsi="Arial" w:cs="Arial"/>
          </w:rPr>
          <w:delText xml:space="preserve">Option to directly link existing </w:delText>
        </w:r>
        <w:r w:rsidRPr="00302F0C" w:rsidDel="00D70893" w:rsidR="008A60B5">
          <w:rPr>
            <w:rFonts w:ascii="Arial" w:hAnsi="Arial" w:cs="Arial"/>
          </w:rPr>
          <w:delText>requests (</w:delText>
        </w:r>
        <w:r w:rsidRPr="00302F0C" w:rsidDel="00D70893">
          <w:rPr>
            <w:rFonts w:ascii="Arial" w:hAnsi="Arial" w:cs="Arial"/>
          </w:rPr>
          <w:delText>scrap sales, Insurance sourcing, External Hire, LTPA creation) coming into the portal directly on to a new CC creation form.</w:delText>
        </w:r>
      </w:del>
    </w:p>
    <w:p w:rsidRPr="00302F0C" w:rsidR="008A60B5" w:rsidDel="00D70893" w:rsidP="008F0FD8" w:rsidRDefault="008A60B5" w14:paraId="4A796ED2" w14:textId="3155D329">
      <w:pPr>
        <w:pStyle w:val="ListParagraph"/>
        <w:jc w:val="both"/>
        <w:rPr>
          <w:del w:author="Akshay Raveendran" w:date="2025-07-21T00:27:00Z" w16du:dateUtc="2025-07-20T20:27:00Z" w:id="335"/>
          <w:rFonts w:ascii="Arial" w:hAnsi="Arial" w:cs="Arial"/>
        </w:rPr>
      </w:pPr>
    </w:p>
    <w:p w:rsidRPr="00302F0C" w:rsidR="00CE4603" w:rsidDel="00D70893" w:rsidP="00CE4603" w:rsidRDefault="00CE4603" w14:paraId="1DF9E1F4" w14:textId="4492AB0E">
      <w:pPr>
        <w:pStyle w:val="ListParagraph"/>
        <w:jc w:val="both"/>
        <w:rPr>
          <w:del w:author="Akshay Raveendran" w:date="2025-07-21T00:27:00Z" w16du:dateUtc="2025-07-20T20:27:00Z" w:id="336"/>
          <w:rFonts w:ascii="Arial" w:hAnsi="Arial" w:cs="Arial"/>
        </w:rPr>
      </w:pPr>
    </w:p>
    <w:p w:rsidRPr="00302F0C" w:rsidR="00CE4603" w:rsidDel="00D70893" w:rsidP="00CE4603" w:rsidRDefault="00CE4603" w14:paraId="165E15E0" w14:textId="49B905C9">
      <w:pPr>
        <w:rPr>
          <w:del w:author="Akshay Raveendran" w:date="2025-07-21T00:27:00Z" w16du:dateUtc="2025-07-20T20:27:00Z" w:id="337"/>
          <w:rFonts w:ascii="Arial" w:hAnsi="Arial" w:cs="Arial"/>
        </w:rPr>
      </w:pPr>
    </w:p>
    <w:p w:rsidRPr="00302F0C" w:rsidR="00CE4603" w:rsidDel="00D70893" w:rsidP="00CE4603" w:rsidRDefault="00CE4603" w14:paraId="3279E9C0" w14:textId="5A1FD7B8">
      <w:pPr>
        <w:rPr>
          <w:del w:author="Akshay Raveendran" w:date="2025-07-21T00:27:00Z" w16du:dateUtc="2025-07-20T20:27:00Z" w:id="338"/>
          <w:rFonts w:ascii="Arial" w:hAnsi="Arial" w:cs="Arial"/>
        </w:rPr>
      </w:pPr>
    </w:p>
    <w:p w:rsidRPr="00302F0C" w:rsidR="00414C3C" w:rsidDel="00D70893" w:rsidP="00CE4603" w:rsidRDefault="00414C3C" w14:paraId="13725449" w14:textId="12A396AC">
      <w:pPr>
        <w:rPr>
          <w:del w:author="Akshay Raveendran" w:date="2025-07-21T00:27:00Z" w16du:dateUtc="2025-07-20T20:27:00Z" w:id="339"/>
          <w:rFonts w:ascii="Arial" w:hAnsi="Arial" w:cs="Arial"/>
        </w:rPr>
      </w:pPr>
    </w:p>
    <w:p w:rsidRPr="00302F0C" w:rsidR="003661D7" w:rsidDel="00480334" w:rsidP="00CE4603" w:rsidRDefault="003661D7" w14:paraId="2A273BEB" w14:textId="5AB281F7">
      <w:pPr>
        <w:rPr>
          <w:del w:author="Akshay Raveendran" w:date="2025-07-21T08:51:00Z" w16du:dateUtc="2025-07-21T04:51:00Z" w:id="340"/>
          <w:rFonts w:ascii="Arial" w:hAnsi="Arial" w:cs="Arial"/>
        </w:rPr>
      </w:pPr>
    </w:p>
    <w:p w:rsidRPr="00302F0C" w:rsidR="00CE4603" w:rsidDel="00D70893" w:rsidP="00CE4603" w:rsidRDefault="00CE4603" w14:paraId="0A092725" w14:textId="62463CA8">
      <w:pPr>
        <w:rPr>
          <w:del w:author="Akshay Raveendran" w:date="2025-07-21T00:27:00Z" w16du:dateUtc="2025-07-20T20:27:00Z" w:id="341"/>
          <w:rFonts w:ascii="Arial" w:hAnsi="Arial" w:cs="Arial"/>
        </w:rPr>
      </w:pPr>
    </w:p>
    <w:tbl>
      <w:tblPr>
        <w:tblW w:w="9445" w:type="dxa"/>
        <w:tblLook w:val="04A0" w:firstRow="1" w:lastRow="0" w:firstColumn="1" w:lastColumn="0" w:noHBand="0" w:noVBand="1"/>
        <w:tblPrChange w:author="Akshay Raveendran" w:date="2025-07-21T00:27:00Z" w16du:dateUtc="2025-07-20T20:27:00Z" w:id="342">
          <w:tblPr>
            <w:tblW w:w="9445" w:type="dxa"/>
            <w:tblLook w:val="04A0" w:firstRow="1" w:lastRow="0" w:firstColumn="1" w:lastColumn="0" w:noHBand="0" w:noVBand="1"/>
          </w:tblPr>
        </w:tblPrChange>
      </w:tblPr>
      <w:tblGrid>
        <w:gridCol w:w="2700"/>
        <w:gridCol w:w="3235"/>
        <w:gridCol w:w="3510"/>
        <w:tblGridChange w:id="343">
          <w:tblGrid>
            <w:gridCol w:w="2700"/>
            <w:gridCol w:w="3235"/>
            <w:gridCol w:w="3510"/>
          </w:tblGrid>
        </w:tblGridChange>
      </w:tblGrid>
      <w:tr w:rsidRPr="00302F0C" w:rsidR="00CE4603" w:rsidDel="00D70893" w:rsidTr="00D70893" w14:paraId="644F5366" w14:textId="1AC0F1AF">
        <w:trPr>
          <w:trHeight w:val="290"/>
          <w:del w:author="Akshay Raveendran" w:date="2025-07-21T00:27:00Z" w:id="344"/>
          <w:trPrChange w:author="Akshay Raveendran" w:date="2025-07-21T00:27:00Z" w16du:dateUtc="2025-07-20T20:27:00Z" w:id="345">
            <w:trPr>
              <w:trHeight w:val="290"/>
            </w:trPr>
          </w:trPrChange>
        </w:trPr>
        <w:tc>
          <w:tcPr>
            <w:tcW w:w="9445" w:type="dxa"/>
            <w:gridSpan w:val="3"/>
            <w:tcBorders>
              <w:top w:val="single" w:color="auto" w:sz="4" w:space="0"/>
              <w:left w:val="single" w:color="auto" w:sz="4" w:space="0"/>
              <w:bottom w:val="single" w:color="auto" w:sz="4" w:space="0"/>
              <w:right w:val="single" w:color="000000" w:sz="4" w:space="0"/>
            </w:tcBorders>
            <w:shd w:val="clear" w:color="000000" w:fill="B4C6E7"/>
            <w:vAlign w:val="bottom"/>
            <w:tcPrChange w:author="Akshay Raveendran" w:date="2025-07-21T00:27:00Z" w16du:dateUtc="2025-07-20T20:27:00Z" w:id="346">
              <w:tcPr>
                <w:tcW w:w="9445" w:type="dxa"/>
                <w:gridSpan w:val="3"/>
                <w:tcBorders>
                  <w:top w:val="single" w:color="auto" w:sz="4" w:space="0"/>
                  <w:left w:val="single" w:color="auto" w:sz="4" w:space="0"/>
                  <w:bottom w:val="single" w:color="auto" w:sz="4" w:space="0"/>
                  <w:right w:val="single" w:color="000000" w:sz="4" w:space="0"/>
                </w:tcBorders>
                <w:shd w:val="clear" w:color="000000" w:fill="B4C6E7"/>
                <w:vAlign w:val="bottom"/>
              </w:tcPr>
            </w:tcPrChange>
          </w:tcPr>
          <w:p w:rsidRPr="00302F0C" w:rsidR="00CE4603" w:rsidDel="00D70893" w:rsidRDefault="00CE4603" w14:paraId="1C2F795B" w14:textId="1378C241">
            <w:pPr>
              <w:spacing w:after="0" w:line="240" w:lineRule="auto"/>
              <w:jc w:val="center"/>
              <w:rPr>
                <w:del w:author="Akshay Raveendran" w:date="2025-07-21T00:27:00Z" w16du:dateUtc="2025-07-20T20:27:00Z" w:id="347"/>
                <w:rFonts w:ascii="Arial" w:hAnsi="Arial" w:eastAsia="Times New Roman" w:cs="Arial"/>
                <w:b/>
                <w:bCs/>
                <w:color w:val="000000"/>
                <w:sz w:val="22"/>
                <w:szCs w:val="22"/>
                <w:lang w:eastAsia="en-GB"/>
              </w:rPr>
            </w:pPr>
            <w:del w:author="Akshay Raveendran" w:date="2025-07-21T00:27:00Z" w16du:dateUtc="2025-07-20T20:27:00Z" w:id="348">
              <w:r w:rsidRPr="00302F0C" w:rsidDel="00D70893">
                <w:rPr>
                  <w:rFonts w:ascii="Arial" w:hAnsi="Arial" w:eastAsia="Times New Roman" w:cs="Arial"/>
                  <w:b/>
                  <w:bCs/>
                  <w:color w:val="000000"/>
                  <w:sz w:val="22"/>
                  <w:szCs w:val="22"/>
                  <w:lang w:eastAsia="en-GB"/>
                </w:rPr>
                <w:delText xml:space="preserve">Cost Comparison Digital Form Expected Output </w:delText>
              </w:r>
            </w:del>
          </w:p>
        </w:tc>
      </w:tr>
      <w:tr w:rsidRPr="00302F0C" w:rsidR="00CE4603" w:rsidDel="00D70893" w:rsidTr="00D70893" w14:paraId="320D6E4B" w14:textId="741765D1">
        <w:trPr>
          <w:trHeight w:val="290"/>
          <w:del w:author="Akshay Raveendran" w:date="2025-07-21T00:27:00Z" w:id="349"/>
          <w:trPrChange w:author="Akshay Raveendran" w:date="2025-07-21T00:27:00Z" w16du:dateUtc="2025-07-20T20:27:00Z" w:id="350">
            <w:trPr>
              <w:trHeight w:val="290"/>
            </w:trPr>
          </w:trPrChange>
        </w:trPr>
        <w:tc>
          <w:tcPr>
            <w:tcW w:w="2700" w:type="dxa"/>
            <w:tcBorders>
              <w:top w:val="nil"/>
              <w:left w:val="single" w:color="auto" w:sz="4" w:space="0"/>
              <w:bottom w:val="single" w:color="auto" w:sz="4" w:space="0"/>
              <w:right w:val="single" w:color="auto" w:sz="4" w:space="0"/>
            </w:tcBorders>
            <w:vAlign w:val="bottom"/>
            <w:tcPrChange w:author="Akshay Raveendran" w:date="2025-07-21T00:27:00Z" w16du:dateUtc="2025-07-20T20:27:00Z" w:id="351">
              <w:tcPr>
                <w:tcW w:w="2700" w:type="dxa"/>
                <w:tcBorders>
                  <w:top w:val="nil"/>
                  <w:left w:val="single" w:color="auto" w:sz="4" w:space="0"/>
                  <w:bottom w:val="single" w:color="auto" w:sz="4" w:space="0"/>
                  <w:right w:val="single" w:color="auto" w:sz="4" w:space="0"/>
                </w:tcBorders>
                <w:vAlign w:val="bottom"/>
              </w:tcPr>
            </w:tcPrChange>
          </w:tcPr>
          <w:p w:rsidRPr="00302F0C" w:rsidR="00CE4603" w:rsidDel="00D70893" w:rsidRDefault="00CE4603" w14:paraId="523F6ADD" w14:textId="770497A5">
            <w:pPr>
              <w:spacing w:after="0" w:line="240" w:lineRule="auto"/>
              <w:rPr>
                <w:del w:author="Akshay Raveendran" w:date="2025-07-21T00:27:00Z" w16du:dateUtc="2025-07-20T20:27:00Z" w:id="352"/>
                <w:rFonts w:ascii="Arial" w:hAnsi="Arial" w:eastAsia="Times New Roman" w:cs="Arial"/>
                <w:color w:val="000000"/>
                <w:sz w:val="22"/>
                <w:szCs w:val="22"/>
                <w:lang w:eastAsia="en-GB"/>
              </w:rPr>
            </w:pPr>
            <w:del w:author="Akshay Raveendran" w:date="2025-07-21T00:27:00Z" w16du:dateUtc="2025-07-20T20:27:00Z" w:id="353">
              <w:r w:rsidRPr="00302F0C" w:rsidDel="00D70893">
                <w:rPr>
                  <w:rFonts w:ascii="Arial" w:hAnsi="Arial" w:eastAsia="Times New Roman" w:cs="Arial"/>
                  <w:color w:val="000000"/>
                  <w:sz w:val="22"/>
                  <w:szCs w:val="22"/>
                  <w:lang w:eastAsia="en-GB"/>
                </w:rPr>
                <w:delText>CC Reference Number</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354">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65F36EF5" w14:textId="063A8351">
            <w:pPr>
              <w:spacing w:after="0" w:line="240" w:lineRule="auto"/>
              <w:rPr>
                <w:del w:author="Akshay Raveendran" w:date="2025-07-21T00:27:00Z" w16du:dateUtc="2025-07-20T20:27:00Z" w:id="355"/>
                <w:rFonts w:ascii="Arial" w:hAnsi="Arial" w:eastAsia="Times New Roman" w:cs="Arial"/>
                <w:color w:val="000000"/>
                <w:sz w:val="22"/>
                <w:szCs w:val="22"/>
                <w:lang w:eastAsia="en-GB"/>
              </w:rPr>
            </w:pPr>
            <w:del w:author="Akshay Raveendran" w:date="2025-07-21T00:27:00Z" w16du:dateUtc="2025-07-20T20:27:00Z" w:id="356">
              <w:r w:rsidRPr="00302F0C" w:rsidDel="00D70893">
                <w:rPr>
                  <w:rFonts w:ascii="Arial" w:hAnsi="Arial" w:eastAsia="Times New Roman" w:cs="Arial"/>
                  <w:color w:val="000000"/>
                  <w:sz w:val="22"/>
                  <w:szCs w:val="22"/>
                  <w:lang w:eastAsia="en-GB"/>
                </w:rPr>
                <w:delText>Autopopulated from request</w:delText>
              </w:r>
            </w:del>
          </w:p>
        </w:tc>
        <w:tc>
          <w:tcPr>
            <w:tcW w:w="3510" w:type="dxa"/>
            <w:tcBorders>
              <w:top w:val="nil"/>
              <w:left w:val="nil"/>
              <w:bottom w:val="single" w:color="auto" w:sz="4" w:space="0"/>
              <w:right w:val="single" w:color="auto" w:sz="4" w:space="0"/>
            </w:tcBorders>
            <w:vAlign w:val="bottom"/>
            <w:tcPrChange w:author="Akshay Raveendran" w:date="2025-07-21T00:27:00Z" w16du:dateUtc="2025-07-20T20:27:00Z" w:id="357">
              <w:tcPr>
                <w:tcW w:w="3510" w:type="dxa"/>
                <w:tcBorders>
                  <w:top w:val="nil"/>
                  <w:left w:val="nil"/>
                  <w:bottom w:val="single" w:color="auto" w:sz="4" w:space="0"/>
                  <w:right w:val="single" w:color="auto" w:sz="4" w:space="0"/>
                </w:tcBorders>
                <w:vAlign w:val="bottom"/>
              </w:tcPr>
            </w:tcPrChange>
          </w:tcPr>
          <w:p w:rsidRPr="00302F0C" w:rsidR="00CE4603" w:rsidDel="00D70893" w:rsidRDefault="00CE4603" w14:paraId="46F4A291" w14:textId="0DCC5CF9">
            <w:pPr>
              <w:spacing w:after="0" w:line="240" w:lineRule="auto"/>
              <w:rPr>
                <w:del w:author="Akshay Raveendran" w:date="2025-07-21T00:27:00Z" w16du:dateUtc="2025-07-20T20:27:00Z" w:id="358"/>
                <w:rFonts w:ascii="Arial" w:hAnsi="Arial" w:eastAsia="Times New Roman" w:cs="Arial"/>
                <w:color w:val="000000"/>
                <w:sz w:val="22"/>
                <w:szCs w:val="22"/>
                <w:lang w:eastAsia="en-GB"/>
              </w:rPr>
            </w:pPr>
            <w:del w:author="Akshay Raveendran" w:date="2025-07-21T00:27:00Z" w16du:dateUtc="2025-07-20T20:27:00Z" w:id="359">
              <w:r w:rsidRPr="00302F0C" w:rsidDel="00D70893">
                <w:rPr>
                  <w:rFonts w:ascii="Arial" w:hAnsi="Arial" w:eastAsia="Times New Roman" w:cs="Arial"/>
                  <w:color w:val="000000"/>
                  <w:sz w:val="22"/>
                  <w:szCs w:val="22"/>
                  <w:lang w:eastAsia="en-GB"/>
                </w:rPr>
                <w:delText> </w:delText>
              </w:r>
            </w:del>
          </w:p>
        </w:tc>
      </w:tr>
      <w:tr w:rsidRPr="00302F0C" w:rsidR="00CE4603" w:rsidDel="00D70893" w:rsidTr="00332650" w14:paraId="43601E5B" w14:textId="2254B0E6">
        <w:trPr>
          <w:trHeight w:val="290"/>
          <w:del w:author="Akshay Raveendran" w:date="2025-07-21T00:27:00Z" w:id="360"/>
        </w:trPr>
        <w:tc>
          <w:tcPr>
            <w:tcW w:w="2700" w:type="dxa"/>
            <w:tcBorders>
              <w:top w:val="nil"/>
              <w:left w:val="single" w:color="auto" w:sz="4" w:space="0"/>
              <w:bottom w:val="single" w:color="auto" w:sz="4" w:space="0"/>
              <w:right w:val="single" w:color="auto" w:sz="4" w:space="0"/>
            </w:tcBorders>
            <w:vAlign w:val="bottom"/>
          </w:tcPr>
          <w:p w:rsidRPr="00302F0C" w:rsidR="00CE4603" w:rsidDel="00D70893" w:rsidRDefault="00CE4603" w14:paraId="484CF003" w14:textId="40A9E6F5">
            <w:pPr>
              <w:spacing w:after="0" w:line="240" w:lineRule="auto"/>
              <w:rPr>
                <w:del w:author="Akshay Raveendran" w:date="2025-07-21T00:27:00Z" w16du:dateUtc="2025-07-20T20:27:00Z" w:id="361"/>
                <w:rFonts w:ascii="Arial" w:hAnsi="Arial" w:eastAsia="Times New Roman" w:cs="Arial"/>
                <w:color w:val="000000"/>
                <w:sz w:val="22"/>
                <w:szCs w:val="22"/>
                <w:lang w:eastAsia="en-GB"/>
              </w:rPr>
            </w:pPr>
            <w:del w:author="Akshay Raveendran" w:date="2025-07-21T00:27:00Z" w16du:dateUtc="2025-07-20T20:27:00Z" w:id="362">
              <w:r w:rsidRPr="00302F0C" w:rsidDel="00D70893">
                <w:rPr>
                  <w:rFonts w:ascii="Arial" w:hAnsi="Arial" w:eastAsia="Times New Roman" w:cs="Arial"/>
                  <w:color w:val="000000"/>
                  <w:sz w:val="22"/>
                  <w:szCs w:val="22"/>
                  <w:lang w:eastAsia="en-GB"/>
                </w:rPr>
                <w:delText>Request Reference Number</w:delText>
              </w:r>
            </w:del>
          </w:p>
        </w:tc>
        <w:tc>
          <w:tcPr>
            <w:tcW w:w="3235" w:type="dxa"/>
            <w:tcBorders>
              <w:top w:val="nil"/>
              <w:left w:val="nil"/>
              <w:bottom w:val="single" w:color="auto" w:sz="4" w:space="0"/>
              <w:right w:val="single" w:color="auto" w:sz="4" w:space="0"/>
            </w:tcBorders>
            <w:vAlign w:val="bottom"/>
          </w:tcPr>
          <w:p w:rsidRPr="00302F0C" w:rsidR="00CE4603" w:rsidDel="00D70893" w:rsidRDefault="00CE4603" w14:paraId="4AA088D8" w14:textId="510E0B5C">
            <w:pPr>
              <w:spacing w:after="0" w:line="240" w:lineRule="auto"/>
              <w:rPr>
                <w:del w:author="Akshay Raveendran" w:date="2025-07-21T00:27:00Z" w16du:dateUtc="2025-07-20T20:27:00Z" w:id="363"/>
                <w:rFonts w:ascii="Arial" w:hAnsi="Arial" w:eastAsia="Times New Roman" w:cs="Arial"/>
                <w:color w:val="000000"/>
                <w:sz w:val="22"/>
                <w:szCs w:val="22"/>
                <w:lang w:eastAsia="en-GB"/>
              </w:rPr>
            </w:pPr>
            <w:del w:author="Akshay Raveendran" w:date="2025-07-21T00:27:00Z" w16du:dateUtc="2025-07-20T20:27:00Z" w:id="364">
              <w:r w:rsidRPr="00302F0C" w:rsidDel="00D70893">
                <w:rPr>
                  <w:rFonts w:ascii="Arial" w:hAnsi="Arial" w:eastAsia="Times New Roman" w:cs="Arial"/>
                  <w:color w:val="000000"/>
                  <w:sz w:val="22"/>
                  <w:szCs w:val="22"/>
                  <w:lang w:eastAsia="en-GB"/>
                </w:rPr>
                <w:delText>Autopopulated from request</w:delText>
              </w:r>
            </w:del>
          </w:p>
        </w:tc>
        <w:tc>
          <w:tcPr>
            <w:tcW w:w="3510" w:type="dxa"/>
            <w:tcBorders>
              <w:top w:val="nil"/>
              <w:left w:val="nil"/>
              <w:bottom w:val="single" w:color="auto" w:sz="4" w:space="0"/>
              <w:right w:val="single" w:color="auto" w:sz="4" w:space="0"/>
            </w:tcBorders>
            <w:vAlign w:val="bottom"/>
          </w:tcPr>
          <w:p w:rsidRPr="00302F0C" w:rsidR="00CE4603" w:rsidDel="00D70893" w:rsidRDefault="00CE4603" w14:paraId="0BAE9393" w14:textId="22D6B7C4">
            <w:pPr>
              <w:spacing w:after="0" w:line="240" w:lineRule="auto"/>
              <w:rPr>
                <w:del w:author="Akshay Raveendran" w:date="2025-07-21T00:27:00Z" w16du:dateUtc="2025-07-20T20:27:00Z" w:id="365"/>
                <w:rFonts w:ascii="Arial" w:hAnsi="Arial" w:eastAsia="Times New Roman" w:cs="Arial"/>
                <w:color w:val="000000"/>
                <w:sz w:val="22"/>
                <w:szCs w:val="22"/>
                <w:lang w:eastAsia="en-GB"/>
              </w:rPr>
            </w:pPr>
          </w:p>
        </w:tc>
      </w:tr>
      <w:tr w:rsidRPr="00302F0C" w:rsidR="00CE4603" w:rsidDel="00D70893" w:rsidTr="00D70893" w14:paraId="5C89F40C" w14:textId="3468632E">
        <w:trPr>
          <w:trHeight w:val="290"/>
          <w:del w:author="Akshay Raveendran" w:date="2025-07-21T00:27:00Z" w:id="366"/>
          <w:trPrChange w:author="Akshay Raveendran" w:date="2025-07-21T00:27:00Z" w16du:dateUtc="2025-07-20T20:27:00Z" w:id="367">
            <w:trPr>
              <w:trHeight w:val="290"/>
            </w:trPr>
          </w:trPrChange>
        </w:trPr>
        <w:tc>
          <w:tcPr>
            <w:tcW w:w="2700" w:type="dxa"/>
            <w:tcBorders>
              <w:top w:val="nil"/>
              <w:left w:val="single" w:color="auto" w:sz="4" w:space="0"/>
              <w:bottom w:val="single" w:color="auto" w:sz="4" w:space="0"/>
              <w:right w:val="single" w:color="auto" w:sz="4" w:space="0"/>
            </w:tcBorders>
            <w:vAlign w:val="bottom"/>
            <w:tcPrChange w:author="Akshay Raveendran" w:date="2025-07-21T00:27:00Z" w16du:dateUtc="2025-07-20T20:27:00Z" w:id="368">
              <w:tcPr>
                <w:tcW w:w="2700" w:type="dxa"/>
                <w:tcBorders>
                  <w:top w:val="nil"/>
                  <w:left w:val="single" w:color="auto" w:sz="4" w:space="0"/>
                  <w:bottom w:val="single" w:color="auto" w:sz="4" w:space="0"/>
                  <w:right w:val="single" w:color="auto" w:sz="4" w:space="0"/>
                </w:tcBorders>
                <w:vAlign w:val="bottom"/>
              </w:tcPr>
            </w:tcPrChange>
          </w:tcPr>
          <w:p w:rsidRPr="00302F0C" w:rsidR="00CE4603" w:rsidDel="00D70893" w:rsidRDefault="00CE4603" w14:paraId="59796C7D" w14:textId="2613211A">
            <w:pPr>
              <w:spacing w:after="0" w:line="240" w:lineRule="auto"/>
              <w:rPr>
                <w:del w:author="Akshay Raveendran" w:date="2025-07-21T00:27:00Z" w16du:dateUtc="2025-07-20T20:27:00Z" w:id="369"/>
                <w:rFonts w:ascii="Arial" w:hAnsi="Arial" w:eastAsia="Times New Roman" w:cs="Arial"/>
                <w:color w:val="000000"/>
                <w:sz w:val="22"/>
                <w:szCs w:val="22"/>
                <w:lang w:eastAsia="en-GB"/>
              </w:rPr>
            </w:pPr>
            <w:del w:author="Akshay Raveendran" w:date="2025-07-21T00:27:00Z" w16du:dateUtc="2025-07-20T20:27:00Z" w:id="370">
              <w:r w:rsidRPr="00302F0C" w:rsidDel="00D70893">
                <w:rPr>
                  <w:rFonts w:ascii="Arial" w:hAnsi="Arial" w:eastAsia="Times New Roman" w:cs="Arial"/>
                  <w:color w:val="000000"/>
                  <w:sz w:val="22"/>
                  <w:szCs w:val="22"/>
                  <w:lang w:eastAsia="en-GB"/>
                </w:rPr>
                <w:delText>Date</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371">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2243D2AD" w14:textId="46E9A91A">
            <w:pPr>
              <w:spacing w:after="0" w:line="240" w:lineRule="auto"/>
              <w:rPr>
                <w:del w:author="Akshay Raveendran" w:date="2025-07-21T00:27:00Z" w16du:dateUtc="2025-07-20T20:27:00Z" w:id="372"/>
                <w:rFonts w:ascii="Arial" w:hAnsi="Arial" w:eastAsia="Times New Roman" w:cs="Arial"/>
                <w:color w:val="000000"/>
                <w:sz w:val="22"/>
                <w:szCs w:val="22"/>
                <w:lang w:eastAsia="en-GB"/>
              </w:rPr>
            </w:pPr>
            <w:del w:author="Akshay Raveendran" w:date="2025-07-21T00:27:00Z" w16du:dateUtc="2025-07-20T20:27:00Z" w:id="373">
              <w:r w:rsidRPr="00302F0C" w:rsidDel="00D70893">
                <w:rPr>
                  <w:rFonts w:ascii="Arial" w:hAnsi="Arial" w:eastAsia="Times New Roman" w:cs="Arial"/>
                  <w:color w:val="000000"/>
                  <w:sz w:val="22"/>
                  <w:szCs w:val="22"/>
                  <w:lang w:eastAsia="en-GB"/>
                </w:rPr>
                <w:delText>Autopopulated from request</w:delText>
              </w:r>
            </w:del>
          </w:p>
        </w:tc>
        <w:tc>
          <w:tcPr>
            <w:tcW w:w="3510" w:type="dxa"/>
            <w:tcBorders>
              <w:top w:val="nil"/>
              <w:left w:val="nil"/>
              <w:bottom w:val="single" w:color="auto" w:sz="4" w:space="0"/>
              <w:right w:val="single" w:color="auto" w:sz="4" w:space="0"/>
            </w:tcBorders>
            <w:vAlign w:val="bottom"/>
            <w:tcPrChange w:author="Akshay Raveendran" w:date="2025-07-21T00:27:00Z" w16du:dateUtc="2025-07-20T20:27:00Z" w:id="374">
              <w:tcPr>
                <w:tcW w:w="3510" w:type="dxa"/>
                <w:tcBorders>
                  <w:top w:val="nil"/>
                  <w:left w:val="nil"/>
                  <w:bottom w:val="single" w:color="auto" w:sz="4" w:space="0"/>
                  <w:right w:val="single" w:color="auto" w:sz="4" w:space="0"/>
                </w:tcBorders>
                <w:vAlign w:val="bottom"/>
              </w:tcPr>
            </w:tcPrChange>
          </w:tcPr>
          <w:p w:rsidRPr="00302F0C" w:rsidR="00CE4603" w:rsidDel="00D70893" w:rsidRDefault="00CE4603" w14:paraId="1EF5F378" w14:textId="0D092F4D">
            <w:pPr>
              <w:spacing w:after="0" w:line="240" w:lineRule="auto"/>
              <w:rPr>
                <w:del w:author="Akshay Raveendran" w:date="2025-07-21T00:27:00Z" w16du:dateUtc="2025-07-20T20:27:00Z" w:id="375"/>
                <w:rFonts w:ascii="Arial" w:hAnsi="Arial" w:eastAsia="Times New Roman" w:cs="Arial"/>
                <w:color w:val="000000"/>
                <w:sz w:val="22"/>
                <w:szCs w:val="22"/>
                <w:lang w:eastAsia="en-GB"/>
              </w:rPr>
            </w:pPr>
            <w:del w:author="Akshay Raveendran" w:date="2025-07-21T00:27:00Z" w16du:dateUtc="2025-07-20T20:27:00Z" w:id="376">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7740BA6D" w14:textId="6ACE93FB">
        <w:trPr>
          <w:trHeight w:val="290"/>
          <w:del w:author="Akshay Raveendran" w:date="2025-07-21T00:27:00Z" w:id="377"/>
          <w:trPrChange w:author="Akshay Raveendran" w:date="2025-07-21T00:27:00Z" w16du:dateUtc="2025-07-20T20:27:00Z" w:id="378">
            <w:trPr>
              <w:trHeight w:val="290"/>
            </w:trPr>
          </w:trPrChange>
        </w:trPr>
        <w:tc>
          <w:tcPr>
            <w:tcW w:w="2700" w:type="dxa"/>
            <w:tcBorders>
              <w:top w:val="nil"/>
              <w:left w:val="single" w:color="auto" w:sz="4" w:space="0"/>
              <w:bottom w:val="single" w:color="auto" w:sz="4" w:space="0"/>
              <w:right w:val="single" w:color="auto" w:sz="4" w:space="0"/>
            </w:tcBorders>
            <w:vAlign w:val="center"/>
            <w:tcPrChange w:author="Akshay Raveendran" w:date="2025-07-21T00:27:00Z" w16du:dateUtc="2025-07-20T20:27:00Z" w:id="379">
              <w:tcPr>
                <w:tcW w:w="2700" w:type="dxa"/>
                <w:tcBorders>
                  <w:top w:val="nil"/>
                  <w:left w:val="single" w:color="auto" w:sz="4" w:space="0"/>
                  <w:bottom w:val="single" w:color="auto" w:sz="4" w:space="0"/>
                  <w:right w:val="single" w:color="auto" w:sz="4" w:space="0"/>
                </w:tcBorders>
                <w:vAlign w:val="center"/>
              </w:tcPr>
            </w:tcPrChange>
          </w:tcPr>
          <w:p w:rsidRPr="00302F0C" w:rsidR="00CE4603" w:rsidDel="00D70893" w:rsidRDefault="00CE4603" w14:paraId="336445B4" w14:textId="23B1BD1F">
            <w:pPr>
              <w:spacing w:after="0" w:line="240" w:lineRule="auto"/>
              <w:rPr>
                <w:del w:author="Akshay Raveendran" w:date="2025-07-21T00:27:00Z" w16du:dateUtc="2025-07-20T20:27:00Z" w:id="380"/>
                <w:rFonts w:ascii="Arial" w:hAnsi="Arial" w:eastAsia="Times New Roman" w:cs="Arial"/>
                <w:color w:val="000000"/>
                <w:sz w:val="22"/>
                <w:szCs w:val="22"/>
                <w:lang w:eastAsia="en-GB"/>
              </w:rPr>
            </w:pPr>
            <w:del w:author="Akshay Raveendran" w:date="2025-07-21T00:27:00Z" w16du:dateUtc="2025-07-20T20:27:00Z" w:id="381">
              <w:r w:rsidRPr="00302F0C" w:rsidDel="00D70893">
                <w:rPr>
                  <w:rFonts w:ascii="Arial" w:hAnsi="Arial" w:eastAsia="Times New Roman" w:cs="Arial"/>
                  <w:color w:val="000000"/>
                  <w:sz w:val="22"/>
                  <w:szCs w:val="22"/>
                  <w:lang w:eastAsia="en-GB"/>
                </w:rPr>
                <w:delText>Legal Entity</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center"/>
            <w:tcPrChange w:author="Akshay Raveendran" w:date="2025-07-21T00:27:00Z" w16du:dateUtc="2025-07-20T20:27:00Z" w:id="382">
              <w:tcPr>
                <w:tcW w:w="3235" w:type="dxa"/>
                <w:tcBorders>
                  <w:top w:val="nil"/>
                  <w:left w:val="nil"/>
                  <w:bottom w:val="single" w:color="auto" w:sz="4" w:space="0"/>
                  <w:right w:val="single" w:color="auto" w:sz="4" w:space="0"/>
                </w:tcBorders>
                <w:vAlign w:val="center"/>
              </w:tcPr>
            </w:tcPrChange>
          </w:tcPr>
          <w:p w:rsidRPr="00302F0C" w:rsidR="00CE4603" w:rsidDel="00D70893" w:rsidRDefault="00CE4603" w14:paraId="28D2DFF6" w14:textId="74B106D4">
            <w:pPr>
              <w:spacing w:after="0" w:line="240" w:lineRule="auto"/>
              <w:rPr>
                <w:del w:author="Akshay Raveendran" w:date="2025-07-21T00:27:00Z" w16du:dateUtc="2025-07-20T20:27:00Z" w:id="383"/>
                <w:rFonts w:ascii="Arial" w:hAnsi="Arial" w:eastAsia="Times New Roman" w:cs="Arial"/>
                <w:color w:val="000000"/>
                <w:sz w:val="22"/>
                <w:szCs w:val="22"/>
                <w:lang w:eastAsia="en-GB"/>
              </w:rPr>
            </w:pPr>
            <w:del w:author="Akshay Raveendran" w:date="2025-07-21T00:27:00Z" w16du:dateUtc="2025-07-20T20:27:00Z" w:id="384">
              <w:r w:rsidRPr="00302F0C" w:rsidDel="00D70893">
                <w:rPr>
                  <w:rFonts w:ascii="Arial" w:hAnsi="Arial" w:eastAsia="Times New Roman" w:cs="Arial"/>
                  <w:color w:val="000000"/>
                  <w:sz w:val="22"/>
                  <w:szCs w:val="22"/>
                  <w:lang w:eastAsia="en-GB"/>
                </w:rPr>
                <w:delText>Autopopulated from request</w:delText>
              </w:r>
            </w:del>
          </w:p>
        </w:tc>
        <w:tc>
          <w:tcPr>
            <w:tcW w:w="3510" w:type="dxa"/>
            <w:tcBorders>
              <w:top w:val="nil"/>
              <w:left w:val="nil"/>
              <w:bottom w:val="single" w:color="auto" w:sz="4" w:space="0"/>
              <w:right w:val="single" w:color="auto" w:sz="4" w:space="0"/>
            </w:tcBorders>
            <w:vAlign w:val="center"/>
            <w:tcPrChange w:author="Akshay Raveendran" w:date="2025-07-21T00:27:00Z" w16du:dateUtc="2025-07-20T20:27:00Z" w:id="385">
              <w:tcPr>
                <w:tcW w:w="3510" w:type="dxa"/>
                <w:tcBorders>
                  <w:top w:val="nil"/>
                  <w:left w:val="nil"/>
                  <w:bottom w:val="single" w:color="auto" w:sz="4" w:space="0"/>
                  <w:right w:val="single" w:color="auto" w:sz="4" w:space="0"/>
                </w:tcBorders>
                <w:vAlign w:val="center"/>
              </w:tcPr>
            </w:tcPrChange>
          </w:tcPr>
          <w:p w:rsidRPr="00302F0C" w:rsidR="00CE4603" w:rsidDel="00D70893" w:rsidRDefault="00CE4603" w14:paraId="3CE6A47A" w14:textId="465FF88A">
            <w:pPr>
              <w:spacing w:after="0" w:line="240" w:lineRule="auto"/>
              <w:rPr>
                <w:del w:author="Akshay Raveendran" w:date="2025-07-21T00:27:00Z" w16du:dateUtc="2025-07-20T20:27:00Z" w:id="386"/>
                <w:rFonts w:ascii="Arial" w:hAnsi="Arial" w:eastAsia="Times New Roman" w:cs="Arial"/>
                <w:color w:val="000000"/>
                <w:sz w:val="22"/>
                <w:szCs w:val="22"/>
                <w:lang w:eastAsia="en-GB"/>
              </w:rPr>
            </w:pPr>
            <w:del w:author="Akshay Raveendran" w:date="2025-07-21T00:27:00Z" w16du:dateUtc="2025-07-20T20:27:00Z" w:id="387">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1F29E319" w14:textId="010850BB">
        <w:trPr>
          <w:trHeight w:val="580"/>
          <w:del w:author="Akshay Raveendran" w:date="2025-07-21T00:27:00Z" w:id="388"/>
          <w:trPrChange w:author="Akshay Raveendran" w:date="2025-07-21T00:27:00Z" w16du:dateUtc="2025-07-20T20:27:00Z" w:id="389">
            <w:trPr>
              <w:trHeight w:val="580"/>
            </w:trPr>
          </w:trPrChange>
        </w:trPr>
        <w:tc>
          <w:tcPr>
            <w:tcW w:w="2700" w:type="dxa"/>
            <w:tcBorders>
              <w:top w:val="nil"/>
              <w:left w:val="single" w:color="auto" w:sz="4" w:space="0"/>
              <w:bottom w:val="single" w:color="auto" w:sz="4" w:space="0"/>
              <w:right w:val="single" w:color="auto" w:sz="4" w:space="0"/>
            </w:tcBorders>
            <w:vAlign w:val="center"/>
            <w:tcPrChange w:author="Akshay Raveendran" w:date="2025-07-21T00:27:00Z" w16du:dateUtc="2025-07-20T20:27:00Z" w:id="390">
              <w:tcPr>
                <w:tcW w:w="2700" w:type="dxa"/>
                <w:tcBorders>
                  <w:top w:val="nil"/>
                  <w:left w:val="single" w:color="auto" w:sz="4" w:space="0"/>
                  <w:bottom w:val="single" w:color="auto" w:sz="4" w:space="0"/>
                  <w:right w:val="single" w:color="auto" w:sz="4" w:space="0"/>
                </w:tcBorders>
                <w:vAlign w:val="center"/>
              </w:tcPr>
            </w:tcPrChange>
          </w:tcPr>
          <w:p w:rsidRPr="00302F0C" w:rsidR="00CE4603" w:rsidDel="00D70893" w:rsidRDefault="00CE4603" w14:paraId="093CED33" w14:textId="120FF9D3">
            <w:pPr>
              <w:spacing w:after="0" w:line="240" w:lineRule="auto"/>
              <w:rPr>
                <w:del w:author="Akshay Raveendran" w:date="2025-07-21T00:27:00Z" w16du:dateUtc="2025-07-20T20:27:00Z" w:id="391"/>
                <w:rFonts w:ascii="Arial" w:hAnsi="Arial" w:eastAsia="Times New Roman" w:cs="Arial"/>
                <w:color w:val="000000"/>
                <w:sz w:val="22"/>
                <w:szCs w:val="22"/>
                <w:lang w:eastAsia="en-GB"/>
              </w:rPr>
            </w:pPr>
            <w:del w:author="Akshay Raveendran" w:date="2025-07-21T00:27:00Z" w16du:dateUtc="2025-07-20T20:27:00Z" w:id="392">
              <w:r w:rsidRPr="00302F0C" w:rsidDel="00D70893">
                <w:rPr>
                  <w:rFonts w:ascii="Arial" w:hAnsi="Arial" w:eastAsia="Times New Roman" w:cs="Arial"/>
                  <w:color w:val="000000"/>
                  <w:sz w:val="22"/>
                  <w:szCs w:val="22"/>
                  <w:lang w:eastAsia="en-GB"/>
                </w:rPr>
                <w:delText>Business</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center"/>
            <w:tcPrChange w:author="Akshay Raveendran" w:date="2025-07-21T00:27:00Z" w16du:dateUtc="2025-07-20T20:27:00Z" w:id="393">
              <w:tcPr>
                <w:tcW w:w="3235" w:type="dxa"/>
                <w:tcBorders>
                  <w:top w:val="nil"/>
                  <w:left w:val="nil"/>
                  <w:bottom w:val="single" w:color="auto" w:sz="4" w:space="0"/>
                  <w:right w:val="single" w:color="auto" w:sz="4" w:space="0"/>
                </w:tcBorders>
                <w:vAlign w:val="center"/>
              </w:tcPr>
            </w:tcPrChange>
          </w:tcPr>
          <w:p w:rsidRPr="00302F0C" w:rsidR="00CE4603" w:rsidDel="00D70893" w:rsidRDefault="00CE4603" w14:paraId="01646BE9" w14:textId="09EFCE06">
            <w:pPr>
              <w:spacing w:after="0" w:line="240" w:lineRule="auto"/>
              <w:rPr>
                <w:del w:author="Akshay Raveendran" w:date="2025-07-21T00:27:00Z" w16du:dateUtc="2025-07-20T20:27:00Z" w:id="394"/>
                <w:rFonts w:ascii="Arial" w:hAnsi="Arial" w:eastAsia="Times New Roman" w:cs="Arial"/>
                <w:color w:val="000000"/>
                <w:sz w:val="22"/>
                <w:szCs w:val="22"/>
                <w:lang w:eastAsia="en-GB"/>
              </w:rPr>
            </w:pPr>
            <w:del w:author="Akshay Raveendran" w:date="2025-07-21T00:27:00Z" w16du:dateUtc="2025-07-20T20:27:00Z" w:id="395">
              <w:r w:rsidRPr="00302F0C" w:rsidDel="00D70893">
                <w:rPr>
                  <w:rFonts w:ascii="Arial" w:hAnsi="Arial" w:eastAsia="Times New Roman" w:cs="Arial"/>
                  <w:color w:val="000000"/>
                  <w:sz w:val="22"/>
                  <w:szCs w:val="22"/>
                  <w:lang w:eastAsia="en-GB"/>
                </w:rPr>
                <w:delText xml:space="preserve">Autopopulated from request  </w:delText>
              </w:r>
            </w:del>
          </w:p>
        </w:tc>
        <w:tc>
          <w:tcPr>
            <w:tcW w:w="3510" w:type="dxa"/>
            <w:tcBorders>
              <w:top w:val="nil"/>
              <w:left w:val="nil"/>
              <w:bottom w:val="single" w:color="auto" w:sz="4" w:space="0"/>
              <w:right w:val="single" w:color="auto" w:sz="4" w:space="0"/>
            </w:tcBorders>
            <w:vAlign w:val="center"/>
            <w:tcPrChange w:author="Akshay Raveendran" w:date="2025-07-21T00:27:00Z" w16du:dateUtc="2025-07-20T20:27:00Z" w:id="396">
              <w:tcPr>
                <w:tcW w:w="3510" w:type="dxa"/>
                <w:tcBorders>
                  <w:top w:val="nil"/>
                  <w:left w:val="nil"/>
                  <w:bottom w:val="single" w:color="auto" w:sz="4" w:space="0"/>
                  <w:right w:val="single" w:color="auto" w:sz="4" w:space="0"/>
                </w:tcBorders>
                <w:vAlign w:val="center"/>
              </w:tcPr>
            </w:tcPrChange>
          </w:tcPr>
          <w:p w:rsidRPr="00302F0C" w:rsidR="00CE4603" w:rsidDel="00D70893" w:rsidRDefault="00CE4603" w14:paraId="048C8DD5" w14:textId="4FBF82C3">
            <w:pPr>
              <w:spacing w:after="0" w:line="240" w:lineRule="auto"/>
              <w:rPr>
                <w:del w:author="Akshay Raveendran" w:date="2025-07-21T00:27:00Z" w16du:dateUtc="2025-07-20T20:27:00Z" w:id="397"/>
                <w:rFonts w:ascii="Arial" w:hAnsi="Arial" w:eastAsia="Times New Roman" w:cs="Arial"/>
                <w:color w:val="000000"/>
                <w:sz w:val="22"/>
                <w:szCs w:val="22"/>
                <w:lang w:eastAsia="en-GB"/>
              </w:rPr>
            </w:pPr>
            <w:del w:author="Akshay Raveendran" w:date="2025-07-21T00:27:00Z" w16du:dateUtc="2025-07-20T20:27:00Z" w:id="398">
              <w:r w:rsidRPr="00302F0C" w:rsidDel="00D70893">
                <w:rPr>
                  <w:rFonts w:ascii="Arial" w:hAnsi="Arial" w:eastAsia="Times New Roman" w:cs="Arial"/>
                  <w:color w:val="000000"/>
                  <w:sz w:val="22"/>
                  <w:szCs w:val="22"/>
                  <w:lang w:eastAsia="en-GB"/>
                </w:rPr>
                <w:delText>List of BUs/Departments (fetched from directory or SSO)</w:delText>
              </w:r>
            </w:del>
          </w:p>
        </w:tc>
      </w:tr>
      <w:tr w:rsidRPr="00302F0C" w:rsidR="00CE4603" w:rsidDel="00D70893" w:rsidTr="00D70893" w14:paraId="77D4F518" w14:textId="735A24E3">
        <w:trPr>
          <w:trHeight w:val="290"/>
          <w:del w:author="Akshay Raveendran" w:date="2025-07-21T00:27:00Z" w:id="399"/>
          <w:trPrChange w:author="Akshay Raveendran" w:date="2025-07-21T00:27:00Z" w16du:dateUtc="2025-07-20T20:27:00Z" w:id="400">
            <w:trPr>
              <w:trHeight w:val="290"/>
            </w:trPr>
          </w:trPrChange>
        </w:trPr>
        <w:tc>
          <w:tcPr>
            <w:tcW w:w="2700" w:type="dxa"/>
            <w:tcBorders>
              <w:top w:val="nil"/>
              <w:left w:val="single" w:color="auto" w:sz="4" w:space="0"/>
              <w:bottom w:val="single" w:color="auto" w:sz="4" w:space="0"/>
              <w:right w:val="single" w:color="auto" w:sz="4" w:space="0"/>
            </w:tcBorders>
            <w:vAlign w:val="center"/>
            <w:tcPrChange w:author="Akshay Raveendran" w:date="2025-07-21T00:27:00Z" w16du:dateUtc="2025-07-20T20:27:00Z" w:id="401">
              <w:tcPr>
                <w:tcW w:w="2700" w:type="dxa"/>
                <w:tcBorders>
                  <w:top w:val="nil"/>
                  <w:left w:val="single" w:color="auto" w:sz="4" w:space="0"/>
                  <w:bottom w:val="single" w:color="auto" w:sz="4" w:space="0"/>
                  <w:right w:val="single" w:color="auto" w:sz="4" w:space="0"/>
                </w:tcBorders>
                <w:vAlign w:val="center"/>
              </w:tcPr>
            </w:tcPrChange>
          </w:tcPr>
          <w:p w:rsidRPr="00302F0C" w:rsidR="00CE4603" w:rsidDel="00D70893" w:rsidRDefault="00CE4603" w14:paraId="24F9F655" w14:textId="370DB9E6">
            <w:pPr>
              <w:spacing w:after="0" w:line="240" w:lineRule="auto"/>
              <w:rPr>
                <w:del w:author="Akshay Raveendran" w:date="2025-07-21T00:27:00Z" w16du:dateUtc="2025-07-20T20:27:00Z" w:id="402"/>
                <w:rFonts w:ascii="Arial" w:hAnsi="Arial" w:eastAsia="Times New Roman" w:cs="Arial"/>
                <w:color w:val="000000"/>
                <w:sz w:val="22"/>
                <w:szCs w:val="22"/>
                <w:lang w:eastAsia="en-GB"/>
              </w:rPr>
            </w:pPr>
            <w:del w:author="Akshay Raveendran" w:date="2025-07-21T00:27:00Z" w16du:dateUtc="2025-07-20T20:27:00Z" w:id="403">
              <w:r w:rsidRPr="00302F0C" w:rsidDel="00D70893">
                <w:rPr>
                  <w:rFonts w:ascii="Arial" w:hAnsi="Arial" w:eastAsia="Times New Roman" w:cs="Arial"/>
                  <w:color w:val="000000"/>
                  <w:sz w:val="22"/>
                  <w:szCs w:val="22"/>
                  <w:lang w:eastAsia="en-GB"/>
                </w:rPr>
                <w:delText>Category</w:delText>
              </w:r>
            </w:del>
          </w:p>
        </w:tc>
        <w:tc>
          <w:tcPr>
            <w:tcW w:w="3235" w:type="dxa"/>
            <w:tcBorders>
              <w:top w:val="nil"/>
              <w:left w:val="nil"/>
              <w:bottom w:val="single" w:color="auto" w:sz="4" w:space="0"/>
              <w:right w:val="single" w:color="auto" w:sz="4" w:space="0"/>
            </w:tcBorders>
            <w:vAlign w:val="center"/>
            <w:tcPrChange w:author="Akshay Raveendran" w:date="2025-07-21T00:27:00Z" w16du:dateUtc="2025-07-20T20:27:00Z" w:id="404">
              <w:tcPr>
                <w:tcW w:w="3235" w:type="dxa"/>
                <w:tcBorders>
                  <w:top w:val="nil"/>
                  <w:left w:val="nil"/>
                  <w:bottom w:val="single" w:color="auto" w:sz="4" w:space="0"/>
                  <w:right w:val="single" w:color="auto" w:sz="4" w:space="0"/>
                </w:tcBorders>
                <w:vAlign w:val="center"/>
              </w:tcPr>
            </w:tcPrChange>
          </w:tcPr>
          <w:p w:rsidRPr="00302F0C" w:rsidR="00CE4603" w:rsidDel="00D70893" w:rsidRDefault="00CE4603" w14:paraId="246BD091" w14:textId="24A18D97">
            <w:pPr>
              <w:spacing w:after="0" w:line="240" w:lineRule="auto"/>
              <w:rPr>
                <w:del w:author="Akshay Raveendran" w:date="2025-07-21T00:27:00Z" w16du:dateUtc="2025-07-20T20:27:00Z" w:id="405"/>
                <w:rFonts w:ascii="Arial" w:hAnsi="Arial" w:eastAsia="Times New Roman" w:cs="Arial"/>
                <w:color w:val="000000"/>
                <w:sz w:val="22"/>
                <w:szCs w:val="22"/>
                <w:lang w:eastAsia="en-GB"/>
              </w:rPr>
            </w:pPr>
            <w:del w:author="Akshay Raveendran" w:date="2025-07-21T00:27:00Z" w16du:dateUtc="2025-07-20T20:27:00Z" w:id="406">
              <w:r w:rsidRPr="00302F0C" w:rsidDel="00D70893">
                <w:rPr>
                  <w:rFonts w:ascii="Arial" w:hAnsi="Arial" w:eastAsia="Times New Roman" w:cs="Arial"/>
                  <w:color w:val="000000"/>
                  <w:sz w:val="22"/>
                  <w:szCs w:val="22"/>
                  <w:lang w:eastAsia="en-GB"/>
                </w:rPr>
                <w:delText>Autopopulated from request</w:delText>
              </w:r>
            </w:del>
          </w:p>
        </w:tc>
        <w:tc>
          <w:tcPr>
            <w:tcW w:w="3510" w:type="dxa"/>
            <w:tcBorders>
              <w:top w:val="nil"/>
              <w:left w:val="nil"/>
              <w:bottom w:val="single" w:color="auto" w:sz="4" w:space="0"/>
              <w:right w:val="single" w:color="auto" w:sz="4" w:space="0"/>
            </w:tcBorders>
            <w:vAlign w:val="center"/>
            <w:tcPrChange w:author="Akshay Raveendran" w:date="2025-07-21T00:27:00Z" w16du:dateUtc="2025-07-20T20:27:00Z" w:id="407">
              <w:tcPr>
                <w:tcW w:w="3510" w:type="dxa"/>
                <w:tcBorders>
                  <w:top w:val="nil"/>
                  <w:left w:val="nil"/>
                  <w:bottom w:val="single" w:color="auto" w:sz="4" w:space="0"/>
                  <w:right w:val="single" w:color="auto" w:sz="4" w:space="0"/>
                </w:tcBorders>
                <w:vAlign w:val="center"/>
              </w:tcPr>
            </w:tcPrChange>
          </w:tcPr>
          <w:p w:rsidRPr="00302F0C" w:rsidR="00CE4603" w:rsidDel="00D70893" w:rsidRDefault="00CE4603" w14:paraId="572D16EA" w14:textId="64C1A169">
            <w:pPr>
              <w:spacing w:after="0" w:line="240" w:lineRule="auto"/>
              <w:rPr>
                <w:del w:author="Akshay Raveendran" w:date="2025-07-21T00:27:00Z" w16du:dateUtc="2025-07-20T20:27:00Z" w:id="408"/>
                <w:rFonts w:ascii="Arial" w:hAnsi="Arial" w:eastAsia="Times New Roman" w:cs="Arial"/>
                <w:color w:val="000000"/>
                <w:sz w:val="22"/>
                <w:szCs w:val="22"/>
                <w:lang w:eastAsia="en-GB"/>
              </w:rPr>
            </w:pPr>
            <w:del w:author="Akshay Raveendran" w:date="2025-07-21T00:27:00Z" w16du:dateUtc="2025-07-20T20:27:00Z" w:id="409">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7BD56BCA" w14:textId="2670AD84">
        <w:trPr>
          <w:trHeight w:val="290"/>
          <w:del w:author="Akshay Raveendran" w:date="2025-07-21T00:27:00Z" w:id="410"/>
          <w:trPrChange w:author="Akshay Raveendran" w:date="2025-07-21T00:27:00Z" w16du:dateUtc="2025-07-20T20:27:00Z" w:id="411">
            <w:trPr>
              <w:trHeight w:val="290"/>
            </w:trPr>
          </w:trPrChange>
        </w:trPr>
        <w:tc>
          <w:tcPr>
            <w:tcW w:w="2700" w:type="dxa"/>
            <w:tcBorders>
              <w:top w:val="nil"/>
              <w:left w:val="single" w:color="auto" w:sz="4" w:space="0"/>
              <w:bottom w:val="single" w:color="auto" w:sz="4" w:space="0"/>
              <w:right w:val="single" w:color="auto" w:sz="4" w:space="0"/>
            </w:tcBorders>
            <w:vAlign w:val="bottom"/>
            <w:tcPrChange w:author="Akshay Raveendran" w:date="2025-07-21T00:27:00Z" w16du:dateUtc="2025-07-20T20:27:00Z" w:id="412">
              <w:tcPr>
                <w:tcW w:w="2700" w:type="dxa"/>
                <w:tcBorders>
                  <w:top w:val="nil"/>
                  <w:left w:val="single" w:color="auto" w:sz="4" w:space="0"/>
                  <w:bottom w:val="single" w:color="auto" w:sz="4" w:space="0"/>
                  <w:right w:val="single" w:color="auto" w:sz="4" w:space="0"/>
                </w:tcBorders>
                <w:vAlign w:val="bottom"/>
              </w:tcPr>
            </w:tcPrChange>
          </w:tcPr>
          <w:p w:rsidRPr="00302F0C" w:rsidR="00CE4603" w:rsidDel="00D70893" w:rsidRDefault="00CE4603" w14:paraId="3FCB9966" w14:textId="6446204F">
            <w:pPr>
              <w:spacing w:after="0" w:line="240" w:lineRule="auto"/>
              <w:rPr>
                <w:del w:author="Akshay Raveendran" w:date="2025-07-21T00:27:00Z" w16du:dateUtc="2025-07-20T20:27:00Z" w:id="413"/>
                <w:rFonts w:ascii="Arial" w:hAnsi="Arial" w:eastAsia="Times New Roman" w:cs="Arial"/>
                <w:color w:val="000000"/>
                <w:sz w:val="22"/>
                <w:szCs w:val="22"/>
                <w:lang w:eastAsia="en-GB"/>
              </w:rPr>
            </w:pPr>
            <w:del w:author="Akshay Raveendran" w:date="2025-07-21T00:27:00Z" w16du:dateUtc="2025-07-20T20:27:00Z" w:id="414">
              <w:r w:rsidRPr="00302F0C" w:rsidDel="00D70893">
                <w:rPr>
                  <w:rFonts w:ascii="Arial" w:hAnsi="Arial" w:eastAsia="Times New Roman" w:cs="Arial"/>
                  <w:color w:val="000000"/>
                  <w:sz w:val="22"/>
                  <w:szCs w:val="22"/>
                  <w:lang w:eastAsia="en-GB"/>
                </w:rPr>
                <w:delText>RFQ Number/PR No</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415">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00C8A551" w14:textId="71525CAD">
            <w:pPr>
              <w:spacing w:after="0" w:line="240" w:lineRule="auto"/>
              <w:rPr>
                <w:del w:author="Akshay Raveendran" w:date="2025-07-21T00:27:00Z" w16du:dateUtc="2025-07-20T20:27:00Z" w:id="416"/>
                <w:rFonts w:ascii="Arial" w:hAnsi="Arial" w:eastAsia="Times New Roman" w:cs="Arial"/>
                <w:color w:val="000000"/>
                <w:sz w:val="22"/>
                <w:szCs w:val="22"/>
                <w:lang w:eastAsia="en-GB"/>
              </w:rPr>
            </w:pPr>
            <w:del w:author="Akshay Raveendran" w:date="2025-07-21T00:27:00Z" w16du:dateUtc="2025-07-20T20:27:00Z" w:id="417">
              <w:r w:rsidRPr="00302F0C" w:rsidDel="00D70893">
                <w:rPr>
                  <w:rFonts w:ascii="Arial" w:hAnsi="Arial" w:eastAsia="Times New Roman" w:cs="Arial"/>
                  <w:color w:val="000000"/>
                  <w:sz w:val="22"/>
                  <w:szCs w:val="22"/>
                  <w:lang w:eastAsia="en-GB"/>
                </w:rPr>
                <w:delText>Autopopulated from request</w:delText>
              </w:r>
            </w:del>
          </w:p>
        </w:tc>
        <w:tc>
          <w:tcPr>
            <w:tcW w:w="3510" w:type="dxa"/>
            <w:tcBorders>
              <w:top w:val="nil"/>
              <w:left w:val="nil"/>
              <w:bottom w:val="single" w:color="auto" w:sz="4" w:space="0"/>
              <w:right w:val="single" w:color="auto" w:sz="4" w:space="0"/>
            </w:tcBorders>
            <w:vAlign w:val="bottom"/>
            <w:tcPrChange w:author="Akshay Raveendran" w:date="2025-07-21T00:27:00Z" w16du:dateUtc="2025-07-20T20:27:00Z" w:id="418">
              <w:tcPr>
                <w:tcW w:w="3510" w:type="dxa"/>
                <w:tcBorders>
                  <w:top w:val="nil"/>
                  <w:left w:val="nil"/>
                  <w:bottom w:val="single" w:color="auto" w:sz="4" w:space="0"/>
                  <w:right w:val="single" w:color="auto" w:sz="4" w:space="0"/>
                </w:tcBorders>
                <w:vAlign w:val="bottom"/>
              </w:tcPr>
            </w:tcPrChange>
          </w:tcPr>
          <w:p w:rsidRPr="00302F0C" w:rsidR="00CE4603" w:rsidDel="00D70893" w:rsidRDefault="00CE4603" w14:paraId="2C7ABDF0" w14:textId="7FBA3ADA">
            <w:pPr>
              <w:spacing w:after="0" w:line="240" w:lineRule="auto"/>
              <w:rPr>
                <w:del w:author="Akshay Raveendran" w:date="2025-07-21T00:27:00Z" w16du:dateUtc="2025-07-20T20:27:00Z" w:id="419"/>
                <w:rFonts w:ascii="Arial" w:hAnsi="Arial" w:eastAsia="Times New Roman" w:cs="Arial"/>
                <w:color w:val="000000"/>
                <w:sz w:val="22"/>
                <w:szCs w:val="22"/>
                <w:lang w:eastAsia="en-GB"/>
              </w:rPr>
            </w:pPr>
          </w:p>
        </w:tc>
      </w:tr>
      <w:tr w:rsidRPr="00302F0C" w:rsidR="00CE4603" w:rsidDel="00D70893" w:rsidTr="00D70893" w14:paraId="101B3361" w14:textId="546CEEF2">
        <w:trPr>
          <w:trHeight w:val="290"/>
          <w:del w:author="Akshay Raveendran" w:date="2025-07-21T00:27:00Z" w:id="420"/>
          <w:trPrChange w:author="Akshay Raveendran" w:date="2025-07-21T00:27:00Z" w16du:dateUtc="2025-07-20T20:27:00Z" w:id="421">
            <w:trPr>
              <w:trHeight w:val="290"/>
            </w:trPr>
          </w:trPrChange>
        </w:trPr>
        <w:tc>
          <w:tcPr>
            <w:tcW w:w="2700" w:type="dxa"/>
            <w:tcBorders>
              <w:top w:val="nil"/>
              <w:left w:val="single" w:color="auto" w:sz="4" w:space="0"/>
              <w:bottom w:val="single" w:color="auto" w:sz="4" w:space="0"/>
              <w:right w:val="single" w:color="auto" w:sz="4" w:space="0"/>
            </w:tcBorders>
            <w:vAlign w:val="bottom"/>
            <w:tcPrChange w:author="Akshay Raveendran" w:date="2025-07-21T00:27:00Z" w16du:dateUtc="2025-07-20T20:27:00Z" w:id="422">
              <w:tcPr>
                <w:tcW w:w="2700" w:type="dxa"/>
                <w:tcBorders>
                  <w:top w:val="nil"/>
                  <w:left w:val="single" w:color="auto" w:sz="4" w:space="0"/>
                  <w:bottom w:val="single" w:color="auto" w:sz="4" w:space="0"/>
                  <w:right w:val="single" w:color="auto" w:sz="4" w:space="0"/>
                </w:tcBorders>
                <w:vAlign w:val="bottom"/>
              </w:tcPr>
            </w:tcPrChange>
          </w:tcPr>
          <w:p w:rsidRPr="00302F0C" w:rsidR="00CE4603" w:rsidDel="00D70893" w:rsidRDefault="00CE4603" w14:paraId="4595144A" w14:textId="4BBD5F38">
            <w:pPr>
              <w:spacing w:after="0" w:line="240" w:lineRule="auto"/>
              <w:rPr>
                <w:del w:author="Akshay Raveendran" w:date="2025-07-21T00:27:00Z" w16du:dateUtc="2025-07-20T20:27:00Z" w:id="423"/>
                <w:rFonts w:ascii="Arial" w:hAnsi="Arial" w:eastAsia="Times New Roman" w:cs="Arial"/>
                <w:color w:val="000000"/>
                <w:sz w:val="22"/>
                <w:szCs w:val="22"/>
                <w:lang w:eastAsia="en-GB"/>
              </w:rPr>
            </w:pPr>
            <w:del w:author="Akshay Raveendran" w:date="2025-07-21T00:27:00Z" w16du:dateUtc="2025-07-20T20:27:00Z" w:id="424">
              <w:r w:rsidRPr="00302F0C" w:rsidDel="00D70893">
                <w:rPr>
                  <w:rFonts w:ascii="Arial" w:hAnsi="Arial" w:eastAsia="Times New Roman" w:cs="Arial"/>
                  <w:color w:val="000000"/>
                  <w:sz w:val="22"/>
                  <w:szCs w:val="22"/>
                  <w:lang w:eastAsia="en-GB"/>
                </w:rPr>
                <w:delText>Service</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425">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03382C55" w14:textId="3AFABF03">
            <w:pPr>
              <w:spacing w:after="0" w:line="240" w:lineRule="auto"/>
              <w:rPr>
                <w:del w:author="Akshay Raveendran" w:date="2025-07-21T00:27:00Z" w16du:dateUtc="2025-07-20T20:27:00Z" w:id="426"/>
                <w:rFonts w:ascii="Arial" w:hAnsi="Arial" w:eastAsia="Times New Roman" w:cs="Arial"/>
                <w:color w:val="000000"/>
                <w:sz w:val="22"/>
                <w:szCs w:val="22"/>
                <w:lang w:eastAsia="en-GB"/>
              </w:rPr>
            </w:pPr>
            <w:del w:author="Akshay Raveendran" w:date="2025-07-21T00:27:00Z" w16du:dateUtc="2025-07-20T20:27:00Z" w:id="427">
              <w:r w:rsidRPr="00302F0C" w:rsidDel="00D70893">
                <w:rPr>
                  <w:rFonts w:ascii="Arial" w:hAnsi="Arial" w:eastAsia="Times New Roman" w:cs="Arial"/>
                  <w:color w:val="000000"/>
                  <w:sz w:val="22"/>
                  <w:szCs w:val="22"/>
                  <w:lang w:eastAsia="en-GB"/>
                </w:rPr>
                <w:delText>Autopopulated from request</w:delText>
              </w:r>
            </w:del>
          </w:p>
        </w:tc>
        <w:tc>
          <w:tcPr>
            <w:tcW w:w="3510" w:type="dxa"/>
            <w:tcBorders>
              <w:top w:val="nil"/>
              <w:left w:val="nil"/>
              <w:bottom w:val="single" w:color="auto" w:sz="4" w:space="0"/>
              <w:right w:val="single" w:color="auto" w:sz="4" w:space="0"/>
            </w:tcBorders>
            <w:vAlign w:val="bottom"/>
            <w:tcPrChange w:author="Akshay Raveendran" w:date="2025-07-21T00:27:00Z" w16du:dateUtc="2025-07-20T20:27:00Z" w:id="428">
              <w:tcPr>
                <w:tcW w:w="3510" w:type="dxa"/>
                <w:tcBorders>
                  <w:top w:val="nil"/>
                  <w:left w:val="nil"/>
                  <w:bottom w:val="single" w:color="auto" w:sz="4" w:space="0"/>
                  <w:right w:val="single" w:color="auto" w:sz="4" w:space="0"/>
                </w:tcBorders>
                <w:vAlign w:val="bottom"/>
              </w:tcPr>
            </w:tcPrChange>
          </w:tcPr>
          <w:p w:rsidRPr="00302F0C" w:rsidR="00CE4603" w:rsidDel="00D70893" w:rsidRDefault="00CE4603" w14:paraId="1D097D5E" w14:textId="407E9D7F">
            <w:pPr>
              <w:spacing w:after="0" w:line="240" w:lineRule="auto"/>
              <w:rPr>
                <w:del w:author="Akshay Raveendran" w:date="2025-07-21T00:27:00Z" w16du:dateUtc="2025-07-20T20:27:00Z" w:id="429"/>
                <w:rFonts w:ascii="Arial" w:hAnsi="Arial" w:eastAsia="Times New Roman" w:cs="Arial"/>
                <w:color w:val="000000"/>
                <w:sz w:val="22"/>
                <w:szCs w:val="22"/>
                <w:lang w:eastAsia="en-GB"/>
              </w:rPr>
            </w:pPr>
            <w:del w:author="Akshay Raveendran" w:date="2025-07-21T00:27:00Z" w16du:dateUtc="2025-07-20T20:27:00Z" w:id="430">
              <w:r w:rsidRPr="00302F0C" w:rsidDel="00D70893">
                <w:rPr>
                  <w:rFonts w:ascii="Arial" w:hAnsi="Arial" w:eastAsia="Times New Roman" w:cs="Arial"/>
                  <w:color w:val="000000"/>
                  <w:sz w:val="22"/>
                  <w:szCs w:val="22"/>
                  <w:lang w:eastAsia="en-GB"/>
                </w:rPr>
                <w:delText>Short title</w:delText>
              </w:r>
            </w:del>
          </w:p>
        </w:tc>
      </w:tr>
      <w:tr w:rsidRPr="00302F0C" w:rsidR="00CE4603" w:rsidDel="00D70893" w:rsidTr="00D70893" w14:paraId="12B95B02" w14:textId="0B5D111A">
        <w:trPr>
          <w:trHeight w:val="290"/>
          <w:del w:author="Akshay Raveendran" w:date="2025-07-21T00:27:00Z" w:id="431"/>
          <w:trPrChange w:author="Akshay Raveendran" w:date="2025-07-21T00:27:00Z" w16du:dateUtc="2025-07-20T20:27:00Z" w:id="432">
            <w:trPr>
              <w:trHeight w:val="290"/>
            </w:trPr>
          </w:trPrChange>
        </w:trPr>
        <w:tc>
          <w:tcPr>
            <w:tcW w:w="2700" w:type="dxa"/>
            <w:tcBorders>
              <w:top w:val="nil"/>
              <w:left w:val="single" w:color="auto" w:sz="4" w:space="0"/>
              <w:bottom w:val="single" w:color="auto" w:sz="4" w:space="0"/>
              <w:right w:val="single" w:color="auto" w:sz="4" w:space="0"/>
            </w:tcBorders>
            <w:vAlign w:val="bottom"/>
            <w:tcPrChange w:author="Akshay Raveendran" w:date="2025-07-21T00:27:00Z" w16du:dateUtc="2025-07-20T20:27:00Z" w:id="433">
              <w:tcPr>
                <w:tcW w:w="2700" w:type="dxa"/>
                <w:tcBorders>
                  <w:top w:val="nil"/>
                  <w:left w:val="single" w:color="auto" w:sz="4" w:space="0"/>
                  <w:bottom w:val="single" w:color="auto" w:sz="4" w:space="0"/>
                  <w:right w:val="single" w:color="auto" w:sz="4" w:space="0"/>
                </w:tcBorders>
                <w:vAlign w:val="bottom"/>
              </w:tcPr>
            </w:tcPrChange>
          </w:tcPr>
          <w:p w:rsidRPr="00302F0C" w:rsidR="00CE4603" w:rsidDel="00D70893" w:rsidRDefault="00CE4603" w14:paraId="7E8ECB81" w14:textId="7217A3A3">
            <w:pPr>
              <w:spacing w:after="0" w:line="240" w:lineRule="auto"/>
              <w:rPr>
                <w:del w:author="Akshay Raveendran" w:date="2025-07-21T00:27:00Z" w16du:dateUtc="2025-07-20T20:27:00Z" w:id="434"/>
                <w:rFonts w:ascii="Arial" w:hAnsi="Arial" w:eastAsia="Times New Roman" w:cs="Arial"/>
                <w:color w:val="000000"/>
                <w:sz w:val="22"/>
                <w:szCs w:val="22"/>
                <w:lang w:eastAsia="en-GB"/>
              </w:rPr>
            </w:pPr>
            <w:del w:author="Akshay Raveendran" w:date="2025-07-21T00:27:00Z" w16du:dateUtc="2025-07-20T20:27:00Z" w:id="435">
              <w:r w:rsidRPr="00302F0C" w:rsidDel="00D70893">
                <w:rPr>
                  <w:rFonts w:ascii="Arial" w:hAnsi="Arial" w:eastAsia="Times New Roman" w:cs="Arial"/>
                  <w:color w:val="000000"/>
                  <w:sz w:val="22"/>
                  <w:szCs w:val="22"/>
                  <w:lang w:eastAsia="en-GB"/>
                </w:rPr>
                <w:delText>Location</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436">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472207B4" w14:textId="0FED895F">
            <w:pPr>
              <w:spacing w:after="0" w:line="240" w:lineRule="auto"/>
              <w:rPr>
                <w:del w:author="Akshay Raveendran" w:date="2025-07-21T00:27:00Z" w16du:dateUtc="2025-07-20T20:27:00Z" w:id="437"/>
                <w:rFonts w:ascii="Arial" w:hAnsi="Arial" w:eastAsia="Times New Roman" w:cs="Arial"/>
                <w:color w:val="000000"/>
                <w:sz w:val="22"/>
                <w:szCs w:val="22"/>
                <w:lang w:eastAsia="en-GB"/>
              </w:rPr>
            </w:pPr>
            <w:del w:author="Akshay Raveendran" w:date="2025-07-21T00:27:00Z" w16du:dateUtc="2025-07-20T20:27:00Z" w:id="438">
              <w:r w:rsidRPr="00302F0C" w:rsidDel="00D70893">
                <w:rPr>
                  <w:rFonts w:ascii="Arial" w:hAnsi="Arial" w:eastAsia="Times New Roman" w:cs="Arial"/>
                  <w:color w:val="000000"/>
                  <w:sz w:val="22"/>
                  <w:szCs w:val="22"/>
                  <w:lang w:eastAsia="en-GB"/>
                </w:rPr>
                <w:delText>Autopopulated from request</w:delText>
              </w:r>
            </w:del>
          </w:p>
        </w:tc>
        <w:tc>
          <w:tcPr>
            <w:tcW w:w="3510" w:type="dxa"/>
            <w:tcBorders>
              <w:top w:val="nil"/>
              <w:left w:val="nil"/>
              <w:bottom w:val="single" w:color="auto" w:sz="4" w:space="0"/>
              <w:right w:val="single" w:color="auto" w:sz="4" w:space="0"/>
            </w:tcBorders>
            <w:vAlign w:val="bottom"/>
            <w:tcPrChange w:author="Akshay Raveendran" w:date="2025-07-21T00:27:00Z" w16du:dateUtc="2025-07-20T20:27:00Z" w:id="439">
              <w:tcPr>
                <w:tcW w:w="3510" w:type="dxa"/>
                <w:tcBorders>
                  <w:top w:val="nil"/>
                  <w:left w:val="nil"/>
                  <w:bottom w:val="single" w:color="auto" w:sz="4" w:space="0"/>
                  <w:right w:val="single" w:color="auto" w:sz="4" w:space="0"/>
                </w:tcBorders>
                <w:vAlign w:val="bottom"/>
              </w:tcPr>
            </w:tcPrChange>
          </w:tcPr>
          <w:p w:rsidRPr="00302F0C" w:rsidR="00CE4603" w:rsidDel="00D70893" w:rsidRDefault="00CE4603" w14:paraId="7F8E5755" w14:textId="26BBBD62">
            <w:pPr>
              <w:spacing w:after="0" w:line="240" w:lineRule="auto"/>
              <w:rPr>
                <w:del w:author="Akshay Raveendran" w:date="2025-07-21T00:27:00Z" w16du:dateUtc="2025-07-20T20:27:00Z" w:id="440"/>
                <w:rFonts w:ascii="Arial" w:hAnsi="Arial" w:eastAsia="Times New Roman" w:cs="Arial"/>
                <w:color w:val="000000"/>
                <w:sz w:val="22"/>
                <w:szCs w:val="22"/>
                <w:lang w:eastAsia="en-GB"/>
              </w:rPr>
            </w:pPr>
            <w:del w:author="Akshay Raveendran" w:date="2025-07-21T00:27:00Z" w16du:dateUtc="2025-07-20T20:27:00Z" w:id="441">
              <w:r w:rsidRPr="00302F0C" w:rsidDel="00D70893">
                <w:rPr>
                  <w:rFonts w:ascii="Arial" w:hAnsi="Arial" w:eastAsia="Times New Roman" w:cs="Arial"/>
                  <w:color w:val="000000"/>
                  <w:sz w:val="22"/>
                  <w:szCs w:val="22"/>
                  <w:lang w:eastAsia="en-GB"/>
                </w:rPr>
                <w:delText>Site or project address</w:delText>
              </w:r>
            </w:del>
          </w:p>
        </w:tc>
      </w:tr>
      <w:tr w:rsidRPr="00302F0C" w:rsidR="00CE4603" w:rsidDel="00D70893" w:rsidTr="00D70893" w14:paraId="0A54DA62" w14:textId="7FBF94BF">
        <w:trPr>
          <w:trHeight w:val="290"/>
          <w:del w:author="Akshay Raveendran" w:date="2025-07-21T00:27:00Z" w:id="442"/>
          <w:trPrChange w:author="Akshay Raveendran" w:date="2025-07-21T00:27:00Z" w16du:dateUtc="2025-07-20T20:27:00Z" w:id="443">
            <w:trPr>
              <w:trHeight w:val="290"/>
            </w:trPr>
          </w:trPrChange>
        </w:trPr>
        <w:tc>
          <w:tcPr>
            <w:tcW w:w="2700" w:type="dxa"/>
            <w:tcBorders>
              <w:top w:val="nil"/>
              <w:left w:val="single" w:color="auto" w:sz="4" w:space="0"/>
              <w:bottom w:val="single" w:color="auto" w:sz="4" w:space="0"/>
              <w:right w:val="single" w:color="auto" w:sz="4" w:space="0"/>
            </w:tcBorders>
            <w:vAlign w:val="bottom"/>
            <w:tcPrChange w:author="Akshay Raveendran" w:date="2025-07-21T00:27:00Z" w16du:dateUtc="2025-07-20T20:27:00Z" w:id="444">
              <w:tcPr>
                <w:tcW w:w="2700" w:type="dxa"/>
                <w:tcBorders>
                  <w:top w:val="nil"/>
                  <w:left w:val="single" w:color="auto" w:sz="4" w:space="0"/>
                  <w:bottom w:val="single" w:color="auto" w:sz="4" w:space="0"/>
                  <w:right w:val="single" w:color="auto" w:sz="4" w:space="0"/>
                </w:tcBorders>
                <w:vAlign w:val="bottom"/>
              </w:tcPr>
            </w:tcPrChange>
          </w:tcPr>
          <w:p w:rsidRPr="00302F0C" w:rsidR="00CE4603" w:rsidDel="00D70893" w:rsidRDefault="00CE4603" w14:paraId="6BE50A68" w14:textId="0C65C447">
            <w:pPr>
              <w:spacing w:after="0" w:line="240" w:lineRule="auto"/>
              <w:rPr>
                <w:del w:author="Akshay Raveendran" w:date="2025-07-21T00:27:00Z" w16du:dateUtc="2025-07-20T20:27:00Z" w:id="445"/>
                <w:rFonts w:ascii="Arial" w:hAnsi="Arial" w:eastAsia="Times New Roman" w:cs="Arial"/>
                <w:color w:val="000000"/>
                <w:sz w:val="22"/>
                <w:szCs w:val="22"/>
                <w:lang w:eastAsia="en-GB"/>
              </w:rPr>
            </w:pPr>
            <w:del w:author="Akshay Raveendran" w:date="2025-07-21T00:27:00Z" w16du:dateUtc="2025-07-20T20:27:00Z" w:id="446">
              <w:r w:rsidRPr="00302F0C" w:rsidDel="00D70893">
                <w:rPr>
                  <w:rFonts w:ascii="Arial" w:hAnsi="Arial" w:eastAsia="Times New Roman" w:cs="Arial"/>
                  <w:color w:val="000000"/>
                  <w:sz w:val="22"/>
                  <w:szCs w:val="22"/>
                  <w:lang w:eastAsia="en-GB"/>
                </w:rPr>
                <w:delText>Project Name</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447">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4CCD17D7" w14:textId="37278341">
            <w:pPr>
              <w:spacing w:after="0" w:line="240" w:lineRule="auto"/>
              <w:rPr>
                <w:del w:author="Akshay Raveendran" w:date="2025-07-21T00:27:00Z" w16du:dateUtc="2025-07-20T20:27:00Z" w:id="448"/>
                <w:rFonts w:ascii="Arial" w:hAnsi="Arial" w:eastAsia="Times New Roman" w:cs="Arial"/>
                <w:color w:val="000000"/>
                <w:sz w:val="22"/>
                <w:szCs w:val="22"/>
                <w:lang w:eastAsia="en-GB"/>
              </w:rPr>
            </w:pPr>
            <w:del w:author="Akshay Raveendran" w:date="2025-07-21T00:27:00Z" w16du:dateUtc="2025-07-20T20:27:00Z" w:id="449">
              <w:r w:rsidRPr="00302F0C" w:rsidDel="00D70893">
                <w:rPr>
                  <w:rFonts w:ascii="Arial" w:hAnsi="Arial" w:eastAsia="Times New Roman" w:cs="Arial"/>
                  <w:color w:val="000000"/>
                  <w:sz w:val="22"/>
                  <w:szCs w:val="22"/>
                  <w:lang w:eastAsia="en-GB"/>
                </w:rPr>
                <w:delText>Autopopulated from request</w:delText>
              </w:r>
            </w:del>
          </w:p>
        </w:tc>
        <w:tc>
          <w:tcPr>
            <w:tcW w:w="3510" w:type="dxa"/>
            <w:tcBorders>
              <w:top w:val="nil"/>
              <w:left w:val="nil"/>
              <w:bottom w:val="single" w:color="auto" w:sz="4" w:space="0"/>
              <w:right w:val="single" w:color="auto" w:sz="4" w:space="0"/>
            </w:tcBorders>
            <w:vAlign w:val="bottom"/>
            <w:tcPrChange w:author="Akshay Raveendran" w:date="2025-07-21T00:27:00Z" w16du:dateUtc="2025-07-20T20:27:00Z" w:id="450">
              <w:tcPr>
                <w:tcW w:w="3510" w:type="dxa"/>
                <w:tcBorders>
                  <w:top w:val="nil"/>
                  <w:left w:val="nil"/>
                  <w:bottom w:val="single" w:color="auto" w:sz="4" w:space="0"/>
                  <w:right w:val="single" w:color="auto" w:sz="4" w:space="0"/>
                </w:tcBorders>
                <w:vAlign w:val="bottom"/>
              </w:tcPr>
            </w:tcPrChange>
          </w:tcPr>
          <w:p w:rsidRPr="00302F0C" w:rsidR="00CE4603" w:rsidDel="00D70893" w:rsidRDefault="00CE4603" w14:paraId="731867D9" w14:textId="01E31595">
            <w:pPr>
              <w:spacing w:after="0" w:line="240" w:lineRule="auto"/>
              <w:rPr>
                <w:del w:author="Akshay Raveendran" w:date="2025-07-21T00:27:00Z" w16du:dateUtc="2025-07-20T20:27:00Z" w:id="451"/>
                <w:rFonts w:ascii="Arial" w:hAnsi="Arial" w:eastAsia="Times New Roman" w:cs="Arial"/>
                <w:color w:val="000000"/>
                <w:sz w:val="22"/>
                <w:szCs w:val="22"/>
                <w:lang w:eastAsia="en-GB"/>
              </w:rPr>
            </w:pPr>
            <w:del w:author="Akshay Raveendran" w:date="2025-07-21T00:27:00Z" w16du:dateUtc="2025-07-20T20:27:00Z" w:id="452">
              <w:r w:rsidRPr="00302F0C" w:rsidDel="00D70893">
                <w:rPr>
                  <w:rFonts w:ascii="Arial" w:hAnsi="Arial" w:eastAsia="Times New Roman" w:cs="Arial"/>
                  <w:color w:val="000000"/>
                  <w:sz w:val="22"/>
                  <w:szCs w:val="22"/>
                  <w:lang w:eastAsia="en-GB"/>
                </w:rPr>
                <w:delText>Project description</w:delText>
              </w:r>
            </w:del>
          </w:p>
        </w:tc>
      </w:tr>
      <w:tr w:rsidRPr="00302F0C" w:rsidR="00CE4603" w:rsidDel="00D70893" w:rsidTr="00D70893" w14:paraId="24EB23A1" w14:textId="53783DC3">
        <w:trPr>
          <w:trHeight w:val="290"/>
          <w:del w:author="Akshay Raveendran" w:date="2025-07-21T00:27:00Z" w:id="453"/>
          <w:trPrChange w:author="Akshay Raveendran" w:date="2025-07-21T00:27:00Z" w16du:dateUtc="2025-07-20T20:27:00Z" w:id="454">
            <w:trPr>
              <w:trHeight w:val="290"/>
            </w:trPr>
          </w:trPrChange>
        </w:trPr>
        <w:tc>
          <w:tcPr>
            <w:tcW w:w="2700" w:type="dxa"/>
            <w:tcBorders>
              <w:top w:val="nil"/>
              <w:left w:val="single" w:color="auto" w:sz="4" w:space="0"/>
              <w:bottom w:val="single" w:color="auto" w:sz="4" w:space="0"/>
              <w:right w:val="single" w:color="auto" w:sz="4" w:space="0"/>
            </w:tcBorders>
            <w:vAlign w:val="bottom"/>
            <w:tcPrChange w:author="Akshay Raveendran" w:date="2025-07-21T00:27:00Z" w16du:dateUtc="2025-07-20T20:27:00Z" w:id="455">
              <w:tcPr>
                <w:tcW w:w="2700" w:type="dxa"/>
                <w:tcBorders>
                  <w:top w:val="nil"/>
                  <w:left w:val="single" w:color="auto" w:sz="4" w:space="0"/>
                  <w:bottom w:val="single" w:color="auto" w:sz="4" w:space="0"/>
                  <w:right w:val="single" w:color="auto" w:sz="4" w:space="0"/>
                </w:tcBorders>
                <w:vAlign w:val="bottom"/>
              </w:tcPr>
            </w:tcPrChange>
          </w:tcPr>
          <w:p w:rsidRPr="00302F0C" w:rsidR="00CE4603" w:rsidDel="00D70893" w:rsidRDefault="00CE4603" w14:paraId="744AA077" w14:textId="73BA5640">
            <w:pPr>
              <w:spacing w:after="0" w:line="240" w:lineRule="auto"/>
              <w:rPr>
                <w:del w:author="Akshay Raveendran" w:date="2025-07-21T00:27:00Z" w16du:dateUtc="2025-07-20T20:27:00Z" w:id="456"/>
                <w:rFonts w:ascii="Arial" w:hAnsi="Arial" w:eastAsia="Times New Roman" w:cs="Arial"/>
                <w:color w:val="000000"/>
                <w:sz w:val="22"/>
                <w:szCs w:val="22"/>
                <w:lang w:eastAsia="en-GB"/>
              </w:rPr>
            </w:pPr>
            <w:del w:author="Akshay Raveendran" w:date="2025-07-21T00:27:00Z" w16du:dateUtc="2025-07-20T20:27:00Z" w:id="457">
              <w:r w:rsidRPr="00302F0C" w:rsidDel="00D70893">
                <w:rPr>
                  <w:rFonts w:ascii="Arial" w:hAnsi="Arial" w:eastAsia="Times New Roman" w:cs="Arial"/>
                  <w:color w:val="000000"/>
                  <w:sz w:val="22"/>
                  <w:szCs w:val="22"/>
                  <w:lang w:eastAsia="en-GB"/>
                </w:rPr>
                <w:delText>Project Number</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458">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6DFADE47" w14:textId="4E8BD78D">
            <w:pPr>
              <w:spacing w:after="0" w:line="240" w:lineRule="auto"/>
              <w:rPr>
                <w:del w:author="Akshay Raveendran" w:date="2025-07-21T00:27:00Z" w16du:dateUtc="2025-07-20T20:27:00Z" w:id="459"/>
                <w:rFonts w:ascii="Arial" w:hAnsi="Arial" w:eastAsia="Times New Roman" w:cs="Arial"/>
                <w:color w:val="000000"/>
                <w:sz w:val="22"/>
                <w:szCs w:val="22"/>
                <w:lang w:eastAsia="en-GB"/>
              </w:rPr>
            </w:pPr>
            <w:del w:author="Akshay Raveendran" w:date="2025-07-21T00:27:00Z" w16du:dateUtc="2025-07-20T20:27:00Z" w:id="460">
              <w:r w:rsidRPr="00302F0C" w:rsidDel="00D70893">
                <w:rPr>
                  <w:rFonts w:ascii="Arial" w:hAnsi="Arial" w:eastAsia="Times New Roman" w:cs="Arial"/>
                  <w:color w:val="000000"/>
                  <w:sz w:val="22"/>
                  <w:szCs w:val="22"/>
                  <w:lang w:eastAsia="en-GB"/>
                </w:rPr>
                <w:delText>Autopopulated from request</w:delText>
              </w:r>
            </w:del>
          </w:p>
        </w:tc>
        <w:tc>
          <w:tcPr>
            <w:tcW w:w="3510" w:type="dxa"/>
            <w:tcBorders>
              <w:top w:val="nil"/>
              <w:left w:val="nil"/>
              <w:bottom w:val="single" w:color="auto" w:sz="4" w:space="0"/>
              <w:right w:val="single" w:color="auto" w:sz="4" w:space="0"/>
            </w:tcBorders>
            <w:vAlign w:val="bottom"/>
            <w:tcPrChange w:author="Akshay Raveendran" w:date="2025-07-21T00:27:00Z" w16du:dateUtc="2025-07-20T20:27:00Z" w:id="461">
              <w:tcPr>
                <w:tcW w:w="3510" w:type="dxa"/>
                <w:tcBorders>
                  <w:top w:val="nil"/>
                  <w:left w:val="nil"/>
                  <w:bottom w:val="single" w:color="auto" w:sz="4" w:space="0"/>
                  <w:right w:val="single" w:color="auto" w:sz="4" w:space="0"/>
                </w:tcBorders>
                <w:vAlign w:val="bottom"/>
              </w:tcPr>
            </w:tcPrChange>
          </w:tcPr>
          <w:p w:rsidRPr="00302F0C" w:rsidR="00CE4603" w:rsidDel="00D70893" w:rsidRDefault="00CE4603" w14:paraId="4C2E3D1B" w14:textId="65D91144">
            <w:pPr>
              <w:spacing w:after="0" w:line="240" w:lineRule="auto"/>
              <w:rPr>
                <w:del w:author="Akshay Raveendran" w:date="2025-07-21T00:27:00Z" w16du:dateUtc="2025-07-20T20:27:00Z" w:id="462"/>
                <w:rFonts w:ascii="Arial" w:hAnsi="Arial" w:eastAsia="Times New Roman" w:cs="Arial"/>
                <w:color w:val="000000"/>
                <w:sz w:val="22"/>
                <w:szCs w:val="22"/>
                <w:lang w:eastAsia="en-GB"/>
              </w:rPr>
            </w:pPr>
            <w:del w:author="Akshay Raveendran" w:date="2025-07-21T00:27:00Z" w16du:dateUtc="2025-07-20T20:27:00Z" w:id="463">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4ECE7D69" w14:textId="08D867CF">
        <w:trPr>
          <w:trHeight w:val="290"/>
          <w:del w:author="Akshay Raveendran" w:date="2025-07-21T00:27:00Z" w:id="464"/>
          <w:trPrChange w:author="Akshay Raveendran" w:date="2025-07-21T00:27:00Z" w16du:dateUtc="2025-07-20T20:27:00Z" w:id="465">
            <w:trPr>
              <w:trHeight w:val="290"/>
            </w:trPr>
          </w:trPrChange>
        </w:trPr>
        <w:tc>
          <w:tcPr>
            <w:tcW w:w="2700" w:type="dxa"/>
            <w:tcBorders>
              <w:top w:val="nil"/>
              <w:left w:val="single" w:color="auto" w:sz="4" w:space="0"/>
              <w:bottom w:val="nil"/>
              <w:right w:val="single" w:color="auto" w:sz="4" w:space="0"/>
            </w:tcBorders>
            <w:vAlign w:val="bottom"/>
            <w:tcPrChange w:author="Akshay Raveendran" w:date="2025-07-21T00:27:00Z" w16du:dateUtc="2025-07-20T20:27:00Z" w:id="466">
              <w:tcPr>
                <w:tcW w:w="2700" w:type="dxa"/>
                <w:tcBorders>
                  <w:top w:val="nil"/>
                  <w:left w:val="single" w:color="auto" w:sz="4" w:space="0"/>
                  <w:bottom w:val="nil"/>
                  <w:right w:val="single" w:color="auto" w:sz="4" w:space="0"/>
                </w:tcBorders>
                <w:vAlign w:val="bottom"/>
              </w:tcPr>
            </w:tcPrChange>
          </w:tcPr>
          <w:p w:rsidRPr="00302F0C" w:rsidR="00CE4603" w:rsidDel="00D70893" w:rsidRDefault="00CE4603" w14:paraId="6BC2A3C3" w14:textId="46E6366F">
            <w:pPr>
              <w:spacing w:after="0" w:line="240" w:lineRule="auto"/>
              <w:rPr>
                <w:del w:author="Akshay Raveendran" w:date="2025-07-21T00:27:00Z" w16du:dateUtc="2025-07-20T20:27:00Z" w:id="467"/>
                <w:rFonts w:ascii="Arial" w:hAnsi="Arial" w:eastAsia="Times New Roman" w:cs="Arial"/>
                <w:color w:val="000000"/>
                <w:sz w:val="22"/>
                <w:szCs w:val="22"/>
                <w:lang w:eastAsia="en-GB"/>
              </w:rPr>
            </w:pPr>
            <w:del w:author="Akshay Raveendran" w:date="2025-07-21T00:27:00Z" w16du:dateUtc="2025-07-20T20:27:00Z" w:id="468">
              <w:r w:rsidRPr="00302F0C" w:rsidDel="00D70893">
                <w:rPr>
                  <w:rFonts w:ascii="Arial" w:hAnsi="Arial" w:eastAsia="Times New Roman" w:cs="Arial"/>
                  <w:color w:val="000000"/>
                  <w:sz w:val="22"/>
                  <w:szCs w:val="22"/>
                  <w:lang w:eastAsia="en-GB"/>
                </w:rPr>
                <w:delText>Requestor</w:delText>
              </w:r>
            </w:del>
          </w:p>
        </w:tc>
        <w:tc>
          <w:tcPr>
            <w:tcW w:w="3235" w:type="dxa"/>
            <w:tcBorders>
              <w:top w:val="nil"/>
              <w:left w:val="nil"/>
              <w:bottom w:val="nil"/>
              <w:right w:val="single" w:color="auto" w:sz="4" w:space="0"/>
            </w:tcBorders>
            <w:vAlign w:val="bottom"/>
            <w:tcPrChange w:author="Akshay Raveendran" w:date="2025-07-21T00:27:00Z" w16du:dateUtc="2025-07-20T20:27:00Z" w:id="469">
              <w:tcPr>
                <w:tcW w:w="3235" w:type="dxa"/>
                <w:tcBorders>
                  <w:top w:val="nil"/>
                  <w:left w:val="nil"/>
                  <w:bottom w:val="nil"/>
                  <w:right w:val="single" w:color="auto" w:sz="4" w:space="0"/>
                </w:tcBorders>
                <w:vAlign w:val="bottom"/>
              </w:tcPr>
            </w:tcPrChange>
          </w:tcPr>
          <w:p w:rsidRPr="00302F0C" w:rsidR="00CE4603" w:rsidDel="00D70893" w:rsidRDefault="00CE4603" w14:paraId="25116C99" w14:textId="08C31CF0">
            <w:pPr>
              <w:spacing w:after="0" w:line="240" w:lineRule="auto"/>
              <w:rPr>
                <w:del w:author="Akshay Raveendran" w:date="2025-07-21T00:27:00Z" w16du:dateUtc="2025-07-20T20:27:00Z" w:id="470"/>
                <w:rFonts w:ascii="Arial" w:hAnsi="Arial" w:eastAsia="Times New Roman" w:cs="Arial"/>
                <w:color w:val="000000"/>
                <w:sz w:val="22"/>
                <w:szCs w:val="22"/>
                <w:lang w:eastAsia="en-GB"/>
              </w:rPr>
            </w:pPr>
            <w:del w:author="Akshay Raveendran" w:date="2025-07-21T00:27:00Z" w16du:dateUtc="2025-07-20T20:27:00Z" w:id="471">
              <w:r w:rsidRPr="00302F0C" w:rsidDel="00D70893">
                <w:rPr>
                  <w:rFonts w:ascii="Arial" w:hAnsi="Arial" w:eastAsia="Times New Roman" w:cs="Arial"/>
                  <w:color w:val="000000"/>
                  <w:sz w:val="22"/>
                  <w:szCs w:val="22"/>
                  <w:lang w:eastAsia="en-GB"/>
                </w:rPr>
                <w:delText>Autopopulated from request</w:delText>
              </w:r>
            </w:del>
          </w:p>
        </w:tc>
        <w:tc>
          <w:tcPr>
            <w:tcW w:w="3510" w:type="dxa"/>
            <w:tcBorders>
              <w:top w:val="nil"/>
              <w:left w:val="nil"/>
              <w:bottom w:val="nil"/>
              <w:right w:val="single" w:color="auto" w:sz="4" w:space="0"/>
            </w:tcBorders>
            <w:vAlign w:val="bottom"/>
            <w:tcPrChange w:author="Akshay Raveendran" w:date="2025-07-21T00:27:00Z" w16du:dateUtc="2025-07-20T20:27:00Z" w:id="472">
              <w:tcPr>
                <w:tcW w:w="3510" w:type="dxa"/>
                <w:tcBorders>
                  <w:top w:val="nil"/>
                  <w:left w:val="nil"/>
                  <w:bottom w:val="nil"/>
                  <w:right w:val="single" w:color="auto" w:sz="4" w:space="0"/>
                </w:tcBorders>
                <w:vAlign w:val="bottom"/>
              </w:tcPr>
            </w:tcPrChange>
          </w:tcPr>
          <w:p w:rsidRPr="00302F0C" w:rsidR="00CE4603" w:rsidDel="00D70893" w:rsidRDefault="00CE4603" w14:paraId="287FEDB2" w14:textId="4039EA25">
            <w:pPr>
              <w:spacing w:after="0" w:line="240" w:lineRule="auto"/>
              <w:rPr>
                <w:del w:author="Akshay Raveendran" w:date="2025-07-21T00:27:00Z" w16du:dateUtc="2025-07-20T20:27:00Z" w:id="473"/>
                <w:rFonts w:ascii="Arial" w:hAnsi="Arial" w:eastAsia="Times New Roman" w:cs="Arial"/>
                <w:color w:val="000000"/>
                <w:sz w:val="22"/>
                <w:szCs w:val="22"/>
                <w:lang w:eastAsia="en-GB"/>
              </w:rPr>
            </w:pPr>
            <w:del w:author="Akshay Raveendran" w:date="2025-07-21T00:27:00Z" w16du:dateUtc="2025-07-20T20:27:00Z" w:id="474">
              <w:r w:rsidRPr="00302F0C" w:rsidDel="00D70893">
                <w:rPr>
                  <w:rFonts w:ascii="Arial" w:hAnsi="Arial" w:eastAsia="Times New Roman" w:cs="Arial"/>
                  <w:color w:val="000000"/>
                  <w:sz w:val="22"/>
                  <w:szCs w:val="22"/>
                  <w:lang w:eastAsia="en-GB"/>
                </w:rPr>
                <w:delText> Based on SSO login</w:delText>
              </w:r>
            </w:del>
          </w:p>
        </w:tc>
      </w:tr>
      <w:tr w:rsidRPr="00302F0C" w:rsidR="00CE4603" w:rsidDel="00D70893" w:rsidTr="00D70893" w14:paraId="19F2A520" w14:textId="65F47C0F">
        <w:trPr>
          <w:trHeight w:val="300"/>
          <w:del w:author="Akshay Raveendran" w:date="2025-07-21T00:27:00Z" w:id="475"/>
          <w:trPrChange w:author="Akshay Raveendran" w:date="2025-07-21T00:27:00Z" w16du:dateUtc="2025-07-20T20:27:00Z" w:id="476">
            <w:trPr>
              <w:trHeight w:val="300"/>
            </w:trPr>
          </w:trPrChange>
        </w:trPr>
        <w:tc>
          <w:tcPr>
            <w:tcW w:w="2700" w:type="dxa"/>
            <w:tcBorders>
              <w:top w:val="single" w:color="auto" w:sz="4" w:space="0"/>
              <w:left w:val="single" w:color="auto" w:sz="4" w:space="0"/>
              <w:bottom w:val="nil"/>
              <w:right w:val="single" w:color="auto" w:sz="4" w:space="0"/>
            </w:tcBorders>
            <w:vAlign w:val="bottom"/>
            <w:tcPrChange w:author="Akshay Raveendran" w:date="2025-07-21T00:27:00Z" w16du:dateUtc="2025-07-20T20:27:00Z" w:id="477">
              <w:tcPr>
                <w:tcW w:w="2700" w:type="dxa"/>
                <w:tcBorders>
                  <w:top w:val="single" w:color="auto" w:sz="4" w:space="0"/>
                  <w:left w:val="single" w:color="auto" w:sz="4" w:space="0"/>
                  <w:bottom w:val="nil"/>
                  <w:right w:val="single" w:color="auto" w:sz="4" w:space="0"/>
                </w:tcBorders>
                <w:vAlign w:val="bottom"/>
              </w:tcPr>
            </w:tcPrChange>
          </w:tcPr>
          <w:p w:rsidRPr="00302F0C" w:rsidR="00CE4603" w:rsidDel="00D70893" w:rsidRDefault="00CE4603" w14:paraId="62AE0460" w14:textId="711325EC">
            <w:pPr>
              <w:spacing w:after="0" w:line="240" w:lineRule="auto"/>
              <w:rPr>
                <w:del w:author="Akshay Raveendran" w:date="2025-07-21T00:27:00Z" w16du:dateUtc="2025-07-20T20:27:00Z" w:id="478"/>
                <w:rFonts w:ascii="Arial" w:hAnsi="Arial" w:eastAsia="Times New Roman" w:cs="Arial"/>
                <w:color w:val="000000"/>
                <w:sz w:val="22"/>
                <w:szCs w:val="22"/>
                <w:lang w:eastAsia="en-GB"/>
              </w:rPr>
            </w:pPr>
            <w:del w:author="Akshay Raveendran" w:date="2025-07-21T00:27:00Z" w16du:dateUtc="2025-07-20T20:27:00Z" w:id="479">
              <w:r w:rsidRPr="00302F0C" w:rsidDel="00D70893">
                <w:rPr>
                  <w:rFonts w:ascii="Arial" w:hAnsi="Arial" w:eastAsia="Times New Roman" w:cs="Arial"/>
                  <w:color w:val="000000"/>
                  <w:sz w:val="22"/>
                  <w:szCs w:val="22"/>
                  <w:lang w:eastAsia="en-GB"/>
                </w:rPr>
                <w:delText>Currency</w:delText>
              </w:r>
              <w:r w:rsidRPr="00302F0C" w:rsidDel="00D70893">
                <w:rPr>
                  <w:rFonts w:ascii="Arial" w:hAnsi="Arial" w:eastAsia="Times New Roman" w:cs="Arial"/>
                  <w:color w:val="FF0000"/>
                  <w:sz w:val="22"/>
                  <w:szCs w:val="22"/>
                  <w:lang w:eastAsia="en-GB"/>
                </w:rPr>
                <w:delText>*</w:delText>
              </w:r>
            </w:del>
          </w:p>
        </w:tc>
        <w:tc>
          <w:tcPr>
            <w:tcW w:w="3235" w:type="dxa"/>
            <w:tcBorders>
              <w:top w:val="single" w:color="auto" w:sz="4" w:space="0"/>
              <w:left w:val="nil"/>
              <w:bottom w:val="nil"/>
              <w:right w:val="single" w:color="auto" w:sz="4" w:space="0"/>
            </w:tcBorders>
            <w:vAlign w:val="bottom"/>
            <w:tcPrChange w:author="Akshay Raveendran" w:date="2025-07-21T00:27:00Z" w16du:dateUtc="2025-07-20T20:27:00Z" w:id="480">
              <w:tcPr>
                <w:tcW w:w="3235" w:type="dxa"/>
                <w:tcBorders>
                  <w:top w:val="single" w:color="auto" w:sz="4" w:space="0"/>
                  <w:left w:val="nil"/>
                  <w:bottom w:val="nil"/>
                  <w:right w:val="single" w:color="auto" w:sz="4" w:space="0"/>
                </w:tcBorders>
                <w:vAlign w:val="bottom"/>
              </w:tcPr>
            </w:tcPrChange>
          </w:tcPr>
          <w:p w:rsidRPr="00302F0C" w:rsidR="00CE4603" w:rsidDel="00D70893" w:rsidRDefault="00CE4603" w14:paraId="48EAD1E8" w14:textId="06A2B1A5">
            <w:pPr>
              <w:spacing w:after="0" w:line="240" w:lineRule="auto"/>
              <w:rPr>
                <w:del w:author="Akshay Raveendran" w:date="2025-07-21T00:27:00Z" w16du:dateUtc="2025-07-20T20:27:00Z" w:id="481"/>
                <w:rFonts w:ascii="Arial" w:hAnsi="Arial" w:eastAsia="Times New Roman" w:cs="Arial"/>
                <w:color w:val="000000"/>
                <w:sz w:val="22"/>
                <w:szCs w:val="22"/>
                <w:lang w:eastAsia="en-GB"/>
              </w:rPr>
            </w:pPr>
            <w:del w:author="Akshay Raveendran" w:date="2025-07-21T00:27:00Z" w16du:dateUtc="2025-07-20T20:27:00Z" w:id="482">
              <w:r w:rsidRPr="00302F0C" w:rsidDel="00D70893">
                <w:rPr>
                  <w:rFonts w:ascii="Arial" w:hAnsi="Arial" w:eastAsia="Times New Roman" w:cs="Arial"/>
                  <w:color w:val="000000"/>
                  <w:sz w:val="22"/>
                  <w:szCs w:val="22"/>
                  <w:lang w:eastAsia="en-GB"/>
                </w:rPr>
                <w:delText>Dropdown</w:delText>
              </w:r>
            </w:del>
          </w:p>
        </w:tc>
        <w:tc>
          <w:tcPr>
            <w:tcW w:w="3510" w:type="dxa"/>
            <w:tcBorders>
              <w:top w:val="single" w:color="auto" w:sz="4" w:space="0"/>
              <w:left w:val="nil"/>
              <w:bottom w:val="nil"/>
              <w:right w:val="single" w:color="auto" w:sz="4" w:space="0"/>
            </w:tcBorders>
            <w:vAlign w:val="bottom"/>
            <w:tcPrChange w:author="Akshay Raveendran" w:date="2025-07-21T00:27:00Z" w16du:dateUtc="2025-07-20T20:27:00Z" w:id="483">
              <w:tcPr>
                <w:tcW w:w="3510" w:type="dxa"/>
                <w:tcBorders>
                  <w:top w:val="single" w:color="auto" w:sz="4" w:space="0"/>
                  <w:left w:val="nil"/>
                  <w:bottom w:val="nil"/>
                  <w:right w:val="single" w:color="auto" w:sz="4" w:space="0"/>
                </w:tcBorders>
                <w:vAlign w:val="bottom"/>
              </w:tcPr>
            </w:tcPrChange>
          </w:tcPr>
          <w:p w:rsidRPr="00302F0C" w:rsidR="00CE4603" w:rsidDel="00D70893" w:rsidRDefault="00CE4603" w14:paraId="738394DC" w14:textId="2A85B16D">
            <w:pPr>
              <w:spacing w:after="0" w:line="240" w:lineRule="auto"/>
              <w:rPr>
                <w:del w:author="Akshay Raveendran" w:date="2025-07-21T00:27:00Z" w16du:dateUtc="2025-07-20T20:27:00Z" w:id="484"/>
                <w:rFonts w:ascii="Arial" w:hAnsi="Arial" w:eastAsia="Times New Roman" w:cs="Arial"/>
                <w:color w:val="000000"/>
                <w:sz w:val="22"/>
                <w:szCs w:val="22"/>
                <w:lang w:eastAsia="en-GB"/>
              </w:rPr>
            </w:pPr>
            <w:del w:author="Akshay Raveendran" w:date="2025-07-21T00:27:00Z" w16du:dateUtc="2025-07-20T20:27:00Z" w:id="485">
              <w:r w:rsidRPr="00302F0C" w:rsidDel="00D70893">
                <w:rPr>
                  <w:rFonts w:ascii="Arial" w:hAnsi="Arial" w:eastAsia="Times New Roman" w:cs="Arial"/>
                  <w:color w:val="000000"/>
                  <w:sz w:val="22"/>
                  <w:szCs w:val="22"/>
                  <w:lang w:eastAsia="en-GB"/>
                </w:rPr>
                <w:delText> Dropdown to list different currency types</w:delText>
              </w:r>
            </w:del>
          </w:p>
        </w:tc>
      </w:tr>
      <w:tr w:rsidRPr="00302F0C" w:rsidR="00CE4603" w:rsidDel="00D70893" w:rsidTr="00D70893" w14:paraId="1A4E7E8B" w14:textId="5FDAC14A">
        <w:trPr>
          <w:trHeight w:val="290"/>
          <w:del w:author="Akshay Raveendran" w:date="2025-07-21T00:27:00Z" w:id="486"/>
          <w:trPrChange w:author="Akshay Raveendran" w:date="2025-07-21T00:27:00Z" w16du:dateUtc="2025-07-20T20:27:00Z" w:id="487">
            <w:trPr>
              <w:trHeight w:val="290"/>
            </w:trPr>
          </w:trPrChange>
        </w:trPr>
        <w:tc>
          <w:tcPr>
            <w:tcW w:w="2700" w:type="dxa"/>
            <w:tcBorders>
              <w:top w:val="single" w:color="auto" w:sz="8" w:space="0"/>
              <w:left w:val="single" w:color="auto" w:sz="8" w:space="0"/>
              <w:bottom w:val="single" w:color="auto" w:sz="4" w:space="0"/>
              <w:right w:val="single" w:color="auto" w:sz="4" w:space="0"/>
            </w:tcBorders>
            <w:vAlign w:val="bottom"/>
            <w:tcPrChange w:author="Akshay Raveendran" w:date="2025-07-21T00:27:00Z" w16du:dateUtc="2025-07-20T20:27:00Z" w:id="488">
              <w:tcPr>
                <w:tcW w:w="2700" w:type="dxa"/>
                <w:tcBorders>
                  <w:top w:val="single" w:color="auto" w:sz="8" w:space="0"/>
                  <w:left w:val="single" w:color="auto" w:sz="8" w:space="0"/>
                  <w:bottom w:val="single" w:color="auto" w:sz="4" w:space="0"/>
                  <w:right w:val="single" w:color="auto" w:sz="4" w:space="0"/>
                </w:tcBorders>
                <w:vAlign w:val="bottom"/>
              </w:tcPr>
            </w:tcPrChange>
          </w:tcPr>
          <w:p w:rsidRPr="00302F0C" w:rsidR="00CE4603" w:rsidDel="00D70893" w:rsidRDefault="00CE4603" w14:paraId="0CB57101" w14:textId="6F484701">
            <w:pPr>
              <w:spacing w:after="0" w:line="240" w:lineRule="auto"/>
              <w:rPr>
                <w:del w:author="Akshay Raveendran" w:date="2025-07-21T00:27:00Z" w16du:dateUtc="2025-07-20T20:27:00Z" w:id="489"/>
                <w:rFonts w:ascii="Arial" w:hAnsi="Arial" w:eastAsia="Times New Roman" w:cs="Arial"/>
                <w:b/>
                <w:bCs/>
                <w:color w:val="000000"/>
                <w:sz w:val="22"/>
                <w:szCs w:val="22"/>
                <w:lang w:eastAsia="en-GB"/>
              </w:rPr>
            </w:pPr>
            <w:del w:author="Akshay Raveendran" w:date="2025-07-21T00:27:00Z" w16du:dateUtc="2025-07-20T20:27:00Z" w:id="490">
              <w:r w:rsidRPr="00302F0C" w:rsidDel="00D70893">
                <w:rPr>
                  <w:rFonts w:ascii="Arial" w:hAnsi="Arial" w:eastAsia="Times New Roman" w:cs="Arial"/>
                  <w:b/>
                  <w:bCs/>
                  <w:color w:val="000000"/>
                  <w:sz w:val="22"/>
                  <w:szCs w:val="22"/>
                  <w:lang w:eastAsia="en-GB"/>
                </w:rPr>
                <w:delText>Cost Comparison Table</w:delText>
              </w:r>
              <w:r w:rsidRPr="00302F0C" w:rsidDel="00D70893">
                <w:rPr>
                  <w:rFonts w:ascii="Arial" w:hAnsi="Arial" w:eastAsia="Times New Roman" w:cs="Arial"/>
                  <w:color w:val="FF0000"/>
                  <w:sz w:val="22"/>
                  <w:szCs w:val="22"/>
                  <w:lang w:eastAsia="en-GB"/>
                </w:rPr>
                <w:delText>*</w:delText>
              </w:r>
            </w:del>
          </w:p>
        </w:tc>
        <w:tc>
          <w:tcPr>
            <w:tcW w:w="3235" w:type="dxa"/>
            <w:tcBorders>
              <w:top w:val="single" w:color="auto" w:sz="8" w:space="0"/>
              <w:left w:val="nil"/>
              <w:bottom w:val="single" w:color="auto" w:sz="4" w:space="0"/>
              <w:right w:val="single" w:color="auto" w:sz="4" w:space="0"/>
            </w:tcBorders>
            <w:vAlign w:val="bottom"/>
            <w:tcPrChange w:author="Akshay Raveendran" w:date="2025-07-21T00:27:00Z" w16du:dateUtc="2025-07-20T20:27:00Z" w:id="491">
              <w:tcPr>
                <w:tcW w:w="3235" w:type="dxa"/>
                <w:tcBorders>
                  <w:top w:val="single" w:color="auto" w:sz="8" w:space="0"/>
                  <w:left w:val="nil"/>
                  <w:bottom w:val="single" w:color="auto" w:sz="4" w:space="0"/>
                  <w:right w:val="single" w:color="auto" w:sz="4" w:space="0"/>
                </w:tcBorders>
                <w:vAlign w:val="bottom"/>
              </w:tcPr>
            </w:tcPrChange>
          </w:tcPr>
          <w:p w:rsidRPr="00302F0C" w:rsidR="00CE4603" w:rsidDel="00D70893" w:rsidRDefault="00CE4603" w14:paraId="27BCE591" w14:textId="42D8DF5C">
            <w:pPr>
              <w:spacing w:after="0" w:line="240" w:lineRule="auto"/>
              <w:rPr>
                <w:del w:author="Akshay Raveendran" w:date="2025-07-21T00:27:00Z" w16du:dateUtc="2025-07-20T20:27:00Z" w:id="492"/>
                <w:rFonts w:ascii="Arial" w:hAnsi="Arial" w:eastAsia="Times New Roman" w:cs="Arial"/>
                <w:color w:val="000000"/>
                <w:sz w:val="22"/>
                <w:szCs w:val="22"/>
                <w:lang w:eastAsia="en-GB"/>
              </w:rPr>
            </w:pPr>
            <w:del w:author="Akshay Raveendran" w:date="2025-07-21T00:27:00Z" w16du:dateUtc="2025-07-20T20:27:00Z" w:id="493">
              <w:r w:rsidRPr="00302F0C" w:rsidDel="00D70893">
                <w:rPr>
                  <w:rFonts w:ascii="Arial" w:hAnsi="Arial" w:eastAsia="Times New Roman" w:cs="Arial"/>
                  <w:color w:val="000000"/>
                  <w:sz w:val="22"/>
                  <w:szCs w:val="22"/>
                  <w:lang w:eastAsia="en-GB"/>
                </w:rPr>
                <w:delText xml:space="preserve">(Dynamic Grid Table) </w:delText>
              </w:r>
              <w:r w:rsidRPr="00302F0C" w:rsidDel="00D70893">
                <w:rPr>
                  <w:rFonts w:ascii="Arial" w:hAnsi="Arial" w:eastAsia="Times New Roman" w:cs="Arial"/>
                  <w:color w:val="156082"/>
                  <w:sz w:val="22"/>
                  <w:szCs w:val="22"/>
                  <w:lang w:eastAsia="en-GB"/>
                </w:rPr>
                <w:delText>Option to add vendors as columns and items as rows</w:delText>
              </w:r>
            </w:del>
          </w:p>
        </w:tc>
        <w:tc>
          <w:tcPr>
            <w:tcW w:w="3510" w:type="dxa"/>
            <w:tcBorders>
              <w:top w:val="single" w:color="auto" w:sz="8" w:space="0"/>
              <w:left w:val="nil"/>
              <w:bottom w:val="single" w:color="auto" w:sz="4" w:space="0"/>
              <w:right w:val="single" w:color="auto" w:sz="8" w:space="0"/>
            </w:tcBorders>
            <w:vAlign w:val="bottom"/>
            <w:tcPrChange w:author="Akshay Raveendran" w:date="2025-07-21T00:27:00Z" w16du:dateUtc="2025-07-20T20:27:00Z" w:id="494">
              <w:tcPr>
                <w:tcW w:w="3510" w:type="dxa"/>
                <w:tcBorders>
                  <w:top w:val="single" w:color="auto" w:sz="8" w:space="0"/>
                  <w:left w:val="nil"/>
                  <w:bottom w:val="single" w:color="auto" w:sz="4" w:space="0"/>
                  <w:right w:val="single" w:color="auto" w:sz="8" w:space="0"/>
                </w:tcBorders>
                <w:vAlign w:val="bottom"/>
              </w:tcPr>
            </w:tcPrChange>
          </w:tcPr>
          <w:p w:rsidRPr="00302F0C" w:rsidR="00CE4603" w:rsidDel="00D70893" w:rsidRDefault="00CE4603" w14:paraId="14BFB9FB" w14:textId="14FD98C7">
            <w:pPr>
              <w:spacing w:after="0" w:line="240" w:lineRule="auto"/>
              <w:rPr>
                <w:del w:author="Akshay Raveendran" w:date="2025-07-21T00:27:00Z" w16du:dateUtc="2025-07-20T20:27:00Z" w:id="495"/>
                <w:rFonts w:ascii="Arial" w:hAnsi="Arial" w:eastAsia="Times New Roman" w:cs="Arial"/>
                <w:color w:val="000000"/>
                <w:sz w:val="22"/>
                <w:szCs w:val="22"/>
                <w:lang w:eastAsia="en-GB"/>
              </w:rPr>
            </w:pPr>
            <w:del w:author="Akshay Raveendran" w:date="2025-07-21T00:27:00Z" w16du:dateUtc="2025-07-20T20:27:00Z" w:id="496">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101EF7F5" w14:textId="44966E69">
        <w:trPr>
          <w:trHeight w:val="290"/>
          <w:del w:author="Akshay Raveendran" w:date="2025-07-21T00:27:00Z" w:id="497"/>
          <w:trPrChange w:author="Akshay Raveendran" w:date="2025-07-21T00:27:00Z" w16du:dateUtc="2025-07-20T20:27:00Z" w:id="498">
            <w:trPr>
              <w:trHeight w:val="290"/>
            </w:trPr>
          </w:trPrChange>
        </w:trPr>
        <w:tc>
          <w:tcPr>
            <w:tcW w:w="9445" w:type="dxa"/>
            <w:gridSpan w:val="3"/>
            <w:tcBorders>
              <w:top w:val="nil"/>
              <w:left w:val="single" w:color="auto" w:sz="8" w:space="0"/>
              <w:bottom w:val="single" w:color="auto" w:sz="4" w:space="0"/>
              <w:right w:val="single" w:color="000000" w:sz="8" w:space="0"/>
            </w:tcBorders>
            <w:vAlign w:val="bottom"/>
            <w:tcPrChange w:author="Akshay Raveendran" w:date="2025-07-21T00:27:00Z" w16du:dateUtc="2025-07-20T20:27:00Z" w:id="499">
              <w:tcPr>
                <w:tcW w:w="9445" w:type="dxa"/>
                <w:gridSpan w:val="3"/>
                <w:tcBorders>
                  <w:top w:val="nil"/>
                  <w:left w:val="single" w:color="auto" w:sz="8" w:space="0"/>
                  <w:bottom w:val="single" w:color="auto" w:sz="4" w:space="0"/>
                  <w:right w:val="single" w:color="000000" w:sz="8" w:space="0"/>
                </w:tcBorders>
                <w:vAlign w:val="bottom"/>
              </w:tcPr>
            </w:tcPrChange>
          </w:tcPr>
          <w:p w:rsidRPr="00302F0C" w:rsidR="00CE4603" w:rsidDel="00D70893" w:rsidRDefault="00CE4603" w14:paraId="5059625A" w14:textId="66361A28">
            <w:pPr>
              <w:spacing w:after="0" w:line="240" w:lineRule="auto"/>
              <w:jc w:val="center"/>
              <w:rPr>
                <w:del w:author="Akshay Raveendran" w:date="2025-07-21T00:27:00Z" w16du:dateUtc="2025-07-20T20:27:00Z" w:id="500"/>
                <w:rFonts w:ascii="Arial" w:hAnsi="Arial" w:eastAsia="Times New Roman" w:cs="Arial"/>
                <w:color w:val="000000"/>
                <w:sz w:val="22"/>
                <w:szCs w:val="22"/>
                <w:lang w:eastAsia="en-GB"/>
              </w:rPr>
            </w:pPr>
            <w:del w:author="Akshay Raveendran" w:date="2025-07-21T00:27:00Z" w16du:dateUtc="2025-07-20T20:27:00Z" w:id="501">
              <w:r w:rsidRPr="00302F0C" w:rsidDel="00D70893">
                <w:rPr>
                  <w:rFonts w:ascii="Arial" w:hAnsi="Arial" w:eastAsia="Times New Roman" w:cs="Arial"/>
                  <w:color w:val="000000"/>
                  <w:sz w:val="22"/>
                  <w:szCs w:val="22"/>
                  <w:lang w:eastAsia="en-GB"/>
                </w:rPr>
                <w:delText xml:space="preserve">SI# | Item Code | Category |Description | Qty | UOM | Historic Rate | Total Amount | </w:delText>
              </w:r>
              <w:r w:rsidRPr="00302F0C" w:rsidDel="00D70893">
                <w:rPr>
                  <w:rFonts w:ascii="Arial" w:hAnsi="Arial" w:eastAsia="Times New Roman" w:cs="Arial"/>
                  <w:color w:val="156082"/>
                  <w:sz w:val="22"/>
                  <w:szCs w:val="22"/>
                  <w:lang w:eastAsia="en-GB"/>
                </w:rPr>
                <w:delText>Vendor 1 (Rate | Amt | Disc Amt| Amt after Disc | Delivery date|</w:delText>
              </w:r>
            </w:del>
          </w:p>
        </w:tc>
      </w:tr>
      <w:tr w:rsidRPr="00302F0C" w:rsidR="00CE4603" w:rsidDel="00D70893" w:rsidTr="00D70893" w14:paraId="7A311713" w14:textId="6E87E7BE">
        <w:trPr>
          <w:trHeight w:val="290"/>
          <w:del w:author="Akshay Raveendran" w:date="2025-07-21T00:27:00Z" w:id="502"/>
          <w:trPrChange w:author="Akshay Raveendran" w:date="2025-07-21T00:27:00Z" w16du:dateUtc="2025-07-20T20:27:00Z" w:id="503">
            <w:trPr>
              <w:trHeight w:val="290"/>
            </w:trPr>
          </w:trPrChange>
        </w:trPr>
        <w:tc>
          <w:tcPr>
            <w:tcW w:w="2700" w:type="dxa"/>
            <w:tcBorders>
              <w:top w:val="nil"/>
              <w:left w:val="single" w:color="auto" w:sz="8" w:space="0"/>
              <w:bottom w:val="single" w:color="auto" w:sz="4" w:space="0"/>
              <w:right w:val="single" w:color="auto" w:sz="4" w:space="0"/>
            </w:tcBorders>
            <w:vAlign w:val="bottom"/>
            <w:tcPrChange w:author="Akshay Raveendran" w:date="2025-07-21T00:27:00Z" w16du:dateUtc="2025-07-20T20:27:00Z" w:id="504">
              <w:tcPr>
                <w:tcW w:w="2700" w:type="dxa"/>
                <w:tcBorders>
                  <w:top w:val="nil"/>
                  <w:left w:val="single" w:color="auto" w:sz="8" w:space="0"/>
                  <w:bottom w:val="single" w:color="auto" w:sz="4" w:space="0"/>
                  <w:right w:val="single" w:color="auto" w:sz="4" w:space="0"/>
                </w:tcBorders>
                <w:vAlign w:val="bottom"/>
              </w:tcPr>
            </w:tcPrChange>
          </w:tcPr>
          <w:p w:rsidRPr="00302F0C" w:rsidR="00CE4603" w:rsidDel="00D70893" w:rsidRDefault="00CE4603" w14:paraId="0F1B1CA4" w14:textId="5A1691FA">
            <w:pPr>
              <w:spacing w:after="0" w:line="240" w:lineRule="auto"/>
              <w:rPr>
                <w:del w:author="Akshay Raveendran" w:date="2025-07-21T00:27:00Z" w16du:dateUtc="2025-07-20T20:27:00Z" w:id="505"/>
                <w:rFonts w:ascii="Arial" w:hAnsi="Arial" w:eastAsia="Times New Roman" w:cs="Arial"/>
                <w:color w:val="156082"/>
                <w:sz w:val="22"/>
                <w:szCs w:val="22"/>
                <w:lang w:eastAsia="en-GB"/>
              </w:rPr>
            </w:pPr>
            <w:del w:author="Akshay Raveendran" w:date="2025-07-21T00:27:00Z" w16du:dateUtc="2025-07-20T20:27:00Z" w:id="506">
              <w:r w:rsidRPr="00302F0C" w:rsidDel="00D70893">
                <w:rPr>
                  <w:rFonts w:ascii="Arial" w:hAnsi="Arial" w:eastAsia="Times New Roman" w:cs="Arial"/>
                  <w:color w:val="156082"/>
                  <w:sz w:val="22"/>
                  <w:szCs w:val="22"/>
                  <w:lang w:eastAsia="en-GB"/>
                </w:rPr>
                <w:delText>Item 1</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507">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1E26809E" w14:textId="2EEB09E0">
            <w:pPr>
              <w:spacing w:after="0" w:line="240" w:lineRule="auto"/>
              <w:jc w:val="center"/>
              <w:rPr>
                <w:del w:author="Akshay Raveendran" w:date="2025-07-21T00:27:00Z" w16du:dateUtc="2025-07-20T20:27:00Z" w:id="508"/>
                <w:rFonts w:ascii="Arial" w:hAnsi="Arial" w:eastAsia="Times New Roman" w:cs="Arial"/>
                <w:color w:val="000000"/>
                <w:sz w:val="22"/>
                <w:szCs w:val="22"/>
                <w:lang w:eastAsia="en-GB"/>
              </w:rPr>
            </w:pPr>
            <w:del w:author="Akshay Raveendran" w:date="2025-07-21T00:27:00Z" w16du:dateUtc="2025-07-20T20:27:00Z" w:id="509">
              <w:r w:rsidRPr="00302F0C" w:rsidDel="00D70893">
                <w:rPr>
                  <w:rFonts w:ascii="Arial" w:hAnsi="Arial" w:eastAsia="Times New Roman" w:cs="Arial"/>
                  <w:color w:val="000000"/>
                  <w:sz w:val="22"/>
                  <w:szCs w:val="22"/>
                  <w:lang w:eastAsia="en-GB"/>
                </w:rPr>
                <w:delText> </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510">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4620FA5A" w14:textId="09E698FD">
            <w:pPr>
              <w:spacing w:after="0" w:line="240" w:lineRule="auto"/>
              <w:jc w:val="center"/>
              <w:rPr>
                <w:del w:author="Akshay Raveendran" w:date="2025-07-21T00:27:00Z" w16du:dateUtc="2025-07-20T20:27:00Z" w:id="511"/>
                <w:rFonts w:ascii="Arial" w:hAnsi="Arial" w:eastAsia="Times New Roman" w:cs="Arial"/>
                <w:color w:val="000000"/>
                <w:sz w:val="22"/>
                <w:szCs w:val="22"/>
                <w:lang w:eastAsia="en-GB"/>
              </w:rPr>
            </w:pPr>
            <w:del w:author="Akshay Raveendran" w:date="2025-07-21T00:27:00Z" w16du:dateUtc="2025-07-20T20:27:00Z" w:id="512">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3D47EA76" w14:textId="702BC0AF">
        <w:trPr>
          <w:trHeight w:val="290"/>
          <w:del w:author="Akshay Raveendran" w:date="2025-07-21T00:27:00Z" w:id="513"/>
          <w:trPrChange w:author="Akshay Raveendran" w:date="2025-07-21T00:27:00Z" w16du:dateUtc="2025-07-20T20:27:00Z" w:id="514">
            <w:trPr>
              <w:trHeight w:val="290"/>
            </w:trPr>
          </w:trPrChange>
        </w:trPr>
        <w:tc>
          <w:tcPr>
            <w:tcW w:w="2700" w:type="dxa"/>
            <w:tcBorders>
              <w:top w:val="nil"/>
              <w:left w:val="single" w:color="auto" w:sz="8" w:space="0"/>
              <w:bottom w:val="single" w:color="auto" w:sz="4" w:space="0"/>
              <w:right w:val="single" w:color="auto" w:sz="4" w:space="0"/>
            </w:tcBorders>
            <w:vAlign w:val="bottom"/>
            <w:tcPrChange w:author="Akshay Raveendran" w:date="2025-07-21T00:27:00Z" w16du:dateUtc="2025-07-20T20:27:00Z" w:id="515">
              <w:tcPr>
                <w:tcW w:w="2700" w:type="dxa"/>
                <w:tcBorders>
                  <w:top w:val="nil"/>
                  <w:left w:val="single" w:color="auto" w:sz="8" w:space="0"/>
                  <w:bottom w:val="single" w:color="auto" w:sz="4" w:space="0"/>
                  <w:right w:val="single" w:color="auto" w:sz="4" w:space="0"/>
                </w:tcBorders>
                <w:vAlign w:val="bottom"/>
              </w:tcPr>
            </w:tcPrChange>
          </w:tcPr>
          <w:p w:rsidRPr="00302F0C" w:rsidR="00CE4603" w:rsidDel="00D70893" w:rsidRDefault="00CE4603" w14:paraId="484F1F93" w14:textId="6ED248F3">
            <w:pPr>
              <w:spacing w:after="0" w:line="240" w:lineRule="auto"/>
              <w:rPr>
                <w:del w:author="Akshay Raveendran" w:date="2025-07-21T00:27:00Z" w16du:dateUtc="2025-07-20T20:27:00Z" w:id="516"/>
                <w:rFonts w:ascii="Arial" w:hAnsi="Arial" w:eastAsia="Times New Roman" w:cs="Arial"/>
                <w:color w:val="000000"/>
                <w:sz w:val="22"/>
                <w:szCs w:val="22"/>
                <w:lang w:eastAsia="en-GB"/>
              </w:rPr>
            </w:pPr>
            <w:del w:author="Akshay Raveendran" w:date="2025-07-21T00:27:00Z" w16du:dateUtc="2025-07-20T20:27:00Z" w:id="517">
              <w:r w:rsidRPr="00302F0C" w:rsidDel="00D70893">
                <w:rPr>
                  <w:rFonts w:ascii="Arial" w:hAnsi="Arial" w:eastAsia="Times New Roman" w:cs="Arial"/>
                  <w:color w:val="000000"/>
                  <w:sz w:val="22"/>
                  <w:szCs w:val="22"/>
                  <w:lang w:eastAsia="en-GB"/>
                </w:rPr>
                <w:delText> </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518">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1E7B24FE" w14:textId="144585E5">
            <w:pPr>
              <w:spacing w:after="0" w:line="240" w:lineRule="auto"/>
              <w:rPr>
                <w:del w:author="Akshay Raveendran" w:date="2025-07-21T00:27:00Z" w16du:dateUtc="2025-07-20T20:27:00Z" w:id="519"/>
                <w:rFonts w:ascii="Arial" w:hAnsi="Arial" w:eastAsia="Times New Roman" w:cs="Arial"/>
                <w:color w:val="000000"/>
                <w:sz w:val="22"/>
                <w:szCs w:val="22"/>
                <w:lang w:eastAsia="en-GB"/>
              </w:rPr>
            </w:pPr>
            <w:del w:author="Akshay Raveendran" w:date="2025-07-21T00:27:00Z" w16du:dateUtc="2025-07-20T20:27:00Z" w:id="520">
              <w:r w:rsidRPr="00302F0C" w:rsidDel="00D70893">
                <w:rPr>
                  <w:rFonts w:ascii="Arial" w:hAnsi="Arial" w:eastAsia="Times New Roman" w:cs="Arial"/>
                  <w:color w:val="000000"/>
                  <w:sz w:val="22"/>
                  <w:szCs w:val="22"/>
                  <w:lang w:eastAsia="en-GB"/>
                </w:rPr>
                <w:delText> </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521">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7546EEE6" w14:textId="4A2E6028">
            <w:pPr>
              <w:spacing w:after="0" w:line="240" w:lineRule="auto"/>
              <w:rPr>
                <w:del w:author="Akshay Raveendran" w:date="2025-07-21T00:27:00Z" w16du:dateUtc="2025-07-20T20:27:00Z" w:id="522"/>
                <w:rFonts w:ascii="Arial" w:hAnsi="Arial" w:eastAsia="Times New Roman" w:cs="Arial"/>
                <w:color w:val="000000"/>
                <w:sz w:val="22"/>
                <w:szCs w:val="22"/>
                <w:lang w:eastAsia="en-GB"/>
              </w:rPr>
            </w:pPr>
            <w:del w:author="Akshay Raveendran" w:date="2025-07-21T00:27:00Z" w16du:dateUtc="2025-07-20T20:27:00Z" w:id="523">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419DC40C" w14:textId="3C97D91B">
        <w:trPr>
          <w:trHeight w:val="290"/>
          <w:del w:author="Akshay Raveendran" w:date="2025-07-21T00:27:00Z" w:id="524"/>
          <w:trPrChange w:author="Akshay Raveendran" w:date="2025-07-21T00:27:00Z" w16du:dateUtc="2025-07-20T20:27:00Z" w:id="525">
            <w:trPr>
              <w:trHeight w:val="290"/>
            </w:trPr>
          </w:trPrChange>
        </w:trPr>
        <w:tc>
          <w:tcPr>
            <w:tcW w:w="2700" w:type="dxa"/>
            <w:tcBorders>
              <w:top w:val="nil"/>
              <w:left w:val="single" w:color="auto" w:sz="8" w:space="0"/>
              <w:bottom w:val="single" w:color="auto" w:sz="4" w:space="0"/>
              <w:right w:val="single" w:color="auto" w:sz="4" w:space="0"/>
            </w:tcBorders>
            <w:vAlign w:val="bottom"/>
            <w:tcPrChange w:author="Akshay Raveendran" w:date="2025-07-21T00:27:00Z" w16du:dateUtc="2025-07-20T20:27:00Z" w:id="526">
              <w:tcPr>
                <w:tcW w:w="2700" w:type="dxa"/>
                <w:tcBorders>
                  <w:top w:val="nil"/>
                  <w:left w:val="single" w:color="auto" w:sz="8" w:space="0"/>
                  <w:bottom w:val="single" w:color="auto" w:sz="4" w:space="0"/>
                  <w:right w:val="single" w:color="auto" w:sz="4" w:space="0"/>
                </w:tcBorders>
                <w:vAlign w:val="bottom"/>
              </w:tcPr>
            </w:tcPrChange>
          </w:tcPr>
          <w:p w:rsidRPr="00302F0C" w:rsidR="00CE4603" w:rsidDel="00D70893" w:rsidRDefault="00CE4603" w14:paraId="0AFA82EB" w14:textId="598BF7D4">
            <w:pPr>
              <w:spacing w:after="0" w:line="240" w:lineRule="auto"/>
              <w:rPr>
                <w:del w:author="Akshay Raveendran" w:date="2025-07-21T00:27:00Z" w16du:dateUtc="2025-07-20T20:27:00Z" w:id="527"/>
                <w:rFonts w:ascii="Arial" w:hAnsi="Arial" w:eastAsia="Times New Roman" w:cs="Arial"/>
                <w:color w:val="000000"/>
                <w:sz w:val="22"/>
                <w:szCs w:val="22"/>
                <w:lang w:eastAsia="en-GB"/>
              </w:rPr>
            </w:pPr>
            <w:del w:author="Akshay Raveendran" w:date="2025-07-21T00:27:00Z" w16du:dateUtc="2025-07-20T20:27:00Z" w:id="528">
              <w:r w:rsidRPr="00302F0C" w:rsidDel="00D70893">
                <w:rPr>
                  <w:rFonts w:ascii="Arial" w:hAnsi="Arial" w:eastAsia="Times New Roman" w:cs="Arial"/>
                  <w:color w:val="000000"/>
                  <w:sz w:val="22"/>
                  <w:szCs w:val="22"/>
                  <w:lang w:eastAsia="en-GB"/>
                </w:rPr>
                <w:delText>TERMS &amp; CONDITIONS</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529">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477D20E0" w14:textId="69AF5C66">
            <w:pPr>
              <w:spacing w:after="0" w:line="240" w:lineRule="auto"/>
              <w:rPr>
                <w:del w:author="Akshay Raveendran" w:date="2025-07-21T00:27:00Z" w16du:dateUtc="2025-07-20T20:27:00Z" w:id="530"/>
                <w:rFonts w:ascii="Arial" w:hAnsi="Arial" w:eastAsia="Times New Roman" w:cs="Arial"/>
                <w:color w:val="000000"/>
                <w:sz w:val="22"/>
                <w:szCs w:val="22"/>
                <w:lang w:eastAsia="en-GB"/>
              </w:rPr>
            </w:pPr>
            <w:del w:author="Akshay Raveendran" w:date="2025-07-21T00:27:00Z" w16du:dateUtc="2025-07-20T20:27:00Z" w:id="531">
              <w:r w:rsidRPr="00302F0C" w:rsidDel="00D70893">
                <w:rPr>
                  <w:rFonts w:ascii="Arial" w:hAnsi="Arial" w:eastAsia="Times New Roman" w:cs="Arial"/>
                  <w:color w:val="000000"/>
                  <w:sz w:val="22"/>
                  <w:szCs w:val="22"/>
                  <w:lang w:eastAsia="en-GB"/>
                </w:rPr>
                <w:delText> </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532">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2663115C" w14:textId="0778B3D6">
            <w:pPr>
              <w:spacing w:after="0" w:line="240" w:lineRule="auto"/>
              <w:rPr>
                <w:del w:author="Akshay Raveendran" w:date="2025-07-21T00:27:00Z" w16du:dateUtc="2025-07-20T20:27:00Z" w:id="533"/>
                <w:rFonts w:ascii="Arial" w:hAnsi="Arial" w:eastAsia="Times New Roman" w:cs="Arial"/>
                <w:color w:val="000000"/>
                <w:sz w:val="22"/>
                <w:szCs w:val="22"/>
                <w:lang w:eastAsia="en-GB"/>
              </w:rPr>
            </w:pPr>
            <w:del w:author="Akshay Raveendran" w:date="2025-07-21T00:27:00Z" w16du:dateUtc="2025-07-20T20:27:00Z" w:id="534">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6A6D2940" w14:textId="027D43E3">
        <w:trPr>
          <w:trHeight w:val="290"/>
          <w:del w:author="Akshay Raveendran" w:date="2025-07-21T00:27:00Z" w:id="535"/>
          <w:trPrChange w:author="Akshay Raveendran" w:date="2025-07-21T00:27:00Z" w16du:dateUtc="2025-07-20T20:27:00Z" w:id="536">
            <w:trPr>
              <w:trHeight w:val="290"/>
            </w:trPr>
          </w:trPrChange>
        </w:trPr>
        <w:tc>
          <w:tcPr>
            <w:tcW w:w="2700" w:type="dxa"/>
            <w:tcBorders>
              <w:top w:val="nil"/>
              <w:left w:val="single" w:color="auto" w:sz="8" w:space="0"/>
              <w:bottom w:val="single" w:color="auto" w:sz="4" w:space="0"/>
              <w:right w:val="single" w:color="auto" w:sz="4" w:space="0"/>
            </w:tcBorders>
            <w:vAlign w:val="center"/>
            <w:tcPrChange w:author="Akshay Raveendran" w:date="2025-07-21T00:27:00Z" w16du:dateUtc="2025-07-20T20:27:00Z" w:id="537">
              <w:tcPr>
                <w:tcW w:w="2700" w:type="dxa"/>
                <w:tcBorders>
                  <w:top w:val="nil"/>
                  <w:left w:val="single" w:color="auto" w:sz="8" w:space="0"/>
                  <w:bottom w:val="single" w:color="auto" w:sz="4" w:space="0"/>
                  <w:right w:val="single" w:color="auto" w:sz="4" w:space="0"/>
                </w:tcBorders>
                <w:vAlign w:val="center"/>
              </w:tcPr>
            </w:tcPrChange>
          </w:tcPr>
          <w:p w:rsidRPr="00302F0C" w:rsidR="00CE4603" w:rsidDel="00D70893" w:rsidRDefault="00CE4603" w14:paraId="5C76E117" w14:textId="2870BBC6">
            <w:pPr>
              <w:spacing w:after="0" w:line="240" w:lineRule="auto"/>
              <w:rPr>
                <w:del w:author="Akshay Raveendran" w:date="2025-07-21T00:27:00Z" w16du:dateUtc="2025-07-20T20:27:00Z" w:id="538"/>
                <w:rFonts w:ascii="Arial" w:hAnsi="Arial" w:eastAsia="Times New Roman" w:cs="Arial"/>
                <w:color w:val="000000"/>
                <w:sz w:val="22"/>
                <w:szCs w:val="22"/>
                <w:lang w:eastAsia="en-GB"/>
              </w:rPr>
            </w:pPr>
            <w:del w:author="Akshay Raveendran" w:date="2025-07-21T00:27:00Z" w16du:dateUtc="2025-07-20T20:27:00Z" w:id="539">
              <w:r w:rsidRPr="00302F0C" w:rsidDel="00D70893">
                <w:rPr>
                  <w:rFonts w:ascii="Arial" w:hAnsi="Arial" w:eastAsia="Times New Roman" w:cs="Arial"/>
                  <w:color w:val="000000"/>
                  <w:sz w:val="22"/>
                  <w:szCs w:val="22"/>
                  <w:lang w:eastAsia="en-GB"/>
                </w:rPr>
                <w:delText>Payment Terms</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540">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57A61C4D" w14:textId="07E0620A">
            <w:pPr>
              <w:spacing w:after="0" w:line="240" w:lineRule="auto"/>
              <w:rPr>
                <w:del w:author="Akshay Raveendran" w:date="2025-07-21T00:27:00Z" w16du:dateUtc="2025-07-20T20:27:00Z" w:id="541"/>
                <w:rFonts w:ascii="Arial" w:hAnsi="Arial" w:eastAsia="Times New Roman" w:cs="Arial"/>
                <w:color w:val="000000"/>
                <w:sz w:val="22"/>
                <w:szCs w:val="22"/>
                <w:lang w:eastAsia="en-GB"/>
              </w:rPr>
            </w:pPr>
            <w:del w:author="Akshay Raveendran" w:date="2025-07-21T00:27:00Z" w16du:dateUtc="2025-07-20T20:27:00Z" w:id="542">
              <w:r w:rsidRPr="00302F0C" w:rsidDel="00D70893">
                <w:rPr>
                  <w:rFonts w:ascii="Arial" w:hAnsi="Arial" w:eastAsia="Times New Roman" w:cs="Arial"/>
                  <w:color w:val="000000"/>
                  <w:sz w:val="22"/>
                  <w:szCs w:val="22"/>
                  <w:lang w:eastAsia="en-GB"/>
                </w:rPr>
                <w:delText>Alphanumeric field</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543">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1A9893DC" w14:textId="461DDB92">
            <w:pPr>
              <w:spacing w:after="0" w:line="240" w:lineRule="auto"/>
              <w:rPr>
                <w:del w:author="Akshay Raveendran" w:date="2025-07-21T00:27:00Z" w16du:dateUtc="2025-07-20T20:27:00Z" w:id="544"/>
                <w:rFonts w:ascii="Arial" w:hAnsi="Arial" w:eastAsia="Times New Roman" w:cs="Arial"/>
                <w:color w:val="000000"/>
                <w:sz w:val="22"/>
                <w:szCs w:val="22"/>
                <w:lang w:eastAsia="en-GB"/>
              </w:rPr>
            </w:pPr>
            <w:del w:author="Akshay Raveendran" w:date="2025-07-21T00:27:00Z" w16du:dateUtc="2025-07-20T20:27:00Z" w:id="545">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5B2DB541" w14:textId="4726512B">
        <w:trPr>
          <w:trHeight w:val="290"/>
          <w:del w:author="Akshay Raveendran" w:date="2025-07-21T00:27:00Z" w:id="546"/>
          <w:trPrChange w:author="Akshay Raveendran" w:date="2025-07-21T00:27:00Z" w16du:dateUtc="2025-07-20T20:27:00Z" w:id="547">
            <w:trPr>
              <w:trHeight w:val="290"/>
            </w:trPr>
          </w:trPrChange>
        </w:trPr>
        <w:tc>
          <w:tcPr>
            <w:tcW w:w="2700" w:type="dxa"/>
            <w:tcBorders>
              <w:top w:val="nil"/>
              <w:left w:val="single" w:color="auto" w:sz="8" w:space="0"/>
              <w:bottom w:val="single" w:color="auto" w:sz="4" w:space="0"/>
              <w:right w:val="single" w:color="auto" w:sz="4" w:space="0"/>
            </w:tcBorders>
            <w:vAlign w:val="center"/>
            <w:tcPrChange w:author="Akshay Raveendran" w:date="2025-07-21T00:27:00Z" w16du:dateUtc="2025-07-20T20:27:00Z" w:id="548">
              <w:tcPr>
                <w:tcW w:w="2700" w:type="dxa"/>
                <w:tcBorders>
                  <w:top w:val="nil"/>
                  <w:left w:val="single" w:color="auto" w:sz="8" w:space="0"/>
                  <w:bottom w:val="single" w:color="auto" w:sz="4" w:space="0"/>
                  <w:right w:val="single" w:color="auto" w:sz="4" w:space="0"/>
                </w:tcBorders>
                <w:vAlign w:val="center"/>
              </w:tcPr>
            </w:tcPrChange>
          </w:tcPr>
          <w:p w:rsidRPr="00302F0C" w:rsidR="00CE4603" w:rsidDel="00D70893" w:rsidRDefault="00CE4603" w14:paraId="78D45D47" w14:textId="1AA218C2">
            <w:pPr>
              <w:spacing w:after="0" w:line="240" w:lineRule="auto"/>
              <w:rPr>
                <w:del w:author="Akshay Raveendran" w:date="2025-07-21T00:27:00Z" w16du:dateUtc="2025-07-20T20:27:00Z" w:id="549"/>
                <w:rFonts w:ascii="Arial" w:hAnsi="Arial" w:eastAsia="Times New Roman" w:cs="Arial"/>
                <w:color w:val="000000"/>
                <w:sz w:val="22"/>
                <w:szCs w:val="22"/>
                <w:lang w:eastAsia="en-GB"/>
              </w:rPr>
            </w:pPr>
            <w:del w:author="Akshay Raveendran" w:date="2025-07-21T00:27:00Z" w16du:dateUtc="2025-07-20T20:27:00Z" w:id="550">
              <w:r w:rsidRPr="00302F0C" w:rsidDel="00D70893">
                <w:rPr>
                  <w:rFonts w:ascii="Arial" w:hAnsi="Arial" w:eastAsia="Times New Roman" w:cs="Arial"/>
                  <w:color w:val="000000"/>
                  <w:sz w:val="22"/>
                  <w:szCs w:val="22"/>
                  <w:lang w:eastAsia="en-GB"/>
                </w:rPr>
                <w:delText>Lead time for good delivery</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551">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060B759E" w14:textId="579C9448">
            <w:pPr>
              <w:spacing w:after="0" w:line="240" w:lineRule="auto"/>
              <w:rPr>
                <w:del w:author="Akshay Raveendran" w:date="2025-07-21T00:27:00Z" w16du:dateUtc="2025-07-20T20:27:00Z" w:id="552"/>
                <w:rFonts w:ascii="Arial" w:hAnsi="Arial" w:eastAsia="Times New Roman" w:cs="Arial"/>
                <w:color w:val="000000"/>
                <w:sz w:val="22"/>
                <w:szCs w:val="22"/>
                <w:lang w:eastAsia="en-GB"/>
              </w:rPr>
            </w:pPr>
            <w:del w:author="Akshay Raveendran" w:date="2025-07-21T00:27:00Z" w16du:dateUtc="2025-07-20T20:27:00Z" w:id="553">
              <w:r w:rsidRPr="00302F0C" w:rsidDel="00D70893">
                <w:rPr>
                  <w:rFonts w:ascii="Arial" w:hAnsi="Arial" w:eastAsia="Times New Roman" w:cs="Arial"/>
                  <w:color w:val="000000"/>
                  <w:sz w:val="22"/>
                  <w:szCs w:val="22"/>
                  <w:lang w:eastAsia="en-GB"/>
                </w:rPr>
                <w:delText>Alphanumeric field</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554">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00ABD597" w14:textId="2CF17BC7">
            <w:pPr>
              <w:spacing w:after="0" w:line="240" w:lineRule="auto"/>
              <w:rPr>
                <w:del w:author="Akshay Raveendran" w:date="2025-07-21T00:27:00Z" w16du:dateUtc="2025-07-20T20:27:00Z" w:id="555"/>
                <w:rFonts w:ascii="Arial" w:hAnsi="Arial" w:eastAsia="Times New Roman" w:cs="Arial"/>
                <w:color w:val="000000"/>
                <w:sz w:val="22"/>
                <w:szCs w:val="22"/>
                <w:lang w:eastAsia="en-GB"/>
              </w:rPr>
            </w:pPr>
            <w:del w:author="Akshay Raveendran" w:date="2025-07-21T00:27:00Z" w16du:dateUtc="2025-07-20T20:27:00Z" w:id="556">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232EFDFF" w14:textId="58FF7F61">
        <w:trPr>
          <w:trHeight w:val="580"/>
          <w:del w:author="Akshay Raveendran" w:date="2025-07-21T00:27:00Z" w:id="557"/>
          <w:trPrChange w:author="Akshay Raveendran" w:date="2025-07-21T00:27:00Z" w16du:dateUtc="2025-07-20T20:27:00Z" w:id="558">
            <w:trPr>
              <w:trHeight w:val="580"/>
            </w:trPr>
          </w:trPrChange>
        </w:trPr>
        <w:tc>
          <w:tcPr>
            <w:tcW w:w="2700" w:type="dxa"/>
            <w:tcBorders>
              <w:top w:val="nil"/>
              <w:left w:val="single" w:color="auto" w:sz="8" w:space="0"/>
              <w:bottom w:val="single" w:color="auto" w:sz="4" w:space="0"/>
              <w:right w:val="single" w:color="auto" w:sz="4" w:space="0"/>
            </w:tcBorders>
            <w:vAlign w:val="center"/>
            <w:tcPrChange w:author="Akshay Raveendran" w:date="2025-07-21T00:27:00Z" w16du:dateUtc="2025-07-20T20:27:00Z" w:id="559">
              <w:tcPr>
                <w:tcW w:w="2700" w:type="dxa"/>
                <w:tcBorders>
                  <w:top w:val="nil"/>
                  <w:left w:val="single" w:color="auto" w:sz="8" w:space="0"/>
                  <w:bottom w:val="single" w:color="auto" w:sz="4" w:space="0"/>
                  <w:right w:val="single" w:color="auto" w:sz="4" w:space="0"/>
                </w:tcBorders>
                <w:vAlign w:val="center"/>
              </w:tcPr>
            </w:tcPrChange>
          </w:tcPr>
          <w:p w:rsidRPr="00302F0C" w:rsidR="00CE4603" w:rsidDel="00D70893" w:rsidRDefault="00CE4603" w14:paraId="038F6FAF" w14:textId="2404AA3A">
            <w:pPr>
              <w:spacing w:after="0" w:line="240" w:lineRule="auto"/>
              <w:rPr>
                <w:del w:author="Akshay Raveendran" w:date="2025-07-21T00:27:00Z" w16du:dateUtc="2025-07-20T20:27:00Z" w:id="560"/>
                <w:rFonts w:ascii="Arial" w:hAnsi="Arial" w:eastAsia="Times New Roman" w:cs="Arial"/>
                <w:color w:val="000000"/>
                <w:sz w:val="22"/>
                <w:szCs w:val="22"/>
                <w:lang w:eastAsia="en-GB"/>
              </w:rPr>
            </w:pPr>
            <w:del w:author="Akshay Raveendran" w:date="2025-07-21T00:27:00Z" w16du:dateUtc="2025-07-20T20:27:00Z" w:id="561">
              <w:r w:rsidRPr="00302F0C" w:rsidDel="00D70893">
                <w:rPr>
                  <w:rFonts w:ascii="Arial" w:hAnsi="Arial" w:eastAsia="Times New Roman" w:cs="Arial"/>
                  <w:color w:val="000000"/>
                  <w:sz w:val="22"/>
                  <w:szCs w:val="22"/>
                  <w:lang w:eastAsia="en-GB"/>
                </w:rPr>
                <w:delText>Lead time for service completion</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562">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30BC4F30" w14:textId="6203311C">
            <w:pPr>
              <w:spacing w:after="0" w:line="240" w:lineRule="auto"/>
              <w:rPr>
                <w:del w:author="Akshay Raveendran" w:date="2025-07-21T00:27:00Z" w16du:dateUtc="2025-07-20T20:27:00Z" w:id="563"/>
                <w:rFonts w:ascii="Arial" w:hAnsi="Arial" w:eastAsia="Times New Roman" w:cs="Arial"/>
                <w:color w:val="000000"/>
                <w:sz w:val="22"/>
                <w:szCs w:val="22"/>
                <w:lang w:eastAsia="en-GB"/>
              </w:rPr>
            </w:pPr>
            <w:del w:author="Akshay Raveendran" w:date="2025-07-21T00:27:00Z" w16du:dateUtc="2025-07-20T20:27:00Z" w:id="564">
              <w:r w:rsidRPr="00302F0C" w:rsidDel="00D70893">
                <w:rPr>
                  <w:rFonts w:ascii="Arial" w:hAnsi="Arial" w:eastAsia="Times New Roman" w:cs="Arial"/>
                  <w:color w:val="000000"/>
                  <w:sz w:val="22"/>
                  <w:szCs w:val="22"/>
                  <w:lang w:eastAsia="en-GB"/>
                </w:rPr>
                <w:delText>Alphanumeric field</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565">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4336AA45" w14:textId="2F7FE84C">
            <w:pPr>
              <w:spacing w:after="0" w:line="240" w:lineRule="auto"/>
              <w:rPr>
                <w:del w:author="Akshay Raveendran" w:date="2025-07-21T00:27:00Z" w16du:dateUtc="2025-07-20T20:27:00Z" w:id="566"/>
                <w:rFonts w:ascii="Arial" w:hAnsi="Arial" w:eastAsia="Times New Roman" w:cs="Arial"/>
                <w:color w:val="000000"/>
                <w:sz w:val="22"/>
                <w:szCs w:val="22"/>
                <w:lang w:eastAsia="en-GB"/>
              </w:rPr>
            </w:pPr>
            <w:del w:author="Akshay Raveendran" w:date="2025-07-21T00:27:00Z" w16du:dateUtc="2025-07-20T20:27:00Z" w:id="567">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236078B8" w14:textId="2E9D61B3">
        <w:trPr>
          <w:trHeight w:val="290"/>
          <w:del w:author="Akshay Raveendran" w:date="2025-07-21T00:27:00Z" w:id="568"/>
          <w:trPrChange w:author="Akshay Raveendran" w:date="2025-07-21T00:27:00Z" w16du:dateUtc="2025-07-20T20:27:00Z" w:id="569">
            <w:trPr>
              <w:trHeight w:val="290"/>
            </w:trPr>
          </w:trPrChange>
        </w:trPr>
        <w:tc>
          <w:tcPr>
            <w:tcW w:w="2700" w:type="dxa"/>
            <w:tcBorders>
              <w:top w:val="nil"/>
              <w:left w:val="single" w:color="auto" w:sz="8" w:space="0"/>
              <w:bottom w:val="single" w:color="auto" w:sz="4" w:space="0"/>
              <w:right w:val="single" w:color="auto" w:sz="4" w:space="0"/>
            </w:tcBorders>
            <w:vAlign w:val="center"/>
            <w:tcPrChange w:author="Akshay Raveendran" w:date="2025-07-21T00:27:00Z" w16du:dateUtc="2025-07-20T20:27:00Z" w:id="570">
              <w:tcPr>
                <w:tcW w:w="2700" w:type="dxa"/>
                <w:tcBorders>
                  <w:top w:val="nil"/>
                  <w:left w:val="single" w:color="auto" w:sz="8" w:space="0"/>
                  <w:bottom w:val="single" w:color="auto" w:sz="4" w:space="0"/>
                  <w:right w:val="single" w:color="auto" w:sz="4" w:space="0"/>
                </w:tcBorders>
                <w:vAlign w:val="center"/>
              </w:tcPr>
            </w:tcPrChange>
          </w:tcPr>
          <w:p w:rsidRPr="00302F0C" w:rsidR="00CE4603" w:rsidDel="00D70893" w:rsidRDefault="00CE4603" w14:paraId="5CD2ECD0" w14:textId="5CC688EC">
            <w:pPr>
              <w:spacing w:after="0" w:line="240" w:lineRule="auto"/>
              <w:rPr>
                <w:del w:author="Akshay Raveendran" w:date="2025-07-21T00:27:00Z" w16du:dateUtc="2025-07-20T20:27:00Z" w:id="571"/>
                <w:rFonts w:ascii="Arial" w:hAnsi="Arial" w:eastAsia="Times New Roman" w:cs="Arial"/>
                <w:color w:val="000000"/>
                <w:sz w:val="22"/>
                <w:szCs w:val="22"/>
                <w:lang w:eastAsia="en-GB"/>
              </w:rPr>
            </w:pPr>
            <w:del w:author="Akshay Raveendran" w:date="2025-07-21T00:27:00Z" w16du:dateUtc="2025-07-20T20:27:00Z" w:id="572">
              <w:r w:rsidRPr="00302F0C" w:rsidDel="00D70893">
                <w:rPr>
                  <w:rFonts w:ascii="Arial" w:hAnsi="Arial" w:eastAsia="Times New Roman" w:cs="Arial"/>
                  <w:color w:val="000000"/>
                  <w:sz w:val="22"/>
                  <w:szCs w:val="22"/>
                  <w:lang w:eastAsia="en-GB"/>
                </w:rPr>
                <w:delText>Delay Penalty</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573">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22D3C4DA" w14:textId="477FBA06">
            <w:pPr>
              <w:spacing w:after="0" w:line="240" w:lineRule="auto"/>
              <w:rPr>
                <w:del w:author="Akshay Raveendran" w:date="2025-07-21T00:27:00Z" w16du:dateUtc="2025-07-20T20:27:00Z" w:id="574"/>
                <w:rFonts w:ascii="Arial" w:hAnsi="Arial" w:eastAsia="Times New Roman" w:cs="Arial"/>
                <w:color w:val="000000"/>
                <w:sz w:val="22"/>
                <w:szCs w:val="22"/>
                <w:lang w:eastAsia="en-GB"/>
              </w:rPr>
            </w:pPr>
            <w:del w:author="Akshay Raveendran" w:date="2025-07-21T00:27:00Z" w16du:dateUtc="2025-07-20T20:27:00Z" w:id="575">
              <w:r w:rsidRPr="00302F0C" w:rsidDel="00D70893">
                <w:rPr>
                  <w:rFonts w:ascii="Arial" w:hAnsi="Arial" w:eastAsia="Times New Roman" w:cs="Arial"/>
                  <w:color w:val="000000"/>
                  <w:sz w:val="22"/>
                  <w:szCs w:val="22"/>
                  <w:lang w:eastAsia="en-GB"/>
                </w:rPr>
                <w:delText>Text field</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576">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31339824" w14:textId="0A104E6D">
            <w:pPr>
              <w:spacing w:after="0" w:line="240" w:lineRule="auto"/>
              <w:rPr>
                <w:del w:author="Akshay Raveendran" w:date="2025-07-21T00:27:00Z" w16du:dateUtc="2025-07-20T20:27:00Z" w:id="577"/>
                <w:rFonts w:ascii="Arial" w:hAnsi="Arial" w:eastAsia="Times New Roman" w:cs="Arial"/>
                <w:color w:val="000000"/>
                <w:sz w:val="22"/>
                <w:szCs w:val="22"/>
                <w:lang w:eastAsia="en-GB"/>
              </w:rPr>
            </w:pPr>
            <w:del w:author="Akshay Raveendran" w:date="2025-07-21T00:27:00Z" w16du:dateUtc="2025-07-20T20:27:00Z" w:id="578">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4BE22269" w14:textId="1BED0421">
        <w:trPr>
          <w:trHeight w:val="290"/>
          <w:del w:author="Akshay Raveendran" w:date="2025-07-21T00:27:00Z" w:id="579"/>
          <w:trPrChange w:author="Akshay Raveendran" w:date="2025-07-21T00:27:00Z" w16du:dateUtc="2025-07-20T20:27:00Z" w:id="580">
            <w:trPr>
              <w:trHeight w:val="290"/>
            </w:trPr>
          </w:trPrChange>
        </w:trPr>
        <w:tc>
          <w:tcPr>
            <w:tcW w:w="2700" w:type="dxa"/>
            <w:tcBorders>
              <w:top w:val="nil"/>
              <w:left w:val="single" w:color="auto" w:sz="8" w:space="0"/>
              <w:bottom w:val="single" w:color="auto" w:sz="4" w:space="0"/>
              <w:right w:val="single" w:color="auto" w:sz="4" w:space="0"/>
            </w:tcBorders>
            <w:vAlign w:val="center"/>
            <w:tcPrChange w:author="Akshay Raveendran" w:date="2025-07-21T00:27:00Z" w16du:dateUtc="2025-07-20T20:27:00Z" w:id="581">
              <w:tcPr>
                <w:tcW w:w="2700" w:type="dxa"/>
                <w:tcBorders>
                  <w:top w:val="nil"/>
                  <w:left w:val="single" w:color="auto" w:sz="8" w:space="0"/>
                  <w:bottom w:val="single" w:color="auto" w:sz="4" w:space="0"/>
                  <w:right w:val="single" w:color="auto" w:sz="4" w:space="0"/>
                </w:tcBorders>
                <w:vAlign w:val="center"/>
              </w:tcPr>
            </w:tcPrChange>
          </w:tcPr>
          <w:p w:rsidRPr="00302F0C" w:rsidR="00CE4603" w:rsidDel="00D70893" w:rsidRDefault="00CE4603" w14:paraId="4703E3F0" w14:textId="66B9C90C">
            <w:pPr>
              <w:spacing w:after="0" w:line="240" w:lineRule="auto"/>
              <w:rPr>
                <w:del w:author="Akshay Raveendran" w:date="2025-07-21T00:27:00Z" w16du:dateUtc="2025-07-20T20:27:00Z" w:id="582"/>
                <w:rFonts w:ascii="Arial" w:hAnsi="Arial" w:eastAsia="Times New Roman" w:cs="Arial"/>
                <w:color w:val="000000"/>
                <w:sz w:val="22"/>
                <w:szCs w:val="22"/>
                <w:lang w:eastAsia="en-GB"/>
              </w:rPr>
            </w:pPr>
            <w:del w:author="Akshay Raveendran" w:date="2025-07-21T00:27:00Z" w16du:dateUtc="2025-07-20T20:27:00Z" w:id="583">
              <w:r w:rsidRPr="00302F0C" w:rsidDel="00D70893">
                <w:rPr>
                  <w:rFonts w:ascii="Arial" w:hAnsi="Arial" w:eastAsia="Times New Roman" w:cs="Arial"/>
                  <w:color w:val="000000"/>
                  <w:sz w:val="22"/>
                  <w:szCs w:val="22"/>
                  <w:lang w:eastAsia="en-GB"/>
                </w:rPr>
                <w:delText>Incoterms</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center"/>
            <w:tcPrChange w:author="Akshay Raveendran" w:date="2025-07-21T00:27:00Z" w16du:dateUtc="2025-07-20T20:27:00Z" w:id="584">
              <w:tcPr>
                <w:tcW w:w="3235" w:type="dxa"/>
                <w:tcBorders>
                  <w:top w:val="nil"/>
                  <w:left w:val="nil"/>
                  <w:bottom w:val="single" w:color="auto" w:sz="4" w:space="0"/>
                  <w:right w:val="single" w:color="auto" w:sz="4" w:space="0"/>
                </w:tcBorders>
                <w:vAlign w:val="center"/>
              </w:tcPr>
            </w:tcPrChange>
          </w:tcPr>
          <w:p w:rsidRPr="00302F0C" w:rsidR="00CE4603" w:rsidDel="00D70893" w:rsidRDefault="00CE4603" w14:paraId="7B4C57C2" w14:textId="0062B3F8">
            <w:pPr>
              <w:spacing w:after="0" w:line="240" w:lineRule="auto"/>
              <w:rPr>
                <w:del w:author="Akshay Raveendran" w:date="2025-07-21T00:27:00Z" w16du:dateUtc="2025-07-20T20:27:00Z" w:id="585"/>
                <w:rFonts w:ascii="Arial" w:hAnsi="Arial" w:eastAsia="Times New Roman" w:cs="Arial"/>
                <w:color w:val="000000"/>
                <w:sz w:val="22"/>
                <w:szCs w:val="22"/>
                <w:lang w:eastAsia="en-GB"/>
              </w:rPr>
            </w:pPr>
            <w:del w:author="Akshay Raveendran" w:date="2025-07-21T00:27:00Z" w16du:dateUtc="2025-07-20T20:27:00Z" w:id="586">
              <w:r w:rsidRPr="00302F0C" w:rsidDel="00D70893">
                <w:rPr>
                  <w:rFonts w:ascii="Arial" w:hAnsi="Arial" w:eastAsia="Times New Roman" w:cs="Arial"/>
                  <w:color w:val="000000"/>
                  <w:sz w:val="22"/>
                  <w:szCs w:val="22"/>
                  <w:lang w:eastAsia="en-GB"/>
                </w:rPr>
                <w:delText>Dropdown</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587">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3ACFAB0F" w14:textId="659EE611">
            <w:pPr>
              <w:spacing w:after="0" w:line="240" w:lineRule="auto"/>
              <w:rPr>
                <w:del w:author="Akshay Raveendran" w:date="2025-07-21T00:27:00Z" w16du:dateUtc="2025-07-20T20:27:00Z" w:id="588"/>
                <w:rFonts w:ascii="Arial" w:hAnsi="Arial" w:eastAsia="Times New Roman" w:cs="Arial"/>
                <w:color w:val="000000"/>
                <w:sz w:val="22"/>
                <w:szCs w:val="22"/>
                <w:lang w:eastAsia="en-GB"/>
              </w:rPr>
            </w:pPr>
            <w:del w:author="Akshay Raveendran" w:date="2025-07-21T00:27:00Z" w16du:dateUtc="2025-07-20T20:27:00Z" w:id="589">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2774615E" w14:textId="2FC6294E">
        <w:trPr>
          <w:trHeight w:val="290"/>
          <w:del w:author="Akshay Raveendran" w:date="2025-07-21T00:27:00Z" w:id="590"/>
          <w:trPrChange w:author="Akshay Raveendran" w:date="2025-07-21T00:27:00Z" w16du:dateUtc="2025-07-20T20:27:00Z" w:id="591">
            <w:trPr>
              <w:trHeight w:val="290"/>
            </w:trPr>
          </w:trPrChange>
        </w:trPr>
        <w:tc>
          <w:tcPr>
            <w:tcW w:w="2700" w:type="dxa"/>
            <w:tcBorders>
              <w:top w:val="nil"/>
              <w:left w:val="single" w:color="auto" w:sz="8" w:space="0"/>
              <w:bottom w:val="single" w:color="auto" w:sz="4" w:space="0"/>
              <w:right w:val="single" w:color="auto" w:sz="4" w:space="0"/>
            </w:tcBorders>
            <w:vAlign w:val="center"/>
            <w:tcPrChange w:author="Akshay Raveendran" w:date="2025-07-21T00:27:00Z" w16du:dateUtc="2025-07-20T20:27:00Z" w:id="592">
              <w:tcPr>
                <w:tcW w:w="2700" w:type="dxa"/>
                <w:tcBorders>
                  <w:top w:val="nil"/>
                  <w:left w:val="single" w:color="auto" w:sz="8" w:space="0"/>
                  <w:bottom w:val="single" w:color="auto" w:sz="4" w:space="0"/>
                  <w:right w:val="single" w:color="auto" w:sz="4" w:space="0"/>
                </w:tcBorders>
                <w:vAlign w:val="center"/>
              </w:tcPr>
            </w:tcPrChange>
          </w:tcPr>
          <w:p w:rsidRPr="00302F0C" w:rsidR="00CE4603" w:rsidDel="00D70893" w:rsidRDefault="00CE4603" w14:paraId="3D4EE651" w14:textId="6EC421B4">
            <w:pPr>
              <w:spacing w:after="0" w:line="240" w:lineRule="auto"/>
              <w:rPr>
                <w:del w:author="Akshay Raveendran" w:date="2025-07-21T00:27:00Z" w16du:dateUtc="2025-07-20T20:27:00Z" w:id="593"/>
                <w:rFonts w:ascii="Arial" w:hAnsi="Arial" w:eastAsia="Times New Roman" w:cs="Arial"/>
                <w:color w:val="000000"/>
                <w:sz w:val="22"/>
                <w:szCs w:val="22"/>
                <w:lang w:eastAsia="en-GB"/>
              </w:rPr>
            </w:pPr>
            <w:del w:author="Akshay Raveendran" w:date="2025-07-21T00:27:00Z" w16du:dateUtc="2025-07-20T20:27:00Z" w:id="594">
              <w:r w:rsidRPr="00302F0C" w:rsidDel="00D70893">
                <w:rPr>
                  <w:rFonts w:ascii="Arial" w:hAnsi="Arial" w:eastAsia="Times New Roman" w:cs="Arial"/>
                  <w:color w:val="000000"/>
                  <w:sz w:val="22"/>
                  <w:szCs w:val="22"/>
                  <w:lang w:eastAsia="en-GB"/>
                </w:rPr>
                <w:delText>Warranty for goods</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595">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16E698E8" w14:textId="754DEDAC">
            <w:pPr>
              <w:spacing w:after="0" w:line="240" w:lineRule="auto"/>
              <w:rPr>
                <w:del w:author="Akshay Raveendran" w:date="2025-07-21T00:27:00Z" w16du:dateUtc="2025-07-20T20:27:00Z" w:id="596"/>
                <w:rFonts w:ascii="Arial" w:hAnsi="Arial" w:eastAsia="Times New Roman" w:cs="Arial"/>
                <w:color w:val="000000"/>
                <w:sz w:val="22"/>
                <w:szCs w:val="22"/>
                <w:lang w:eastAsia="en-GB"/>
              </w:rPr>
            </w:pPr>
            <w:del w:author="Akshay Raveendran" w:date="2025-07-21T00:27:00Z" w16du:dateUtc="2025-07-20T20:27:00Z" w:id="597">
              <w:r w:rsidRPr="00302F0C" w:rsidDel="00D70893">
                <w:rPr>
                  <w:rFonts w:ascii="Arial" w:hAnsi="Arial" w:eastAsia="Times New Roman" w:cs="Arial"/>
                  <w:color w:val="000000"/>
                  <w:sz w:val="22"/>
                  <w:szCs w:val="22"/>
                  <w:lang w:eastAsia="en-GB"/>
                </w:rPr>
                <w:delText>Text field</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598">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2784A9D7" w14:textId="49A3E648">
            <w:pPr>
              <w:spacing w:after="0" w:line="240" w:lineRule="auto"/>
              <w:rPr>
                <w:del w:author="Akshay Raveendran" w:date="2025-07-21T00:27:00Z" w16du:dateUtc="2025-07-20T20:27:00Z" w:id="599"/>
                <w:rFonts w:ascii="Arial" w:hAnsi="Arial" w:eastAsia="Times New Roman" w:cs="Arial"/>
                <w:color w:val="000000"/>
                <w:sz w:val="22"/>
                <w:szCs w:val="22"/>
                <w:lang w:eastAsia="en-GB"/>
              </w:rPr>
            </w:pPr>
            <w:del w:author="Akshay Raveendran" w:date="2025-07-21T00:27:00Z" w16du:dateUtc="2025-07-20T20:27:00Z" w:id="600">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44927DFF" w14:textId="05BF2215">
        <w:trPr>
          <w:trHeight w:val="290"/>
          <w:del w:author="Akshay Raveendran" w:date="2025-07-21T00:27:00Z" w:id="601"/>
          <w:trPrChange w:author="Akshay Raveendran" w:date="2025-07-21T00:27:00Z" w16du:dateUtc="2025-07-20T20:27:00Z" w:id="602">
            <w:trPr>
              <w:trHeight w:val="290"/>
            </w:trPr>
          </w:trPrChange>
        </w:trPr>
        <w:tc>
          <w:tcPr>
            <w:tcW w:w="2700" w:type="dxa"/>
            <w:tcBorders>
              <w:top w:val="nil"/>
              <w:left w:val="single" w:color="auto" w:sz="8" w:space="0"/>
              <w:bottom w:val="single" w:color="auto" w:sz="4" w:space="0"/>
              <w:right w:val="single" w:color="auto" w:sz="4" w:space="0"/>
            </w:tcBorders>
            <w:vAlign w:val="center"/>
            <w:tcPrChange w:author="Akshay Raveendran" w:date="2025-07-21T00:27:00Z" w16du:dateUtc="2025-07-20T20:27:00Z" w:id="603">
              <w:tcPr>
                <w:tcW w:w="2700" w:type="dxa"/>
                <w:tcBorders>
                  <w:top w:val="nil"/>
                  <w:left w:val="single" w:color="auto" w:sz="8" w:space="0"/>
                  <w:bottom w:val="single" w:color="auto" w:sz="4" w:space="0"/>
                  <w:right w:val="single" w:color="auto" w:sz="4" w:space="0"/>
                </w:tcBorders>
                <w:vAlign w:val="center"/>
              </w:tcPr>
            </w:tcPrChange>
          </w:tcPr>
          <w:p w:rsidRPr="00302F0C" w:rsidR="00CE4603" w:rsidDel="00D70893" w:rsidRDefault="00CE4603" w14:paraId="36C818D5" w14:textId="602B644F">
            <w:pPr>
              <w:spacing w:after="0" w:line="240" w:lineRule="auto"/>
              <w:rPr>
                <w:del w:author="Akshay Raveendran" w:date="2025-07-21T00:27:00Z" w16du:dateUtc="2025-07-20T20:27:00Z" w:id="604"/>
                <w:rFonts w:ascii="Arial" w:hAnsi="Arial" w:eastAsia="Times New Roman" w:cs="Arial"/>
                <w:color w:val="000000"/>
                <w:sz w:val="22"/>
                <w:szCs w:val="22"/>
                <w:lang w:eastAsia="en-GB"/>
              </w:rPr>
            </w:pPr>
            <w:del w:author="Akshay Raveendran" w:date="2025-07-21T00:27:00Z" w16du:dateUtc="2025-07-20T20:27:00Z" w:id="605">
              <w:r w:rsidRPr="00302F0C" w:rsidDel="00D70893">
                <w:rPr>
                  <w:rFonts w:ascii="Arial" w:hAnsi="Arial" w:eastAsia="Times New Roman" w:cs="Arial"/>
                  <w:color w:val="000000"/>
                  <w:sz w:val="22"/>
                  <w:szCs w:val="22"/>
                  <w:lang w:eastAsia="en-GB"/>
                </w:rPr>
                <w:delText>DLP for service</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606">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356D7A5F" w14:textId="7BB415C5">
            <w:pPr>
              <w:spacing w:after="0" w:line="240" w:lineRule="auto"/>
              <w:rPr>
                <w:del w:author="Akshay Raveendran" w:date="2025-07-21T00:27:00Z" w16du:dateUtc="2025-07-20T20:27:00Z" w:id="607"/>
                <w:rFonts w:ascii="Arial" w:hAnsi="Arial" w:eastAsia="Times New Roman" w:cs="Arial"/>
                <w:color w:val="000000"/>
                <w:sz w:val="22"/>
                <w:szCs w:val="22"/>
                <w:lang w:eastAsia="en-GB"/>
              </w:rPr>
            </w:pPr>
            <w:del w:author="Akshay Raveendran" w:date="2025-07-21T00:27:00Z" w16du:dateUtc="2025-07-20T20:27:00Z" w:id="608">
              <w:r w:rsidRPr="00302F0C" w:rsidDel="00D70893">
                <w:rPr>
                  <w:rFonts w:ascii="Arial" w:hAnsi="Arial" w:eastAsia="Times New Roman" w:cs="Arial"/>
                  <w:color w:val="000000"/>
                  <w:sz w:val="22"/>
                  <w:szCs w:val="22"/>
                  <w:lang w:eastAsia="en-GB"/>
                </w:rPr>
                <w:delText>Text field</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609">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43FC63EE" w14:textId="46B4160F">
            <w:pPr>
              <w:spacing w:after="0" w:line="240" w:lineRule="auto"/>
              <w:rPr>
                <w:del w:author="Akshay Raveendran" w:date="2025-07-21T00:27:00Z" w16du:dateUtc="2025-07-20T20:27:00Z" w:id="610"/>
                <w:rFonts w:ascii="Arial" w:hAnsi="Arial" w:eastAsia="Times New Roman" w:cs="Arial"/>
                <w:color w:val="000000"/>
                <w:sz w:val="22"/>
                <w:szCs w:val="22"/>
                <w:lang w:eastAsia="en-GB"/>
              </w:rPr>
            </w:pPr>
            <w:del w:author="Akshay Raveendran" w:date="2025-07-21T00:27:00Z" w16du:dateUtc="2025-07-20T20:27:00Z" w:id="611">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42453CD8" w14:textId="6C6E3D3F">
        <w:trPr>
          <w:trHeight w:val="290"/>
          <w:del w:author="Akshay Raveendran" w:date="2025-07-21T00:27:00Z" w:id="612"/>
          <w:trPrChange w:author="Akshay Raveendran" w:date="2025-07-21T00:27:00Z" w16du:dateUtc="2025-07-20T20:27:00Z" w:id="613">
            <w:trPr>
              <w:trHeight w:val="290"/>
            </w:trPr>
          </w:trPrChange>
        </w:trPr>
        <w:tc>
          <w:tcPr>
            <w:tcW w:w="2700" w:type="dxa"/>
            <w:tcBorders>
              <w:top w:val="nil"/>
              <w:left w:val="single" w:color="auto" w:sz="8" w:space="0"/>
              <w:bottom w:val="single" w:color="auto" w:sz="4" w:space="0"/>
              <w:right w:val="single" w:color="auto" w:sz="4" w:space="0"/>
            </w:tcBorders>
            <w:vAlign w:val="center"/>
            <w:tcPrChange w:author="Akshay Raveendran" w:date="2025-07-21T00:27:00Z" w16du:dateUtc="2025-07-20T20:27:00Z" w:id="614">
              <w:tcPr>
                <w:tcW w:w="2700" w:type="dxa"/>
                <w:tcBorders>
                  <w:top w:val="nil"/>
                  <w:left w:val="single" w:color="auto" w:sz="8" w:space="0"/>
                  <w:bottom w:val="single" w:color="auto" w:sz="4" w:space="0"/>
                  <w:right w:val="single" w:color="auto" w:sz="4" w:space="0"/>
                </w:tcBorders>
                <w:vAlign w:val="center"/>
              </w:tcPr>
            </w:tcPrChange>
          </w:tcPr>
          <w:p w:rsidRPr="00302F0C" w:rsidR="00CE4603" w:rsidDel="00D70893" w:rsidRDefault="00CE4603" w14:paraId="42F885FD" w14:textId="108B30EF">
            <w:pPr>
              <w:spacing w:after="0" w:line="240" w:lineRule="auto"/>
              <w:rPr>
                <w:del w:author="Akshay Raveendran" w:date="2025-07-21T00:27:00Z" w16du:dateUtc="2025-07-20T20:27:00Z" w:id="615"/>
                <w:rFonts w:ascii="Arial" w:hAnsi="Arial" w:eastAsia="Times New Roman" w:cs="Arial"/>
                <w:color w:val="000000"/>
                <w:sz w:val="22"/>
                <w:szCs w:val="22"/>
                <w:lang w:eastAsia="en-GB"/>
              </w:rPr>
            </w:pPr>
            <w:del w:author="Akshay Raveendran" w:date="2025-07-21T00:27:00Z" w16du:dateUtc="2025-07-20T20:27:00Z" w:id="616">
              <w:r w:rsidRPr="00302F0C" w:rsidDel="00D70893">
                <w:rPr>
                  <w:rFonts w:ascii="Arial" w:hAnsi="Arial" w:eastAsia="Times New Roman" w:cs="Arial"/>
                  <w:color w:val="000000"/>
                  <w:sz w:val="22"/>
                  <w:szCs w:val="22"/>
                  <w:lang w:eastAsia="en-GB"/>
                </w:rPr>
                <w:delText>Mode of delivery</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617">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53391965" w14:textId="46E1083B">
            <w:pPr>
              <w:spacing w:after="0" w:line="240" w:lineRule="auto"/>
              <w:rPr>
                <w:del w:author="Akshay Raveendran" w:date="2025-07-21T00:27:00Z" w16du:dateUtc="2025-07-20T20:27:00Z" w:id="618"/>
                <w:rFonts w:ascii="Arial" w:hAnsi="Arial" w:eastAsia="Times New Roman" w:cs="Arial"/>
                <w:color w:val="000000"/>
                <w:sz w:val="22"/>
                <w:szCs w:val="22"/>
                <w:lang w:eastAsia="en-GB"/>
              </w:rPr>
            </w:pPr>
            <w:del w:author="Akshay Raveendran" w:date="2025-07-21T00:27:00Z" w16du:dateUtc="2025-07-20T20:27:00Z" w:id="619">
              <w:r w:rsidRPr="00302F0C" w:rsidDel="00D70893">
                <w:rPr>
                  <w:rFonts w:ascii="Arial" w:hAnsi="Arial" w:eastAsia="Times New Roman" w:cs="Arial"/>
                  <w:color w:val="000000"/>
                  <w:sz w:val="22"/>
                  <w:szCs w:val="22"/>
                  <w:lang w:eastAsia="en-GB"/>
                </w:rPr>
                <w:delText>Text field</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620">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50901367" w14:textId="42059D3E">
            <w:pPr>
              <w:spacing w:after="0" w:line="240" w:lineRule="auto"/>
              <w:rPr>
                <w:del w:author="Akshay Raveendran" w:date="2025-07-21T00:27:00Z" w16du:dateUtc="2025-07-20T20:27:00Z" w:id="621"/>
                <w:rFonts w:ascii="Arial" w:hAnsi="Arial" w:eastAsia="Times New Roman" w:cs="Arial"/>
                <w:color w:val="000000"/>
                <w:sz w:val="22"/>
                <w:szCs w:val="22"/>
                <w:lang w:eastAsia="en-GB"/>
              </w:rPr>
            </w:pPr>
            <w:del w:author="Akshay Raveendran" w:date="2025-07-21T00:27:00Z" w16du:dateUtc="2025-07-20T20:27:00Z" w:id="622">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440B7871" w14:textId="6666F0A1">
        <w:trPr>
          <w:trHeight w:val="290"/>
          <w:del w:author="Akshay Raveendran" w:date="2025-07-21T00:27:00Z" w:id="623"/>
          <w:trPrChange w:author="Akshay Raveendran" w:date="2025-07-21T00:27:00Z" w16du:dateUtc="2025-07-20T20:27:00Z" w:id="624">
            <w:trPr>
              <w:trHeight w:val="290"/>
            </w:trPr>
          </w:trPrChange>
        </w:trPr>
        <w:tc>
          <w:tcPr>
            <w:tcW w:w="2700" w:type="dxa"/>
            <w:tcBorders>
              <w:top w:val="nil"/>
              <w:left w:val="single" w:color="auto" w:sz="8" w:space="0"/>
              <w:bottom w:val="single" w:color="auto" w:sz="4" w:space="0"/>
              <w:right w:val="single" w:color="auto" w:sz="4" w:space="0"/>
            </w:tcBorders>
            <w:vAlign w:val="center"/>
            <w:tcPrChange w:author="Akshay Raveendran" w:date="2025-07-21T00:27:00Z" w16du:dateUtc="2025-07-20T20:27:00Z" w:id="625">
              <w:tcPr>
                <w:tcW w:w="2700" w:type="dxa"/>
                <w:tcBorders>
                  <w:top w:val="nil"/>
                  <w:left w:val="single" w:color="auto" w:sz="8" w:space="0"/>
                  <w:bottom w:val="single" w:color="auto" w:sz="4" w:space="0"/>
                  <w:right w:val="single" w:color="auto" w:sz="4" w:space="0"/>
                </w:tcBorders>
                <w:vAlign w:val="center"/>
              </w:tcPr>
            </w:tcPrChange>
          </w:tcPr>
          <w:p w:rsidRPr="00302F0C" w:rsidR="00CE4603" w:rsidDel="00D70893" w:rsidRDefault="00CE4603" w14:paraId="753C0FEB" w14:textId="5C307F0A">
            <w:pPr>
              <w:spacing w:after="0" w:line="240" w:lineRule="auto"/>
              <w:rPr>
                <w:del w:author="Akshay Raveendran" w:date="2025-07-21T00:27:00Z" w16du:dateUtc="2025-07-20T20:27:00Z" w:id="626"/>
                <w:rFonts w:ascii="Arial" w:hAnsi="Arial" w:eastAsia="Times New Roman" w:cs="Arial"/>
                <w:color w:val="000000"/>
                <w:sz w:val="22"/>
                <w:szCs w:val="22"/>
                <w:lang w:eastAsia="en-GB"/>
              </w:rPr>
            </w:pPr>
            <w:del w:author="Akshay Raveendran" w:date="2025-07-21T00:27:00Z" w16du:dateUtc="2025-07-20T20:27:00Z" w:id="627">
              <w:r w:rsidRPr="00302F0C" w:rsidDel="00D70893">
                <w:rPr>
                  <w:rFonts w:ascii="Arial" w:hAnsi="Arial" w:eastAsia="Times New Roman" w:cs="Arial"/>
                  <w:color w:val="000000"/>
                  <w:sz w:val="22"/>
                  <w:szCs w:val="22"/>
                  <w:lang w:eastAsia="en-GB"/>
                </w:rPr>
                <w:delText>Vendor reference</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628">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1C3BA854" w14:textId="4B8684DD">
            <w:pPr>
              <w:spacing w:after="0" w:line="240" w:lineRule="auto"/>
              <w:rPr>
                <w:del w:author="Akshay Raveendran" w:date="2025-07-21T00:27:00Z" w16du:dateUtc="2025-07-20T20:27:00Z" w:id="629"/>
                <w:rFonts w:ascii="Arial" w:hAnsi="Arial" w:eastAsia="Times New Roman" w:cs="Arial"/>
                <w:color w:val="000000"/>
                <w:sz w:val="22"/>
                <w:szCs w:val="22"/>
                <w:lang w:eastAsia="en-GB"/>
              </w:rPr>
            </w:pPr>
            <w:del w:author="Akshay Raveendran" w:date="2025-07-21T00:27:00Z" w16du:dateUtc="2025-07-20T20:27:00Z" w:id="630">
              <w:r w:rsidRPr="00302F0C" w:rsidDel="00D70893">
                <w:rPr>
                  <w:rFonts w:ascii="Arial" w:hAnsi="Arial" w:eastAsia="Times New Roman" w:cs="Arial"/>
                  <w:color w:val="000000"/>
                  <w:sz w:val="22"/>
                  <w:szCs w:val="22"/>
                  <w:lang w:eastAsia="en-GB"/>
                </w:rPr>
                <w:delText>Text field</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631">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37B55F08" w14:textId="02A3F126">
            <w:pPr>
              <w:spacing w:after="0" w:line="240" w:lineRule="auto"/>
              <w:rPr>
                <w:del w:author="Akshay Raveendran" w:date="2025-07-21T00:27:00Z" w16du:dateUtc="2025-07-20T20:27:00Z" w:id="632"/>
                <w:rFonts w:ascii="Arial" w:hAnsi="Arial" w:eastAsia="Times New Roman" w:cs="Arial"/>
                <w:color w:val="000000"/>
                <w:sz w:val="22"/>
                <w:szCs w:val="22"/>
                <w:lang w:eastAsia="en-GB"/>
              </w:rPr>
            </w:pPr>
            <w:del w:author="Akshay Raveendran" w:date="2025-07-21T00:27:00Z" w16du:dateUtc="2025-07-20T20:27:00Z" w:id="633">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0694DEE1" w14:textId="7F798DDE">
        <w:trPr>
          <w:trHeight w:val="290"/>
          <w:del w:author="Akshay Raveendran" w:date="2025-07-21T00:27:00Z" w:id="634"/>
          <w:trPrChange w:author="Akshay Raveendran" w:date="2025-07-21T00:27:00Z" w16du:dateUtc="2025-07-20T20:27:00Z" w:id="635">
            <w:trPr>
              <w:trHeight w:val="290"/>
            </w:trPr>
          </w:trPrChange>
        </w:trPr>
        <w:tc>
          <w:tcPr>
            <w:tcW w:w="2700" w:type="dxa"/>
            <w:tcBorders>
              <w:top w:val="nil"/>
              <w:left w:val="single" w:color="auto" w:sz="8" w:space="0"/>
              <w:bottom w:val="single" w:color="auto" w:sz="4" w:space="0"/>
              <w:right w:val="single" w:color="auto" w:sz="4" w:space="0"/>
            </w:tcBorders>
            <w:vAlign w:val="bottom"/>
            <w:tcPrChange w:author="Akshay Raveendran" w:date="2025-07-21T00:27:00Z" w16du:dateUtc="2025-07-20T20:27:00Z" w:id="636">
              <w:tcPr>
                <w:tcW w:w="2700" w:type="dxa"/>
                <w:tcBorders>
                  <w:top w:val="nil"/>
                  <w:left w:val="single" w:color="auto" w:sz="8" w:space="0"/>
                  <w:bottom w:val="single" w:color="auto" w:sz="4" w:space="0"/>
                  <w:right w:val="single" w:color="auto" w:sz="4" w:space="0"/>
                </w:tcBorders>
                <w:vAlign w:val="bottom"/>
              </w:tcPr>
            </w:tcPrChange>
          </w:tcPr>
          <w:p w:rsidRPr="00302F0C" w:rsidR="00CE4603" w:rsidDel="00D70893" w:rsidRDefault="00CE4603" w14:paraId="07186C48" w14:textId="162A48AE">
            <w:pPr>
              <w:spacing w:after="0" w:line="240" w:lineRule="auto"/>
              <w:rPr>
                <w:del w:author="Akshay Raveendran" w:date="2025-07-21T00:27:00Z" w16du:dateUtc="2025-07-20T20:27:00Z" w:id="637"/>
                <w:rFonts w:ascii="Arial" w:hAnsi="Arial" w:eastAsia="Times New Roman" w:cs="Arial"/>
                <w:color w:val="000000"/>
                <w:sz w:val="22"/>
                <w:szCs w:val="22"/>
                <w:lang w:eastAsia="en-GB"/>
              </w:rPr>
            </w:pPr>
            <w:del w:author="Akshay Raveendran" w:date="2025-07-21T00:27:00Z" w16du:dateUtc="2025-07-20T20:27:00Z" w:id="638">
              <w:r w:rsidRPr="00302F0C" w:rsidDel="00D70893">
                <w:rPr>
                  <w:rFonts w:ascii="Arial" w:hAnsi="Arial" w:eastAsia="Times New Roman" w:cs="Arial"/>
                  <w:color w:val="000000"/>
                  <w:sz w:val="22"/>
                  <w:szCs w:val="22"/>
                  <w:lang w:eastAsia="en-GB"/>
                </w:rPr>
                <w:delText> </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639">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4EFEC8D8" w14:textId="6F32ECD0">
            <w:pPr>
              <w:spacing w:after="0" w:line="240" w:lineRule="auto"/>
              <w:rPr>
                <w:del w:author="Akshay Raveendran" w:date="2025-07-21T00:27:00Z" w16du:dateUtc="2025-07-20T20:27:00Z" w:id="640"/>
                <w:rFonts w:ascii="Arial" w:hAnsi="Arial" w:eastAsia="Times New Roman" w:cs="Arial"/>
                <w:color w:val="000000"/>
                <w:sz w:val="22"/>
                <w:szCs w:val="22"/>
                <w:lang w:eastAsia="en-GB"/>
              </w:rPr>
            </w:pPr>
            <w:del w:author="Akshay Raveendran" w:date="2025-07-21T00:27:00Z" w16du:dateUtc="2025-07-20T20:27:00Z" w:id="641">
              <w:r w:rsidRPr="00302F0C" w:rsidDel="00D70893">
                <w:rPr>
                  <w:rFonts w:ascii="Arial" w:hAnsi="Arial" w:eastAsia="Times New Roman" w:cs="Arial"/>
                  <w:color w:val="000000"/>
                  <w:sz w:val="22"/>
                  <w:szCs w:val="22"/>
                  <w:lang w:eastAsia="en-GB"/>
                </w:rPr>
                <w:delText> </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642">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1F6BD346" w14:textId="0FB3CAD9">
            <w:pPr>
              <w:spacing w:after="0" w:line="240" w:lineRule="auto"/>
              <w:rPr>
                <w:del w:author="Akshay Raveendran" w:date="2025-07-21T00:27:00Z" w16du:dateUtc="2025-07-20T20:27:00Z" w:id="643"/>
                <w:rFonts w:ascii="Arial" w:hAnsi="Arial" w:eastAsia="Times New Roman" w:cs="Arial"/>
                <w:color w:val="000000"/>
                <w:sz w:val="22"/>
                <w:szCs w:val="22"/>
                <w:lang w:eastAsia="en-GB"/>
              </w:rPr>
            </w:pPr>
            <w:del w:author="Akshay Raveendran" w:date="2025-07-21T00:27:00Z" w16du:dateUtc="2025-07-20T20:27:00Z" w:id="644">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7C25286B" w14:textId="2CC84AD0">
        <w:trPr>
          <w:trHeight w:val="290"/>
          <w:del w:author="Akshay Raveendran" w:date="2025-07-21T00:27:00Z" w:id="645"/>
          <w:trPrChange w:author="Akshay Raveendran" w:date="2025-07-21T00:27:00Z" w16du:dateUtc="2025-07-20T20:27:00Z" w:id="646">
            <w:trPr>
              <w:trHeight w:val="290"/>
            </w:trPr>
          </w:trPrChange>
        </w:trPr>
        <w:tc>
          <w:tcPr>
            <w:tcW w:w="2700" w:type="dxa"/>
            <w:tcBorders>
              <w:top w:val="nil"/>
              <w:left w:val="single" w:color="auto" w:sz="8" w:space="0"/>
              <w:bottom w:val="single" w:color="auto" w:sz="4" w:space="0"/>
              <w:right w:val="single" w:color="auto" w:sz="4" w:space="0"/>
            </w:tcBorders>
            <w:vAlign w:val="center"/>
            <w:tcPrChange w:author="Akshay Raveendran" w:date="2025-07-21T00:27:00Z" w16du:dateUtc="2025-07-20T20:27:00Z" w:id="647">
              <w:tcPr>
                <w:tcW w:w="2700" w:type="dxa"/>
                <w:tcBorders>
                  <w:top w:val="nil"/>
                  <w:left w:val="single" w:color="auto" w:sz="8" w:space="0"/>
                  <w:bottom w:val="single" w:color="auto" w:sz="4" w:space="0"/>
                  <w:right w:val="single" w:color="auto" w:sz="4" w:space="0"/>
                </w:tcBorders>
                <w:vAlign w:val="center"/>
              </w:tcPr>
            </w:tcPrChange>
          </w:tcPr>
          <w:p w:rsidRPr="00302F0C" w:rsidR="00CE4603" w:rsidDel="00D70893" w:rsidRDefault="00CE4603" w14:paraId="183704EE" w14:textId="75446FD6">
            <w:pPr>
              <w:spacing w:after="0" w:line="240" w:lineRule="auto"/>
              <w:rPr>
                <w:del w:author="Akshay Raveendran" w:date="2025-07-21T00:27:00Z" w16du:dateUtc="2025-07-20T20:27:00Z" w:id="648"/>
                <w:rFonts w:ascii="Arial" w:hAnsi="Arial" w:eastAsia="Times New Roman" w:cs="Arial"/>
                <w:color w:val="000000"/>
                <w:sz w:val="22"/>
                <w:szCs w:val="22"/>
                <w:lang w:eastAsia="en-GB"/>
              </w:rPr>
            </w:pPr>
            <w:del w:author="Akshay Raveendran" w:date="2025-07-21T00:27:00Z" w16du:dateUtc="2025-07-20T20:27:00Z" w:id="649">
              <w:r w:rsidRPr="00302F0C" w:rsidDel="00D70893">
                <w:rPr>
                  <w:rFonts w:ascii="Arial" w:hAnsi="Arial" w:eastAsia="Times New Roman" w:cs="Arial"/>
                  <w:color w:val="000000"/>
                  <w:sz w:val="22"/>
                  <w:szCs w:val="22"/>
                  <w:lang w:eastAsia="en-GB"/>
                </w:rPr>
                <w:delText>NOTES</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650">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11C4D1DD" w14:textId="5D835E0D">
            <w:pPr>
              <w:spacing w:after="0" w:line="240" w:lineRule="auto"/>
              <w:rPr>
                <w:del w:author="Akshay Raveendran" w:date="2025-07-21T00:27:00Z" w16du:dateUtc="2025-07-20T20:27:00Z" w:id="651"/>
                <w:rFonts w:ascii="Arial" w:hAnsi="Arial" w:eastAsia="Times New Roman" w:cs="Arial"/>
                <w:color w:val="000000"/>
                <w:sz w:val="22"/>
                <w:szCs w:val="22"/>
                <w:lang w:eastAsia="en-GB"/>
              </w:rPr>
            </w:pPr>
            <w:del w:author="Akshay Raveendran" w:date="2025-07-21T00:27:00Z" w16du:dateUtc="2025-07-20T20:27:00Z" w:id="652">
              <w:r w:rsidRPr="00302F0C" w:rsidDel="00D70893">
                <w:rPr>
                  <w:rFonts w:ascii="Arial" w:hAnsi="Arial" w:eastAsia="Times New Roman" w:cs="Arial"/>
                  <w:color w:val="000000"/>
                  <w:sz w:val="22"/>
                  <w:szCs w:val="22"/>
                  <w:lang w:eastAsia="en-GB"/>
                </w:rPr>
                <w:delText> </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653">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46B3D5FD" w14:textId="13BBF590">
            <w:pPr>
              <w:spacing w:after="0" w:line="240" w:lineRule="auto"/>
              <w:rPr>
                <w:del w:author="Akshay Raveendran" w:date="2025-07-21T00:27:00Z" w16du:dateUtc="2025-07-20T20:27:00Z" w:id="654"/>
                <w:rFonts w:ascii="Arial" w:hAnsi="Arial" w:eastAsia="Times New Roman" w:cs="Arial"/>
                <w:color w:val="000000"/>
                <w:sz w:val="22"/>
                <w:szCs w:val="22"/>
                <w:lang w:eastAsia="en-GB"/>
              </w:rPr>
            </w:pPr>
            <w:del w:author="Akshay Raveendran" w:date="2025-07-21T00:27:00Z" w16du:dateUtc="2025-07-20T20:27:00Z" w:id="655">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1780326D" w14:textId="6657B893">
        <w:trPr>
          <w:trHeight w:val="580"/>
          <w:del w:author="Akshay Raveendran" w:date="2025-07-21T00:27:00Z" w:id="656"/>
          <w:trPrChange w:author="Akshay Raveendran" w:date="2025-07-21T00:27:00Z" w16du:dateUtc="2025-07-20T20:27:00Z" w:id="657">
            <w:trPr>
              <w:trHeight w:val="580"/>
            </w:trPr>
          </w:trPrChange>
        </w:trPr>
        <w:tc>
          <w:tcPr>
            <w:tcW w:w="2700" w:type="dxa"/>
            <w:tcBorders>
              <w:top w:val="nil"/>
              <w:left w:val="single" w:color="auto" w:sz="8" w:space="0"/>
              <w:bottom w:val="single" w:color="auto" w:sz="4" w:space="0"/>
              <w:right w:val="single" w:color="auto" w:sz="4" w:space="0"/>
            </w:tcBorders>
            <w:vAlign w:val="bottom"/>
            <w:tcPrChange w:author="Akshay Raveendran" w:date="2025-07-21T00:27:00Z" w16du:dateUtc="2025-07-20T20:27:00Z" w:id="658">
              <w:tcPr>
                <w:tcW w:w="2700" w:type="dxa"/>
                <w:tcBorders>
                  <w:top w:val="nil"/>
                  <w:left w:val="single" w:color="auto" w:sz="8" w:space="0"/>
                  <w:bottom w:val="single" w:color="auto" w:sz="4" w:space="0"/>
                  <w:right w:val="single" w:color="auto" w:sz="4" w:space="0"/>
                </w:tcBorders>
                <w:vAlign w:val="bottom"/>
              </w:tcPr>
            </w:tcPrChange>
          </w:tcPr>
          <w:p w:rsidRPr="00302F0C" w:rsidR="00CE4603" w:rsidDel="00D70893" w:rsidRDefault="00CE4603" w14:paraId="388C8516" w14:textId="1AEADB91">
            <w:pPr>
              <w:spacing w:after="0" w:line="240" w:lineRule="auto"/>
              <w:rPr>
                <w:del w:author="Akshay Raveendran" w:date="2025-07-21T00:27:00Z" w16du:dateUtc="2025-07-20T20:27:00Z" w:id="659"/>
                <w:rFonts w:ascii="Arial" w:hAnsi="Arial" w:eastAsia="Times New Roman" w:cs="Arial"/>
                <w:color w:val="000000"/>
                <w:sz w:val="22"/>
                <w:szCs w:val="22"/>
                <w:lang w:eastAsia="en-GB"/>
              </w:rPr>
            </w:pPr>
            <w:del w:author="Akshay Raveendran" w:date="2025-07-21T00:27:00Z" w16du:dateUtc="2025-07-20T20:27:00Z" w:id="660">
              <w:r w:rsidRPr="00302F0C" w:rsidDel="00D70893">
                <w:rPr>
                  <w:rFonts w:ascii="Arial" w:hAnsi="Arial" w:eastAsia="Times New Roman" w:cs="Arial"/>
                  <w:color w:val="000000"/>
                  <w:sz w:val="22"/>
                  <w:szCs w:val="22"/>
                  <w:lang w:eastAsia="en-GB"/>
                </w:rPr>
                <w:delText>Above value are excluding VAT</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661">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01DA6C58" w14:textId="3EF60086">
            <w:pPr>
              <w:spacing w:after="0" w:line="240" w:lineRule="auto"/>
              <w:rPr>
                <w:del w:author="Akshay Raveendran" w:date="2025-07-21T00:27:00Z" w16du:dateUtc="2025-07-20T20:27:00Z" w:id="662"/>
                <w:rFonts w:ascii="Arial" w:hAnsi="Arial" w:eastAsia="Times New Roman" w:cs="Arial"/>
                <w:color w:val="000000"/>
                <w:sz w:val="22"/>
                <w:szCs w:val="22"/>
                <w:lang w:eastAsia="en-GB"/>
              </w:rPr>
            </w:pPr>
            <w:del w:author="Akshay Raveendran" w:date="2025-07-21T00:27:00Z" w16du:dateUtc="2025-07-20T20:27:00Z" w:id="663">
              <w:r w:rsidRPr="00302F0C" w:rsidDel="00D70893">
                <w:rPr>
                  <w:rFonts w:ascii="Arial" w:hAnsi="Arial" w:eastAsia="Times New Roman" w:cs="Arial"/>
                  <w:color w:val="000000"/>
                  <w:sz w:val="22"/>
                  <w:szCs w:val="22"/>
                  <w:lang w:eastAsia="en-GB"/>
                </w:rPr>
                <w:delText> </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664">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337B2D28" w14:textId="7E7EED04">
            <w:pPr>
              <w:spacing w:after="0" w:line="240" w:lineRule="auto"/>
              <w:rPr>
                <w:del w:author="Akshay Raveendran" w:date="2025-07-21T00:27:00Z" w16du:dateUtc="2025-07-20T20:27:00Z" w:id="665"/>
                <w:rFonts w:ascii="Arial" w:hAnsi="Arial" w:eastAsia="Times New Roman" w:cs="Arial"/>
                <w:color w:val="000000"/>
                <w:sz w:val="22"/>
                <w:szCs w:val="22"/>
                <w:lang w:eastAsia="en-GB"/>
              </w:rPr>
            </w:pPr>
            <w:del w:author="Akshay Raveendran" w:date="2025-07-21T00:27:00Z" w16du:dateUtc="2025-07-20T20:27:00Z" w:id="666">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7889CBAB" w14:textId="7209D868">
        <w:trPr>
          <w:trHeight w:val="1160"/>
          <w:del w:author="Akshay Raveendran" w:date="2025-07-21T00:27:00Z" w:id="667"/>
          <w:trPrChange w:author="Akshay Raveendran" w:date="2025-07-21T00:27:00Z" w16du:dateUtc="2025-07-20T20:27:00Z" w:id="668">
            <w:trPr>
              <w:trHeight w:val="1160"/>
            </w:trPr>
          </w:trPrChange>
        </w:trPr>
        <w:tc>
          <w:tcPr>
            <w:tcW w:w="2700" w:type="dxa"/>
            <w:tcBorders>
              <w:top w:val="nil"/>
              <w:left w:val="single" w:color="auto" w:sz="8" w:space="0"/>
              <w:bottom w:val="single" w:color="auto" w:sz="4" w:space="0"/>
              <w:right w:val="single" w:color="auto" w:sz="4" w:space="0"/>
            </w:tcBorders>
            <w:vAlign w:val="bottom"/>
            <w:tcPrChange w:author="Akshay Raveendran" w:date="2025-07-21T00:27:00Z" w16du:dateUtc="2025-07-20T20:27:00Z" w:id="669">
              <w:tcPr>
                <w:tcW w:w="2700" w:type="dxa"/>
                <w:tcBorders>
                  <w:top w:val="nil"/>
                  <w:left w:val="single" w:color="auto" w:sz="8" w:space="0"/>
                  <w:bottom w:val="single" w:color="auto" w:sz="4" w:space="0"/>
                  <w:right w:val="single" w:color="auto" w:sz="4" w:space="0"/>
                </w:tcBorders>
                <w:vAlign w:val="bottom"/>
              </w:tcPr>
            </w:tcPrChange>
          </w:tcPr>
          <w:p w:rsidRPr="00302F0C" w:rsidR="00CE4603" w:rsidDel="00D70893" w:rsidRDefault="00CE4603" w14:paraId="2C1B3061" w14:textId="4E50BEA3">
            <w:pPr>
              <w:spacing w:after="0" w:line="240" w:lineRule="auto"/>
              <w:rPr>
                <w:del w:author="Akshay Raveendran" w:date="2025-07-21T00:27:00Z" w16du:dateUtc="2025-07-20T20:27:00Z" w:id="670"/>
                <w:rFonts w:ascii="Arial" w:hAnsi="Arial" w:eastAsia="Times New Roman" w:cs="Arial"/>
                <w:color w:val="000000"/>
                <w:sz w:val="22"/>
                <w:szCs w:val="22"/>
                <w:lang w:eastAsia="en-GB"/>
              </w:rPr>
            </w:pPr>
            <w:del w:author="Akshay Raveendran" w:date="2025-07-21T00:27:00Z" w16du:dateUtc="2025-07-20T20:27:00Z" w:id="671">
              <w:r w:rsidRPr="00302F0C" w:rsidDel="00D70893">
                <w:rPr>
                  <w:rFonts w:ascii="Arial" w:hAnsi="Arial" w:eastAsia="Times New Roman" w:cs="Arial"/>
                  <w:color w:val="000000"/>
                  <w:sz w:val="22"/>
                  <w:szCs w:val="22"/>
                  <w:lang w:eastAsia="en-GB"/>
                </w:rPr>
                <w:delText>This PCC Document is for technical review of all quotations submitted along with this document.</w:delText>
              </w:r>
              <w:r w:rsidRPr="00302F0C" w:rsidDel="00D70893">
                <w:rPr>
                  <w:rFonts w:ascii="Arial" w:hAnsi="Arial" w:eastAsia="Times New Roman" w:cs="Arial"/>
                  <w:color w:val="FF0000"/>
                  <w:sz w:val="22"/>
                  <w:szCs w:val="22"/>
                  <w:lang w:eastAsia="en-GB"/>
                </w:rPr>
                <w:delText xml:space="preserve"> *</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672">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2A1BB63B" w14:textId="0AAE47E3">
            <w:pPr>
              <w:spacing w:after="0" w:line="240" w:lineRule="auto"/>
              <w:rPr>
                <w:del w:author="Akshay Raveendran" w:date="2025-07-21T00:27:00Z" w16du:dateUtc="2025-07-20T20:27:00Z" w:id="673"/>
                <w:rFonts w:ascii="Arial" w:hAnsi="Arial" w:eastAsia="Times New Roman" w:cs="Arial"/>
                <w:color w:val="000000"/>
                <w:sz w:val="22"/>
                <w:szCs w:val="22"/>
                <w:lang w:eastAsia="en-GB"/>
              </w:rPr>
            </w:pPr>
            <w:del w:author="Akshay Raveendran" w:date="2025-07-21T00:27:00Z" w16du:dateUtc="2025-07-20T20:27:00Z" w:id="674">
              <w:r w:rsidRPr="00302F0C" w:rsidDel="00D70893">
                <w:rPr>
                  <w:rFonts w:ascii="Arial" w:hAnsi="Arial" w:eastAsia="Times New Roman" w:cs="Arial"/>
                  <w:color w:val="000000"/>
                  <w:sz w:val="22"/>
                  <w:szCs w:val="22"/>
                  <w:lang w:eastAsia="en-GB"/>
                </w:rPr>
                <w:delText> </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675">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042AC9BB" w14:textId="5B088CAE">
            <w:pPr>
              <w:spacing w:after="0" w:line="240" w:lineRule="auto"/>
              <w:rPr>
                <w:del w:author="Akshay Raveendran" w:date="2025-07-21T00:27:00Z" w16du:dateUtc="2025-07-20T20:27:00Z" w:id="676"/>
                <w:rFonts w:ascii="Arial" w:hAnsi="Arial" w:eastAsia="Times New Roman" w:cs="Arial"/>
                <w:color w:val="000000"/>
                <w:sz w:val="22"/>
                <w:szCs w:val="22"/>
                <w:lang w:eastAsia="en-GB"/>
              </w:rPr>
            </w:pPr>
            <w:del w:author="Akshay Raveendran" w:date="2025-07-21T00:27:00Z" w16du:dateUtc="2025-07-20T20:27:00Z" w:id="677">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5180539F" w14:textId="476B6DB7">
        <w:trPr>
          <w:trHeight w:val="1740"/>
          <w:del w:author="Akshay Raveendran" w:date="2025-07-21T00:27:00Z" w:id="678"/>
          <w:trPrChange w:author="Akshay Raveendran" w:date="2025-07-21T00:27:00Z" w16du:dateUtc="2025-07-20T20:27:00Z" w:id="679">
            <w:trPr>
              <w:trHeight w:val="1740"/>
            </w:trPr>
          </w:trPrChange>
        </w:trPr>
        <w:tc>
          <w:tcPr>
            <w:tcW w:w="2700" w:type="dxa"/>
            <w:tcBorders>
              <w:top w:val="nil"/>
              <w:left w:val="single" w:color="auto" w:sz="8" w:space="0"/>
              <w:bottom w:val="single" w:color="auto" w:sz="4" w:space="0"/>
              <w:right w:val="single" w:color="auto" w:sz="4" w:space="0"/>
            </w:tcBorders>
            <w:vAlign w:val="bottom"/>
            <w:tcPrChange w:author="Akshay Raveendran" w:date="2025-07-21T00:27:00Z" w16du:dateUtc="2025-07-20T20:27:00Z" w:id="680">
              <w:tcPr>
                <w:tcW w:w="2700" w:type="dxa"/>
                <w:tcBorders>
                  <w:top w:val="nil"/>
                  <w:left w:val="single" w:color="auto" w:sz="8" w:space="0"/>
                  <w:bottom w:val="single" w:color="auto" w:sz="4" w:space="0"/>
                  <w:right w:val="single" w:color="auto" w:sz="4" w:space="0"/>
                </w:tcBorders>
                <w:vAlign w:val="bottom"/>
              </w:tcPr>
            </w:tcPrChange>
          </w:tcPr>
          <w:p w:rsidRPr="00302F0C" w:rsidR="00CE4603" w:rsidDel="00D70893" w:rsidRDefault="00CE4603" w14:paraId="59575CED" w14:textId="7EC00EE1">
            <w:pPr>
              <w:spacing w:after="0" w:line="240" w:lineRule="auto"/>
              <w:rPr>
                <w:del w:author="Akshay Raveendran" w:date="2025-07-21T00:27:00Z" w16du:dateUtc="2025-07-20T20:27:00Z" w:id="681"/>
                <w:rFonts w:ascii="Arial" w:hAnsi="Arial" w:eastAsia="Times New Roman" w:cs="Arial"/>
                <w:color w:val="000000"/>
                <w:sz w:val="22"/>
                <w:szCs w:val="22"/>
                <w:lang w:eastAsia="en-GB"/>
              </w:rPr>
            </w:pPr>
            <w:del w:author="Akshay Raveendran" w:date="2025-07-21T00:27:00Z" w16du:dateUtc="2025-07-20T20:27:00Z" w:id="682">
              <w:r w:rsidRPr="00302F0C" w:rsidDel="00D70893">
                <w:rPr>
                  <w:rFonts w:ascii="Arial" w:hAnsi="Arial" w:eastAsia="Times New Roman" w:cs="Arial"/>
                  <w:color w:val="000000"/>
                  <w:sz w:val="22"/>
                  <w:szCs w:val="22"/>
                  <w:lang w:eastAsia="en-GB"/>
                </w:rPr>
                <w:delText>If any technical clarification, requestor to raise the "Technical Compliance Form" and submit the same to Procurement Department for Vendor confirmation</w:delText>
              </w:r>
              <w:r w:rsidRPr="00302F0C" w:rsidDel="00D70893">
                <w:rPr>
                  <w:rFonts w:ascii="Arial" w:hAnsi="Arial" w:eastAsia="Times New Roman" w:cs="Arial"/>
                  <w:color w:val="FF0000"/>
                  <w:sz w:val="22"/>
                  <w:szCs w:val="22"/>
                  <w:lang w:eastAsia="en-GB"/>
                </w:rPr>
                <w:delText>*</w:delText>
              </w:r>
            </w:del>
          </w:p>
        </w:tc>
        <w:tc>
          <w:tcPr>
            <w:tcW w:w="3235" w:type="dxa"/>
            <w:tcBorders>
              <w:top w:val="nil"/>
              <w:left w:val="nil"/>
              <w:bottom w:val="single" w:color="auto" w:sz="4" w:space="0"/>
              <w:right w:val="single" w:color="auto" w:sz="4" w:space="0"/>
            </w:tcBorders>
            <w:vAlign w:val="bottom"/>
            <w:tcPrChange w:author="Akshay Raveendran" w:date="2025-07-21T00:27:00Z" w16du:dateUtc="2025-07-20T20:27:00Z" w:id="683">
              <w:tcPr>
                <w:tcW w:w="3235" w:type="dxa"/>
                <w:tcBorders>
                  <w:top w:val="nil"/>
                  <w:left w:val="nil"/>
                  <w:bottom w:val="single" w:color="auto" w:sz="4" w:space="0"/>
                  <w:right w:val="single" w:color="auto" w:sz="4" w:space="0"/>
                </w:tcBorders>
                <w:vAlign w:val="bottom"/>
              </w:tcPr>
            </w:tcPrChange>
          </w:tcPr>
          <w:p w:rsidRPr="00302F0C" w:rsidR="00CE4603" w:rsidDel="00D70893" w:rsidRDefault="00CE4603" w14:paraId="0794C90B" w14:textId="2907CCBE">
            <w:pPr>
              <w:spacing w:after="0" w:line="240" w:lineRule="auto"/>
              <w:rPr>
                <w:del w:author="Akshay Raveendran" w:date="2025-07-21T00:27:00Z" w16du:dateUtc="2025-07-20T20:27:00Z" w:id="684"/>
                <w:rFonts w:ascii="Arial" w:hAnsi="Arial" w:eastAsia="Times New Roman" w:cs="Arial"/>
                <w:color w:val="000000"/>
                <w:sz w:val="22"/>
                <w:szCs w:val="22"/>
                <w:lang w:eastAsia="en-GB"/>
              </w:rPr>
            </w:pPr>
            <w:del w:author="Akshay Raveendran" w:date="2025-07-21T00:27:00Z" w16du:dateUtc="2025-07-20T20:27:00Z" w:id="685">
              <w:r w:rsidRPr="00302F0C" w:rsidDel="00D70893">
                <w:rPr>
                  <w:rFonts w:ascii="Arial" w:hAnsi="Arial" w:eastAsia="Times New Roman" w:cs="Arial"/>
                  <w:color w:val="000000"/>
                  <w:sz w:val="22"/>
                  <w:szCs w:val="22"/>
                  <w:lang w:eastAsia="en-GB"/>
                </w:rPr>
                <w:delText> </w:delText>
              </w:r>
            </w:del>
          </w:p>
        </w:tc>
        <w:tc>
          <w:tcPr>
            <w:tcW w:w="3510" w:type="dxa"/>
            <w:tcBorders>
              <w:top w:val="nil"/>
              <w:left w:val="nil"/>
              <w:bottom w:val="single" w:color="auto" w:sz="4" w:space="0"/>
              <w:right w:val="single" w:color="auto" w:sz="8" w:space="0"/>
            </w:tcBorders>
            <w:vAlign w:val="bottom"/>
            <w:tcPrChange w:author="Akshay Raveendran" w:date="2025-07-21T00:27:00Z" w16du:dateUtc="2025-07-20T20:27:00Z" w:id="686">
              <w:tcPr>
                <w:tcW w:w="3510" w:type="dxa"/>
                <w:tcBorders>
                  <w:top w:val="nil"/>
                  <w:left w:val="nil"/>
                  <w:bottom w:val="single" w:color="auto" w:sz="4" w:space="0"/>
                  <w:right w:val="single" w:color="auto" w:sz="8" w:space="0"/>
                </w:tcBorders>
                <w:vAlign w:val="bottom"/>
              </w:tcPr>
            </w:tcPrChange>
          </w:tcPr>
          <w:p w:rsidRPr="00302F0C" w:rsidR="00CE4603" w:rsidDel="00D70893" w:rsidRDefault="00CE4603" w14:paraId="71F14F69" w14:textId="2B466A5E">
            <w:pPr>
              <w:spacing w:after="0" w:line="240" w:lineRule="auto"/>
              <w:rPr>
                <w:del w:author="Akshay Raveendran" w:date="2025-07-21T00:27:00Z" w16du:dateUtc="2025-07-20T20:27:00Z" w:id="687"/>
                <w:rFonts w:ascii="Arial" w:hAnsi="Arial" w:eastAsia="Times New Roman" w:cs="Arial"/>
                <w:color w:val="000000"/>
                <w:sz w:val="22"/>
                <w:szCs w:val="22"/>
                <w:lang w:eastAsia="en-GB"/>
              </w:rPr>
            </w:pPr>
            <w:del w:author="Akshay Raveendran" w:date="2025-07-21T00:27:00Z" w16du:dateUtc="2025-07-20T20:27:00Z" w:id="688">
              <w:r w:rsidRPr="00302F0C" w:rsidDel="00D70893">
                <w:rPr>
                  <w:rFonts w:ascii="Arial" w:hAnsi="Arial" w:eastAsia="Times New Roman" w:cs="Arial"/>
                  <w:color w:val="000000"/>
                  <w:sz w:val="22"/>
                  <w:szCs w:val="22"/>
                  <w:lang w:eastAsia="en-GB"/>
                </w:rPr>
                <w:delText> </w:delText>
              </w:r>
            </w:del>
          </w:p>
        </w:tc>
      </w:tr>
      <w:tr w:rsidRPr="00302F0C" w:rsidR="00CE4603" w:rsidDel="00D70893" w:rsidTr="00D70893" w14:paraId="35710F09" w14:textId="26393538">
        <w:trPr>
          <w:trHeight w:val="1750"/>
          <w:del w:author="Akshay Raveendran" w:date="2025-07-21T00:27:00Z" w:id="689"/>
          <w:trPrChange w:author="Akshay Raveendran" w:date="2025-07-21T00:27:00Z" w16du:dateUtc="2025-07-20T20:27:00Z" w:id="690">
            <w:trPr>
              <w:trHeight w:val="1750"/>
            </w:trPr>
          </w:trPrChange>
        </w:trPr>
        <w:tc>
          <w:tcPr>
            <w:tcW w:w="2700" w:type="dxa"/>
            <w:tcBorders>
              <w:top w:val="nil"/>
              <w:left w:val="single" w:color="auto" w:sz="8" w:space="0"/>
              <w:bottom w:val="single" w:color="auto" w:sz="8" w:space="0"/>
              <w:right w:val="single" w:color="auto" w:sz="4" w:space="0"/>
            </w:tcBorders>
            <w:vAlign w:val="bottom"/>
            <w:tcPrChange w:author="Akshay Raveendran" w:date="2025-07-21T00:27:00Z" w16du:dateUtc="2025-07-20T20:27:00Z" w:id="691">
              <w:tcPr>
                <w:tcW w:w="2700" w:type="dxa"/>
                <w:tcBorders>
                  <w:top w:val="nil"/>
                  <w:left w:val="single" w:color="auto" w:sz="8" w:space="0"/>
                  <w:bottom w:val="single" w:color="auto" w:sz="8" w:space="0"/>
                  <w:right w:val="single" w:color="auto" w:sz="4" w:space="0"/>
                </w:tcBorders>
                <w:vAlign w:val="bottom"/>
              </w:tcPr>
            </w:tcPrChange>
          </w:tcPr>
          <w:p w:rsidRPr="00302F0C" w:rsidR="00CE4603" w:rsidDel="00D70893" w:rsidRDefault="00CE4603" w14:paraId="4314EAEE" w14:textId="7F5CEFF3">
            <w:pPr>
              <w:spacing w:after="0" w:line="240" w:lineRule="auto"/>
              <w:rPr>
                <w:del w:author="Akshay Raveendran" w:date="2025-07-21T00:27:00Z" w16du:dateUtc="2025-07-20T20:27:00Z" w:id="692"/>
                <w:rFonts w:ascii="Arial" w:hAnsi="Arial" w:eastAsia="Times New Roman" w:cs="Arial"/>
                <w:color w:val="000000"/>
                <w:sz w:val="22"/>
                <w:szCs w:val="22"/>
                <w:lang w:eastAsia="en-GB"/>
              </w:rPr>
            </w:pPr>
            <w:del w:author="Akshay Raveendran" w:date="2025-07-21T00:27:00Z" w16du:dateUtc="2025-07-20T20:27:00Z" w:id="693">
              <w:r w:rsidRPr="00302F0C" w:rsidDel="00D70893">
                <w:rPr>
                  <w:rFonts w:ascii="Arial" w:hAnsi="Arial" w:eastAsia="Times New Roman" w:cs="Arial"/>
                  <w:color w:val="000000"/>
                  <w:sz w:val="22"/>
                  <w:szCs w:val="22"/>
                  <w:lang w:eastAsia="en-GB"/>
                </w:rPr>
                <w:delText>If there is no clarification and all vendors are technically qualified, then resubmit this doument along with the signature for our negotiation process and CC submission.</w:delText>
              </w:r>
              <w:r w:rsidRPr="00302F0C" w:rsidDel="00D70893">
                <w:rPr>
                  <w:rFonts w:ascii="Arial" w:hAnsi="Arial" w:eastAsia="Times New Roman" w:cs="Arial"/>
                  <w:color w:val="FF0000"/>
                  <w:sz w:val="22"/>
                  <w:szCs w:val="22"/>
                  <w:lang w:eastAsia="en-GB"/>
                </w:rPr>
                <w:delText xml:space="preserve"> *</w:delText>
              </w:r>
            </w:del>
          </w:p>
        </w:tc>
        <w:tc>
          <w:tcPr>
            <w:tcW w:w="3235" w:type="dxa"/>
            <w:tcBorders>
              <w:top w:val="nil"/>
              <w:left w:val="nil"/>
              <w:bottom w:val="single" w:color="auto" w:sz="8" w:space="0"/>
              <w:right w:val="single" w:color="auto" w:sz="4" w:space="0"/>
            </w:tcBorders>
            <w:vAlign w:val="bottom"/>
            <w:tcPrChange w:author="Akshay Raveendran" w:date="2025-07-21T00:27:00Z" w16du:dateUtc="2025-07-20T20:27:00Z" w:id="694">
              <w:tcPr>
                <w:tcW w:w="3235" w:type="dxa"/>
                <w:tcBorders>
                  <w:top w:val="nil"/>
                  <w:left w:val="nil"/>
                  <w:bottom w:val="single" w:color="auto" w:sz="8" w:space="0"/>
                  <w:right w:val="single" w:color="auto" w:sz="4" w:space="0"/>
                </w:tcBorders>
                <w:vAlign w:val="bottom"/>
              </w:tcPr>
            </w:tcPrChange>
          </w:tcPr>
          <w:p w:rsidRPr="00302F0C" w:rsidR="00CE4603" w:rsidDel="00D70893" w:rsidRDefault="00CE4603" w14:paraId="14858315" w14:textId="2B6E41C1">
            <w:pPr>
              <w:spacing w:after="0" w:line="240" w:lineRule="auto"/>
              <w:rPr>
                <w:del w:author="Akshay Raveendran" w:date="2025-07-21T00:27:00Z" w16du:dateUtc="2025-07-20T20:27:00Z" w:id="695"/>
                <w:rFonts w:ascii="Arial" w:hAnsi="Arial" w:eastAsia="Times New Roman" w:cs="Arial"/>
                <w:color w:val="000000"/>
                <w:sz w:val="22"/>
                <w:szCs w:val="22"/>
                <w:lang w:eastAsia="en-GB"/>
              </w:rPr>
            </w:pPr>
            <w:del w:author="Akshay Raveendran" w:date="2025-07-21T00:27:00Z" w16du:dateUtc="2025-07-20T20:27:00Z" w:id="696">
              <w:r w:rsidRPr="00302F0C" w:rsidDel="00D70893">
                <w:rPr>
                  <w:rFonts w:ascii="Arial" w:hAnsi="Arial" w:eastAsia="Times New Roman" w:cs="Arial"/>
                  <w:color w:val="000000"/>
                  <w:sz w:val="22"/>
                  <w:szCs w:val="22"/>
                  <w:lang w:eastAsia="en-GB"/>
                </w:rPr>
                <w:delText> </w:delText>
              </w:r>
            </w:del>
          </w:p>
        </w:tc>
        <w:tc>
          <w:tcPr>
            <w:tcW w:w="3510" w:type="dxa"/>
            <w:tcBorders>
              <w:top w:val="nil"/>
              <w:left w:val="nil"/>
              <w:bottom w:val="single" w:color="auto" w:sz="8" w:space="0"/>
              <w:right w:val="single" w:color="auto" w:sz="8" w:space="0"/>
            </w:tcBorders>
            <w:vAlign w:val="bottom"/>
            <w:tcPrChange w:author="Akshay Raveendran" w:date="2025-07-21T00:27:00Z" w16du:dateUtc="2025-07-20T20:27:00Z" w:id="697">
              <w:tcPr>
                <w:tcW w:w="3510" w:type="dxa"/>
                <w:tcBorders>
                  <w:top w:val="nil"/>
                  <w:left w:val="nil"/>
                  <w:bottom w:val="single" w:color="auto" w:sz="8" w:space="0"/>
                  <w:right w:val="single" w:color="auto" w:sz="8" w:space="0"/>
                </w:tcBorders>
                <w:vAlign w:val="bottom"/>
              </w:tcPr>
            </w:tcPrChange>
          </w:tcPr>
          <w:p w:rsidRPr="00302F0C" w:rsidR="00CE4603" w:rsidDel="00D70893" w:rsidRDefault="00CE4603" w14:paraId="61026F34" w14:textId="3FDD41FC">
            <w:pPr>
              <w:spacing w:after="0" w:line="240" w:lineRule="auto"/>
              <w:rPr>
                <w:del w:author="Akshay Raveendran" w:date="2025-07-21T00:27:00Z" w16du:dateUtc="2025-07-20T20:27:00Z" w:id="698"/>
                <w:rFonts w:ascii="Arial" w:hAnsi="Arial" w:eastAsia="Times New Roman" w:cs="Arial"/>
                <w:color w:val="000000"/>
                <w:sz w:val="22"/>
                <w:szCs w:val="22"/>
                <w:lang w:eastAsia="en-GB"/>
              </w:rPr>
            </w:pPr>
            <w:del w:author="Akshay Raveendran" w:date="2025-07-21T00:27:00Z" w16du:dateUtc="2025-07-20T20:27:00Z" w:id="699">
              <w:r w:rsidRPr="00302F0C" w:rsidDel="00D70893">
                <w:rPr>
                  <w:rFonts w:ascii="Arial" w:hAnsi="Arial" w:eastAsia="Times New Roman" w:cs="Arial"/>
                  <w:color w:val="000000"/>
                  <w:sz w:val="22"/>
                  <w:szCs w:val="22"/>
                  <w:lang w:eastAsia="en-GB"/>
                </w:rPr>
                <w:delText> </w:delText>
              </w:r>
            </w:del>
          </w:p>
        </w:tc>
      </w:tr>
    </w:tbl>
    <w:p w:rsidRPr="00302F0C" w:rsidR="00CE4603" w:rsidDel="00D70893" w:rsidP="00CE4603" w:rsidRDefault="00CE4603" w14:paraId="4D5A8A62" w14:textId="3B91F2A4">
      <w:pPr>
        <w:rPr>
          <w:del w:author="Akshay Raveendran" w:date="2025-07-21T00:27:00Z" w16du:dateUtc="2025-07-20T20:27:00Z" w:id="700"/>
          <w:rFonts w:ascii="Arial" w:hAnsi="Arial" w:cs="Arial"/>
        </w:rPr>
      </w:pPr>
    </w:p>
    <w:p w:rsidRPr="00302F0C" w:rsidR="00CE4603" w:rsidDel="00D70893" w:rsidP="00CE4603" w:rsidRDefault="00CE4603" w14:paraId="257BC1B2" w14:textId="1802229C">
      <w:pPr>
        <w:rPr>
          <w:del w:author="Akshay Raveendran" w:date="2025-07-21T00:27:00Z" w16du:dateUtc="2025-07-20T20:27:00Z" w:id="701"/>
          <w:rFonts w:ascii="Arial" w:hAnsi="Arial" w:cs="Arial"/>
        </w:rPr>
      </w:pPr>
      <w:del w:author="Akshay Raveendran" w:date="2025-07-21T00:27:00Z" w16du:dateUtc="2025-07-20T20:27:00Z" w:id="702">
        <w:r w:rsidRPr="00302F0C" w:rsidDel="00D70893">
          <w:rPr>
            <w:rFonts w:ascii="Arial" w:hAnsi="Arial" w:cs="Arial"/>
          </w:rPr>
          <w:delText>Notes:</w:delText>
        </w:r>
      </w:del>
    </w:p>
    <w:p w:rsidRPr="00302F0C" w:rsidR="00CE4603" w:rsidDel="00D70893" w:rsidP="00654EAE" w:rsidRDefault="00CE4603" w14:paraId="17C29951" w14:textId="1BFDE437">
      <w:pPr>
        <w:pStyle w:val="ListParagraph"/>
        <w:numPr>
          <w:ilvl w:val="0"/>
          <w:numId w:val="7"/>
        </w:numPr>
        <w:jc w:val="both"/>
        <w:rPr>
          <w:del w:author="Akshay Raveendran" w:date="2025-07-21T00:27:00Z" w16du:dateUtc="2025-07-20T20:27:00Z" w:id="703"/>
          <w:rFonts w:ascii="Arial" w:hAnsi="Arial" w:cs="Arial"/>
        </w:rPr>
      </w:pPr>
      <w:del w:author="Akshay Raveendran" w:date="2025-07-21T00:27:00Z" w16du:dateUtc="2025-07-20T20:27:00Z" w:id="704">
        <w:r w:rsidRPr="00302F0C" w:rsidDel="00D70893">
          <w:rPr>
            <w:rFonts w:ascii="Arial" w:hAnsi="Arial" w:cs="Arial"/>
          </w:rPr>
          <w:delText>Cost comparison creation form can be used to generate Cost comparison’s reports in digital and excel format</w:delText>
        </w:r>
      </w:del>
    </w:p>
    <w:p w:rsidRPr="00302F0C" w:rsidR="00CE4603" w:rsidDel="00D70893" w:rsidP="00654EAE" w:rsidRDefault="00CE4603" w14:paraId="1F806F20" w14:textId="445C301C">
      <w:pPr>
        <w:pStyle w:val="ListParagraph"/>
        <w:numPr>
          <w:ilvl w:val="0"/>
          <w:numId w:val="7"/>
        </w:numPr>
        <w:jc w:val="both"/>
        <w:rPr>
          <w:del w:author="Akshay Raveendran" w:date="2025-07-21T00:27:00Z" w16du:dateUtc="2025-07-20T20:27:00Z" w:id="705"/>
          <w:rFonts w:ascii="Arial" w:hAnsi="Arial" w:cs="Arial"/>
        </w:rPr>
      </w:pPr>
      <w:del w:author="Akshay Raveendran" w:date="2025-07-21T00:27:00Z" w16du:dateUtc="2025-07-20T20:27:00Z" w:id="706">
        <w:r w:rsidRPr="00302F0C" w:rsidDel="00D70893">
          <w:rPr>
            <w:rFonts w:ascii="Arial" w:hAnsi="Arial" w:cs="Arial"/>
          </w:rPr>
          <w:delText xml:space="preserve">Option to directly link existing </w:delText>
        </w:r>
        <w:r w:rsidRPr="00302F0C" w:rsidDel="00D70893" w:rsidR="00B35CE1">
          <w:rPr>
            <w:rFonts w:ascii="Arial" w:hAnsi="Arial" w:cs="Arial"/>
          </w:rPr>
          <w:delText>requests (</w:delText>
        </w:r>
        <w:r w:rsidRPr="00302F0C" w:rsidDel="00D70893">
          <w:rPr>
            <w:rFonts w:ascii="Arial" w:hAnsi="Arial" w:cs="Arial"/>
          </w:rPr>
          <w:delText>scrap sales, Insurance sourcing, External Hire</w:delText>
        </w:r>
        <w:r w:rsidRPr="00302F0C" w:rsidDel="00D70893" w:rsidR="00B35CE1">
          <w:rPr>
            <w:rFonts w:ascii="Arial" w:hAnsi="Arial" w:cs="Arial"/>
          </w:rPr>
          <w:delText xml:space="preserve"> Requests</w:delText>
        </w:r>
        <w:r w:rsidRPr="00302F0C" w:rsidDel="00D70893">
          <w:rPr>
            <w:rFonts w:ascii="Arial" w:hAnsi="Arial" w:cs="Arial"/>
          </w:rPr>
          <w:delText>, LTPA creation) coming into the portal directly on to a new CC creation form</w:delText>
        </w:r>
      </w:del>
    </w:p>
    <w:p w:rsidRPr="00302F0C" w:rsidR="0085471C" w:rsidDel="00480334" w:rsidP="0085471C" w:rsidRDefault="0085471C" w14:paraId="50849C49" w14:textId="04DF8E45">
      <w:pPr>
        <w:pStyle w:val="Heading2"/>
        <w:rPr>
          <w:del w:author="Akshay Raveendran" w:date="2025-07-21T08:51:00Z" w16du:dateUtc="2025-07-21T04:51:00Z" w:id="707"/>
          <w:rFonts w:ascii="Arial" w:hAnsi="Arial" w:eastAsia="Times New Roman" w:cs="Arial"/>
          <w:lang w:eastAsia="en-GB"/>
        </w:rPr>
      </w:pPr>
    </w:p>
    <w:p w:rsidRPr="00302F0C" w:rsidR="0085471C" w:rsidDel="00C36E4A" w:rsidP="0085471C" w:rsidRDefault="0085471C" w14:paraId="66AAF3B7" w14:textId="13447A17">
      <w:pPr>
        <w:pStyle w:val="Heading2"/>
        <w:rPr>
          <w:del w:author="Akshay Raveendran" w:date="2025-07-21T00:31:00Z" w16du:dateUtc="2025-07-20T20:31:00Z" w:id="708"/>
          <w:rFonts w:ascii="Arial" w:hAnsi="Arial" w:eastAsia="Times New Roman" w:cs="Arial"/>
          <w:lang w:eastAsia="en-GB"/>
        </w:rPr>
      </w:pPr>
      <w:del w:author="Akshay Raveendran" w:date="2025-07-21T00:31:00Z" w16du:dateUtc="2025-07-20T20:31:00Z" w:id="709">
        <w:r w:rsidRPr="00302F0C" w:rsidDel="00C36E4A">
          <w:rPr>
            <w:rFonts w:ascii="Arial" w:hAnsi="Arial" w:eastAsia="Times New Roman" w:cs="Arial"/>
            <w:lang w:eastAsia="en-GB"/>
          </w:rPr>
          <w:delText>Exceptional Approval Request Form (From PSSC)</w:delText>
        </w:r>
      </w:del>
    </w:p>
    <w:tbl>
      <w:tblPr>
        <w:tblpPr w:leftFromText="180" w:rightFromText="180" w:vertAnchor="text" w:horzAnchor="page" w:tblpX="1520" w:tblpY="339"/>
        <w:tblW w:w="9715" w:type="dxa"/>
        <w:tblLook w:val="04A0" w:firstRow="1" w:lastRow="0" w:firstColumn="1" w:lastColumn="0" w:noHBand="0" w:noVBand="1"/>
        <w:tblPrChange w:author="Akshay Raveendran" w:date="2025-07-21T00:29:00Z" w16du:dateUtc="2025-07-20T20:29:00Z" w:id="710">
          <w:tblPr>
            <w:tblpPr w:leftFromText="180" w:rightFromText="180" w:vertAnchor="text" w:horzAnchor="page" w:tblpX="1520" w:tblpY="339"/>
            <w:tblW w:w="8455" w:type="dxa"/>
            <w:tblLook w:val="04A0" w:firstRow="1" w:lastRow="0" w:firstColumn="1" w:lastColumn="0" w:noHBand="0" w:noVBand="1"/>
          </w:tblPr>
        </w:tblPrChange>
      </w:tblPr>
      <w:tblGrid>
        <w:gridCol w:w="2155"/>
        <w:gridCol w:w="2430"/>
        <w:gridCol w:w="5130"/>
        <w:tblGridChange w:id="711">
          <w:tblGrid>
            <w:gridCol w:w="2155"/>
            <w:gridCol w:w="2970"/>
            <w:gridCol w:w="3330"/>
            <w:gridCol w:w="1260"/>
          </w:tblGrid>
        </w:tblGridChange>
      </w:tblGrid>
      <w:tr w:rsidRPr="00302F0C" w:rsidR="0085471C" w:rsidDel="00C36E4A" w:rsidTr="00241004" w14:paraId="165E9F2E" w14:textId="45DDDD16">
        <w:trPr>
          <w:trHeight w:val="290"/>
          <w:del w:author="Akshay Raveendran" w:date="2025-07-21T00:31:00Z" w:id="712"/>
          <w:trPrChange w:author="Akshay Raveendran" w:date="2025-07-21T00:29:00Z" w16du:dateUtc="2025-07-20T20:29:00Z" w:id="713">
            <w:trPr>
              <w:gridAfter w:val="0"/>
              <w:trHeight w:val="290"/>
            </w:trPr>
          </w:trPrChange>
        </w:trPr>
        <w:tc>
          <w:tcPr>
            <w:tcW w:w="9715" w:type="dxa"/>
            <w:gridSpan w:val="3"/>
            <w:tcBorders>
              <w:top w:val="single" w:color="auto" w:sz="4" w:space="0"/>
              <w:left w:val="single" w:color="auto" w:sz="4" w:space="0"/>
              <w:bottom w:val="single" w:color="auto" w:sz="4" w:space="0"/>
              <w:right w:val="single" w:color="000000" w:sz="4" w:space="0"/>
            </w:tcBorders>
            <w:shd w:val="clear" w:color="000000" w:fill="B4C6E7"/>
            <w:vAlign w:val="bottom"/>
            <w:hideMark/>
            <w:tcPrChange w:author="Akshay Raveendran" w:date="2025-07-21T00:29:00Z" w16du:dateUtc="2025-07-20T20:29:00Z" w:id="714">
              <w:tcPr>
                <w:tcW w:w="8455" w:type="dxa"/>
                <w:gridSpan w:val="3"/>
                <w:tcBorders>
                  <w:top w:val="single" w:color="auto" w:sz="4" w:space="0"/>
                  <w:left w:val="single" w:color="auto" w:sz="4" w:space="0"/>
                  <w:bottom w:val="single" w:color="auto" w:sz="4" w:space="0"/>
                  <w:right w:val="single" w:color="000000" w:sz="4" w:space="0"/>
                </w:tcBorders>
                <w:shd w:val="clear" w:color="000000" w:fill="B4C6E7"/>
                <w:vAlign w:val="bottom"/>
                <w:hideMark/>
              </w:tcPr>
            </w:tcPrChange>
          </w:tcPr>
          <w:p w:rsidRPr="00302F0C" w:rsidR="0085471C" w:rsidDel="00C36E4A" w:rsidRDefault="0085471C" w14:paraId="4754AC31" w14:textId="0C52218D">
            <w:pPr>
              <w:spacing w:after="0" w:line="240" w:lineRule="auto"/>
              <w:jc w:val="center"/>
              <w:rPr>
                <w:del w:author="Akshay Raveendran" w:date="2025-07-21T00:31:00Z" w16du:dateUtc="2025-07-20T20:31:00Z" w:id="715"/>
                <w:rFonts w:ascii="Arial" w:hAnsi="Arial" w:eastAsia="Times New Roman" w:cs="Arial"/>
                <w:b/>
                <w:bCs/>
                <w:color w:val="000000"/>
                <w:sz w:val="22"/>
                <w:szCs w:val="22"/>
                <w:lang w:eastAsia="en-GB"/>
              </w:rPr>
            </w:pPr>
            <w:del w:author="Akshay Raveendran" w:date="2025-07-21T00:31:00Z" w16du:dateUtc="2025-07-20T20:31:00Z" w:id="716">
              <w:r w:rsidRPr="00302F0C" w:rsidDel="00C36E4A">
                <w:rPr>
                  <w:rFonts w:ascii="Arial" w:hAnsi="Arial" w:eastAsia="Times New Roman" w:cs="Arial"/>
                  <w:b/>
                  <w:bCs/>
                  <w:color w:val="000000"/>
                  <w:sz w:val="22"/>
                  <w:szCs w:val="22"/>
                  <w:lang w:eastAsia="en-GB"/>
                </w:rPr>
                <w:delText xml:space="preserve">Exceptional Approval Digital Form from BU/PSSC </w:delText>
              </w:r>
            </w:del>
          </w:p>
        </w:tc>
      </w:tr>
      <w:tr w:rsidRPr="00302F0C" w:rsidR="0085471C" w:rsidDel="00C36E4A" w:rsidTr="00241004" w14:paraId="62BAAF5F" w14:textId="5B44622C">
        <w:trPr>
          <w:trHeight w:val="580"/>
          <w:del w:author="Akshay Raveendran" w:date="2025-07-21T00:31:00Z" w:id="717"/>
          <w:trPrChange w:author="Akshay Raveendran" w:date="2025-07-21T00:29:00Z" w16du:dateUtc="2025-07-20T20:29:00Z" w:id="718">
            <w:trPr>
              <w:gridAfter w:val="0"/>
              <w:trHeight w:val="580"/>
            </w:trPr>
          </w:trPrChange>
        </w:trPr>
        <w:tc>
          <w:tcPr>
            <w:tcW w:w="2155" w:type="dxa"/>
            <w:tcBorders>
              <w:top w:val="nil"/>
              <w:left w:val="single" w:color="auto" w:sz="4" w:space="0"/>
              <w:bottom w:val="single" w:color="auto" w:sz="4" w:space="0"/>
              <w:right w:val="single" w:color="auto" w:sz="4" w:space="0"/>
            </w:tcBorders>
            <w:vAlign w:val="bottom"/>
            <w:hideMark/>
            <w:tcPrChange w:author="Akshay Raveendran" w:date="2025-07-21T00:29:00Z" w16du:dateUtc="2025-07-20T20:29:00Z" w:id="719">
              <w:tcPr>
                <w:tcW w:w="2155" w:type="dxa"/>
                <w:tcBorders>
                  <w:top w:val="nil"/>
                  <w:left w:val="single" w:color="auto" w:sz="4" w:space="0"/>
                  <w:bottom w:val="single" w:color="auto" w:sz="4" w:space="0"/>
                  <w:right w:val="single" w:color="auto" w:sz="4" w:space="0"/>
                </w:tcBorders>
                <w:vAlign w:val="bottom"/>
                <w:hideMark/>
              </w:tcPr>
            </w:tcPrChange>
          </w:tcPr>
          <w:p w:rsidRPr="00302F0C" w:rsidR="0085471C" w:rsidDel="00C36E4A" w:rsidRDefault="0085471C" w14:paraId="470D7736" w14:textId="2F2ECAFE">
            <w:pPr>
              <w:spacing w:after="0" w:line="240" w:lineRule="auto"/>
              <w:rPr>
                <w:del w:author="Akshay Raveendran" w:date="2025-07-21T00:31:00Z" w16du:dateUtc="2025-07-20T20:31:00Z" w:id="720"/>
                <w:rFonts w:ascii="Arial" w:hAnsi="Arial" w:eastAsia="Times New Roman" w:cs="Arial"/>
                <w:color w:val="000000"/>
                <w:sz w:val="22"/>
                <w:szCs w:val="22"/>
                <w:lang w:eastAsia="en-GB"/>
              </w:rPr>
            </w:pPr>
            <w:del w:author="Akshay Raveendran" w:date="2025-07-21T00:31:00Z" w16du:dateUtc="2025-07-20T20:31:00Z" w:id="721">
              <w:r w:rsidRPr="00302F0C" w:rsidDel="00C36E4A">
                <w:rPr>
                  <w:rFonts w:ascii="Arial" w:hAnsi="Arial" w:eastAsia="Times New Roman" w:cs="Arial"/>
                  <w:color w:val="000000"/>
                  <w:sz w:val="22"/>
                  <w:szCs w:val="22"/>
                  <w:lang w:eastAsia="en-GB"/>
                </w:rPr>
                <w:delText>Request Reference Number:</w:delText>
              </w:r>
              <w:r w:rsidRPr="00302F0C" w:rsidDel="00C36E4A">
                <w:rPr>
                  <w:rFonts w:ascii="Arial" w:hAnsi="Arial" w:eastAsia="Times New Roman" w:cs="Arial"/>
                  <w:color w:val="FF0000"/>
                  <w:sz w:val="22"/>
                  <w:szCs w:val="22"/>
                  <w:lang w:eastAsia="en-GB"/>
                </w:rPr>
                <w:delText xml:space="preserve"> *</w:delText>
              </w:r>
            </w:del>
          </w:p>
        </w:tc>
        <w:tc>
          <w:tcPr>
            <w:tcW w:w="2430" w:type="dxa"/>
            <w:tcBorders>
              <w:top w:val="nil"/>
              <w:left w:val="nil"/>
              <w:bottom w:val="single" w:color="auto" w:sz="4" w:space="0"/>
              <w:right w:val="single" w:color="auto" w:sz="4" w:space="0"/>
            </w:tcBorders>
            <w:vAlign w:val="bottom"/>
            <w:hideMark/>
            <w:tcPrChange w:author="Akshay Raveendran" w:date="2025-07-21T00:29:00Z" w16du:dateUtc="2025-07-20T20:29:00Z" w:id="722">
              <w:tcPr>
                <w:tcW w:w="297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6AA321BD" w14:textId="575EAF63">
            <w:pPr>
              <w:spacing w:after="0" w:line="240" w:lineRule="auto"/>
              <w:rPr>
                <w:del w:author="Akshay Raveendran" w:date="2025-07-21T00:31:00Z" w16du:dateUtc="2025-07-20T20:31:00Z" w:id="723"/>
                <w:rFonts w:ascii="Arial" w:hAnsi="Arial" w:eastAsia="Times New Roman" w:cs="Arial"/>
                <w:color w:val="000000"/>
                <w:sz w:val="22"/>
                <w:szCs w:val="22"/>
                <w:lang w:eastAsia="en-GB"/>
              </w:rPr>
            </w:pPr>
            <w:del w:author="Akshay Raveendran" w:date="2025-07-21T00:31:00Z" w16du:dateUtc="2025-07-20T20:31:00Z" w:id="724">
              <w:r w:rsidRPr="00302F0C" w:rsidDel="00C36E4A">
                <w:rPr>
                  <w:rFonts w:ascii="Arial" w:hAnsi="Arial" w:eastAsia="Times New Roman" w:cs="Arial"/>
                  <w:color w:val="000000"/>
                  <w:sz w:val="22"/>
                  <w:szCs w:val="22"/>
                  <w:lang w:eastAsia="en-GB"/>
                </w:rPr>
                <w:delText>Auto Generated</w:delText>
              </w:r>
            </w:del>
          </w:p>
        </w:tc>
        <w:tc>
          <w:tcPr>
            <w:tcW w:w="5130" w:type="dxa"/>
            <w:tcBorders>
              <w:top w:val="nil"/>
              <w:left w:val="nil"/>
              <w:bottom w:val="single" w:color="auto" w:sz="4" w:space="0"/>
              <w:right w:val="single" w:color="auto" w:sz="4" w:space="0"/>
            </w:tcBorders>
            <w:vAlign w:val="bottom"/>
            <w:hideMark/>
            <w:tcPrChange w:author="Akshay Raveendran" w:date="2025-07-21T00:29:00Z" w16du:dateUtc="2025-07-20T20:29:00Z" w:id="725">
              <w:tcPr>
                <w:tcW w:w="333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0F5248AC" w14:textId="254821C6">
            <w:pPr>
              <w:spacing w:after="0" w:line="240" w:lineRule="auto"/>
              <w:rPr>
                <w:del w:author="Akshay Raveendran" w:date="2025-07-21T00:31:00Z" w16du:dateUtc="2025-07-20T20:31:00Z" w:id="726"/>
                <w:rFonts w:ascii="Arial" w:hAnsi="Arial" w:eastAsia="Times New Roman" w:cs="Arial"/>
                <w:color w:val="000000"/>
                <w:sz w:val="22"/>
                <w:szCs w:val="22"/>
                <w:lang w:eastAsia="en-GB"/>
              </w:rPr>
            </w:pPr>
            <w:del w:author="Akshay Raveendran" w:date="2025-07-21T00:31:00Z" w16du:dateUtc="2025-07-20T20:31:00Z" w:id="727">
              <w:r w:rsidRPr="00302F0C" w:rsidDel="00C36E4A">
                <w:rPr>
                  <w:rFonts w:ascii="Arial" w:hAnsi="Arial" w:eastAsia="Times New Roman" w:cs="Arial"/>
                  <w:color w:val="000000"/>
                  <w:sz w:val="22"/>
                  <w:szCs w:val="22"/>
                  <w:lang w:eastAsia="en-GB"/>
                </w:rPr>
                <w:delText>System-generated unique ID (read-only)</w:delText>
              </w:r>
            </w:del>
          </w:p>
        </w:tc>
      </w:tr>
      <w:tr w:rsidRPr="00302F0C" w:rsidR="0085471C" w:rsidDel="00C36E4A" w:rsidTr="00241004" w14:paraId="3E131996" w14:textId="0E19C044">
        <w:trPr>
          <w:trHeight w:val="290"/>
          <w:del w:author="Akshay Raveendran" w:date="2025-07-21T00:31:00Z" w:id="728"/>
          <w:trPrChange w:author="Akshay Raveendran" w:date="2025-07-21T00:29:00Z" w16du:dateUtc="2025-07-20T20:29:00Z" w:id="729">
            <w:trPr>
              <w:gridAfter w:val="0"/>
              <w:trHeight w:val="290"/>
            </w:trPr>
          </w:trPrChange>
        </w:trPr>
        <w:tc>
          <w:tcPr>
            <w:tcW w:w="2155" w:type="dxa"/>
            <w:tcBorders>
              <w:top w:val="nil"/>
              <w:left w:val="single" w:color="auto" w:sz="4" w:space="0"/>
              <w:bottom w:val="single" w:color="auto" w:sz="4" w:space="0"/>
              <w:right w:val="single" w:color="auto" w:sz="4" w:space="0"/>
            </w:tcBorders>
            <w:vAlign w:val="bottom"/>
            <w:hideMark/>
            <w:tcPrChange w:author="Akshay Raveendran" w:date="2025-07-21T00:29:00Z" w16du:dateUtc="2025-07-20T20:29:00Z" w:id="730">
              <w:tcPr>
                <w:tcW w:w="2155" w:type="dxa"/>
                <w:tcBorders>
                  <w:top w:val="nil"/>
                  <w:left w:val="single" w:color="auto" w:sz="4" w:space="0"/>
                  <w:bottom w:val="single" w:color="auto" w:sz="4" w:space="0"/>
                  <w:right w:val="single" w:color="auto" w:sz="4" w:space="0"/>
                </w:tcBorders>
                <w:vAlign w:val="bottom"/>
                <w:hideMark/>
              </w:tcPr>
            </w:tcPrChange>
          </w:tcPr>
          <w:p w:rsidRPr="00302F0C" w:rsidR="0085471C" w:rsidDel="00C36E4A" w:rsidRDefault="0085471C" w14:paraId="2EE6B4E4" w14:textId="0E60693F">
            <w:pPr>
              <w:spacing w:after="0" w:line="240" w:lineRule="auto"/>
              <w:rPr>
                <w:del w:author="Akshay Raveendran" w:date="2025-07-21T00:31:00Z" w16du:dateUtc="2025-07-20T20:31:00Z" w:id="731"/>
                <w:rFonts w:ascii="Arial" w:hAnsi="Arial" w:eastAsia="Times New Roman" w:cs="Arial"/>
                <w:color w:val="000000"/>
                <w:sz w:val="22"/>
                <w:szCs w:val="22"/>
                <w:lang w:eastAsia="en-GB"/>
              </w:rPr>
            </w:pPr>
            <w:del w:author="Akshay Raveendran" w:date="2025-07-21T00:31:00Z" w16du:dateUtc="2025-07-20T20:31:00Z" w:id="732">
              <w:r w:rsidRPr="00302F0C" w:rsidDel="00C36E4A">
                <w:rPr>
                  <w:rFonts w:ascii="Arial" w:hAnsi="Arial" w:eastAsia="Times New Roman" w:cs="Arial"/>
                  <w:color w:val="000000"/>
                  <w:sz w:val="22"/>
                  <w:szCs w:val="22"/>
                  <w:lang w:eastAsia="en-GB"/>
                </w:rPr>
                <w:delText xml:space="preserve">Date: </w:delText>
              </w:r>
              <w:r w:rsidRPr="00302F0C" w:rsidDel="00C36E4A">
                <w:rPr>
                  <w:rFonts w:ascii="Arial" w:hAnsi="Arial" w:eastAsia="Times New Roman" w:cs="Arial"/>
                  <w:color w:val="FF0000"/>
                  <w:sz w:val="22"/>
                  <w:szCs w:val="22"/>
                  <w:lang w:eastAsia="en-GB"/>
                </w:rPr>
                <w:delText>*</w:delText>
              </w:r>
            </w:del>
          </w:p>
        </w:tc>
        <w:tc>
          <w:tcPr>
            <w:tcW w:w="2430" w:type="dxa"/>
            <w:tcBorders>
              <w:top w:val="nil"/>
              <w:left w:val="nil"/>
              <w:bottom w:val="single" w:color="auto" w:sz="4" w:space="0"/>
              <w:right w:val="single" w:color="auto" w:sz="4" w:space="0"/>
            </w:tcBorders>
            <w:vAlign w:val="bottom"/>
            <w:hideMark/>
            <w:tcPrChange w:author="Akshay Raveendran" w:date="2025-07-21T00:29:00Z" w16du:dateUtc="2025-07-20T20:29:00Z" w:id="733">
              <w:tcPr>
                <w:tcW w:w="297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63B65F73" w14:textId="0CF40116">
            <w:pPr>
              <w:spacing w:after="0" w:line="240" w:lineRule="auto"/>
              <w:rPr>
                <w:del w:author="Akshay Raveendran" w:date="2025-07-21T00:31:00Z" w16du:dateUtc="2025-07-20T20:31:00Z" w:id="734"/>
                <w:rFonts w:ascii="Arial" w:hAnsi="Arial" w:eastAsia="Times New Roman" w:cs="Arial"/>
                <w:color w:val="000000"/>
                <w:sz w:val="22"/>
                <w:szCs w:val="22"/>
                <w:lang w:eastAsia="en-GB"/>
              </w:rPr>
            </w:pPr>
            <w:del w:author="Akshay Raveendran" w:date="2025-07-21T00:31:00Z" w16du:dateUtc="2025-07-20T20:31:00Z" w:id="735">
              <w:r w:rsidRPr="00302F0C" w:rsidDel="00C36E4A">
                <w:rPr>
                  <w:rFonts w:ascii="Arial" w:hAnsi="Arial" w:eastAsia="Times New Roman" w:cs="Arial"/>
                  <w:color w:val="000000"/>
                  <w:sz w:val="22"/>
                  <w:szCs w:val="22"/>
                  <w:lang w:eastAsia="en-GB"/>
                </w:rPr>
                <w:delText>(Auto-filled Today's Date)</w:delText>
              </w:r>
            </w:del>
          </w:p>
        </w:tc>
        <w:tc>
          <w:tcPr>
            <w:tcW w:w="5130" w:type="dxa"/>
            <w:tcBorders>
              <w:top w:val="nil"/>
              <w:left w:val="nil"/>
              <w:bottom w:val="single" w:color="auto" w:sz="4" w:space="0"/>
              <w:right w:val="single" w:color="auto" w:sz="4" w:space="0"/>
            </w:tcBorders>
            <w:vAlign w:val="bottom"/>
            <w:hideMark/>
            <w:tcPrChange w:author="Akshay Raveendran" w:date="2025-07-21T00:29:00Z" w16du:dateUtc="2025-07-20T20:29:00Z" w:id="736">
              <w:tcPr>
                <w:tcW w:w="333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6678A9B3" w14:textId="5EC6DD04">
            <w:pPr>
              <w:spacing w:after="0" w:line="240" w:lineRule="auto"/>
              <w:rPr>
                <w:del w:author="Akshay Raveendran" w:date="2025-07-21T00:31:00Z" w16du:dateUtc="2025-07-20T20:31:00Z" w:id="737"/>
                <w:rFonts w:ascii="Arial" w:hAnsi="Arial" w:eastAsia="Times New Roman" w:cs="Arial"/>
                <w:color w:val="000000"/>
                <w:sz w:val="22"/>
                <w:szCs w:val="22"/>
                <w:lang w:eastAsia="en-GB"/>
              </w:rPr>
            </w:pPr>
            <w:del w:author="Akshay Raveendran" w:date="2025-07-21T00:31:00Z" w16du:dateUtc="2025-07-20T20:31:00Z" w:id="738">
              <w:r w:rsidRPr="00302F0C" w:rsidDel="00C36E4A">
                <w:rPr>
                  <w:rFonts w:ascii="Arial" w:hAnsi="Arial" w:eastAsia="Times New Roman" w:cs="Arial"/>
                  <w:color w:val="000000"/>
                  <w:sz w:val="22"/>
                  <w:szCs w:val="22"/>
                  <w:lang w:eastAsia="en-GB"/>
                </w:rPr>
                <w:delText> </w:delText>
              </w:r>
            </w:del>
          </w:p>
        </w:tc>
      </w:tr>
      <w:tr w:rsidRPr="00302F0C" w:rsidR="0085471C" w:rsidDel="00C36E4A" w:rsidTr="00241004" w14:paraId="1F8CDDF3" w14:textId="1A1623ED">
        <w:trPr>
          <w:trHeight w:val="870"/>
          <w:del w:author="Akshay Raveendran" w:date="2025-07-21T00:31:00Z" w:id="739"/>
          <w:trPrChange w:author="Akshay Raveendran" w:date="2025-07-21T00:29:00Z" w16du:dateUtc="2025-07-20T20:29:00Z" w:id="740">
            <w:trPr>
              <w:gridAfter w:val="0"/>
              <w:trHeight w:val="870"/>
            </w:trPr>
          </w:trPrChange>
        </w:trPr>
        <w:tc>
          <w:tcPr>
            <w:tcW w:w="2155" w:type="dxa"/>
            <w:tcBorders>
              <w:top w:val="nil"/>
              <w:left w:val="single" w:color="auto" w:sz="4" w:space="0"/>
              <w:bottom w:val="single" w:color="auto" w:sz="4" w:space="0"/>
              <w:right w:val="single" w:color="auto" w:sz="4" w:space="0"/>
            </w:tcBorders>
            <w:vAlign w:val="bottom"/>
            <w:hideMark/>
            <w:tcPrChange w:author="Akshay Raveendran" w:date="2025-07-21T00:29:00Z" w16du:dateUtc="2025-07-20T20:29:00Z" w:id="741">
              <w:tcPr>
                <w:tcW w:w="2155" w:type="dxa"/>
                <w:tcBorders>
                  <w:top w:val="nil"/>
                  <w:left w:val="single" w:color="auto" w:sz="4" w:space="0"/>
                  <w:bottom w:val="single" w:color="auto" w:sz="4" w:space="0"/>
                  <w:right w:val="single" w:color="auto" w:sz="4" w:space="0"/>
                </w:tcBorders>
                <w:vAlign w:val="bottom"/>
                <w:hideMark/>
              </w:tcPr>
            </w:tcPrChange>
          </w:tcPr>
          <w:p w:rsidRPr="00302F0C" w:rsidR="0085471C" w:rsidDel="00C36E4A" w:rsidRDefault="0085471C" w14:paraId="7DC955FF" w14:textId="1C661BD0">
            <w:pPr>
              <w:spacing w:after="0" w:line="240" w:lineRule="auto"/>
              <w:rPr>
                <w:del w:author="Akshay Raveendran" w:date="2025-07-21T00:31:00Z" w16du:dateUtc="2025-07-20T20:31:00Z" w:id="742"/>
                <w:rFonts w:ascii="Arial" w:hAnsi="Arial" w:eastAsia="Times New Roman" w:cs="Arial"/>
                <w:color w:val="000000"/>
                <w:sz w:val="22"/>
                <w:szCs w:val="22"/>
                <w:lang w:eastAsia="en-GB"/>
              </w:rPr>
            </w:pPr>
            <w:del w:author="Akshay Raveendran" w:date="2025-07-21T00:31:00Z" w16du:dateUtc="2025-07-20T20:31:00Z" w:id="743">
              <w:r w:rsidRPr="00302F0C" w:rsidDel="00C36E4A">
                <w:rPr>
                  <w:rFonts w:ascii="Arial" w:hAnsi="Arial" w:eastAsia="Times New Roman" w:cs="Arial"/>
                  <w:color w:val="000000"/>
                  <w:sz w:val="22"/>
                  <w:szCs w:val="22"/>
                  <w:lang w:eastAsia="en-GB"/>
                </w:rPr>
                <w:delText>Business Unit Name</w:delText>
              </w:r>
              <w:r w:rsidRPr="00302F0C" w:rsidDel="00C36E4A">
                <w:rPr>
                  <w:rFonts w:ascii="Arial" w:hAnsi="Arial" w:eastAsia="Times New Roman" w:cs="Arial"/>
                  <w:color w:val="FF0000"/>
                  <w:sz w:val="22"/>
                  <w:szCs w:val="22"/>
                  <w:lang w:eastAsia="en-GB"/>
                </w:rPr>
                <w:delText>*</w:delText>
              </w:r>
            </w:del>
          </w:p>
        </w:tc>
        <w:tc>
          <w:tcPr>
            <w:tcW w:w="2430" w:type="dxa"/>
            <w:tcBorders>
              <w:top w:val="nil"/>
              <w:left w:val="nil"/>
              <w:bottom w:val="single" w:color="auto" w:sz="4" w:space="0"/>
              <w:right w:val="single" w:color="auto" w:sz="4" w:space="0"/>
            </w:tcBorders>
            <w:vAlign w:val="bottom"/>
            <w:hideMark/>
            <w:tcPrChange w:author="Akshay Raveendran" w:date="2025-07-21T00:29:00Z" w16du:dateUtc="2025-07-20T20:29:00Z" w:id="744">
              <w:tcPr>
                <w:tcW w:w="297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2FF514EB" w14:textId="549C347B">
            <w:pPr>
              <w:spacing w:after="0" w:line="240" w:lineRule="auto"/>
              <w:rPr>
                <w:del w:author="Akshay Raveendran" w:date="2025-07-21T00:31:00Z" w16du:dateUtc="2025-07-20T20:31:00Z" w:id="745"/>
                <w:rFonts w:ascii="Arial" w:hAnsi="Arial" w:eastAsia="Times New Roman" w:cs="Arial"/>
                <w:color w:val="000000"/>
                <w:sz w:val="22"/>
                <w:szCs w:val="22"/>
                <w:lang w:eastAsia="en-GB"/>
              </w:rPr>
            </w:pPr>
            <w:del w:author="Akshay Raveendran" w:date="2025-07-21T00:31:00Z" w16du:dateUtc="2025-07-20T20:31:00Z" w:id="746">
              <w:r w:rsidRPr="00302F0C" w:rsidDel="00C36E4A">
                <w:rPr>
                  <w:rFonts w:ascii="Arial" w:hAnsi="Arial" w:eastAsia="Times New Roman" w:cs="Arial"/>
                  <w:color w:val="000000"/>
                  <w:sz w:val="22"/>
                  <w:szCs w:val="22"/>
                  <w:lang w:eastAsia="en-GB"/>
                </w:rPr>
                <w:delText xml:space="preserve">Dropdown  </w:delText>
              </w:r>
            </w:del>
          </w:p>
        </w:tc>
        <w:tc>
          <w:tcPr>
            <w:tcW w:w="5130" w:type="dxa"/>
            <w:tcBorders>
              <w:top w:val="nil"/>
              <w:left w:val="nil"/>
              <w:bottom w:val="single" w:color="auto" w:sz="4" w:space="0"/>
              <w:right w:val="single" w:color="auto" w:sz="4" w:space="0"/>
            </w:tcBorders>
            <w:vAlign w:val="bottom"/>
            <w:hideMark/>
            <w:tcPrChange w:author="Akshay Raveendran" w:date="2025-07-21T00:29:00Z" w16du:dateUtc="2025-07-20T20:29:00Z" w:id="747">
              <w:tcPr>
                <w:tcW w:w="333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683049D2" w14:textId="4776227E">
            <w:pPr>
              <w:spacing w:after="0" w:line="240" w:lineRule="auto"/>
              <w:rPr>
                <w:del w:author="Akshay Raveendran" w:date="2025-07-21T00:31:00Z" w16du:dateUtc="2025-07-20T20:31:00Z" w:id="748"/>
                <w:rFonts w:ascii="Arial" w:hAnsi="Arial" w:eastAsia="Times New Roman" w:cs="Arial"/>
                <w:color w:val="000000"/>
                <w:sz w:val="22"/>
                <w:szCs w:val="22"/>
                <w:lang w:eastAsia="en-GB"/>
              </w:rPr>
            </w:pPr>
            <w:del w:author="Akshay Raveendran" w:date="2025-07-21T00:31:00Z" w16du:dateUtc="2025-07-20T20:31:00Z" w:id="749">
              <w:r w:rsidRPr="00302F0C" w:rsidDel="00C36E4A">
                <w:rPr>
                  <w:rFonts w:ascii="Arial" w:hAnsi="Arial" w:eastAsia="Times New Roman" w:cs="Arial"/>
                  <w:color w:val="000000"/>
                  <w:sz w:val="22"/>
                  <w:szCs w:val="22"/>
                  <w:lang w:eastAsia="en-GB"/>
                </w:rPr>
                <w:delText xml:space="preserve">List of BUs/Departments (fetched from </w:delText>
              </w:r>
            </w:del>
            <w:del w:author="Akshay Raveendran" w:date="2025-07-21T00:28:00Z" w16du:dateUtc="2025-07-20T20:28:00Z" w:id="750">
              <w:r w:rsidRPr="00302F0C" w:rsidDel="007D4DCF">
                <w:rPr>
                  <w:rFonts w:ascii="Arial" w:hAnsi="Arial" w:eastAsia="Times New Roman" w:cs="Arial"/>
                  <w:color w:val="000000"/>
                  <w:sz w:val="22"/>
                  <w:szCs w:val="22"/>
                  <w:lang w:eastAsia="en-GB"/>
                </w:rPr>
                <w:delText>directory or SSO login)</w:delText>
              </w:r>
            </w:del>
          </w:p>
        </w:tc>
      </w:tr>
      <w:tr w:rsidRPr="00302F0C" w:rsidR="0085471C" w:rsidDel="00C36E4A" w:rsidTr="00241004" w14:paraId="74AAC64A" w14:textId="1A55B171">
        <w:trPr>
          <w:trHeight w:val="290"/>
          <w:del w:author="Akshay Raveendran" w:date="2025-07-21T00:31:00Z" w:id="751"/>
          <w:trPrChange w:author="Akshay Raveendran" w:date="2025-07-21T00:29:00Z" w16du:dateUtc="2025-07-20T20:29:00Z" w:id="752">
            <w:trPr>
              <w:gridAfter w:val="0"/>
              <w:trHeight w:val="290"/>
            </w:trPr>
          </w:trPrChange>
        </w:trPr>
        <w:tc>
          <w:tcPr>
            <w:tcW w:w="2155" w:type="dxa"/>
            <w:tcBorders>
              <w:top w:val="nil"/>
              <w:left w:val="single" w:color="auto" w:sz="4" w:space="0"/>
              <w:bottom w:val="single" w:color="auto" w:sz="4" w:space="0"/>
              <w:right w:val="single" w:color="auto" w:sz="4" w:space="0"/>
            </w:tcBorders>
            <w:vAlign w:val="bottom"/>
            <w:hideMark/>
            <w:tcPrChange w:author="Akshay Raveendran" w:date="2025-07-21T00:29:00Z" w16du:dateUtc="2025-07-20T20:29:00Z" w:id="753">
              <w:tcPr>
                <w:tcW w:w="2155" w:type="dxa"/>
                <w:tcBorders>
                  <w:top w:val="nil"/>
                  <w:left w:val="single" w:color="auto" w:sz="4" w:space="0"/>
                  <w:bottom w:val="single" w:color="auto" w:sz="4" w:space="0"/>
                  <w:right w:val="single" w:color="auto" w:sz="4" w:space="0"/>
                </w:tcBorders>
                <w:vAlign w:val="bottom"/>
                <w:hideMark/>
              </w:tcPr>
            </w:tcPrChange>
          </w:tcPr>
          <w:p w:rsidRPr="00302F0C" w:rsidR="0085471C" w:rsidDel="00C36E4A" w:rsidRDefault="0085471C" w14:paraId="7A2B72E3" w14:textId="3BD52665">
            <w:pPr>
              <w:spacing w:after="0" w:line="240" w:lineRule="auto"/>
              <w:rPr>
                <w:del w:author="Akshay Raveendran" w:date="2025-07-21T00:31:00Z" w16du:dateUtc="2025-07-20T20:31:00Z" w:id="754"/>
                <w:rFonts w:ascii="Arial" w:hAnsi="Arial" w:eastAsia="Times New Roman" w:cs="Arial"/>
                <w:color w:val="000000"/>
                <w:sz w:val="22"/>
                <w:szCs w:val="22"/>
                <w:lang w:eastAsia="en-GB"/>
              </w:rPr>
            </w:pPr>
            <w:del w:author="Akshay Raveendran" w:date="2025-07-21T00:31:00Z" w16du:dateUtc="2025-07-20T20:31:00Z" w:id="755">
              <w:r w:rsidRPr="00302F0C" w:rsidDel="00C36E4A">
                <w:rPr>
                  <w:rFonts w:ascii="Arial" w:hAnsi="Arial" w:eastAsia="Times New Roman" w:cs="Arial"/>
                  <w:color w:val="000000"/>
                  <w:sz w:val="22"/>
                  <w:szCs w:val="22"/>
                  <w:lang w:eastAsia="en-GB"/>
                </w:rPr>
                <w:delText>Brief Description of Purchase</w:delText>
              </w:r>
              <w:r w:rsidRPr="00302F0C" w:rsidDel="00C36E4A">
                <w:rPr>
                  <w:rFonts w:ascii="Arial" w:hAnsi="Arial" w:eastAsia="Times New Roman" w:cs="Arial"/>
                  <w:color w:val="FF0000"/>
                  <w:sz w:val="22"/>
                  <w:szCs w:val="22"/>
                  <w:lang w:eastAsia="en-GB"/>
                </w:rPr>
                <w:delText>*</w:delText>
              </w:r>
            </w:del>
          </w:p>
        </w:tc>
        <w:tc>
          <w:tcPr>
            <w:tcW w:w="2430" w:type="dxa"/>
            <w:tcBorders>
              <w:top w:val="nil"/>
              <w:left w:val="nil"/>
              <w:bottom w:val="single" w:color="auto" w:sz="4" w:space="0"/>
              <w:right w:val="single" w:color="auto" w:sz="4" w:space="0"/>
            </w:tcBorders>
            <w:vAlign w:val="bottom"/>
            <w:hideMark/>
            <w:tcPrChange w:author="Akshay Raveendran" w:date="2025-07-21T00:29:00Z" w16du:dateUtc="2025-07-20T20:29:00Z" w:id="756">
              <w:tcPr>
                <w:tcW w:w="297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6FE376D5" w14:textId="4DAF2E7B">
            <w:pPr>
              <w:spacing w:after="0" w:line="240" w:lineRule="auto"/>
              <w:rPr>
                <w:del w:author="Akshay Raveendran" w:date="2025-07-21T00:31:00Z" w16du:dateUtc="2025-07-20T20:31:00Z" w:id="757"/>
                <w:rFonts w:ascii="Arial" w:hAnsi="Arial" w:eastAsia="Times New Roman" w:cs="Arial"/>
                <w:color w:val="000000"/>
                <w:sz w:val="22"/>
                <w:szCs w:val="22"/>
                <w:lang w:eastAsia="en-GB"/>
              </w:rPr>
            </w:pPr>
            <w:del w:author="Akshay Raveendran" w:date="2025-07-21T00:31:00Z" w16du:dateUtc="2025-07-20T20:31:00Z" w:id="758">
              <w:r w:rsidRPr="00302F0C" w:rsidDel="00C36E4A">
                <w:rPr>
                  <w:rFonts w:ascii="Arial" w:hAnsi="Arial" w:eastAsia="Times New Roman" w:cs="Arial"/>
                  <w:color w:val="000000"/>
                  <w:sz w:val="22"/>
                  <w:szCs w:val="22"/>
                  <w:lang w:eastAsia="en-GB"/>
                </w:rPr>
                <w:delText>Alphanumeric field</w:delText>
              </w:r>
            </w:del>
          </w:p>
        </w:tc>
        <w:tc>
          <w:tcPr>
            <w:tcW w:w="5130" w:type="dxa"/>
            <w:tcBorders>
              <w:top w:val="nil"/>
              <w:left w:val="nil"/>
              <w:bottom w:val="single" w:color="auto" w:sz="4" w:space="0"/>
              <w:right w:val="single" w:color="auto" w:sz="4" w:space="0"/>
            </w:tcBorders>
            <w:vAlign w:val="bottom"/>
            <w:hideMark/>
            <w:tcPrChange w:author="Akshay Raveendran" w:date="2025-07-21T00:29:00Z" w16du:dateUtc="2025-07-20T20:29:00Z" w:id="759">
              <w:tcPr>
                <w:tcW w:w="333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0452B9B3" w14:textId="42A04A78">
            <w:pPr>
              <w:spacing w:after="0" w:line="240" w:lineRule="auto"/>
              <w:rPr>
                <w:del w:author="Akshay Raveendran" w:date="2025-07-21T00:31:00Z" w16du:dateUtc="2025-07-20T20:31:00Z" w:id="760"/>
                <w:rFonts w:ascii="Arial" w:hAnsi="Arial" w:eastAsia="Times New Roman" w:cs="Arial"/>
                <w:color w:val="000000"/>
                <w:sz w:val="22"/>
                <w:szCs w:val="22"/>
                <w:lang w:eastAsia="en-GB"/>
              </w:rPr>
            </w:pPr>
            <w:del w:author="Akshay Raveendran" w:date="2025-07-21T00:31:00Z" w16du:dateUtc="2025-07-20T20:31:00Z" w:id="761">
              <w:r w:rsidRPr="00302F0C" w:rsidDel="00C36E4A">
                <w:rPr>
                  <w:rFonts w:ascii="Arial" w:hAnsi="Arial" w:eastAsia="Times New Roman" w:cs="Arial"/>
                  <w:color w:val="000000"/>
                  <w:sz w:val="22"/>
                  <w:szCs w:val="22"/>
                  <w:lang w:eastAsia="en-GB"/>
                </w:rPr>
                <w:delText> </w:delText>
              </w:r>
            </w:del>
          </w:p>
        </w:tc>
      </w:tr>
      <w:tr w:rsidRPr="00302F0C" w:rsidR="0085471C" w:rsidDel="00C36E4A" w:rsidTr="00241004" w14:paraId="70CE4314" w14:textId="6A4AD946">
        <w:trPr>
          <w:trHeight w:val="290"/>
          <w:del w:author="Akshay Raveendran" w:date="2025-07-21T00:31:00Z" w:id="762"/>
          <w:trPrChange w:author="Akshay Raveendran" w:date="2025-07-21T00:29:00Z" w16du:dateUtc="2025-07-20T20:29:00Z" w:id="763">
            <w:trPr>
              <w:gridAfter w:val="0"/>
              <w:trHeight w:val="290"/>
            </w:trPr>
          </w:trPrChange>
        </w:trPr>
        <w:tc>
          <w:tcPr>
            <w:tcW w:w="2155" w:type="dxa"/>
            <w:tcBorders>
              <w:top w:val="nil"/>
              <w:left w:val="single" w:color="auto" w:sz="4" w:space="0"/>
              <w:bottom w:val="single" w:color="auto" w:sz="4" w:space="0"/>
              <w:right w:val="single" w:color="auto" w:sz="4" w:space="0"/>
            </w:tcBorders>
            <w:vAlign w:val="bottom"/>
            <w:hideMark/>
            <w:tcPrChange w:author="Akshay Raveendran" w:date="2025-07-21T00:29:00Z" w16du:dateUtc="2025-07-20T20:29:00Z" w:id="764">
              <w:tcPr>
                <w:tcW w:w="2155" w:type="dxa"/>
                <w:tcBorders>
                  <w:top w:val="nil"/>
                  <w:left w:val="single" w:color="auto" w:sz="4" w:space="0"/>
                  <w:bottom w:val="single" w:color="auto" w:sz="4" w:space="0"/>
                  <w:right w:val="single" w:color="auto" w:sz="4" w:space="0"/>
                </w:tcBorders>
                <w:vAlign w:val="bottom"/>
                <w:hideMark/>
              </w:tcPr>
            </w:tcPrChange>
          </w:tcPr>
          <w:p w:rsidRPr="00302F0C" w:rsidR="0085471C" w:rsidDel="00C36E4A" w:rsidRDefault="0085471C" w14:paraId="568602E9" w14:textId="2DCC788C">
            <w:pPr>
              <w:spacing w:after="0" w:line="240" w:lineRule="auto"/>
              <w:rPr>
                <w:del w:author="Akshay Raveendran" w:date="2025-07-21T00:31:00Z" w16du:dateUtc="2025-07-20T20:31:00Z" w:id="765"/>
                <w:rFonts w:ascii="Arial" w:hAnsi="Arial" w:eastAsia="Times New Roman" w:cs="Arial"/>
                <w:color w:val="000000"/>
                <w:sz w:val="22"/>
                <w:szCs w:val="22"/>
                <w:lang w:eastAsia="en-GB"/>
              </w:rPr>
            </w:pPr>
            <w:del w:author="Akshay Raveendran" w:date="2025-07-21T00:31:00Z" w16du:dateUtc="2025-07-20T20:31:00Z" w:id="766">
              <w:r w:rsidRPr="00302F0C" w:rsidDel="00C36E4A">
                <w:rPr>
                  <w:rFonts w:ascii="Arial" w:hAnsi="Arial" w:eastAsia="Times New Roman" w:cs="Arial"/>
                  <w:color w:val="000000"/>
                  <w:sz w:val="22"/>
                  <w:szCs w:val="22"/>
                  <w:lang w:eastAsia="en-GB"/>
                </w:rPr>
                <w:delText>Selected Supplier Name</w:delText>
              </w:r>
              <w:r w:rsidRPr="00302F0C" w:rsidDel="00C36E4A">
                <w:rPr>
                  <w:rFonts w:ascii="Arial" w:hAnsi="Arial" w:eastAsia="Times New Roman" w:cs="Arial"/>
                  <w:color w:val="FF0000"/>
                  <w:sz w:val="22"/>
                  <w:szCs w:val="22"/>
                  <w:lang w:eastAsia="en-GB"/>
                </w:rPr>
                <w:delText>*</w:delText>
              </w:r>
            </w:del>
          </w:p>
        </w:tc>
        <w:tc>
          <w:tcPr>
            <w:tcW w:w="2430" w:type="dxa"/>
            <w:tcBorders>
              <w:top w:val="nil"/>
              <w:left w:val="nil"/>
              <w:bottom w:val="single" w:color="auto" w:sz="4" w:space="0"/>
              <w:right w:val="single" w:color="auto" w:sz="4" w:space="0"/>
            </w:tcBorders>
            <w:vAlign w:val="bottom"/>
            <w:hideMark/>
            <w:tcPrChange w:author="Akshay Raveendran" w:date="2025-07-21T00:29:00Z" w16du:dateUtc="2025-07-20T20:29:00Z" w:id="767">
              <w:tcPr>
                <w:tcW w:w="297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6E2A9290" w14:textId="6DE96240">
            <w:pPr>
              <w:spacing w:after="0" w:line="240" w:lineRule="auto"/>
              <w:rPr>
                <w:del w:author="Akshay Raveendran" w:date="2025-07-21T00:31:00Z" w16du:dateUtc="2025-07-20T20:31:00Z" w:id="768"/>
                <w:rFonts w:ascii="Arial" w:hAnsi="Arial" w:eastAsia="Times New Roman" w:cs="Arial"/>
                <w:color w:val="000000"/>
                <w:sz w:val="22"/>
                <w:szCs w:val="22"/>
                <w:lang w:eastAsia="en-GB"/>
              </w:rPr>
            </w:pPr>
            <w:del w:author="Akshay Raveendran" w:date="2025-07-21T00:31:00Z" w16du:dateUtc="2025-07-20T20:31:00Z" w:id="769">
              <w:r w:rsidRPr="00302F0C" w:rsidDel="00C36E4A">
                <w:rPr>
                  <w:rFonts w:ascii="Arial" w:hAnsi="Arial" w:eastAsia="Times New Roman" w:cs="Arial"/>
                  <w:color w:val="000000"/>
                  <w:sz w:val="22"/>
                  <w:szCs w:val="22"/>
                  <w:lang w:eastAsia="en-GB"/>
                </w:rPr>
                <w:delText>Alphanumeric field</w:delText>
              </w:r>
            </w:del>
          </w:p>
        </w:tc>
        <w:tc>
          <w:tcPr>
            <w:tcW w:w="5130" w:type="dxa"/>
            <w:tcBorders>
              <w:top w:val="nil"/>
              <w:left w:val="nil"/>
              <w:bottom w:val="single" w:color="auto" w:sz="4" w:space="0"/>
              <w:right w:val="single" w:color="auto" w:sz="4" w:space="0"/>
            </w:tcBorders>
            <w:vAlign w:val="bottom"/>
            <w:hideMark/>
            <w:tcPrChange w:author="Akshay Raveendran" w:date="2025-07-21T00:29:00Z" w16du:dateUtc="2025-07-20T20:29:00Z" w:id="770">
              <w:tcPr>
                <w:tcW w:w="333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72458A0F" w14:textId="002D70BE">
            <w:pPr>
              <w:spacing w:after="0" w:line="240" w:lineRule="auto"/>
              <w:rPr>
                <w:del w:author="Akshay Raveendran" w:date="2025-07-21T00:31:00Z" w16du:dateUtc="2025-07-20T20:31:00Z" w:id="771"/>
                <w:rFonts w:ascii="Arial" w:hAnsi="Arial" w:eastAsia="Times New Roman" w:cs="Arial"/>
                <w:color w:val="000000"/>
                <w:sz w:val="22"/>
                <w:szCs w:val="22"/>
                <w:lang w:eastAsia="en-GB"/>
              </w:rPr>
            </w:pPr>
            <w:del w:author="Akshay Raveendran" w:date="2025-07-21T00:31:00Z" w16du:dateUtc="2025-07-20T20:31:00Z" w:id="772">
              <w:r w:rsidRPr="00302F0C" w:rsidDel="00C36E4A">
                <w:rPr>
                  <w:rFonts w:ascii="Arial" w:hAnsi="Arial" w:eastAsia="Times New Roman" w:cs="Arial"/>
                  <w:color w:val="000000"/>
                  <w:sz w:val="22"/>
                  <w:szCs w:val="22"/>
                  <w:lang w:eastAsia="en-GB"/>
                </w:rPr>
                <w:delText> </w:delText>
              </w:r>
            </w:del>
          </w:p>
        </w:tc>
      </w:tr>
      <w:tr w:rsidRPr="00302F0C" w:rsidR="0085471C" w:rsidDel="00C36E4A" w:rsidTr="00241004" w14:paraId="53B7B494" w14:textId="3AEFD107">
        <w:trPr>
          <w:trHeight w:val="403"/>
          <w:del w:author="Akshay Raveendran" w:date="2025-07-21T00:31:00Z" w:id="773"/>
          <w:trPrChange w:author="Akshay Raveendran" w:date="2025-07-21T00:29:00Z" w16du:dateUtc="2025-07-20T20:29:00Z" w:id="774">
            <w:trPr>
              <w:gridAfter w:val="0"/>
              <w:trHeight w:val="403"/>
            </w:trPr>
          </w:trPrChange>
        </w:trPr>
        <w:tc>
          <w:tcPr>
            <w:tcW w:w="2155" w:type="dxa"/>
            <w:tcBorders>
              <w:top w:val="nil"/>
              <w:left w:val="single" w:color="auto" w:sz="4" w:space="0"/>
              <w:bottom w:val="single" w:color="auto" w:sz="4" w:space="0"/>
              <w:right w:val="single" w:color="auto" w:sz="4" w:space="0"/>
            </w:tcBorders>
            <w:vAlign w:val="bottom"/>
            <w:tcPrChange w:author="Akshay Raveendran" w:date="2025-07-21T00:29:00Z" w16du:dateUtc="2025-07-20T20:29:00Z" w:id="775">
              <w:tcPr>
                <w:tcW w:w="2155" w:type="dxa"/>
                <w:tcBorders>
                  <w:top w:val="nil"/>
                  <w:left w:val="single" w:color="auto" w:sz="4" w:space="0"/>
                  <w:bottom w:val="single" w:color="auto" w:sz="4" w:space="0"/>
                  <w:right w:val="single" w:color="auto" w:sz="4" w:space="0"/>
                </w:tcBorders>
                <w:vAlign w:val="bottom"/>
              </w:tcPr>
            </w:tcPrChange>
          </w:tcPr>
          <w:p w:rsidRPr="00302F0C" w:rsidR="0085471C" w:rsidDel="00C36E4A" w:rsidRDefault="0085471C" w14:paraId="33F04A2E" w14:textId="0D127277">
            <w:pPr>
              <w:spacing w:after="0" w:line="240" w:lineRule="auto"/>
              <w:rPr>
                <w:del w:author="Akshay Raveendran" w:date="2025-07-21T00:31:00Z" w16du:dateUtc="2025-07-20T20:31:00Z" w:id="776"/>
                <w:rFonts w:ascii="Arial" w:hAnsi="Arial" w:eastAsia="Times New Roman" w:cs="Arial"/>
                <w:color w:val="000000"/>
                <w:sz w:val="22"/>
                <w:szCs w:val="22"/>
                <w:lang w:eastAsia="en-GB"/>
              </w:rPr>
            </w:pPr>
            <w:del w:author="Akshay Raveendran" w:date="2025-07-21T00:31:00Z" w16du:dateUtc="2025-07-20T20:31:00Z" w:id="777">
              <w:r w:rsidRPr="00302F0C" w:rsidDel="00C36E4A">
                <w:rPr>
                  <w:rFonts w:ascii="Arial" w:hAnsi="Arial" w:eastAsia="Times New Roman" w:cs="Arial"/>
                  <w:color w:val="000000"/>
                  <w:sz w:val="22"/>
                  <w:szCs w:val="22"/>
                  <w:lang w:eastAsia="en-GB"/>
                </w:rPr>
                <w:delText>PR Number</w:delText>
              </w:r>
            </w:del>
          </w:p>
        </w:tc>
        <w:tc>
          <w:tcPr>
            <w:tcW w:w="2430" w:type="dxa"/>
            <w:tcBorders>
              <w:top w:val="nil"/>
              <w:left w:val="nil"/>
              <w:bottom w:val="single" w:color="auto" w:sz="4" w:space="0"/>
              <w:right w:val="single" w:color="auto" w:sz="4" w:space="0"/>
            </w:tcBorders>
            <w:vAlign w:val="bottom"/>
            <w:tcPrChange w:author="Akshay Raveendran" w:date="2025-07-21T00:29:00Z" w16du:dateUtc="2025-07-20T20:29:00Z" w:id="778">
              <w:tcPr>
                <w:tcW w:w="2970" w:type="dxa"/>
                <w:tcBorders>
                  <w:top w:val="nil"/>
                  <w:left w:val="nil"/>
                  <w:bottom w:val="single" w:color="auto" w:sz="4" w:space="0"/>
                  <w:right w:val="single" w:color="auto" w:sz="4" w:space="0"/>
                </w:tcBorders>
                <w:vAlign w:val="bottom"/>
              </w:tcPr>
            </w:tcPrChange>
          </w:tcPr>
          <w:p w:rsidRPr="00302F0C" w:rsidR="0085471C" w:rsidDel="00C36E4A" w:rsidRDefault="00E35D42" w14:paraId="245AA08D" w14:textId="6DF51156">
            <w:pPr>
              <w:spacing w:after="0" w:line="240" w:lineRule="auto"/>
              <w:rPr>
                <w:del w:author="Akshay Raveendran" w:date="2025-07-21T00:31:00Z" w16du:dateUtc="2025-07-20T20:31:00Z" w:id="779"/>
                <w:rFonts w:ascii="Arial" w:hAnsi="Arial" w:eastAsia="Times New Roman" w:cs="Arial"/>
                <w:color w:val="000000"/>
                <w:sz w:val="22"/>
                <w:szCs w:val="22"/>
                <w:lang w:eastAsia="en-GB"/>
              </w:rPr>
            </w:pPr>
            <w:del w:author="Akshay Raveendran" w:date="2025-07-21T00:31:00Z" w16du:dateUtc="2025-07-20T20:31:00Z" w:id="780">
              <w:r w:rsidRPr="00302F0C" w:rsidDel="00C36E4A">
                <w:rPr>
                  <w:rFonts w:ascii="Arial" w:hAnsi="Arial" w:eastAsia="Times New Roman" w:cs="Arial"/>
                  <w:color w:val="000000"/>
                  <w:sz w:val="22"/>
                  <w:szCs w:val="22"/>
                  <w:lang w:eastAsia="en-GB"/>
                </w:rPr>
                <w:delText>Alphanumeric field</w:delText>
              </w:r>
            </w:del>
          </w:p>
        </w:tc>
        <w:tc>
          <w:tcPr>
            <w:tcW w:w="5130" w:type="dxa"/>
            <w:tcBorders>
              <w:top w:val="nil"/>
              <w:left w:val="nil"/>
              <w:bottom w:val="single" w:color="auto" w:sz="4" w:space="0"/>
              <w:right w:val="single" w:color="auto" w:sz="4" w:space="0"/>
            </w:tcBorders>
            <w:vAlign w:val="bottom"/>
            <w:tcPrChange w:author="Akshay Raveendran" w:date="2025-07-21T00:29:00Z" w16du:dateUtc="2025-07-20T20:29:00Z" w:id="781">
              <w:tcPr>
                <w:tcW w:w="3330" w:type="dxa"/>
                <w:tcBorders>
                  <w:top w:val="nil"/>
                  <w:left w:val="nil"/>
                  <w:bottom w:val="single" w:color="auto" w:sz="4" w:space="0"/>
                  <w:right w:val="single" w:color="auto" w:sz="4" w:space="0"/>
                </w:tcBorders>
                <w:vAlign w:val="bottom"/>
              </w:tcPr>
            </w:tcPrChange>
          </w:tcPr>
          <w:p w:rsidRPr="00302F0C" w:rsidR="0085471C" w:rsidDel="00C36E4A" w:rsidRDefault="0085471C" w14:paraId="43CE12E5" w14:textId="6DA70175">
            <w:pPr>
              <w:spacing w:after="0" w:line="240" w:lineRule="auto"/>
              <w:rPr>
                <w:del w:author="Akshay Raveendran" w:date="2025-07-21T00:31:00Z" w16du:dateUtc="2025-07-20T20:31:00Z" w:id="782"/>
                <w:rFonts w:ascii="Arial" w:hAnsi="Arial" w:eastAsia="Times New Roman" w:cs="Arial"/>
                <w:color w:val="000000"/>
                <w:sz w:val="22"/>
                <w:szCs w:val="22"/>
                <w:lang w:eastAsia="en-GB"/>
              </w:rPr>
            </w:pPr>
          </w:p>
        </w:tc>
      </w:tr>
      <w:tr w:rsidRPr="00302F0C" w:rsidR="0085471C" w:rsidDel="00C36E4A" w:rsidTr="00241004" w14:paraId="20604604" w14:textId="00F39F34">
        <w:trPr>
          <w:trHeight w:val="403"/>
          <w:del w:author="Akshay Raveendran" w:date="2025-07-21T00:31:00Z" w:id="783"/>
          <w:trPrChange w:author="Akshay Raveendran" w:date="2025-07-21T00:29:00Z" w16du:dateUtc="2025-07-20T20:29:00Z" w:id="784">
            <w:trPr>
              <w:gridAfter w:val="0"/>
              <w:trHeight w:val="403"/>
            </w:trPr>
          </w:trPrChange>
        </w:trPr>
        <w:tc>
          <w:tcPr>
            <w:tcW w:w="2155" w:type="dxa"/>
            <w:tcBorders>
              <w:top w:val="nil"/>
              <w:left w:val="single" w:color="auto" w:sz="4" w:space="0"/>
              <w:bottom w:val="single" w:color="auto" w:sz="4" w:space="0"/>
              <w:right w:val="single" w:color="auto" w:sz="4" w:space="0"/>
            </w:tcBorders>
            <w:vAlign w:val="bottom"/>
            <w:tcPrChange w:author="Akshay Raveendran" w:date="2025-07-21T00:29:00Z" w16du:dateUtc="2025-07-20T20:29:00Z" w:id="785">
              <w:tcPr>
                <w:tcW w:w="2155" w:type="dxa"/>
                <w:tcBorders>
                  <w:top w:val="nil"/>
                  <w:left w:val="single" w:color="auto" w:sz="4" w:space="0"/>
                  <w:bottom w:val="single" w:color="auto" w:sz="4" w:space="0"/>
                  <w:right w:val="single" w:color="auto" w:sz="4" w:space="0"/>
                </w:tcBorders>
                <w:vAlign w:val="bottom"/>
              </w:tcPr>
            </w:tcPrChange>
          </w:tcPr>
          <w:p w:rsidRPr="00302F0C" w:rsidR="0085471C" w:rsidDel="00C36E4A" w:rsidRDefault="0085471C" w14:paraId="4997865B" w14:textId="3FEA3F09">
            <w:pPr>
              <w:spacing w:after="0" w:line="240" w:lineRule="auto"/>
              <w:rPr>
                <w:del w:author="Akshay Raveendran" w:date="2025-07-21T00:31:00Z" w16du:dateUtc="2025-07-20T20:31:00Z" w:id="786"/>
                <w:rFonts w:ascii="Arial" w:hAnsi="Arial" w:eastAsia="Times New Roman" w:cs="Arial"/>
                <w:color w:val="000000"/>
                <w:sz w:val="22"/>
                <w:szCs w:val="22"/>
                <w:lang w:eastAsia="en-GB"/>
              </w:rPr>
            </w:pPr>
            <w:del w:author="Akshay Raveendran" w:date="2025-07-21T00:31:00Z" w16du:dateUtc="2025-07-20T20:31:00Z" w:id="787">
              <w:r w:rsidRPr="00302F0C" w:rsidDel="00C36E4A">
                <w:rPr>
                  <w:rFonts w:ascii="Arial" w:hAnsi="Arial" w:eastAsia="Times New Roman" w:cs="Arial"/>
                  <w:color w:val="000000"/>
                  <w:sz w:val="22"/>
                  <w:szCs w:val="22"/>
                  <w:lang w:eastAsia="en-GB"/>
                </w:rPr>
                <w:delText>PO Number</w:delText>
              </w:r>
            </w:del>
          </w:p>
        </w:tc>
        <w:tc>
          <w:tcPr>
            <w:tcW w:w="2430" w:type="dxa"/>
            <w:tcBorders>
              <w:top w:val="nil"/>
              <w:left w:val="nil"/>
              <w:bottom w:val="single" w:color="auto" w:sz="4" w:space="0"/>
              <w:right w:val="single" w:color="auto" w:sz="4" w:space="0"/>
            </w:tcBorders>
            <w:vAlign w:val="bottom"/>
            <w:tcPrChange w:author="Akshay Raveendran" w:date="2025-07-21T00:29:00Z" w16du:dateUtc="2025-07-20T20:29:00Z" w:id="788">
              <w:tcPr>
                <w:tcW w:w="2970" w:type="dxa"/>
                <w:tcBorders>
                  <w:top w:val="nil"/>
                  <w:left w:val="nil"/>
                  <w:bottom w:val="single" w:color="auto" w:sz="4" w:space="0"/>
                  <w:right w:val="single" w:color="auto" w:sz="4" w:space="0"/>
                </w:tcBorders>
                <w:vAlign w:val="bottom"/>
              </w:tcPr>
            </w:tcPrChange>
          </w:tcPr>
          <w:p w:rsidRPr="00302F0C" w:rsidR="0085471C" w:rsidDel="00C36E4A" w:rsidRDefault="00E35D42" w14:paraId="550A1CCF" w14:textId="2A9EC8D4">
            <w:pPr>
              <w:spacing w:after="0" w:line="240" w:lineRule="auto"/>
              <w:rPr>
                <w:del w:author="Akshay Raveendran" w:date="2025-07-21T00:31:00Z" w16du:dateUtc="2025-07-20T20:31:00Z" w:id="789"/>
                <w:rFonts w:ascii="Arial" w:hAnsi="Arial" w:eastAsia="Times New Roman" w:cs="Arial"/>
                <w:color w:val="000000"/>
                <w:sz w:val="22"/>
                <w:szCs w:val="22"/>
                <w:lang w:eastAsia="en-GB"/>
              </w:rPr>
            </w:pPr>
            <w:del w:author="Akshay Raveendran" w:date="2025-07-21T00:31:00Z" w16du:dateUtc="2025-07-20T20:31:00Z" w:id="790">
              <w:r w:rsidRPr="00302F0C" w:rsidDel="00C36E4A">
                <w:rPr>
                  <w:rFonts w:ascii="Arial" w:hAnsi="Arial" w:eastAsia="Times New Roman" w:cs="Arial"/>
                  <w:color w:val="000000"/>
                  <w:sz w:val="22"/>
                  <w:szCs w:val="22"/>
                  <w:lang w:eastAsia="en-GB"/>
                </w:rPr>
                <w:delText>Alphanumeric field</w:delText>
              </w:r>
            </w:del>
          </w:p>
        </w:tc>
        <w:tc>
          <w:tcPr>
            <w:tcW w:w="5130" w:type="dxa"/>
            <w:tcBorders>
              <w:top w:val="nil"/>
              <w:left w:val="nil"/>
              <w:bottom w:val="single" w:color="auto" w:sz="4" w:space="0"/>
              <w:right w:val="single" w:color="auto" w:sz="4" w:space="0"/>
            </w:tcBorders>
            <w:vAlign w:val="bottom"/>
            <w:tcPrChange w:author="Akshay Raveendran" w:date="2025-07-21T00:29:00Z" w16du:dateUtc="2025-07-20T20:29:00Z" w:id="791">
              <w:tcPr>
                <w:tcW w:w="3330" w:type="dxa"/>
                <w:tcBorders>
                  <w:top w:val="nil"/>
                  <w:left w:val="nil"/>
                  <w:bottom w:val="single" w:color="auto" w:sz="4" w:space="0"/>
                  <w:right w:val="single" w:color="auto" w:sz="4" w:space="0"/>
                </w:tcBorders>
                <w:vAlign w:val="bottom"/>
              </w:tcPr>
            </w:tcPrChange>
          </w:tcPr>
          <w:p w:rsidRPr="00302F0C" w:rsidR="0085471C" w:rsidDel="00C36E4A" w:rsidRDefault="0085471C" w14:paraId="0000238B" w14:textId="288B3EC4">
            <w:pPr>
              <w:spacing w:after="0" w:line="240" w:lineRule="auto"/>
              <w:rPr>
                <w:del w:author="Akshay Raveendran" w:date="2025-07-21T00:31:00Z" w16du:dateUtc="2025-07-20T20:31:00Z" w:id="792"/>
                <w:rFonts w:ascii="Arial" w:hAnsi="Arial" w:eastAsia="Times New Roman" w:cs="Arial"/>
                <w:color w:val="000000"/>
                <w:sz w:val="22"/>
                <w:szCs w:val="22"/>
                <w:lang w:eastAsia="en-GB"/>
              </w:rPr>
            </w:pPr>
          </w:p>
        </w:tc>
      </w:tr>
      <w:tr w:rsidRPr="00302F0C" w:rsidR="0085471C" w:rsidDel="00C36E4A" w:rsidTr="00241004" w14:paraId="2D89178D" w14:textId="4BA6E389">
        <w:trPr>
          <w:trHeight w:val="403"/>
          <w:del w:author="Akshay Raveendran" w:date="2025-07-21T00:31:00Z" w:id="793"/>
          <w:trPrChange w:author="Akshay Raveendran" w:date="2025-07-21T00:29:00Z" w16du:dateUtc="2025-07-20T20:29:00Z" w:id="794">
            <w:trPr>
              <w:gridAfter w:val="0"/>
              <w:trHeight w:val="403"/>
            </w:trPr>
          </w:trPrChange>
        </w:trPr>
        <w:tc>
          <w:tcPr>
            <w:tcW w:w="2155" w:type="dxa"/>
            <w:tcBorders>
              <w:top w:val="nil"/>
              <w:left w:val="single" w:color="auto" w:sz="4" w:space="0"/>
              <w:bottom w:val="single" w:color="auto" w:sz="4" w:space="0"/>
              <w:right w:val="single" w:color="auto" w:sz="4" w:space="0"/>
            </w:tcBorders>
            <w:vAlign w:val="bottom"/>
            <w:hideMark/>
            <w:tcPrChange w:author="Akshay Raveendran" w:date="2025-07-21T00:29:00Z" w16du:dateUtc="2025-07-20T20:29:00Z" w:id="795">
              <w:tcPr>
                <w:tcW w:w="2155" w:type="dxa"/>
                <w:tcBorders>
                  <w:top w:val="nil"/>
                  <w:left w:val="single" w:color="auto" w:sz="4" w:space="0"/>
                  <w:bottom w:val="single" w:color="auto" w:sz="4" w:space="0"/>
                  <w:right w:val="single" w:color="auto" w:sz="4" w:space="0"/>
                </w:tcBorders>
                <w:vAlign w:val="bottom"/>
                <w:hideMark/>
              </w:tcPr>
            </w:tcPrChange>
          </w:tcPr>
          <w:p w:rsidRPr="00302F0C" w:rsidR="0085471C" w:rsidDel="00C36E4A" w:rsidRDefault="0085471C" w14:paraId="286ADBFA" w14:textId="48907424">
            <w:pPr>
              <w:spacing w:after="0" w:line="240" w:lineRule="auto"/>
              <w:rPr>
                <w:del w:author="Akshay Raveendran" w:date="2025-07-21T00:31:00Z" w16du:dateUtc="2025-07-20T20:31:00Z" w:id="796"/>
                <w:rFonts w:ascii="Arial" w:hAnsi="Arial" w:eastAsia="Times New Roman" w:cs="Arial"/>
                <w:color w:val="EE0000"/>
                <w:sz w:val="22"/>
                <w:szCs w:val="22"/>
                <w:lang w:eastAsia="en-GB"/>
              </w:rPr>
            </w:pPr>
            <w:del w:author="Akshay Raveendran" w:date="2025-07-21T00:31:00Z" w16du:dateUtc="2025-07-20T20:31:00Z" w:id="797">
              <w:r w:rsidRPr="00302F0C" w:rsidDel="00C36E4A">
                <w:rPr>
                  <w:rFonts w:ascii="Arial" w:hAnsi="Arial" w:eastAsia="Times New Roman" w:cs="Arial"/>
                  <w:color w:val="000000"/>
                  <w:sz w:val="22"/>
                  <w:szCs w:val="22"/>
                  <w:lang w:eastAsia="en-GB"/>
                </w:rPr>
                <w:delText>Reason for Approval Request</w:delText>
              </w:r>
              <w:r w:rsidRPr="00302F0C" w:rsidDel="00C36E4A">
                <w:rPr>
                  <w:rFonts w:ascii="Arial" w:hAnsi="Arial" w:eastAsia="Times New Roman" w:cs="Arial"/>
                  <w:color w:val="EE0000"/>
                  <w:sz w:val="22"/>
                  <w:szCs w:val="22"/>
                  <w:lang w:eastAsia="en-GB"/>
                </w:rPr>
                <w:delText>*</w:delText>
              </w:r>
            </w:del>
          </w:p>
        </w:tc>
        <w:tc>
          <w:tcPr>
            <w:tcW w:w="2430" w:type="dxa"/>
            <w:tcBorders>
              <w:top w:val="nil"/>
              <w:left w:val="nil"/>
              <w:bottom w:val="single" w:color="auto" w:sz="4" w:space="0"/>
              <w:right w:val="single" w:color="auto" w:sz="4" w:space="0"/>
            </w:tcBorders>
            <w:vAlign w:val="bottom"/>
            <w:hideMark/>
            <w:tcPrChange w:author="Akshay Raveendran" w:date="2025-07-21T00:29:00Z" w16du:dateUtc="2025-07-20T20:29:00Z" w:id="798">
              <w:tcPr>
                <w:tcW w:w="297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2685C2E4" w14:textId="513EC11A">
            <w:pPr>
              <w:spacing w:after="0" w:line="240" w:lineRule="auto"/>
              <w:rPr>
                <w:del w:author="Akshay Raveendran" w:date="2025-07-21T00:31:00Z" w16du:dateUtc="2025-07-20T20:31:00Z" w:id="799"/>
                <w:rFonts w:ascii="Arial" w:hAnsi="Arial" w:eastAsia="Times New Roman" w:cs="Arial"/>
                <w:color w:val="000000"/>
                <w:sz w:val="22"/>
                <w:szCs w:val="22"/>
                <w:lang w:eastAsia="en-GB"/>
              </w:rPr>
            </w:pPr>
            <w:del w:author="Akshay Raveendran" w:date="2025-07-21T00:31:00Z" w16du:dateUtc="2025-07-20T20:31:00Z" w:id="800">
              <w:r w:rsidRPr="00302F0C" w:rsidDel="00C36E4A">
                <w:rPr>
                  <w:rFonts w:ascii="Arial" w:hAnsi="Arial" w:eastAsia="Times New Roman" w:cs="Arial"/>
                  <w:color w:val="000000"/>
                  <w:sz w:val="22"/>
                  <w:szCs w:val="22"/>
                  <w:lang w:eastAsia="en-GB"/>
                </w:rPr>
                <w:delText>Dropdown</w:delText>
              </w:r>
              <w:r w:rsidRPr="00302F0C" w:rsidDel="00C36E4A">
                <w:rPr>
                  <w:rFonts w:ascii="Arial" w:hAnsi="Arial" w:eastAsia="Times New Roman" w:cs="Arial"/>
                  <w:color w:val="000000"/>
                  <w:sz w:val="22"/>
                  <w:szCs w:val="22"/>
                  <w:lang w:eastAsia="en-GB"/>
                </w:rPr>
                <w:br/>
              </w:r>
            </w:del>
          </w:p>
        </w:tc>
        <w:tc>
          <w:tcPr>
            <w:tcW w:w="5130" w:type="dxa"/>
            <w:tcBorders>
              <w:top w:val="nil"/>
              <w:left w:val="nil"/>
              <w:bottom w:val="single" w:color="auto" w:sz="4" w:space="0"/>
              <w:right w:val="single" w:color="auto" w:sz="4" w:space="0"/>
            </w:tcBorders>
            <w:vAlign w:val="bottom"/>
            <w:hideMark/>
            <w:tcPrChange w:author="Akshay Raveendran" w:date="2025-07-21T00:29:00Z" w16du:dateUtc="2025-07-20T20:29:00Z" w:id="801">
              <w:tcPr>
                <w:tcW w:w="333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749259BA" w14:textId="5C7D3D56">
            <w:pPr>
              <w:spacing w:after="0" w:line="240" w:lineRule="auto"/>
              <w:rPr>
                <w:del w:author="Akshay Raveendran" w:date="2025-07-21T00:31:00Z" w16du:dateUtc="2025-07-20T20:31:00Z" w:id="802"/>
                <w:rFonts w:ascii="Arial" w:hAnsi="Arial" w:eastAsia="Times New Roman" w:cs="Arial"/>
                <w:color w:val="000000"/>
                <w:sz w:val="22"/>
                <w:szCs w:val="22"/>
                <w:lang w:eastAsia="en-GB"/>
              </w:rPr>
            </w:pPr>
          </w:p>
        </w:tc>
      </w:tr>
      <w:tr w:rsidRPr="00302F0C" w:rsidR="0085471C" w:rsidDel="00C36E4A" w:rsidTr="00241004" w14:paraId="779844A3" w14:textId="7F0C90BD">
        <w:trPr>
          <w:trHeight w:val="290"/>
          <w:del w:author="Akshay Raveendran" w:date="2025-07-21T00:31:00Z" w:id="803"/>
          <w:trPrChange w:author="Akshay Raveendran" w:date="2025-07-21T00:29:00Z" w16du:dateUtc="2025-07-20T20:29:00Z" w:id="804">
            <w:trPr>
              <w:gridAfter w:val="0"/>
              <w:trHeight w:val="290"/>
            </w:trPr>
          </w:trPrChange>
        </w:trPr>
        <w:tc>
          <w:tcPr>
            <w:tcW w:w="2155" w:type="dxa"/>
            <w:tcBorders>
              <w:top w:val="nil"/>
              <w:left w:val="single" w:color="auto" w:sz="4" w:space="0"/>
              <w:bottom w:val="single" w:color="auto" w:sz="4" w:space="0"/>
              <w:right w:val="single" w:color="auto" w:sz="4" w:space="0"/>
            </w:tcBorders>
            <w:vAlign w:val="bottom"/>
            <w:hideMark/>
            <w:tcPrChange w:author="Akshay Raveendran" w:date="2025-07-21T00:29:00Z" w16du:dateUtc="2025-07-20T20:29:00Z" w:id="805">
              <w:tcPr>
                <w:tcW w:w="2155" w:type="dxa"/>
                <w:tcBorders>
                  <w:top w:val="nil"/>
                  <w:left w:val="single" w:color="auto" w:sz="4" w:space="0"/>
                  <w:bottom w:val="single" w:color="auto" w:sz="4" w:space="0"/>
                  <w:right w:val="single" w:color="auto" w:sz="4" w:space="0"/>
                </w:tcBorders>
                <w:vAlign w:val="bottom"/>
                <w:hideMark/>
              </w:tcPr>
            </w:tcPrChange>
          </w:tcPr>
          <w:p w:rsidRPr="00302F0C" w:rsidR="0085471C" w:rsidDel="00C36E4A" w:rsidRDefault="0085471C" w14:paraId="7F59541C" w14:textId="610DA414">
            <w:pPr>
              <w:spacing w:after="0" w:line="240" w:lineRule="auto"/>
              <w:rPr>
                <w:del w:author="Akshay Raveendran" w:date="2025-07-21T00:31:00Z" w16du:dateUtc="2025-07-20T20:31:00Z" w:id="806"/>
                <w:rFonts w:ascii="Arial" w:hAnsi="Arial" w:eastAsia="Times New Roman" w:cs="Arial"/>
                <w:color w:val="000000"/>
                <w:sz w:val="22"/>
                <w:szCs w:val="22"/>
                <w:lang w:eastAsia="en-GB"/>
              </w:rPr>
            </w:pPr>
            <w:del w:author="Akshay Raveendran" w:date="2025-07-21T00:31:00Z" w16du:dateUtc="2025-07-20T20:31:00Z" w:id="807">
              <w:r w:rsidRPr="00302F0C" w:rsidDel="00C36E4A">
                <w:rPr>
                  <w:rFonts w:ascii="Arial" w:hAnsi="Arial" w:eastAsia="Times New Roman" w:cs="Arial"/>
                  <w:color w:val="000000"/>
                  <w:sz w:val="22"/>
                  <w:szCs w:val="22"/>
                  <w:lang w:eastAsia="en-GB"/>
                </w:rPr>
                <w:delText>Reason Description</w:delText>
              </w:r>
            </w:del>
          </w:p>
        </w:tc>
        <w:tc>
          <w:tcPr>
            <w:tcW w:w="2430" w:type="dxa"/>
            <w:tcBorders>
              <w:top w:val="nil"/>
              <w:left w:val="nil"/>
              <w:bottom w:val="single" w:color="auto" w:sz="4" w:space="0"/>
              <w:right w:val="single" w:color="auto" w:sz="4" w:space="0"/>
            </w:tcBorders>
            <w:vAlign w:val="bottom"/>
            <w:hideMark/>
            <w:tcPrChange w:author="Akshay Raveendran" w:date="2025-07-21T00:29:00Z" w16du:dateUtc="2025-07-20T20:29:00Z" w:id="808">
              <w:tcPr>
                <w:tcW w:w="297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20FCB8D9" w14:textId="6DEBFE4B">
            <w:pPr>
              <w:spacing w:after="0" w:line="240" w:lineRule="auto"/>
              <w:rPr>
                <w:del w:author="Akshay Raveendran" w:date="2025-07-21T00:31:00Z" w16du:dateUtc="2025-07-20T20:31:00Z" w:id="809"/>
                <w:rFonts w:ascii="Arial" w:hAnsi="Arial" w:eastAsia="Times New Roman" w:cs="Arial"/>
                <w:color w:val="000000"/>
                <w:sz w:val="22"/>
                <w:szCs w:val="22"/>
                <w:lang w:eastAsia="en-GB"/>
              </w:rPr>
            </w:pPr>
            <w:del w:author="Akshay Raveendran" w:date="2025-07-21T00:31:00Z" w16du:dateUtc="2025-07-20T20:31:00Z" w:id="810">
              <w:r w:rsidRPr="00302F0C" w:rsidDel="00C36E4A">
                <w:rPr>
                  <w:rFonts w:ascii="Arial" w:hAnsi="Arial" w:eastAsia="Times New Roman" w:cs="Arial"/>
                  <w:color w:val="000000"/>
                  <w:sz w:val="22"/>
                  <w:szCs w:val="22"/>
                  <w:lang w:eastAsia="en-GB"/>
                </w:rPr>
                <w:delText>Alphanumeric field</w:delText>
              </w:r>
            </w:del>
          </w:p>
        </w:tc>
        <w:tc>
          <w:tcPr>
            <w:tcW w:w="5130" w:type="dxa"/>
            <w:tcBorders>
              <w:top w:val="nil"/>
              <w:left w:val="nil"/>
              <w:bottom w:val="single" w:color="auto" w:sz="4" w:space="0"/>
              <w:right w:val="single" w:color="auto" w:sz="4" w:space="0"/>
            </w:tcBorders>
            <w:vAlign w:val="bottom"/>
            <w:hideMark/>
            <w:tcPrChange w:author="Akshay Raveendran" w:date="2025-07-21T00:29:00Z" w16du:dateUtc="2025-07-20T20:29:00Z" w:id="811">
              <w:tcPr>
                <w:tcW w:w="333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1A4C2E48" w14:textId="16380B0C">
            <w:pPr>
              <w:spacing w:after="0" w:line="240" w:lineRule="auto"/>
              <w:rPr>
                <w:del w:author="Akshay Raveendran" w:date="2025-07-21T00:31:00Z" w16du:dateUtc="2025-07-20T20:31:00Z" w:id="812"/>
                <w:rFonts w:ascii="Arial" w:hAnsi="Arial" w:eastAsia="Times New Roman" w:cs="Arial"/>
                <w:color w:val="000000"/>
                <w:sz w:val="22"/>
                <w:szCs w:val="22"/>
                <w:lang w:eastAsia="en-GB"/>
              </w:rPr>
            </w:pPr>
            <w:del w:author="Akshay Raveendran" w:date="2025-07-21T00:31:00Z" w16du:dateUtc="2025-07-20T20:31:00Z" w:id="813">
              <w:r w:rsidRPr="00302F0C" w:rsidDel="00C36E4A">
                <w:rPr>
                  <w:rFonts w:ascii="Arial" w:hAnsi="Arial" w:eastAsia="Times New Roman" w:cs="Arial"/>
                  <w:color w:val="000000"/>
                  <w:sz w:val="22"/>
                  <w:szCs w:val="22"/>
                  <w:lang w:eastAsia="en-GB"/>
                </w:rPr>
                <w:delText>Word limit: 2500 words</w:delText>
              </w:r>
            </w:del>
          </w:p>
        </w:tc>
      </w:tr>
      <w:tr w:rsidRPr="00302F0C" w:rsidR="0085471C" w:rsidDel="00C36E4A" w:rsidTr="00241004" w14:paraId="4482069C" w14:textId="1C2062D9">
        <w:trPr>
          <w:trHeight w:val="290"/>
          <w:del w:author="Akshay Raveendran" w:date="2025-07-21T00:31:00Z" w:id="814"/>
          <w:trPrChange w:author="Akshay Raveendran" w:date="2025-07-21T00:29:00Z" w16du:dateUtc="2025-07-20T20:29:00Z" w:id="815">
            <w:trPr>
              <w:gridAfter w:val="0"/>
              <w:trHeight w:val="290"/>
            </w:trPr>
          </w:trPrChange>
        </w:trPr>
        <w:tc>
          <w:tcPr>
            <w:tcW w:w="2155" w:type="dxa"/>
            <w:tcBorders>
              <w:top w:val="nil"/>
              <w:left w:val="single" w:color="auto" w:sz="4" w:space="0"/>
              <w:bottom w:val="single" w:color="auto" w:sz="4" w:space="0"/>
              <w:right w:val="single" w:color="auto" w:sz="4" w:space="0"/>
            </w:tcBorders>
            <w:vAlign w:val="bottom"/>
            <w:hideMark/>
            <w:tcPrChange w:author="Akshay Raveendran" w:date="2025-07-21T00:29:00Z" w16du:dateUtc="2025-07-20T20:29:00Z" w:id="816">
              <w:tcPr>
                <w:tcW w:w="2155" w:type="dxa"/>
                <w:tcBorders>
                  <w:top w:val="nil"/>
                  <w:left w:val="single" w:color="auto" w:sz="4" w:space="0"/>
                  <w:bottom w:val="single" w:color="auto" w:sz="4" w:space="0"/>
                  <w:right w:val="single" w:color="auto" w:sz="4" w:space="0"/>
                </w:tcBorders>
                <w:vAlign w:val="bottom"/>
                <w:hideMark/>
              </w:tcPr>
            </w:tcPrChange>
          </w:tcPr>
          <w:p w:rsidRPr="00302F0C" w:rsidR="0085471C" w:rsidDel="00C36E4A" w:rsidRDefault="0085471C" w14:paraId="278E222B" w14:textId="3B26A61D">
            <w:pPr>
              <w:spacing w:after="0" w:line="240" w:lineRule="auto"/>
              <w:rPr>
                <w:del w:author="Akshay Raveendran" w:date="2025-07-21T00:31:00Z" w16du:dateUtc="2025-07-20T20:31:00Z" w:id="817"/>
                <w:rFonts w:ascii="Arial" w:hAnsi="Arial" w:eastAsia="Times New Roman" w:cs="Arial"/>
                <w:color w:val="000000"/>
                <w:sz w:val="22"/>
                <w:szCs w:val="22"/>
                <w:lang w:eastAsia="en-GB"/>
              </w:rPr>
            </w:pPr>
            <w:del w:author="Akshay Raveendran" w:date="2025-07-21T00:31:00Z" w16du:dateUtc="2025-07-20T20:31:00Z" w:id="818">
              <w:r w:rsidRPr="00302F0C" w:rsidDel="00C36E4A">
                <w:rPr>
                  <w:rFonts w:ascii="Arial" w:hAnsi="Arial" w:eastAsia="Times New Roman" w:cs="Arial"/>
                  <w:color w:val="000000"/>
                  <w:sz w:val="22"/>
                  <w:szCs w:val="22"/>
                  <w:lang w:eastAsia="en-GB"/>
                </w:rPr>
                <w:delText>Requisition/Order number</w:delText>
              </w:r>
              <w:r w:rsidRPr="00302F0C" w:rsidDel="00C36E4A">
                <w:rPr>
                  <w:rFonts w:ascii="Arial" w:hAnsi="Arial" w:eastAsia="Times New Roman" w:cs="Arial"/>
                  <w:color w:val="FF0000"/>
                  <w:sz w:val="22"/>
                  <w:szCs w:val="22"/>
                  <w:lang w:eastAsia="en-GB"/>
                </w:rPr>
                <w:delText>*</w:delText>
              </w:r>
            </w:del>
          </w:p>
        </w:tc>
        <w:tc>
          <w:tcPr>
            <w:tcW w:w="2430" w:type="dxa"/>
            <w:tcBorders>
              <w:top w:val="nil"/>
              <w:left w:val="nil"/>
              <w:bottom w:val="single" w:color="auto" w:sz="4" w:space="0"/>
              <w:right w:val="single" w:color="auto" w:sz="4" w:space="0"/>
            </w:tcBorders>
            <w:vAlign w:val="bottom"/>
            <w:hideMark/>
            <w:tcPrChange w:author="Akshay Raveendran" w:date="2025-07-21T00:29:00Z" w16du:dateUtc="2025-07-20T20:29:00Z" w:id="819">
              <w:tcPr>
                <w:tcW w:w="297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12C19654" w14:textId="4F4B4FF7">
            <w:pPr>
              <w:spacing w:after="0" w:line="240" w:lineRule="auto"/>
              <w:rPr>
                <w:del w:author="Akshay Raveendran" w:date="2025-07-21T00:31:00Z" w16du:dateUtc="2025-07-20T20:31:00Z" w:id="820"/>
                <w:rFonts w:ascii="Arial" w:hAnsi="Arial" w:eastAsia="Times New Roman" w:cs="Arial"/>
                <w:color w:val="000000"/>
                <w:sz w:val="22"/>
                <w:szCs w:val="22"/>
                <w:lang w:eastAsia="en-GB"/>
              </w:rPr>
            </w:pPr>
            <w:del w:author="Akshay Raveendran" w:date="2025-07-21T00:31:00Z" w16du:dateUtc="2025-07-20T20:31:00Z" w:id="821">
              <w:r w:rsidRPr="00302F0C" w:rsidDel="00C36E4A">
                <w:rPr>
                  <w:rFonts w:ascii="Arial" w:hAnsi="Arial" w:eastAsia="Times New Roman" w:cs="Arial"/>
                  <w:color w:val="000000"/>
                  <w:sz w:val="22"/>
                  <w:szCs w:val="22"/>
                  <w:lang w:eastAsia="en-GB"/>
                </w:rPr>
                <w:delText>Alphanumeric field</w:delText>
              </w:r>
            </w:del>
          </w:p>
        </w:tc>
        <w:tc>
          <w:tcPr>
            <w:tcW w:w="5130" w:type="dxa"/>
            <w:tcBorders>
              <w:top w:val="nil"/>
              <w:left w:val="nil"/>
              <w:bottom w:val="single" w:color="auto" w:sz="4" w:space="0"/>
              <w:right w:val="single" w:color="auto" w:sz="4" w:space="0"/>
            </w:tcBorders>
            <w:vAlign w:val="bottom"/>
            <w:hideMark/>
            <w:tcPrChange w:author="Akshay Raveendran" w:date="2025-07-21T00:29:00Z" w16du:dateUtc="2025-07-20T20:29:00Z" w:id="822">
              <w:tcPr>
                <w:tcW w:w="333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27B0CBAA" w14:textId="2E23527D">
            <w:pPr>
              <w:spacing w:after="0" w:line="240" w:lineRule="auto"/>
              <w:rPr>
                <w:del w:author="Akshay Raveendran" w:date="2025-07-21T00:31:00Z" w16du:dateUtc="2025-07-20T20:31:00Z" w:id="823"/>
                <w:rFonts w:ascii="Arial" w:hAnsi="Arial" w:eastAsia="Times New Roman" w:cs="Arial"/>
                <w:color w:val="000000"/>
                <w:sz w:val="22"/>
                <w:szCs w:val="22"/>
                <w:lang w:eastAsia="en-GB"/>
              </w:rPr>
            </w:pPr>
            <w:del w:author="Akshay Raveendran" w:date="2025-07-21T00:31:00Z" w16du:dateUtc="2025-07-20T20:31:00Z" w:id="824">
              <w:r w:rsidRPr="00302F0C" w:rsidDel="00C36E4A">
                <w:rPr>
                  <w:rFonts w:ascii="Arial" w:hAnsi="Arial" w:eastAsia="Times New Roman" w:cs="Arial"/>
                  <w:color w:val="000000"/>
                  <w:sz w:val="22"/>
                  <w:szCs w:val="22"/>
                  <w:lang w:eastAsia="en-GB"/>
                </w:rPr>
                <w:delText> </w:delText>
              </w:r>
            </w:del>
          </w:p>
        </w:tc>
      </w:tr>
      <w:tr w:rsidRPr="00302F0C" w:rsidR="0085471C" w:rsidDel="00C36E4A" w:rsidTr="00241004" w14:paraId="371A7192" w14:textId="5D6FC1F8">
        <w:trPr>
          <w:trHeight w:val="290"/>
          <w:del w:author="Akshay Raveendran" w:date="2025-07-21T00:31:00Z" w:id="825"/>
          <w:trPrChange w:author="Akshay Raveendran" w:date="2025-07-21T00:29:00Z" w16du:dateUtc="2025-07-20T20:29:00Z" w:id="826">
            <w:trPr>
              <w:gridAfter w:val="0"/>
              <w:trHeight w:val="290"/>
            </w:trPr>
          </w:trPrChange>
        </w:trPr>
        <w:tc>
          <w:tcPr>
            <w:tcW w:w="2155" w:type="dxa"/>
            <w:tcBorders>
              <w:top w:val="nil"/>
              <w:left w:val="single" w:color="auto" w:sz="4" w:space="0"/>
              <w:bottom w:val="single" w:color="auto" w:sz="4" w:space="0"/>
              <w:right w:val="single" w:color="auto" w:sz="4" w:space="0"/>
            </w:tcBorders>
            <w:vAlign w:val="bottom"/>
            <w:hideMark/>
            <w:tcPrChange w:author="Akshay Raveendran" w:date="2025-07-21T00:29:00Z" w16du:dateUtc="2025-07-20T20:29:00Z" w:id="827">
              <w:tcPr>
                <w:tcW w:w="2155" w:type="dxa"/>
                <w:tcBorders>
                  <w:top w:val="nil"/>
                  <w:left w:val="single" w:color="auto" w:sz="4" w:space="0"/>
                  <w:bottom w:val="single" w:color="auto" w:sz="4" w:space="0"/>
                  <w:right w:val="single" w:color="auto" w:sz="4" w:space="0"/>
                </w:tcBorders>
                <w:vAlign w:val="bottom"/>
                <w:hideMark/>
              </w:tcPr>
            </w:tcPrChange>
          </w:tcPr>
          <w:p w:rsidRPr="00302F0C" w:rsidR="0085471C" w:rsidDel="00C36E4A" w:rsidRDefault="0085471C" w14:paraId="4B445DF2" w14:textId="4D482195">
            <w:pPr>
              <w:spacing w:after="0" w:line="240" w:lineRule="auto"/>
              <w:rPr>
                <w:del w:author="Akshay Raveendran" w:date="2025-07-21T00:31:00Z" w16du:dateUtc="2025-07-20T20:31:00Z" w:id="828"/>
                <w:rFonts w:ascii="Arial" w:hAnsi="Arial" w:eastAsia="Times New Roman" w:cs="Arial"/>
                <w:color w:val="000000"/>
                <w:sz w:val="22"/>
                <w:szCs w:val="22"/>
                <w:lang w:eastAsia="en-GB"/>
              </w:rPr>
            </w:pPr>
            <w:del w:author="Akshay Raveendran" w:date="2025-07-21T00:31:00Z" w16du:dateUtc="2025-07-20T20:31:00Z" w:id="829">
              <w:r w:rsidRPr="00302F0C" w:rsidDel="00C36E4A">
                <w:rPr>
                  <w:rFonts w:ascii="Arial" w:hAnsi="Arial" w:eastAsia="Times New Roman" w:cs="Arial"/>
                  <w:color w:val="000000"/>
                  <w:sz w:val="22"/>
                  <w:szCs w:val="22"/>
                  <w:lang w:eastAsia="en-GB"/>
                </w:rPr>
                <w:delText>Contact details of requestor</w:delText>
              </w:r>
              <w:r w:rsidRPr="00302F0C" w:rsidDel="00C36E4A">
                <w:rPr>
                  <w:rFonts w:ascii="Arial" w:hAnsi="Arial" w:eastAsia="Times New Roman" w:cs="Arial"/>
                  <w:color w:val="FF0000"/>
                  <w:sz w:val="22"/>
                  <w:szCs w:val="22"/>
                  <w:lang w:eastAsia="en-GB"/>
                </w:rPr>
                <w:delText>*</w:delText>
              </w:r>
            </w:del>
          </w:p>
        </w:tc>
        <w:tc>
          <w:tcPr>
            <w:tcW w:w="2430" w:type="dxa"/>
            <w:tcBorders>
              <w:top w:val="nil"/>
              <w:left w:val="nil"/>
              <w:bottom w:val="single" w:color="auto" w:sz="4" w:space="0"/>
              <w:right w:val="single" w:color="auto" w:sz="4" w:space="0"/>
            </w:tcBorders>
            <w:vAlign w:val="bottom"/>
            <w:hideMark/>
            <w:tcPrChange w:author="Akshay Raveendran" w:date="2025-07-21T00:29:00Z" w16du:dateUtc="2025-07-20T20:29:00Z" w:id="830">
              <w:tcPr>
                <w:tcW w:w="297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18D4ED80" w14:textId="3DF3AEC4">
            <w:pPr>
              <w:spacing w:after="0" w:line="240" w:lineRule="auto"/>
              <w:rPr>
                <w:del w:author="Akshay Raveendran" w:date="2025-07-21T00:31:00Z" w16du:dateUtc="2025-07-20T20:31:00Z" w:id="831"/>
                <w:rFonts w:ascii="Arial" w:hAnsi="Arial" w:eastAsia="Times New Roman" w:cs="Arial"/>
                <w:color w:val="000000"/>
                <w:sz w:val="22"/>
                <w:szCs w:val="22"/>
                <w:lang w:eastAsia="en-GB"/>
              </w:rPr>
            </w:pPr>
            <w:del w:author="Akshay Raveendran" w:date="2025-07-21T00:31:00Z" w16du:dateUtc="2025-07-20T20:31:00Z" w:id="832">
              <w:r w:rsidRPr="00302F0C" w:rsidDel="00C36E4A">
                <w:rPr>
                  <w:rFonts w:ascii="Arial" w:hAnsi="Arial" w:eastAsia="Times New Roman" w:cs="Arial"/>
                  <w:color w:val="000000"/>
                  <w:sz w:val="22"/>
                  <w:szCs w:val="22"/>
                  <w:lang w:eastAsia="en-GB"/>
                </w:rPr>
                <w:delText>Alphanumeric field</w:delText>
              </w:r>
            </w:del>
          </w:p>
        </w:tc>
        <w:tc>
          <w:tcPr>
            <w:tcW w:w="5130" w:type="dxa"/>
            <w:tcBorders>
              <w:top w:val="nil"/>
              <w:left w:val="nil"/>
              <w:bottom w:val="single" w:color="auto" w:sz="4" w:space="0"/>
              <w:right w:val="single" w:color="auto" w:sz="4" w:space="0"/>
            </w:tcBorders>
            <w:vAlign w:val="bottom"/>
            <w:hideMark/>
            <w:tcPrChange w:author="Akshay Raveendran" w:date="2025-07-21T00:29:00Z" w16du:dateUtc="2025-07-20T20:29:00Z" w:id="833">
              <w:tcPr>
                <w:tcW w:w="3330" w:type="dxa"/>
                <w:tcBorders>
                  <w:top w:val="nil"/>
                  <w:left w:val="nil"/>
                  <w:bottom w:val="single" w:color="auto" w:sz="4" w:space="0"/>
                  <w:right w:val="single" w:color="auto" w:sz="4" w:space="0"/>
                </w:tcBorders>
                <w:vAlign w:val="bottom"/>
                <w:hideMark/>
              </w:tcPr>
            </w:tcPrChange>
          </w:tcPr>
          <w:p w:rsidRPr="00302F0C" w:rsidR="0085471C" w:rsidDel="00C36E4A" w:rsidRDefault="0085471C" w14:paraId="3BA80025" w14:textId="18ED29F8">
            <w:pPr>
              <w:spacing w:after="0" w:line="240" w:lineRule="auto"/>
              <w:rPr>
                <w:del w:author="Akshay Raveendran" w:date="2025-07-21T00:31:00Z" w16du:dateUtc="2025-07-20T20:31:00Z" w:id="834"/>
                <w:rFonts w:ascii="Arial" w:hAnsi="Arial" w:eastAsia="Times New Roman" w:cs="Arial"/>
                <w:color w:val="000000"/>
                <w:sz w:val="22"/>
                <w:szCs w:val="22"/>
                <w:lang w:eastAsia="en-GB"/>
              </w:rPr>
            </w:pPr>
            <w:del w:author="Akshay Raveendran" w:date="2025-07-21T00:31:00Z" w16du:dateUtc="2025-07-20T20:31:00Z" w:id="835">
              <w:r w:rsidRPr="00302F0C" w:rsidDel="00C36E4A">
                <w:rPr>
                  <w:rFonts w:ascii="Arial" w:hAnsi="Arial" w:eastAsia="Times New Roman" w:cs="Arial"/>
                  <w:color w:val="000000"/>
                  <w:sz w:val="22"/>
                  <w:szCs w:val="22"/>
                  <w:lang w:eastAsia="en-GB"/>
                </w:rPr>
                <w:delText> </w:delText>
              </w:r>
            </w:del>
          </w:p>
        </w:tc>
      </w:tr>
    </w:tbl>
    <w:p w:rsidRPr="00302F0C" w:rsidR="0085471C" w:rsidDel="00C36E4A" w:rsidP="0085471C" w:rsidRDefault="0085471C" w14:paraId="0C83B79F" w14:textId="23712DBF">
      <w:pPr>
        <w:rPr>
          <w:del w:author="Akshay Raveendran" w:date="2025-07-21T00:31:00Z" w16du:dateUtc="2025-07-20T20:31:00Z" w:id="836"/>
          <w:rFonts w:ascii="Arial" w:hAnsi="Arial" w:cs="Arial"/>
        </w:rPr>
      </w:pPr>
    </w:p>
    <w:p w:rsidRPr="00302F0C" w:rsidR="0085471C" w:rsidDel="00C36E4A" w:rsidP="0085471C" w:rsidRDefault="0085471C" w14:paraId="00D418C4" w14:textId="155196D5">
      <w:pPr>
        <w:rPr>
          <w:del w:author="Akshay Raveendran" w:date="2025-07-21T00:31:00Z" w16du:dateUtc="2025-07-20T20:31:00Z" w:id="837"/>
          <w:rFonts w:ascii="Arial" w:hAnsi="Arial" w:cs="Arial"/>
        </w:rPr>
      </w:pPr>
      <w:commentRangeStart w:id="838"/>
      <w:del w:author="Akshay Raveendran" w:date="2025-07-21T00:31:00Z" w16du:dateUtc="2025-07-20T20:31:00Z" w:id="839">
        <w:commentRangeEnd w:id="838"/>
        <w:r w:rsidRPr="00302F0C" w:rsidDel="00C36E4A">
          <w:rPr>
            <w:rStyle w:val="CommentReference"/>
            <w:rFonts w:ascii="Arial" w:hAnsi="Arial" w:cs="Arial"/>
            <w:sz w:val="21"/>
            <w:szCs w:val="21"/>
          </w:rPr>
          <w:commentReference w:id="838"/>
        </w:r>
      </w:del>
    </w:p>
    <w:p w:rsidRPr="00302F0C" w:rsidR="000B380C" w:rsidDel="00C36E4A" w:rsidP="0085471C" w:rsidRDefault="000B380C" w14:paraId="5F565090" w14:textId="76142AF0">
      <w:pPr>
        <w:rPr>
          <w:del w:author="Akshay Raveendran" w:date="2025-07-21T00:31:00Z" w16du:dateUtc="2025-07-20T20:31:00Z" w:id="840"/>
          <w:rFonts w:ascii="Arial" w:hAnsi="Arial" w:cs="Arial"/>
        </w:rPr>
      </w:pPr>
    </w:p>
    <w:p w:rsidRPr="00302F0C" w:rsidR="000B380C" w:rsidDel="00C36E4A" w:rsidP="0085471C" w:rsidRDefault="000B380C" w14:paraId="57950624" w14:textId="7EC036EA">
      <w:pPr>
        <w:rPr>
          <w:del w:author="Akshay Raveendran" w:date="2025-07-21T00:31:00Z" w16du:dateUtc="2025-07-20T20:31:00Z" w:id="841"/>
          <w:rFonts w:ascii="Arial" w:hAnsi="Arial" w:cs="Arial"/>
        </w:rPr>
      </w:pPr>
    </w:p>
    <w:tbl>
      <w:tblPr>
        <w:tblW w:w="9026" w:type="dxa"/>
        <w:tblLook w:val="04A0" w:firstRow="1" w:lastRow="0" w:firstColumn="1" w:lastColumn="0" w:noHBand="0" w:noVBand="1"/>
      </w:tblPr>
      <w:tblGrid>
        <w:gridCol w:w="3087"/>
        <w:gridCol w:w="2133"/>
        <w:gridCol w:w="3806"/>
      </w:tblGrid>
      <w:tr w:rsidRPr="00302F0C" w:rsidR="0085471C" w:rsidDel="00C36E4A" w14:paraId="57649343" w14:textId="58F5375D">
        <w:trPr>
          <w:trHeight w:val="306"/>
          <w:del w:author="Akshay Raveendran" w:date="2025-07-21T00:31:00Z" w:id="842"/>
        </w:trPr>
        <w:tc>
          <w:tcPr>
            <w:tcW w:w="3087" w:type="dxa"/>
            <w:tcBorders>
              <w:top w:val="nil"/>
              <w:left w:val="nil"/>
              <w:bottom w:val="nil"/>
              <w:right w:val="nil"/>
            </w:tcBorders>
            <w:shd w:val="clear" w:color="000000" w:fill="DDEBF7"/>
            <w:noWrap/>
            <w:vAlign w:val="bottom"/>
            <w:hideMark/>
          </w:tcPr>
          <w:p w:rsidRPr="00302F0C" w:rsidR="0085471C" w:rsidDel="00C36E4A" w:rsidRDefault="0085471C" w14:paraId="000CD744" w14:textId="53AE89D0">
            <w:pPr>
              <w:spacing w:after="0" w:line="240" w:lineRule="auto"/>
              <w:rPr>
                <w:del w:author="Akshay Raveendran" w:date="2025-07-21T00:31:00Z" w16du:dateUtc="2025-07-20T20:31:00Z" w:id="843"/>
                <w:rFonts w:ascii="Arial" w:hAnsi="Arial" w:eastAsia="Times New Roman" w:cs="Arial"/>
                <w:b/>
                <w:color w:val="000000"/>
                <w:sz w:val="22"/>
                <w:szCs w:val="22"/>
                <w:lang w:eastAsia="en-GB"/>
              </w:rPr>
            </w:pPr>
            <w:del w:author="Akshay Raveendran" w:date="2025-07-21T00:31:00Z" w16du:dateUtc="2025-07-20T20:31:00Z" w:id="844">
              <w:r w:rsidRPr="00302F0C" w:rsidDel="00C36E4A">
                <w:rPr>
                  <w:rFonts w:ascii="Arial" w:hAnsi="Arial" w:eastAsia="Times New Roman" w:cs="Arial"/>
                  <w:b/>
                  <w:color w:val="000000"/>
                  <w:sz w:val="22"/>
                  <w:szCs w:val="22"/>
                  <w:lang w:eastAsia="en-GB"/>
                </w:rPr>
                <w:delText>DoA*</w:delText>
              </w:r>
            </w:del>
          </w:p>
        </w:tc>
        <w:tc>
          <w:tcPr>
            <w:tcW w:w="2133" w:type="dxa"/>
            <w:tcBorders>
              <w:top w:val="nil"/>
              <w:left w:val="nil"/>
              <w:bottom w:val="nil"/>
              <w:right w:val="nil"/>
            </w:tcBorders>
            <w:shd w:val="clear" w:color="000000" w:fill="DDEBF7"/>
            <w:noWrap/>
            <w:vAlign w:val="bottom"/>
            <w:hideMark/>
          </w:tcPr>
          <w:p w:rsidRPr="00302F0C" w:rsidR="0085471C" w:rsidDel="00C36E4A" w:rsidRDefault="0085471C" w14:paraId="07AAEF00" w14:textId="4AFDAC75">
            <w:pPr>
              <w:spacing w:after="0" w:line="240" w:lineRule="auto"/>
              <w:rPr>
                <w:del w:author="Akshay Raveendran" w:date="2025-07-21T00:31:00Z" w16du:dateUtc="2025-07-20T20:31:00Z" w:id="845"/>
                <w:rFonts w:ascii="Arial" w:hAnsi="Arial" w:eastAsia="Times New Roman" w:cs="Arial"/>
                <w:b/>
                <w:i/>
                <w:color w:val="000000"/>
                <w:sz w:val="22"/>
                <w:szCs w:val="22"/>
                <w:lang w:eastAsia="en-GB"/>
              </w:rPr>
            </w:pPr>
            <w:del w:author="Akshay Raveendran" w:date="2025-07-21T00:31:00Z" w16du:dateUtc="2025-07-20T20:31:00Z" w:id="846">
              <w:r w:rsidRPr="00302F0C" w:rsidDel="00C36E4A">
                <w:rPr>
                  <w:rFonts w:ascii="Arial" w:hAnsi="Arial" w:eastAsia="Times New Roman" w:cs="Arial"/>
                  <w:b/>
                  <w:i/>
                  <w:color w:val="000000"/>
                  <w:sz w:val="22"/>
                  <w:szCs w:val="22"/>
                  <w:lang w:eastAsia="en-GB"/>
                </w:rPr>
                <w:delText> </w:delText>
              </w:r>
            </w:del>
          </w:p>
        </w:tc>
        <w:tc>
          <w:tcPr>
            <w:tcW w:w="3806" w:type="dxa"/>
            <w:tcBorders>
              <w:top w:val="nil"/>
              <w:left w:val="nil"/>
              <w:bottom w:val="nil"/>
              <w:right w:val="nil"/>
            </w:tcBorders>
            <w:shd w:val="clear" w:color="000000" w:fill="DDEBF7"/>
            <w:noWrap/>
            <w:vAlign w:val="bottom"/>
            <w:hideMark/>
          </w:tcPr>
          <w:p w:rsidRPr="00302F0C" w:rsidR="0085471C" w:rsidDel="00C36E4A" w:rsidRDefault="0085471C" w14:paraId="439F7552" w14:textId="75EE7B18">
            <w:pPr>
              <w:spacing w:after="0" w:line="240" w:lineRule="auto"/>
              <w:rPr>
                <w:del w:author="Akshay Raveendran" w:date="2025-07-21T00:31:00Z" w16du:dateUtc="2025-07-20T20:31:00Z" w:id="847"/>
                <w:rFonts w:ascii="Arial" w:hAnsi="Arial" w:eastAsia="Times New Roman" w:cs="Arial"/>
                <w:color w:val="000000"/>
                <w:sz w:val="22"/>
                <w:szCs w:val="22"/>
                <w:lang w:eastAsia="en-GB"/>
              </w:rPr>
            </w:pPr>
            <w:del w:author="Akshay Raveendran" w:date="2025-07-21T00:31:00Z" w16du:dateUtc="2025-07-20T20:31:00Z" w:id="848">
              <w:r w:rsidRPr="00302F0C" w:rsidDel="00C36E4A">
                <w:rPr>
                  <w:rFonts w:ascii="Arial" w:hAnsi="Arial" w:eastAsia="Times New Roman" w:cs="Arial"/>
                  <w:color w:val="000000"/>
                  <w:sz w:val="22"/>
                  <w:szCs w:val="22"/>
                  <w:lang w:eastAsia="en-GB"/>
                </w:rPr>
                <w:delText> </w:delText>
              </w:r>
            </w:del>
          </w:p>
        </w:tc>
      </w:tr>
      <w:tr w:rsidRPr="00302F0C" w:rsidR="0085471C" w:rsidDel="00C36E4A" w:rsidTr="00332650" w14:paraId="136D7154" w14:textId="5734378B">
        <w:trPr>
          <w:trHeight w:val="306"/>
          <w:del w:author="Akshay Raveendran" w:date="2025-07-21T00:31:00Z" w:id="849"/>
        </w:trPr>
        <w:tc>
          <w:tcPr>
            <w:tcW w:w="3087" w:type="dxa"/>
            <w:tcBorders>
              <w:top w:val="single" w:color="auto" w:sz="4" w:space="0"/>
              <w:left w:val="single" w:color="auto" w:sz="4" w:space="0"/>
              <w:bottom w:val="single" w:color="auto" w:sz="4" w:space="0"/>
              <w:right w:val="single" w:color="auto" w:sz="4" w:space="0"/>
            </w:tcBorders>
            <w:noWrap/>
            <w:vAlign w:val="center"/>
            <w:hideMark/>
          </w:tcPr>
          <w:p w:rsidRPr="00302F0C" w:rsidR="0085471C" w:rsidDel="00C36E4A" w:rsidRDefault="0085471C" w14:paraId="48725C1D" w14:textId="5888836B">
            <w:pPr>
              <w:spacing w:after="0" w:line="240" w:lineRule="auto"/>
              <w:jc w:val="center"/>
              <w:rPr>
                <w:del w:author="Akshay Raveendran" w:date="2025-07-21T00:31:00Z" w16du:dateUtc="2025-07-20T20:31:00Z" w:id="850"/>
                <w:rFonts w:ascii="Arial" w:hAnsi="Arial" w:eastAsia="Times New Roman" w:cs="Arial"/>
                <w:b/>
                <w:color w:val="000000"/>
                <w:sz w:val="22"/>
                <w:szCs w:val="22"/>
                <w:lang w:eastAsia="en-GB"/>
              </w:rPr>
            </w:pPr>
            <w:del w:author="Akshay Raveendran" w:date="2025-07-21T00:31:00Z" w16du:dateUtc="2025-07-20T20:31:00Z" w:id="851">
              <w:r w:rsidRPr="00302F0C" w:rsidDel="00C36E4A">
                <w:rPr>
                  <w:rFonts w:ascii="Arial" w:hAnsi="Arial" w:eastAsia="Times New Roman" w:cs="Arial"/>
                  <w:b/>
                  <w:color w:val="000000"/>
                  <w:sz w:val="22"/>
                  <w:szCs w:val="22"/>
                  <w:lang w:eastAsia="en-GB"/>
                </w:rPr>
                <w:delText>A</w:delText>
              </w:r>
            </w:del>
          </w:p>
        </w:tc>
        <w:tc>
          <w:tcPr>
            <w:tcW w:w="2133" w:type="dxa"/>
            <w:tcBorders>
              <w:top w:val="single" w:color="auto" w:sz="4" w:space="0"/>
              <w:left w:val="nil"/>
              <w:bottom w:val="single" w:color="auto" w:sz="4" w:space="0"/>
              <w:right w:val="single" w:color="auto" w:sz="4" w:space="0"/>
            </w:tcBorders>
            <w:noWrap/>
            <w:vAlign w:val="center"/>
            <w:hideMark/>
          </w:tcPr>
          <w:p w:rsidRPr="00302F0C" w:rsidR="0085471C" w:rsidDel="00C36E4A" w:rsidRDefault="0085471C" w14:paraId="66449827" w14:textId="47124D0C">
            <w:pPr>
              <w:spacing w:after="0" w:line="240" w:lineRule="auto"/>
              <w:jc w:val="center"/>
              <w:rPr>
                <w:del w:author="Akshay Raveendran" w:date="2025-07-21T00:31:00Z" w16du:dateUtc="2025-07-20T20:31:00Z" w:id="852"/>
                <w:rFonts w:ascii="Arial" w:hAnsi="Arial" w:eastAsia="Times New Roman" w:cs="Arial"/>
                <w:b/>
                <w:color w:val="000000"/>
                <w:sz w:val="22"/>
                <w:szCs w:val="22"/>
                <w:lang w:eastAsia="en-GB"/>
              </w:rPr>
            </w:pPr>
            <w:del w:author="Akshay Raveendran" w:date="2025-07-21T00:31:00Z" w16du:dateUtc="2025-07-20T20:31:00Z" w:id="853">
              <w:r w:rsidRPr="00302F0C" w:rsidDel="00C36E4A">
                <w:rPr>
                  <w:rFonts w:ascii="Arial" w:hAnsi="Arial" w:eastAsia="Times New Roman" w:cs="Arial"/>
                  <w:b/>
                  <w:color w:val="000000"/>
                  <w:sz w:val="22"/>
                  <w:szCs w:val="22"/>
                  <w:lang w:eastAsia="en-GB"/>
                </w:rPr>
                <w:delText>B</w:delText>
              </w:r>
            </w:del>
          </w:p>
        </w:tc>
        <w:tc>
          <w:tcPr>
            <w:tcW w:w="3806" w:type="dxa"/>
            <w:tcBorders>
              <w:top w:val="single" w:color="auto" w:sz="4" w:space="0"/>
              <w:left w:val="nil"/>
              <w:bottom w:val="single" w:color="auto" w:sz="4" w:space="0"/>
              <w:right w:val="single" w:color="auto" w:sz="4" w:space="0"/>
            </w:tcBorders>
            <w:noWrap/>
            <w:vAlign w:val="center"/>
            <w:hideMark/>
          </w:tcPr>
          <w:p w:rsidRPr="00302F0C" w:rsidR="0085471C" w:rsidDel="00C36E4A" w:rsidRDefault="0085471C" w14:paraId="708E0547" w14:textId="606D2BBF">
            <w:pPr>
              <w:spacing w:after="0" w:line="240" w:lineRule="auto"/>
              <w:jc w:val="center"/>
              <w:rPr>
                <w:del w:author="Akshay Raveendran" w:date="2025-07-21T00:31:00Z" w16du:dateUtc="2025-07-20T20:31:00Z" w:id="854"/>
                <w:rFonts w:ascii="Arial" w:hAnsi="Arial" w:eastAsia="Times New Roman" w:cs="Arial"/>
                <w:b/>
                <w:color w:val="000000"/>
                <w:sz w:val="22"/>
                <w:szCs w:val="22"/>
                <w:lang w:eastAsia="en-GB"/>
              </w:rPr>
            </w:pPr>
            <w:del w:author="Akshay Raveendran" w:date="2025-07-21T00:31:00Z" w16du:dateUtc="2025-07-20T20:31:00Z" w:id="855">
              <w:r w:rsidRPr="00302F0C" w:rsidDel="00C36E4A">
                <w:rPr>
                  <w:rFonts w:ascii="Arial" w:hAnsi="Arial" w:eastAsia="Times New Roman" w:cs="Arial"/>
                  <w:b/>
                  <w:color w:val="000000"/>
                  <w:sz w:val="22"/>
                  <w:szCs w:val="22"/>
                  <w:lang w:eastAsia="en-GB"/>
                </w:rPr>
                <w:delText>C</w:delText>
              </w:r>
            </w:del>
          </w:p>
        </w:tc>
      </w:tr>
      <w:tr w:rsidRPr="00302F0C" w:rsidR="0085471C" w:rsidDel="00C36E4A" w:rsidTr="00332650" w14:paraId="4FF2D335" w14:textId="499C4679">
        <w:trPr>
          <w:trHeight w:val="613"/>
          <w:del w:author="Akshay Raveendran" w:date="2025-07-21T00:31:00Z" w:id="856"/>
        </w:trPr>
        <w:tc>
          <w:tcPr>
            <w:tcW w:w="3087" w:type="dxa"/>
            <w:tcBorders>
              <w:top w:val="nil"/>
              <w:left w:val="single" w:color="auto" w:sz="4" w:space="0"/>
              <w:bottom w:val="single" w:color="auto" w:sz="4" w:space="0"/>
              <w:right w:val="single" w:color="auto" w:sz="4" w:space="0"/>
            </w:tcBorders>
            <w:vAlign w:val="bottom"/>
            <w:hideMark/>
          </w:tcPr>
          <w:p w:rsidRPr="00302F0C" w:rsidR="0085471C" w:rsidDel="00C36E4A" w:rsidRDefault="0085471C" w14:paraId="68A152CB" w14:textId="07DD4AB7">
            <w:pPr>
              <w:spacing w:after="0" w:line="240" w:lineRule="auto"/>
              <w:rPr>
                <w:del w:author="Akshay Raveendran" w:date="2025-07-21T00:31:00Z" w16du:dateUtc="2025-07-20T20:31:00Z" w:id="857"/>
                <w:rFonts w:ascii="Arial" w:hAnsi="Arial" w:eastAsia="Times New Roman" w:cs="Arial"/>
                <w:color w:val="000000"/>
                <w:sz w:val="22"/>
                <w:szCs w:val="22"/>
                <w:lang w:eastAsia="en-GB"/>
              </w:rPr>
            </w:pPr>
            <w:del w:author="Akshay Raveendran" w:date="2025-07-21T00:31:00Z" w16du:dateUtc="2025-07-20T20:31:00Z" w:id="858">
              <w:r w:rsidRPr="00302F0C" w:rsidDel="00C36E4A">
                <w:rPr>
                  <w:rFonts w:ascii="Arial" w:hAnsi="Arial" w:eastAsia="Times New Roman" w:cs="Arial"/>
                  <w:color w:val="000000"/>
                  <w:sz w:val="22"/>
                  <w:szCs w:val="22"/>
                  <w:lang w:eastAsia="en-GB"/>
                </w:rPr>
                <w:delText>PSSC</w:delText>
              </w:r>
            </w:del>
          </w:p>
        </w:tc>
        <w:tc>
          <w:tcPr>
            <w:tcW w:w="2133" w:type="dxa"/>
            <w:tcBorders>
              <w:top w:val="nil"/>
              <w:left w:val="nil"/>
              <w:bottom w:val="single" w:color="auto" w:sz="4" w:space="0"/>
              <w:right w:val="single" w:color="auto" w:sz="4" w:space="0"/>
            </w:tcBorders>
            <w:noWrap/>
            <w:vAlign w:val="bottom"/>
            <w:hideMark/>
          </w:tcPr>
          <w:p w:rsidRPr="00302F0C" w:rsidR="0085471C" w:rsidDel="00C36E4A" w:rsidRDefault="0085471C" w14:paraId="0FF22731" w14:textId="2E7B144A">
            <w:pPr>
              <w:spacing w:after="0" w:line="240" w:lineRule="auto"/>
              <w:rPr>
                <w:del w:author="Akshay Raveendran" w:date="2025-07-21T00:31:00Z" w16du:dateUtc="2025-07-20T20:31:00Z" w:id="859"/>
                <w:rFonts w:ascii="Arial" w:hAnsi="Arial" w:eastAsia="Times New Roman" w:cs="Arial"/>
                <w:color w:val="000000"/>
                <w:sz w:val="22"/>
                <w:szCs w:val="22"/>
                <w:lang w:eastAsia="en-GB"/>
              </w:rPr>
            </w:pPr>
            <w:del w:author="Akshay Raveendran" w:date="2025-07-21T00:31:00Z" w16du:dateUtc="2025-07-20T20:31:00Z" w:id="860">
              <w:r w:rsidRPr="00302F0C" w:rsidDel="00C36E4A">
                <w:rPr>
                  <w:rFonts w:ascii="Arial" w:hAnsi="Arial" w:eastAsia="Times New Roman" w:cs="Arial"/>
                  <w:color w:val="000000"/>
                  <w:sz w:val="22"/>
                  <w:szCs w:val="22"/>
                  <w:lang w:eastAsia="en-GB"/>
                </w:rPr>
                <w:delText>SVP/PSSC Head</w:delText>
              </w:r>
            </w:del>
          </w:p>
        </w:tc>
        <w:tc>
          <w:tcPr>
            <w:tcW w:w="3806" w:type="dxa"/>
            <w:tcBorders>
              <w:top w:val="nil"/>
              <w:left w:val="nil"/>
              <w:bottom w:val="single" w:color="auto" w:sz="4" w:space="0"/>
              <w:right w:val="single" w:color="auto" w:sz="4" w:space="0"/>
            </w:tcBorders>
            <w:noWrap/>
            <w:vAlign w:val="bottom"/>
            <w:hideMark/>
          </w:tcPr>
          <w:p w:rsidRPr="00302F0C" w:rsidR="0085471C" w:rsidDel="00C36E4A" w:rsidRDefault="0085471C" w14:paraId="57D6366D" w14:textId="42C63998">
            <w:pPr>
              <w:spacing w:after="0" w:line="240" w:lineRule="auto"/>
              <w:rPr>
                <w:del w:author="Akshay Raveendran" w:date="2025-07-21T00:31:00Z" w16du:dateUtc="2025-07-20T20:31:00Z" w:id="861"/>
                <w:rFonts w:ascii="Arial" w:hAnsi="Arial" w:eastAsia="Times New Roman" w:cs="Arial"/>
                <w:color w:val="000000"/>
                <w:sz w:val="22"/>
                <w:szCs w:val="22"/>
                <w:lang w:eastAsia="en-GB"/>
              </w:rPr>
            </w:pPr>
          </w:p>
        </w:tc>
      </w:tr>
    </w:tbl>
    <w:p w:rsidRPr="00302F0C" w:rsidR="007C50E1" w:rsidDel="00C36E4A" w:rsidP="007C50E1" w:rsidRDefault="00825D24" w14:paraId="786372E0" w14:textId="64E57789">
      <w:pPr>
        <w:rPr>
          <w:del w:author="Akshay Raveendran" w:date="2025-07-21T00:31:00Z" w16du:dateUtc="2025-07-20T20:31:00Z" w:id="862"/>
          <w:rFonts w:ascii="Arial" w:hAnsi="Arial" w:eastAsia="Times New Roman" w:cs="Arial"/>
          <w:lang w:eastAsia="en-GB"/>
        </w:rPr>
      </w:pPr>
      <w:bookmarkStart w:name="_Toc204935487" w:id="863"/>
      <w:r w:rsidRPr="00302F0C">
        <w:rPr>
          <w:rFonts w:ascii="Arial" w:hAnsi="Arial" w:eastAsia="Times New Roman" w:cs="Arial"/>
          <w:lang w:eastAsia="en-GB"/>
        </w:rPr>
        <w:t>2</w:t>
      </w:r>
      <w:r w:rsidRPr="00302F0C" w:rsidR="007C50E1">
        <w:rPr>
          <w:rFonts w:ascii="Arial" w:hAnsi="Arial" w:eastAsia="Times New Roman" w:cs="Arial"/>
          <w:lang w:eastAsia="en-GB"/>
        </w:rPr>
        <w:t>.1</w:t>
      </w:r>
      <w:bookmarkEnd w:id="863"/>
      <w:r w:rsidRPr="00302F0C" w:rsidR="007C50E1">
        <w:rPr>
          <w:rFonts w:ascii="Arial" w:hAnsi="Arial" w:eastAsia="Times New Roman" w:cs="Arial"/>
          <w:lang w:eastAsia="en-GB"/>
        </w:rPr>
        <w:t xml:space="preserve"> </w:t>
      </w:r>
    </w:p>
    <w:p w:rsidRPr="00302F0C" w:rsidR="0085471C" w:rsidDel="00C36E4A" w:rsidP="0085471C" w:rsidRDefault="0085471C" w14:paraId="7EE16364" w14:textId="74182864">
      <w:pPr>
        <w:rPr>
          <w:del w:author="Akshay Raveendran" w:date="2025-07-21T00:31:00Z" w16du:dateUtc="2025-07-20T20:31:00Z" w:id="864"/>
          <w:rFonts w:ascii="Arial" w:hAnsi="Arial" w:cs="Arial"/>
        </w:rPr>
      </w:pPr>
    </w:p>
    <w:p w:rsidRPr="00302F0C" w:rsidR="0085471C" w:rsidDel="00C36E4A" w:rsidP="0085471C" w:rsidRDefault="0085471C" w14:paraId="27AEDE67" w14:textId="6E479D31">
      <w:pPr>
        <w:jc w:val="both"/>
        <w:rPr>
          <w:del w:author="Akshay Raveendran" w:date="2025-07-21T00:31:00Z" w16du:dateUtc="2025-07-20T20:31:00Z" w:id="865"/>
          <w:rFonts w:ascii="Arial" w:hAnsi="Arial" w:cs="Arial"/>
        </w:rPr>
      </w:pPr>
      <w:del w:author="Akshay Raveendran" w:date="2025-07-21T00:31:00Z" w16du:dateUtc="2025-07-20T20:31:00Z" w:id="866">
        <w:r w:rsidRPr="00302F0C" w:rsidDel="00C36E4A">
          <w:rPr>
            <w:rFonts w:ascii="Arial" w:hAnsi="Arial" w:cs="Arial"/>
          </w:rPr>
          <w:delText>Dropdowns:</w:delText>
        </w:r>
      </w:del>
    </w:p>
    <w:p w:rsidRPr="00302F0C" w:rsidR="0085471C" w:rsidDel="00C36E4A" w:rsidP="0085471C" w:rsidRDefault="0085471C" w14:paraId="7A96DE9F" w14:textId="0AF27FBD">
      <w:pPr>
        <w:jc w:val="both"/>
        <w:rPr>
          <w:del w:author="Akshay Raveendran" w:date="2025-07-21T00:31:00Z" w16du:dateUtc="2025-07-20T20:31:00Z" w:id="867"/>
          <w:rFonts w:ascii="Arial" w:hAnsi="Arial" w:cs="Arial"/>
        </w:rPr>
      </w:pPr>
      <w:del w:author="Akshay Raveendran" w:date="2025-07-21T00:31:00Z" w16du:dateUtc="2025-07-20T20:31:00Z" w:id="868">
        <w:r w:rsidRPr="00302F0C" w:rsidDel="00C36E4A">
          <w:rPr>
            <w:rFonts w:ascii="Arial" w:hAnsi="Arial" w:eastAsia="Times New Roman" w:cs="Arial"/>
            <w:lang w:eastAsia="en-GB"/>
          </w:rPr>
          <w:delText xml:space="preserve">    Reason for Approval Request</w:delText>
        </w:r>
      </w:del>
    </w:p>
    <w:p w:rsidRPr="00302F0C" w:rsidR="0085471C" w:rsidDel="00C36E4A" w:rsidRDefault="0085471C" w14:paraId="08E7655D" w14:textId="6F42A9B0">
      <w:pPr>
        <w:pStyle w:val="ListParagraph"/>
        <w:numPr>
          <w:ilvl w:val="0"/>
          <w:numId w:val="45"/>
        </w:numPr>
        <w:jc w:val="both"/>
        <w:rPr>
          <w:del w:author="Akshay Raveendran" w:date="2025-07-21T00:31:00Z" w16du:dateUtc="2025-07-20T20:31:00Z" w:id="869"/>
          <w:rFonts w:ascii="Arial" w:hAnsi="Arial" w:eastAsia="Times New Roman" w:cs="Arial"/>
          <w:color w:val="532477" w:themeColor="accent1" w:themeShade="BF"/>
          <w:lang w:eastAsia="en-GB"/>
          <w:rPrChange w:author="Akshay Raveendran" w:date="2025-07-21T00:30:00Z" w16du:dateUtc="2025-07-20T20:30:00Z" w:id="870">
            <w:rPr>
              <w:del w:author="Akshay Raveendran" w:date="2025-07-21T00:31:00Z" w16du:dateUtc="2025-07-20T20:31:00Z" w:id="871"/>
            </w:rPr>
          </w:rPrChange>
        </w:rPr>
        <w:pPrChange w:author="Akshay Raveendran" w:date="2025-07-21T00:30:00Z" w16du:dateUtc="2025-07-20T20:30:00Z" w:id="872">
          <w:pPr>
            <w:pStyle w:val="ListParagraph"/>
            <w:numPr>
              <w:numId w:val="27"/>
            </w:numPr>
            <w:ind w:left="1080" w:hanging="360"/>
            <w:jc w:val="both"/>
          </w:pPr>
        </w:pPrChange>
      </w:pPr>
      <w:del w:author="Akshay Raveendran" w:date="2025-07-21T00:31:00Z" w16du:dateUtc="2025-07-20T20:31:00Z" w:id="873">
        <w:r w:rsidRPr="00302F0C" w:rsidDel="00C36E4A">
          <w:rPr>
            <w:rFonts w:ascii="Arial" w:hAnsi="Arial" w:eastAsia="Times New Roman" w:cs="Arial"/>
            <w:color w:val="532477" w:themeColor="accent1" w:themeShade="BF"/>
            <w:lang w:eastAsia="en-GB"/>
            <w:rPrChange w:author="Akshay Raveendran" w:date="2025-07-21T00:30:00Z" w16du:dateUtc="2025-07-20T20:30:00Z" w:id="874">
              <w:rPr/>
            </w:rPrChange>
          </w:rPr>
          <w:delText xml:space="preserve">Client/Consultant Approved Vendor / Material </w:delText>
        </w:r>
      </w:del>
    </w:p>
    <w:p w:rsidRPr="00302F0C" w:rsidR="0085471C" w:rsidDel="00C36E4A" w:rsidRDefault="0085471C" w14:paraId="30284DF8" w14:textId="78E43172">
      <w:pPr>
        <w:pStyle w:val="ListParagraph"/>
        <w:numPr>
          <w:ilvl w:val="0"/>
          <w:numId w:val="45"/>
        </w:numPr>
        <w:jc w:val="both"/>
        <w:rPr>
          <w:del w:author="Akshay Raveendran" w:date="2025-07-21T00:31:00Z" w16du:dateUtc="2025-07-20T20:31:00Z" w:id="875"/>
          <w:rFonts w:ascii="Arial" w:hAnsi="Arial" w:eastAsia="Times New Roman" w:cs="Arial"/>
          <w:color w:val="532477" w:themeColor="accent1" w:themeShade="BF"/>
          <w:lang w:eastAsia="en-GB"/>
          <w:rPrChange w:author="Akshay Raveendran" w:date="2025-07-21T00:30:00Z" w16du:dateUtc="2025-07-20T20:30:00Z" w:id="876">
            <w:rPr>
              <w:del w:author="Akshay Raveendran" w:date="2025-07-21T00:31:00Z" w16du:dateUtc="2025-07-20T20:31:00Z" w:id="877"/>
            </w:rPr>
          </w:rPrChange>
        </w:rPr>
        <w:pPrChange w:author="Akshay Raveendran" w:date="2025-07-21T00:30:00Z" w16du:dateUtc="2025-07-20T20:30:00Z" w:id="878">
          <w:pPr>
            <w:pStyle w:val="ListParagraph"/>
            <w:numPr>
              <w:numId w:val="27"/>
            </w:numPr>
            <w:ind w:left="1080" w:hanging="360"/>
            <w:jc w:val="both"/>
          </w:pPr>
        </w:pPrChange>
      </w:pPr>
      <w:del w:author="Akshay Raveendran" w:date="2025-07-21T00:31:00Z" w16du:dateUtc="2025-07-20T20:31:00Z" w:id="879">
        <w:r w:rsidRPr="00302F0C" w:rsidDel="00C36E4A">
          <w:rPr>
            <w:rFonts w:ascii="Arial" w:hAnsi="Arial" w:eastAsia="Times New Roman" w:cs="Arial"/>
            <w:color w:val="532477" w:themeColor="accent1" w:themeShade="BF"/>
            <w:lang w:eastAsia="en-GB"/>
            <w:rPrChange w:author="Akshay Raveendran" w:date="2025-07-21T00:30:00Z" w16du:dateUtc="2025-07-20T20:30:00Z" w:id="880">
              <w:rPr/>
            </w:rPrChange>
          </w:rPr>
          <w:delText>Exceptional/ Preferred Source Supply (E/PSS)</w:delText>
        </w:r>
      </w:del>
    </w:p>
    <w:p w:rsidRPr="00302F0C" w:rsidR="0085471C" w:rsidDel="00C36E4A" w:rsidRDefault="0085471C" w14:paraId="1543EAE1" w14:textId="5ECC960A">
      <w:pPr>
        <w:pStyle w:val="ListParagraph"/>
        <w:numPr>
          <w:ilvl w:val="0"/>
          <w:numId w:val="45"/>
        </w:numPr>
        <w:jc w:val="both"/>
        <w:rPr>
          <w:del w:author="Akshay Raveendran" w:date="2025-07-21T00:31:00Z" w16du:dateUtc="2025-07-20T20:31:00Z" w:id="881"/>
          <w:rFonts w:ascii="Arial" w:hAnsi="Arial" w:eastAsia="Times New Roman" w:cs="Arial"/>
          <w:color w:val="532477" w:themeColor="accent1" w:themeShade="BF"/>
          <w:lang w:eastAsia="en-GB"/>
          <w:rPrChange w:author="Akshay Raveendran" w:date="2025-07-21T00:30:00Z" w16du:dateUtc="2025-07-20T20:30:00Z" w:id="882">
            <w:rPr>
              <w:del w:author="Akshay Raveendran" w:date="2025-07-21T00:31:00Z" w16du:dateUtc="2025-07-20T20:31:00Z" w:id="883"/>
            </w:rPr>
          </w:rPrChange>
        </w:rPr>
        <w:pPrChange w:author="Akshay Raveendran" w:date="2025-07-21T00:30:00Z" w16du:dateUtc="2025-07-20T20:30:00Z" w:id="884">
          <w:pPr>
            <w:pStyle w:val="ListParagraph"/>
            <w:numPr>
              <w:numId w:val="27"/>
            </w:numPr>
            <w:ind w:left="1080" w:hanging="360"/>
            <w:jc w:val="both"/>
          </w:pPr>
        </w:pPrChange>
      </w:pPr>
      <w:del w:author="Akshay Raveendran" w:date="2025-07-21T00:31:00Z" w16du:dateUtc="2025-07-20T20:31:00Z" w:id="885">
        <w:r w:rsidRPr="00302F0C" w:rsidDel="00C36E4A">
          <w:rPr>
            <w:rFonts w:ascii="Arial" w:hAnsi="Arial" w:eastAsia="Times New Roman" w:cs="Arial"/>
            <w:color w:val="532477" w:themeColor="accent1" w:themeShade="BF"/>
            <w:lang w:eastAsia="en-GB"/>
            <w:rPrChange w:author="Akshay Raveendran" w:date="2025-07-21T00:30:00Z" w16du:dateUtc="2025-07-20T20:30:00Z" w:id="886">
              <w:rPr/>
            </w:rPrChange>
          </w:rPr>
          <w:delText>Non-Availability Of Min 3 Offers When Value &gt; AED 10K</w:delText>
        </w:r>
      </w:del>
    </w:p>
    <w:p w:rsidRPr="00302F0C" w:rsidR="0085471C" w:rsidDel="00C36E4A" w:rsidRDefault="0085471C" w14:paraId="69966DA9" w14:textId="77520771">
      <w:pPr>
        <w:pStyle w:val="ListParagraph"/>
        <w:numPr>
          <w:ilvl w:val="0"/>
          <w:numId w:val="45"/>
        </w:numPr>
        <w:jc w:val="both"/>
        <w:rPr>
          <w:del w:author="Akshay Raveendran" w:date="2025-07-21T00:31:00Z" w16du:dateUtc="2025-07-20T20:31:00Z" w:id="887"/>
          <w:rFonts w:ascii="Arial" w:hAnsi="Arial" w:eastAsia="Times New Roman" w:cs="Arial"/>
          <w:color w:val="532477" w:themeColor="accent1" w:themeShade="BF"/>
          <w:lang w:eastAsia="en-GB"/>
          <w:rPrChange w:author="Akshay Raveendran" w:date="2025-07-21T00:30:00Z" w16du:dateUtc="2025-07-20T20:30:00Z" w:id="888">
            <w:rPr>
              <w:del w:author="Akshay Raveendran" w:date="2025-07-21T00:31:00Z" w16du:dateUtc="2025-07-20T20:31:00Z" w:id="889"/>
            </w:rPr>
          </w:rPrChange>
        </w:rPr>
        <w:pPrChange w:author="Akshay Raveendran" w:date="2025-07-21T00:30:00Z" w16du:dateUtc="2025-07-20T20:30:00Z" w:id="890">
          <w:pPr>
            <w:pStyle w:val="ListParagraph"/>
            <w:numPr>
              <w:numId w:val="27"/>
            </w:numPr>
            <w:ind w:left="1080" w:hanging="360"/>
            <w:jc w:val="both"/>
          </w:pPr>
        </w:pPrChange>
      </w:pPr>
      <w:del w:author="Akshay Raveendran" w:date="2025-07-21T00:31:00Z" w16du:dateUtc="2025-07-20T20:31:00Z" w:id="891">
        <w:r w:rsidRPr="00302F0C" w:rsidDel="00C36E4A">
          <w:rPr>
            <w:rFonts w:ascii="Arial" w:hAnsi="Arial" w:eastAsia="Times New Roman" w:cs="Arial"/>
            <w:color w:val="532477" w:themeColor="accent1" w:themeShade="BF"/>
            <w:lang w:eastAsia="en-GB"/>
            <w:rPrChange w:author="Akshay Raveendran" w:date="2025-07-21T00:30:00Z" w16du:dateUtc="2025-07-20T20:30:00Z" w:id="892">
              <w:rPr/>
            </w:rPrChange>
          </w:rPr>
          <w:delText>Cc Waiver For Repeated Goods / Or Services For Same Or Other Projects.</w:delText>
        </w:r>
      </w:del>
    </w:p>
    <w:p w:rsidRPr="00302F0C" w:rsidR="0085471C" w:rsidDel="00C36E4A" w:rsidRDefault="0085471C" w14:paraId="4AF9E7E0" w14:textId="5AC9E666">
      <w:pPr>
        <w:pStyle w:val="ListParagraph"/>
        <w:numPr>
          <w:ilvl w:val="0"/>
          <w:numId w:val="45"/>
        </w:numPr>
        <w:jc w:val="both"/>
        <w:rPr>
          <w:del w:author="Akshay Raveendran" w:date="2025-07-21T00:31:00Z" w16du:dateUtc="2025-07-20T20:31:00Z" w:id="893"/>
          <w:rFonts w:ascii="Arial" w:hAnsi="Arial" w:eastAsia="Times New Roman" w:cs="Arial"/>
          <w:color w:val="532477" w:themeColor="accent1" w:themeShade="BF"/>
          <w:lang w:eastAsia="en-GB"/>
          <w:rPrChange w:author="Akshay Raveendran" w:date="2025-07-21T00:30:00Z" w16du:dateUtc="2025-07-20T20:30:00Z" w:id="894">
            <w:rPr>
              <w:del w:author="Akshay Raveendran" w:date="2025-07-21T00:31:00Z" w16du:dateUtc="2025-07-20T20:31:00Z" w:id="895"/>
            </w:rPr>
          </w:rPrChange>
        </w:rPr>
        <w:pPrChange w:author="Akshay Raveendran" w:date="2025-07-21T00:30:00Z" w16du:dateUtc="2025-07-20T20:30:00Z" w:id="896">
          <w:pPr>
            <w:pStyle w:val="ListParagraph"/>
            <w:numPr>
              <w:numId w:val="27"/>
            </w:numPr>
            <w:ind w:left="1080" w:hanging="360"/>
            <w:jc w:val="both"/>
          </w:pPr>
        </w:pPrChange>
      </w:pPr>
      <w:del w:author="Akshay Raveendran" w:date="2025-07-21T00:31:00Z" w16du:dateUtc="2025-07-20T20:31:00Z" w:id="897">
        <w:r w:rsidRPr="00302F0C" w:rsidDel="00C36E4A">
          <w:rPr>
            <w:rFonts w:ascii="Arial" w:hAnsi="Arial" w:eastAsia="Times New Roman" w:cs="Arial"/>
            <w:color w:val="532477" w:themeColor="accent1" w:themeShade="BF"/>
            <w:lang w:eastAsia="en-GB"/>
            <w:rPrChange w:author="Akshay Raveendran" w:date="2025-07-21T00:30:00Z" w16du:dateUtc="2025-07-20T20:30:00Z" w:id="898">
              <w:rPr/>
            </w:rPrChange>
          </w:rPr>
          <w:delText xml:space="preserve">PO To Other Than L1 Vendor </w:delText>
        </w:r>
      </w:del>
    </w:p>
    <w:p w:rsidRPr="00302F0C" w:rsidR="0085471C" w:rsidDel="00C36E4A" w:rsidRDefault="0085471C" w14:paraId="70416366" w14:textId="177B7CAE">
      <w:pPr>
        <w:pStyle w:val="ListParagraph"/>
        <w:numPr>
          <w:ilvl w:val="0"/>
          <w:numId w:val="45"/>
        </w:numPr>
        <w:jc w:val="both"/>
        <w:rPr>
          <w:del w:author="Akshay Raveendran" w:date="2025-07-21T00:31:00Z" w16du:dateUtc="2025-07-20T20:31:00Z" w:id="899"/>
          <w:rFonts w:ascii="Arial" w:hAnsi="Arial" w:eastAsia="Times New Roman" w:cs="Arial"/>
          <w:color w:val="532477" w:themeColor="accent1" w:themeShade="BF"/>
          <w:lang w:eastAsia="en-GB"/>
          <w:rPrChange w:author="Akshay Raveendran" w:date="2025-07-21T00:30:00Z" w16du:dateUtc="2025-07-20T20:30:00Z" w:id="900">
            <w:rPr>
              <w:del w:author="Akshay Raveendran" w:date="2025-07-21T00:31:00Z" w16du:dateUtc="2025-07-20T20:31:00Z" w:id="901"/>
            </w:rPr>
          </w:rPrChange>
        </w:rPr>
        <w:pPrChange w:author="Akshay Raveendran" w:date="2025-07-21T00:30:00Z" w16du:dateUtc="2025-07-20T20:30:00Z" w:id="902">
          <w:pPr>
            <w:pStyle w:val="ListParagraph"/>
            <w:numPr>
              <w:numId w:val="27"/>
            </w:numPr>
            <w:ind w:left="1080" w:hanging="360"/>
            <w:jc w:val="both"/>
          </w:pPr>
        </w:pPrChange>
      </w:pPr>
      <w:del w:author="Akshay Raveendran" w:date="2025-07-21T00:31:00Z" w16du:dateUtc="2025-07-20T20:31:00Z" w:id="903">
        <w:r w:rsidRPr="00302F0C" w:rsidDel="00C36E4A">
          <w:rPr>
            <w:rFonts w:ascii="Arial" w:hAnsi="Arial" w:eastAsia="Times New Roman" w:cs="Arial"/>
            <w:color w:val="532477" w:themeColor="accent1" w:themeShade="BF"/>
            <w:lang w:eastAsia="en-GB"/>
            <w:rPrChange w:author="Akshay Raveendran" w:date="2025-07-21T00:30:00Z" w16du:dateUtc="2025-07-20T20:30:00Z" w:id="904">
              <w:rPr/>
            </w:rPrChange>
          </w:rPr>
          <w:delText xml:space="preserve">Emergency Procurement </w:delText>
        </w:r>
      </w:del>
    </w:p>
    <w:p w:rsidRPr="00302F0C" w:rsidR="0085471C" w:rsidDel="00C36E4A" w:rsidRDefault="0085471C" w14:paraId="178F36E5" w14:textId="5801DD08">
      <w:pPr>
        <w:pStyle w:val="ListParagraph"/>
        <w:numPr>
          <w:ilvl w:val="0"/>
          <w:numId w:val="45"/>
        </w:numPr>
        <w:jc w:val="both"/>
        <w:rPr>
          <w:del w:author="Akshay Raveendran" w:date="2025-07-21T00:31:00Z" w16du:dateUtc="2025-07-20T20:31:00Z" w:id="905"/>
          <w:rFonts w:ascii="Arial" w:hAnsi="Arial" w:eastAsia="Times New Roman" w:cs="Arial"/>
          <w:color w:val="532477" w:themeColor="accent1" w:themeShade="BF"/>
          <w:lang w:eastAsia="en-GB"/>
          <w:rPrChange w:author="Akshay Raveendran" w:date="2025-07-21T00:30:00Z" w16du:dateUtc="2025-07-20T20:30:00Z" w:id="906">
            <w:rPr>
              <w:del w:author="Akshay Raveendran" w:date="2025-07-21T00:31:00Z" w16du:dateUtc="2025-07-20T20:31:00Z" w:id="907"/>
            </w:rPr>
          </w:rPrChange>
        </w:rPr>
        <w:pPrChange w:author="Akshay Raveendran" w:date="2025-07-21T00:30:00Z" w16du:dateUtc="2025-07-20T20:30:00Z" w:id="908">
          <w:pPr>
            <w:pStyle w:val="ListParagraph"/>
            <w:numPr>
              <w:numId w:val="27"/>
            </w:numPr>
            <w:ind w:left="1080" w:hanging="360"/>
            <w:jc w:val="both"/>
          </w:pPr>
        </w:pPrChange>
      </w:pPr>
      <w:del w:author="Akshay Raveendran" w:date="2025-07-21T00:31:00Z" w16du:dateUtc="2025-07-20T20:31:00Z" w:id="909">
        <w:r w:rsidRPr="00302F0C" w:rsidDel="00C36E4A">
          <w:rPr>
            <w:rFonts w:ascii="Arial" w:hAnsi="Arial" w:eastAsia="Times New Roman" w:cs="Arial"/>
            <w:color w:val="532477" w:themeColor="accent1" w:themeShade="BF"/>
            <w:lang w:eastAsia="en-GB"/>
            <w:rPrChange w:author="Akshay Raveendran" w:date="2025-07-21T00:30:00Z" w16du:dateUtc="2025-07-20T20:30:00Z" w:id="910">
              <w:rPr/>
            </w:rPrChange>
          </w:rPr>
          <w:delText>Single Source Supply (SSS)</w:delText>
        </w:r>
      </w:del>
    </w:p>
    <w:p w:rsidRPr="00302F0C" w:rsidR="0085471C" w:rsidDel="00C36E4A" w:rsidRDefault="0085471C" w14:paraId="6C39A5F6" w14:textId="62A846AD">
      <w:pPr>
        <w:pStyle w:val="ListParagraph"/>
        <w:numPr>
          <w:ilvl w:val="0"/>
          <w:numId w:val="45"/>
        </w:numPr>
        <w:jc w:val="both"/>
        <w:rPr>
          <w:del w:author="Akshay Raveendran" w:date="2025-07-21T00:31:00Z" w16du:dateUtc="2025-07-20T20:31:00Z" w:id="911"/>
          <w:rFonts w:ascii="Arial" w:hAnsi="Arial" w:eastAsia="Times New Roman" w:cs="Arial"/>
          <w:color w:val="532477" w:themeColor="accent1" w:themeShade="BF"/>
          <w:lang w:eastAsia="en-GB"/>
          <w:rPrChange w:author="Akshay Raveendran" w:date="2025-07-21T00:30:00Z" w16du:dateUtc="2025-07-20T20:30:00Z" w:id="912">
            <w:rPr>
              <w:del w:author="Akshay Raveendran" w:date="2025-07-21T00:31:00Z" w16du:dateUtc="2025-07-20T20:31:00Z" w:id="913"/>
            </w:rPr>
          </w:rPrChange>
        </w:rPr>
        <w:pPrChange w:author="Akshay Raveendran" w:date="2025-07-21T00:30:00Z" w16du:dateUtc="2025-07-20T20:30:00Z" w:id="914">
          <w:pPr>
            <w:pStyle w:val="ListParagraph"/>
            <w:numPr>
              <w:numId w:val="27"/>
            </w:numPr>
            <w:ind w:left="1080" w:hanging="360"/>
            <w:jc w:val="both"/>
          </w:pPr>
        </w:pPrChange>
      </w:pPr>
      <w:del w:author="Akshay Raveendran" w:date="2025-07-21T00:31:00Z" w16du:dateUtc="2025-07-20T20:31:00Z" w:id="915">
        <w:r w:rsidRPr="00302F0C" w:rsidDel="00C36E4A">
          <w:rPr>
            <w:rFonts w:ascii="Arial" w:hAnsi="Arial" w:eastAsia="Times New Roman" w:cs="Arial"/>
            <w:color w:val="532477" w:themeColor="accent1" w:themeShade="BF"/>
            <w:lang w:eastAsia="en-GB"/>
            <w:rPrChange w:author="Akshay Raveendran" w:date="2025-07-21T00:30:00Z" w16du:dateUtc="2025-07-20T20:30:00Z" w:id="916">
              <w:rPr/>
            </w:rPrChange>
          </w:rPr>
          <w:delText>Finalization Without E-Auction When Value &gt; AED 100k</w:delText>
        </w:r>
      </w:del>
    </w:p>
    <w:p w:rsidRPr="00302F0C" w:rsidR="0085471C" w:rsidDel="00C36E4A" w:rsidRDefault="0085471C" w14:paraId="7AA0C619" w14:textId="2881B22D">
      <w:pPr>
        <w:pStyle w:val="ListParagraph"/>
        <w:numPr>
          <w:ilvl w:val="0"/>
          <w:numId w:val="45"/>
        </w:numPr>
        <w:jc w:val="both"/>
        <w:rPr>
          <w:del w:author="Akshay Raveendran" w:date="2025-07-21T00:31:00Z" w16du:dateUtc="2025-07-20T20:31:00Z" w:id="917"/>
          <w:rFonts w:ascii="Arial" w:hAnsi="Arial" w:cs="Arial"/>
          <w:rPrChange w:author="Akshay Raveendran" w:date="2025-07-21T00:30:00Z" w16du:dateUtc="2025-07-20T20:30:00Z" w:id="918">
            <w:rPr>
              <w:del w:author="Akshay Raveendran" w:date="2025-07-21T00:31:00Z" w16du:dateUtc="2025-07-20T20:31:00Z" w:id="919"/>
            </w:rPr>
          </w:rPrChange>
        </w:rPr>
        <w:pPrChange w:author="Akshay Raveendran" w:date="2025-07-21T00:30:00Z" w16du:dateUtc="2025-07-20T20:30:00Z" w:id="920">
          <w:pPr>
            <w:pStyle w:val="ListParagraph"/>
            <w:numPr>
              <w:numId w:val="27"/>
            </w:numPr>
            <w:ind w:left="1080" w:hanging="360"/>
            <w:jc w:val="both"/>
          </w:pPr>
        </w:pPrChange>
      </w:pPr>
      <w:del w:author="Akshay Raveendran" w:date="2025-07-21T00:31:00Z" w16du:dateUtc="2025-07-20T20:31:00Z" w:id="921">
        <w:r w:rsidRPr="00302F0C" w:rsidDel="00C36E4A">
          <w:rPr>
            <w:rFonts w:ascii="Arial" w:hAnsi="Arial" w:eastAsia="Times New Roman" w:cs="Arial"/>
            <w:color w:val="532477" w:themeColor="accent1" w:themeShade="BF"/>
            <w:lang w:eastAsia="en-GB"/>
            <w:rPrChange w:author="Akshay Raveendran" w:date="2025-07-21T00:30:00Z" w16du:dateUtc="2025-07-20T20:30:00Z" w:id="922">
              <w:rPr/>
            </w:rPrChange>
          </w:rPr>
          <w:delText>Non-Availability Of Direct Landlord For Labour Accommodation</w:delText>
        </w:r>
      </w:del>
    </w:p>
    <w:p w:rsidRPr="00302F0C" w:rsidR="0085471C" w:rsidDel="00C36E4A" w:rsidP="0085471C" w:rsidRDefault="0085471C" w14:paraId="04DCB77B" w14:textId="129D311B">
      <w:pPr>
        <w:rPr>
          <w:del w:author="Akshay Raveendran" w:date="2025-07-21T00:31:00Z" w16du:dateUtc="2025-07-20T20:31:00Z" w:id="923"/>
          <w:rFonts w:ascii="Arial" w:hAnsi="Arial" w:cs="Arial"/>
        </w:rPr>
      </w:pPr>
    </w:p>
    <w:p w:rsidRPr="00302F0C" w:rsidR="0085471C" w:rsidDel="00C36E4A" w:rsidP="0085471C" w:rsidRDefault="0085471C" w14:paraId="227789AE" w14:textId="2844A57E">
      <w:pPr>
        <w:rPr>
          <w:del w:author="Akshay Raveendran" w:date="2025-07-21T00:31:00Z" w16du:dateUtc="2025-07-20T20:31:00Z" w:id="924"/>
          <w:rFonts w:ascii="Arial" w:hAnsi="Arial" w:cs="Arial"/>
        </w:rPr>
      </w:pPr>
      <w:del w:author="Akshay Raveendran" w:date="2025-07-21T00:31:00Z" w16du:dateUtc="2025-07-20T20:31:00Z" w:id="925">
        <w:r w:rsidRPr="00302F0C" w:rsidDel="00C36E4A">
          <w:rPr>
            <w:rFonts w:ascii="Arial" w:hAnsi="Arial" w:cs="Arial"/>
          </w:rPr>
          <w:delText>Notes:</w:delText>
        </w:r>
      </w:del>
    </w:p>
    <w:p w:rsidRPr="00302F0C" w:rsidR="0085471C" w:rsidDel="00C36E4A" w:rsidP="00654EAE" w:rsidRDefault="0085471C" w14:paraId="5EE9A131" w14:textId="66F07750">
      <w:pPr>
        <w:pStyle w:val="ListParagraph"/>
        <w:numPr>
          <w:ilvl w:val="0"/>
          <w:numId w:val="7"/>
        </w:numPr>
        <w:jc w:val="both"/>
        <w:rPr>
          <w:del w:author="Akshay Raveendran" w:date="2025-07-21T00:31:00Z" w16du:dateUtc="2025-07-20T20:31:00Z" w:id="926"/>
          <w:rFonts w:ascii="Arial" w:hAnsi="Arial" w:cs="Arial"/>
        </w:rPr>
      </w:pPr>
      <w:del w:author="Akshay Raveendran" w:date="2025-07-21T00:31:00Z" w16du:dateUtc="2025-07-20T20:31:00Z" w:id="927">
        <w:r w:rsidRPr="00302F0C" w:rsidDel="00C36E4A">
          <w:rPr>
            <w:rFonts w:ascii="Arial" w:hAnsi="Arial" w:cs="Arial"/>
          </w:rPr>
          <w:delText xml:space="preserve">Exceptional approval form should be available to be raised directly by the </w:delText>
        </w:r>
        <w:r w:rsidRPr="00302F0C" w:rsidDel="00C36E4A" w:rsidR="00BC5629">
          <w:rPr>
            <w:rFonts w:ascii="Arial" w:hAnsi="Arial" w:cs="Arial"/>
          </w:rPr>
          <w:delText>procurement/PSSC user on the portal and also there should be an option to push other</w:delText>
        </w:r>
        <w:r w:rsidRPr="00302F0C" w:rsidDel="00C36E4A" w:rsidR="000A128F">
          <w:rPr>
            <w:rFonts w:ascii="Arial" w:hAnsi="Arial" w:cs="Arial"/>
          </w:rPr>
          <w:delText xml:space="preserve"> approved</w:delText>
        </w:r>
        <w:r w:rsidRPr="00302F0C" w:rsidDel="00C36E4A" w:rsidR="00BC5629">
          <w:rPr>
            <w:rFonts w:ascii="Arial" w:hAnsi="Arial" w:cs="Arial"/>
          </w:rPr>
          <w:delText xml:space="preserve"> </w:delText>
        </w:r>
      </w:del>
      <w:del w:author="Akshay Raveendran" w:date="2025-07-15T12:07:00Z" w16du:dateUtc="2025-07-15T08:07:00Z" w:id="928">
        <w:r w:rsidRPr="00302F0C" w:rsidDel="003D4848" w:rsidR="00BC5629">
          <w:rPr>
            <w:rFonts w:ascii="Arial" w:hAnsi="Arial" w:cs="Arial"/>
          </w:rPr>
          <w:delText>requests</w:delText>
        </w:r>
        <w:r w:rsidRPr="00302F0C" w:rsidDel="003D4848" w:rsidR="000A128F">
          <w:rPr>
            <w:rFonts w:ascii="Arial" w:hAnsi="Arial" w:cs="Arial"/>
          </w:rPr>
          <w:delText>(</w:delText>
        </w:r>
      </w:del>
      <w:del w:author="Akshay Raveendran" w:date="2025-07-21T00:31:00Z" w16du:dateUtc="2025-07-20T20:31:00Z" w:id="929">
        <w:r w:rsidRPr="00302F0C" w:rsidDel="00C36E4A" w:rsidR="000A128F">
          <w:rPr>
            <w:rFonts w:ascii="Arial" w:hAnsi="Arial" w:cs="Arial"/>
          </w:rPr>
          <w:delText>Like insurance, external hire etc)</w:delText>
        </w:r>
        <w:r w:rsidRPr="00302F0C" w:rsidDel="00C36E4A" w:rsidR="00BC5629">
          <w:rPr>
            <w:rFonts w:ascii="Arial" w:hAnsi="Arial" w:cs="Arial"/>
          </w:rPr>
          <w:delText xml:space="preserve"> on the </w:delText>
        </w:r>
        <w:r w:rsidRPr="00302F0C" w:rsidDel="00C36E4A" w:rsidR="000A128F">
          <w:rPr>
            <w:rFonts w:ascii="Arial" w:hAnsi="Arial" w:cs="Arial"/>
          </w:rPr>
          <w:delText>PSSC portal to the Exceptional approval form</w:delText>
        </w:r>
      </w:del>
    </w:p>
    <w:p w:rsidRPr="00302F0C" w:rsidR="000A128F" w:rsidDel="00C36E4A" w:rsidP="00654EAE" w:rsidRDefault="00FB0433" w14:paraId="6B54F6A0" w14:textId="40C2EC08">
      <w:pPr>
        <w:pStyle w:val="ListParagraph"/>
        <w:numPr>
          <w:ilvl w:val="0"/>
          <w:numId w:val="7"/>
        </w:numPr>
        <w:jc w:val="both"/>
        <w:rPr>
          <w:del w:author="Akshay Raveendran" w:date="2025-07-21T00:31:00Z" w16du:dateUtc="2025-07-20T20:31:00Z" w:id="930"/>
          <w:rFonts w:ascii="Arial" w:hAnsi="Arial" w:cs="Arial"/>
        </w:rPr>
      </w:pPr>
      <w:del w:author="Akshay Raveendran" w:date="2025-07-21T00:31:00Z" w16du:dateUtc="2025-07-20T20:31:00Z" w:id="931">
        <w:r w:rsidRPr="00302F0C" w:rsidDel="00C36E4A">
          <w:rPr>
            <w:rFonts w:ascii="Arial" w:hAnsi="Arial" w:cs="Arial"/>
          </w:rPr>
          <w:delText xml:space="preserve">There should be an option to extract data from PR/PO forms in the ERP systems </w:delText>
        </w:r>
        <w:r w:rsidRPr="00302F0C" w:rsidDel="00C36E4A" w:rsidR="00275303">
          <w:rPr>
            <w:rFonts w:ascii="Arial" w:hAnsi="Arial" w:cs="Arial"/>
          </w:rPr>
          <w:delText>for Exceptional Approval Request creation from PO/PR number or details by linking between systems and the forms</w:delText>
        </w:r>
      </w:del>
    </w:p>
    <w:p w:rsidRPr="00302F0C" w:rsidR="0085471C" w:rsidDel="00C36E4A" w:rsidP="00654EAE" w:rsidRDefault="005E1F55" w14:paraId="48E079BC" w14:textId="5A223B41">
      <w:pPr>
        <w:pStyle w:val="ListParagraph"/>
        <w:numPr>
          <w:ilvl w:val="0"/>
          <w:numId w:val="7"/>
        </w:numPr>
        <w:jc w:val="both"/>
        <w:rPr>
          <w:del w:author="Akshay Raveendran" w:date="2025-07-21T00:31:00Z" w16du:dateUtc="2025-07-20T20:31:00Z" w:id="932"/>
          <w:rFonts w:ascii="Arial" w:hAnsi="Arial" w:eastAsia="Times New Roman" w:cs="Arial"/>
          <w:lang w:eastAsia="en-GB"/>
        </w:rPr>
      </w:pPr>
      <w:del w:author="Akshay Raveendran" w:date="2025-07-21T00:31:00Z" w16du:dateUtc="2025-07-20T20:31:00Z" w:id="933">
        <w:r w:rsidRPr="00302F0C" w:rsidDel="00C36E4A">
          <w:rPr>
            <w:rFonts w:ascii="Arial" w:hAnsi="Arial" w:cs="Arial"/>
          </w:rPr>
          <w:delText>Export functionality to be available for the form at different stages showing the current status and the people who has approved it</w:delText>
        </w:r>
      </w:del>
    </w:p>
    <w:p w:rsidRPr="00302F0C" w:rsidR="008B3A97" w:rsidDel="00480334" w:rsidP="005878D6" w:rsidRDefault="008B3A97" w14:paraId="102D3895" w14:textId="70880238">
      <w:pPr>
        <w:pStyle w:val="Heading2"/>
        <w:rPr>
          <w:del w:author="Akshay Raveendran" w:date="2025-07-21T08:51:00Z" w16du:dateUtc="2025-07-21T04:51:00Z" w:id="934"/>
          <w:rFonts w:ascii="Arial" w:hAnsi="Arial" w:cs="Arial"/>
        </w:rPr>
      </w:pPr>
    </w:p>
    <w:p w:rsidRPr="00302F0C" w:rsidR="008B3A97" w:rsidDel="00480334" w:rsidP="005878D6" w:rsidRDefault="008B3A97" w14:paraId="05E64453" w14:textId="2636AA08">
      <w:pPr>
        <w:pStyle w:val="Heading2"/>
        <w:rPr>
          <w:del w:author="Akshay Raveendran" w:date="2025-07-21T08:51:00Z" w16du:dateUtc="2025-07-21T04:51:00Z" w:id="935"/>
          <w:rFonts w:ascii="Arial" w:hAnsi="Arial" w:cs="Arial"/>
        </w:rPr>
      </w:pPr>
    </w:p>
    <w:p w:rsidRPr="00302F0C" w:rsidR="008B3A97" w:rsidDel="00480334" w:rsidP="005878D6" w:rsidRDefault="008B3A97" w14:paraId="0AD1802D" w14:textId="43165D90">
      <w:pPr>
        <w:pStyle w:val="Heading2"/>
        <w:rPr>
          <w:del w:author="Akshay Raveendran" w:date="2025-07-21T08:51:00Z" w16du:dateUtc="2025-07-21T04:51:00Z" w:id="936"/>
          <w:rFonts w:ascii="Arial" w:hAnsi="Arial" w:cs="Arial"/>
        </w:rPr>
      </w:pPr>
    </w:p>
    <w:p w:rsidRPr="00302F0C" w:rsidR="008B3A97" w:rsidDel="00480334" w:rsidP="005878D6" w:rsidRDefault="008B3A97" w14:paraId="7CBE0BCE" w14:textId="43B0794F">
      <w:pPr>
        <w:pStyle w:val="Heading2"/>
        <w:rPr>
          <w:del w:author="Akshay Raveendran" w:date="2025-07-21T08:51:00Z" w16du:dateUtc="2025-07-21T04:51:00Z" w:id="937"/>
          <w:rFonts w:ascii="Arial" w:hAnsi="Arial" w:cs="Arial"/>
        </w:rPr>
      </w:pPr>
    </w:p>
    <w:p w:rsidRPr="00302F0C" w:rsidR="008B3A97" w:rsidDel="00480334" w:rsidP="005878D6" w:rsidRDefault="008B3A97" w14:paraId="718AB615" w14:textId="087190D2">
      <w:pPr>
        <w:pStyle w:val="Heading2"/>
        <w:rPr>
          <w:del w:author="Akshay Raveendran" w:date="2025-07-21T08:51:00Z" w16du:dateUtc="2025-07-21T04:51:00Z" w:id="938"/>
          <w:rFonts w:ascii="Arial" w:hAnsi="Arial" w:cs="Arial"/>
        </w:rPr>
      </w:pPr>
    </w:p>
    <w:p w:rsidRPr="00302F0C" w:rsidR="008B3A97" w:rsidDel="00480334" w:rsidP="005878D6" w:rsidRDefault="008B3A97" w14:paraId="2E5BEDB7" w14:textId="121778FB">
      <w:pPr>
        <w:pStyle w:val="Heading2"/>
        <w:rPr>
          <w:del w:author="Akshay Raveendran" w:date="2025-07-21T08:51:00Z" w16du:dateUtc="2025-07-21T04:51:00Z" w:id="939"/>
          <w:rFonts w:ascii="Arial" w:hAnsi="Arial" w:cs="Arial"/>
        </w:rPr>
      </w:pPr>
    </w:p>
    <w:p w:rsidRPr="00302F0C" w:rsidR="008B3A97" w:rsidDel="00480334" w:rsidP="005878D6" w:rsidRDefault="008B3A97" w14:paraId="4A284BD0" w14:textId="59E255EF">
      <w:pPr>
        <w:pStyle w:val="Heading2"/>
        <w:rPr>
          <w:del w:author="Akshay Raveendran" w:date="2025-07-21T08:51:00Z" w16du:dateUtc="2025-07-21T04:51:00Z" w:id="940"/>
          <w:rFonts w:ascii="Arial" w:hAnsi="Arial" w:cs="Arial"/>
        </w:rPr>
      </w:pPr>
    </w:p>
    <w:p w:rsidRPr="00302F0C" w:rsidR="008B3A97" w:rsidDel="00480334" w:rsidP="008B3A97" w:rsidRDefault="008B3A97" w14:paraId="5026EF27" w14:textId="6E1918E1">
      <w:pPr>
        <w:rPr>
          <w:del w:author="Akshay Raveendran" w:date="2025-07-21T08:51:00Z" w16du:dateUtc="2025-07-21T04:51:00Z" w:id="941"/>
          <w:rFonts w:ascii="Arial" w:hAnsi="Arial" w:eastAsia="Times New Roman" w:cs="Arial"/>
          <w:lang w:eastAsia="en-GB"/>
        </w:rPr>
      </w:pPr>
    </w:p>
    <w:p w:rsidRPr="00302F0C" w:rsidR="008B3A97" w:rsidDel="00480334" w:rsidP="008B3A97" w:rsidRDefault="008B3A97" w14:paraId="3739B907" w14:textId="2A2C2995">
      <w:pPr>
        <w:rPr>
          <w:del w:author="Akshay Raveendran" w:date="2025-07-21T08:51:00Z" w16du:dateUtc="2025-07-21T04:51:00Z" w:id="942"/>
          <w:rFonts w:ascii="Arial" w:hAnsi="Arial" w:eastAsia="Times New Roman" w:cs="Arial"/>
          <w:lang w:eastAsia="en-GB"/>
        </w:rPr>
      </w:pPr>
    </w:p>
    <w:p w:rsidRPr="00302F0C" w:rsidR="008B3A97" w:rsidDel="00480334" w:rsidP="005878D6" w:rsidRDefault="008B3A97" w14:paraId="5D26BBF9" w14:textId="179DF24C">
      <w:pPr>
        <w:pStyle w:val="Heading2"/>
        <w:rPr>
          <w:del w:author="Akshay Raveendran" w:date="2025-07-21T08:52:00Z" w16du:dateUtc="2025-07-21T04:52:00Z" w:id="943"/>
          <w:rFonts w:ascii="Arial" w:hAnsi="Arial" w:cs="Arial"/>
        </w:rPr>
      </w:pPr>
    </w:p>
    <w:p w:rsidRPr="00302F0C" w:rsidR="008B3A97" w:rsidDel="00480334" w:rsidP="008B3A97" w:rsidRDefault="008B3A97" w14:paraId="1DEE1005" w14:textId="4E4FB72A">
      <w:pPr>
        <w:rPr>
          <w:del w:author="Akshay Raveendran" w:date="2025-07-21T08:52:00Z" w16du:dateUtc="2025-07-21T04:52:00Z" w:id="944"/>
          <w:rFonts w:ascii="Arial" w:hAnsi="Arial" w:eastAsia="Times New Roman" w:cs="Arial"/>
          <w:lang w:eastAsia="en-GB"/>
        </w:rPr>
      </w:pPr>
    </w:p>
    <w:p w:rsidRPr="00302F0C" w:rsidR="005878D6" w:rsidP="005878D6" w:rsidRDefault="000B5D45" w14:paraId="61FBA2CB" w14:textId="29C41F14">
      <w:pPr>
        <w:pStyle w:val="Heading2"/>
        <w:rPr>
          <w:rFonts w:ascii="Arial" w:hAnsi="Arial" w:cs="Arial"/>
        </w:rPr>
      </w:pPr>
      <w:bookmarkStart w:name="_Toc204935488" w:id="945"/>
      <w:r w:rsidRPr="00302F0C">
        <w:rPr>
          <w:rFonts w:ascii="Arial" w:hAnsi="Arial" w:cs="Arial"/>
        </w:rPr>
        <w:t xml:space="preserve">Scrap Sales </w:t>
      </w:r>
      <w:r w:rsidRPr="00302F0C" w:rsidR="00A82537">
        <w:rPr>
          <w:rFonts w:ascii="Arial" w:hAnsi="Arial" w:cs="Arial"/>
        </w:rPr>
        <w:t>&amp; De-fleeting</w:t>
      </w:r>
      <w:r w:rsidRPr="00302F0C" w:rsidR="00D0359D">
        <w:rPr>
          <w:rFonts w:ascii="Arial" w:hAnsi="Arial" w:cs="Arial"/>
        </w:rPr>
        <w:t xml:space="preserve"> </w:t>
      </w:r>
      <w:r w:rsidRPr="00302F0C" w:rsidR="000E6419">
        <w:rPr>
          <w:rFonts w:ascii="Arial" w:hAnsi="Arial" w:cs="Arial"/>
        </w:rPr>
        <w:t xml:space="preserve">of </w:t>
      </w:r>
      <w:del w:author="Akshay Raveendran" w:date="2025-07-15T21:39:00Z" w16du:dateUtc="2025-07-15T17:39:00Z" w:id="946">
        <w:r w:rsidRPr="00302F0C" w:rsidDel="00124259" w:rsidR="000E6419">
          <w:rPr>
            <w:rFonts w:ascii="Arial" w:hAnsi="Arial" w:cs="Arial"/>
          </w:rPr>
          <w:delText>vehicles</w:delText>
        </w:r>
        <w:r w:rsidRPr="00302F0C" w:rsidDel="00124259" w:rsidR="007B0EA1">
          <w:rPr>
            <w:rFonts w:ascii="Arial" w:hAnsi="Arial" w:cs="Arial"/>
          </w:rPr>
          <w:delText>(</w:delText>
        </w:r>
      </w:del>
      <w:ins w:author="Akshay Raveendran" w:date="2025-07-15T21:39:00Z" w16du:dateUtc="2025-07-15T17:39:00Z" w:id="947">
        <w:r w:rsidRPr="00302F0C" w:rsidR="00124259">
          <w:rPr>
            <w:rFonts w:ascii="Arial" w:hAnsi="Arial" w:cs="Arial"/>
          </w:rPr>
          <w:t>vehicles (</w:t>
        </w:r>
      </w:ins>
      <w:r w:rsidRPr="00302F0C" w:rsidR="007B0EA1">
        <w:rPr>
          <w:rFonts w:ascii="Arial" w:hAnsi="Arial" w:cs="Arial"/>
        </w:rPr>
        <w:t>Non-Kabi)</w:t>
      </w:r>
      <w:bookmarkEnd w:id="945"/>
    </w:p>
    <w:p w:rsidRPr="00302F0C" w:rsidR="00EA5C9F" w:rsidP="00EA5C9F" w:rsidRDefault="00EA5C9F" w14:paraId="667544D8" w14:textId="77777777">
      <w:pPr>
        <w:rPr>
          <w:rFonts w:ascii="Arial" w:hAnsi="Arial" w:cs="Arial"/>
        </w:rPr>
      </w:pPr>
    </w:p>
    <w:p w:rsidRPr="00302F0C" w:rsidR="00EA5C9F" w:rsidP="00EA5C9F" w:rsidRDefault="00EA5C9F" w14:paraId="5A85D791" w14:textId="3419B482">
      <w:pPr>
        <w:rPr>
          <w:rFonts w:ascii="Arial" w:hAnsi="Arial" w:cs="Arial"/>
        </w:rPr>
      </w:pPr>
      <w:r w:rsidRPr="00302F0C" w:rsidR="00EA5C9F">
        <w:rPr>
          <w:rFonts w:ascii="Arial" w:hAnsi="Arial" w:cs="Arial"/>
          <w:b w:val="1"/>
          <w:bCs w:val="1"/>
        </w:rPr>
        <w:t>As-Is Process:</w:t>
      </w:r>
      <w:r w:rsidRPr="00302F0C" w:rsidR="00EA5C9F">
        <w:rPr>
          <w:rFonts w:ascii="Arial" w:hAnsi="Arial" w:cs="Arial"/>
        </w:rPr>
        <w:t xml:space="preserve"> </w:t>
      </w:r>
      <w:r w:rsidRPr="00302F0C" w:rsidR="008F0ECA">
        <w:rPr>
          <w:rFonts w:ascii="Arial" w:hAnsi="Arial" w:cs="Arial"/>
        </w:rPr>
        <w:object w:dxaOrig="1504" w:dyaOrig="981" w14:anchorId="6957708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6" style="width:75pt;height:48.75pt" o:ole="" type="#_x0000_t75">
            <v:imagedata o:title="" r:id="rId16"/>
          </v:shape>
          <o:OLEObject Type="Embed" ProgID="Acrobat.Document.DC" ShapeID="_x0000_i1026" DrawAspect="Icon" ObjectID="_1815513438" r:id="rId17"/>
        </w:object>
      </w:r>
    </w:p>
    <w:p w:rsidRPr="00302F0C" w:rsidR="007717B0" w:rsidDel="00871566" w:rsidP="007717B0" w:rsidRDefault="007717B0" w14:paraId="6EA5FB5F" w14:textId="6D84B009">
      <w:pPr>
        <w:rPr>
          <w:del w:author="Akshay Raveendran" w:date="2025-07-20T22:35:00Z" w16du:dateUtc="2025-07-20T18:35:00Z" w:id="948"/>
          <w:rFonts w:ascii="Arial" w:hAnsi="Arial" w:cs="Arial"/>
        </w:rPr>
      </w:pPr>
    </w:p>
    <w:p w:rsidR="008E7332" w:rsidP="007717B0" w:rsidRDefault="007717B0" w14:paraId="4B07D3FC" w14:textId="77777777">
      <w:pPr>
        <w:rPr>
          <w:rFonts w:ascii="Arial" w:hAnsi="Arial" w:cs="Arial"/>
        </w:rPr>
      </w:pPr>
      <w:del w:author="Akshay Raveendran" w:date="2025-07-20T22:35:00Z" w16du:dateUtc="2025-07-20T18:35:00Z" w:id="949">
        <w:r w:rsidRPr="00302F0C" w:rsidDel="0041276C">
          <w:rPr>
            <w:rFonts w:ascii="Arial" w:hAnsi="Arial" w:cs="Arial"/>
            <w:noProof/>
          </w:rPr>
          <w:drawing>
            <wp:inline distT="0" distB="0" distL="0" distR="0" wp14:anchorId="00DD0966" wp14:editId="1B45865C">
              <wp:extent cx="5399590" cy="4128412"/>
              <wp:effectExtent l="0" t="0" r="0" b="0"/>
              <wp:docPr id="165340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04062" name=""/>
                      <pic:cNvPicPr/>
                    </pic:nvPicPr>
                    <pic:blipFill>
                      <a:blip r:embed="rId18"/>
                      <a:stretch>
                        <a:fillRect/>
                      </a:stretch>
                    </pic:blipFill>
                    <pic:spPr>
                      <a:xfrm>
                        <a:off x="0" y="0"/>
                        <a:ext cx="5399590" cy="4128412"/>
                      </a:xfrm>
                      <a:prstGeom prst="rect">
                        <a:avLst/>
                      </a:prstGeom>
                    </pic:spPr>
                  </pic:pic>
                </a:graphicData>
              </a:graphic>
            </wp:inline>
          </w:drawing>
        </w:r>
      </w:del>
      <w:ins w:author="Akshay Raveendran" w:date="2025-07-20T22:35:00Z" w16du:dateUtc="2025-07-20T18:35:00Z" w:id="950">
        <w:r w:rsidRPr="00302F0C" w:rsidR="0041276C">
          <w:rPr>
            <w:rFonts w:ascii="Arial" w:hAnsi="Arial" w:cs="Arial"/>
          </w:rPr>
          <w:t xml:space="preserve"> </w:t>
        </w:r>
      </w:ins>
      <w:r w:rsidRPr="00302F0C" w:rsidR="00937D75">
        <w:rPr>
          <w:rFonts w:ascii="Arial" w:hAnsi="Arial" w:cs="Arial"/>
          <w:b/>
          <w:bCs/>
        </w:rPr>
        <w:t>To be high level process:</w:t>
      </w:r>
      <w:r w:rsidRPr="00302F0C" w:rsidR="00937D75">
        <w:rPr>
          <w:rFonts w:ascii="Arial" w:hAnsi="Arial" w:cs="Arial"/>
        </w:rPr>
        <w:t xml:space="preserve"> </w:t>
      </w:r>
    </w:p>
    <w:p w:rsidRPr="008E7332" w:rsidR="008E7332" w:rsidP="008E7332" w:rsidRDefault="008E7332" w14:paraId="04EA3F65" w14:textId="3ED93AE4">
      <w:pPr>
        <w:rPr>
          <w:rFonts w:ascii="Arial" w:hAnsi="Arial" w:cs="Arial"/>
        </w:rPr>
      </w:pPr>
      <w:r w:rsidRPr="008E7332">
        <w:rPr>
          <w:rFonts w:ascii="Arial" w:hAnsi="Arial" w:cs="Arial"/>
          <w:noProof/>
        </w:rPr>
        <w:drawing>
          <wp:inline distT="0" distB="0" distL="0" distR="0" wp14:anchorId="4ECF61DD" wp14:editId="32729120">
            <wp:extent cx="5731510" cy="4025900"/>
            <wp:effectExtent l="0" t="0" r="2540" b="0"/>
            <wp:docPr id="1785224400"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24400" name="Picture 3" descr="A diagram of a flowchar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025900"/>
                    </a:xfrm>
                    <a:prstGeom prst="rect">
                      <a:avLst/>
                    </a:prstGeom>
                    <a:noFill/>
                    <a:ln>
                      <a:noFill/>
                    </a:ln>
                  </pic:spPr>
                </pic:pic>
              </a:graphicData>
            </a:graphic>
          </wp:inline>
        </w:drawing>
      </w:r>
    </w:p>
    <w:p w:rsidRPr="00302F0C" w:rsidR="007717B0" w:rsidP="007717B0" w:rsidRDefault="001956CF" w14:paraId="2C34B8A5" w14:textId="79F51A88">
      <w:pPr>
        <w:rPr>
          <w:rFonts w:ascii="Arial" w:hAnsi="Arial" w:cs="Arial"/>
        </w:rPr>
      </w:pPr>
      <w:ins w:author="Akshay Raveendran" w:date="2025-07-17T16:17:00Z" w16du:dateUtc="2025-07-17T12:17:00Z" w:id="951">
        <w:r w:rsidRPr="00302F0C">
          <w:rPr>
            <w:rFonts w:ascii="Arial" w:hAnsi="Arial" w:cs="Arial"/>
          </w:rPr>
          <w:t xml:space="preserve"> </w:t>
        </w:r>
      </w:ins>
    </w:p>
    <w:p w:rsidRPr="00302F0C" w:rsidR="00C90DAC" w:rsidP="005878D6" w:rsidRDefault="00C90DAC" w14:paraId="79AB326B" w14:textId="3A2B1232">
      <w:pPr>
        <w:rPr>
          <w:rFonts w:ascii="Arial" w:hAnsi="Arial" w:cs="Arial"/>
        </w:rPr>
      </w:pPr>
      <w:r w:rsidRPr="00302F0C" w:rsidR="00C90DAC">
        <w:rPr>
          <w:rFonts w:ascii="Arial" w:hAnsi="Arial" w:cs="Arial"/>
          <w:b w:val="1"/>
          <w:bCs w:val="1"/>
        </w:rPr>
        <w:t>To-be Process:</w:t>
      </w:r>
      <w:r w:rsidRPr="00302F0C" w:rsidR="00C90DAC">
        <w:rPr>
          <w:rFonts w:ascii="Arial" w:hAnsi="Arial" w:cs="Arial"/>
        </w:rPr>
        <w:t xml:space="preserve"> </w:t>
      </w:r>
      <w:r w:rsidR="004144E4">
        <w:rPr>
          <w:rFonts w:ascii="Arial" w:hAnsi="Arial" w:cs="Arial"/>
        </w:rPr>
        <w:object w:dxaOrig="1504" w:dyaOrig="981" w14:anchorId="2165D784">
          <v:shape id="_x0000_i1027" style="width:75pt;height:48.75pt" o:ole="" type="#_x0000_t75">
            <v:imagedata o:title="" r:id="rId20"/>
          </v:shape>
          <o:OLEObject Type="Embed" ProgID="Acrobat.Document.DC" ShapeID="_x0000_i1027" DrawAspect="Icon" ObjectID="_1815513439" r:id="rId21"/>
        </w:object>
      </w:r>
    </w:p>
    <w:p w:rsidRPr="00302F0C" w:rsidR="002829BB" w:rsidP="005878D6" w:rsidRDefault="002829BB" w14:paraId="2BFC00F3" w14:textId="77777777">
      <w:pPr>
        <w:rPr>
          <w:rFonts w:ascii="Arial" w:hAnsi="Arial" w:cs="Arial"/>
        </w:rPr>
      </w:pPr>
    </w:p>
    <w:p w:rsidRPr="00302F0C" w:rsidR="0030528D" w:rsidP="002016D6" w:rsidRDefault="00825D24" w14:paraId="06417165" w14:textId="3BB9257C">
      <w:pPr>
        <w:pStyle w:val="Heading3"/>
        <w:rPr>
          <w:rFonts w:ascii="Arial" w:hAnsi="Arial" w:cs="Arial"/>
        </w:rPr>
      </w:pPr>
      <w:bookmarkStart w:name="_Toc204935489" w:id="952"/>
      <w:r w:rsidRPr="00302F0C">
        <w:rPr>
          <w:rFonts w:ascii="Arial" w:hAnsi="Arial" w:eastAsia="Times New Roman" w:cs="Arial"/>
          <w:color w:val="000000"/>
          <w:lang w:eastAsia="en-GB"/>
        </w:rPr>
        <w:t>2</w:t>
      </w:r>
      <w:r w:rsidRPr="00302F0C" w:rsidR="007C50E1">
        <w:rPr>
          <w:rFonts w:ascii="Arial" w:hAnsi="Arial" w:eastAsia="Times New Roman" w:cs="Arial"/>
          <w:color w:val="000000"/>
          <w:lang w:eastAsia="en-GB"/>
        </w:rPr>
        <w:t>.1.1</w:t>
      </w:r>
      <w:r w:rsidRPr="00302F0C" w:rsidR="007F03FD">
        <w:rPr>
          <w:rFonts w:ascii="Arial" w:hAnsi="Arial" w:eastAsia="Times New Roman" w:cs="Arial"/>
          <w:color w:val="000000"/>
          <w:lang w:eastAsia="en-GB"/>
        </w:rPr>
        <w:t xml:space="preserve"> </w:t>
      </w:r>
      <w:r w:rsidRPr="00302F0C" w:rsidR="00B404F7">
        <w:rPr>
          <w:rFonts w:ascii="Arial" w:hAnsi="Arial" w:eastAsia="Times New Roman" w:cs="Arial"/>
          <w:color w:val="000000"/>
          <w:lang w:eastAsia="en-GB"/>
        </w:rPr>
        <w:t xml:space="preserve">Disposal Request </w:t>
      </w:r>
      <w:r w:rsidRPr="00302F0C" w:rsidR="00DA3D17">
        <w:rPr>
          <w:rFonts w:ascii="Arial" w:hAnsi="Arial" w:eastAsia="Times New Roman" w:cs="Arial"/>
          <w:color w:val="000000"/>
          <w:lang w:eastAsia="en-GB"/>
        </w:rPr>
        <w:t>Form (</w:t>
      </w:r>
      <w:r w:rsidRPr="00302F0C" w:rsidR="007C50E1">
        <w:rPr>
          <w:rFonts w:ascii="Arial" w:hAnsi="Arial" w:eastAsia="Times New Roman" w:cs="Arial"/>
          <w:color w:val="000000"/>
          <w:lang w:eastAsia="en-GB"/>
        </w:rPr>
        <w:t>Form 1</w:t>
      </w:r>
      <w:r w:rsidRPr="00302F0C" w:rsidR="00B404F7">
        <w:rPr>
          <w:rFonts w:ascii="Arial" w:hAnsi="Arial" w:eastAsia="Times New Roman" w:cs="Arial"/>
          <w:color w:val="000000"/>
          <w:lang w:eastAsia="en-GB"/>
        </w:rPr>
        <w:t>)</w:t>
      </w:r>
      <w:r w:rsidRPr="00302F0C" w:rsidR="00B404F7">
        <w:rPr>
          <w:rFonts w:ascii="Arial" w:hAnsi="Arial" w:cs="Arial"/>
        </w:rPr>
        <w:t xml:space="preserve"> </w:t>
      </w:r>
      <w:r w:rsidRPr="00302F0C" w:rsidR="00944DF8">
        <w:rPr>
          <w:rFonts w:ascii="Arial" w:hAnsi="Arial" w:cs="Arial"/>
        </w:rPr>
        <w:t>(From BU to PSSC)</w:t>
      </w:r>
      <w:bookmarkEnd w:id="952"/>
    </w:p>
    <w:p w:rsidRPr="00302F0C" w:rsidR="0030528D" w:rsidP="002016D6" w:rsidRDefault="0030528D" w14:paraId="7DACEFB6" w14:textId="77777777">
      <w:pPr>
        <w:pStyle w:val="Heading3"/>
        <w:rPr>
          <w:rFonts w:ascii="Arial" w:hAnsi="Arial" w:cs="Arial"/>
        </w:rPr>
      </w:pPr>
    </w:p>
    <w:tbl>
      <w:tblPr>
        <w:tblW w:w="9445" w:type="dxa"/>
        <w:tblLook w:val="04A0" w:firstRow="1" w:lastRow="0" w:firstColumn="1" w:lastColumn="0" w:noHBand="0" w:noVBand="1"/>
      </w:tblPr>
      <w:tblGrid>
        <w:gridCol w:w="1960"/>
        <w:gridCol w:w="2500"/>
        <w:gridCol w:w="4985"/>
        <w:tblGridChange w:id="953">
          <w:tblGrid>
            <w:gridCol w:w="5"/>
            <w:gridCol w:w="1955"/>
            <w:gridCol w:w="5"/>
            <w:gridCol w:w="2495"/>
            <w:gridCol w:w="5"/>
            <w:gridCol w:w="4980"/>
            <w:gridCol w:w="5"/>
          </w:tblGrid>
        </w:tblGridChange>
      </w:tblGrid>
      <w:tr w:rsidRPr="00302F0C" w:rsidR="00C95F0C" w:rsidTr="0DF857C7" w14:paraId="692D2D25" w14:textId="77777777">
        <w:trPr>
          <w:trHeight w:val="290"/>
        </w:trPr>
        <w:tc>
          <w:tcPr>
            <w:tcW w:w="9445" w:type="dxa"/>
            <w:gridSpan w:val="3"/>
            <w:tcBorders>
              <w:top w:val="single" w:color="auto" w:sz="4" w:space="0"/>
              <w:left w:val="single" w:color="auto" w:sz="4" w:space="0"/>
              <w:bottom w:val="single" w:color="auto" w:sz="4" w:space="0"/>
              <w:right w:val="single" w:color="auto" w:sz="4" w:space="0"/>
            </w:tcBorders>
            <w:shd w:val="clear" w:color="auto" w:fill="B4C6E7"/>
            <w:noWrap/>
            <w:vAlign w:val="center"/>
            <w:hideMark/>
          </w:tcPr>
          <w:p w:rsidRPr="00302F0C" w:rsidR="00C95F0C" w:rsidP="00C95F0C" w:rsidRDefault="00C95F0C" w14:paraId="13316645"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Digital Form</w:t>
            </w:r>
          </w:p>
        </w:tc>
      </w:tr>
      <w:tr w:rsidRPr="00302F0C" w:rsidR="00C95F0C" w:rsidTr="00A929EA" w14:paraId="31B430F2" w14:textId="77777777">
        <w:trPr>
          <w:trHeight w:val="620"/>
        </w:trPr>
        <w:tc>
          <w:tcPr>
            <w:tcW w:w="9445" w:type="dxa"/>
            <w:gridSpan w:val="3"/>
            <w:tcBorders>
              <w:top w:val="single" w:color="auto" w:sz="4" w:space="0"/>
              <w:left w:val="single" w:color="auto" w:sz="4" w:space="0"/>
              <w:bottom w:val="single" w:color="auto" w:sz="4" w:space="0"/>
              <w:right w:val="single" w:color="auto" w:sz="4" w:space="0"/>
            </w:tcBorders>
            <w:noWrap/>
            <w:vAlign w:val="center"/>
            <w:hideMark/>
          </w:tcPr>
          <w:p w:rsidRPr="00302F0C" w:rsidR="00C95F0C" w:rsidP="00C95F0C" w:rsidRDefault="00C95F0C" w14:paraId="0529DA9B" w14:textId="0A23EFC4">
            <w:pPr>
              <w:spacing w:after="0" w:line="240" w:lineRule="auto"/>
              <w:jc w:val="center"/>
              <w:rPr>
                <w:rFonts w:ascii="Arial" w:hAnsi="Arial" w:eastAsia="Times New Roman" w:cs="Arial"/>
                <w:color w:val="000000"/>
                <w:lang w:eastAsia="en-GB"/>
              </w:rPr>
            </w:pPr>
            <w:r w:rsidRPr="00302F0C">
              <w:rPr>
                <w:rFonts w:ascii="Arial" w:hAnsi="Arial" w:eastAsia="Times New Roman" w:cs="Arial"/>
                <w:color w:val="000000"/>
                <w:lang w:eastAsia="en-GB"/>
              </w:rPr>
              <w:t xml:space="preserve">Disposal Request </w:t>
            </w:r>
            <w:r w:rsidRPr="00302F0C" w:rsidR="007466F4">
              <w:rPr>
                <w:rFonts w:ascii="Arial" w:hAnsi="Arial" w:eastAsia="Times New Roman" w:cs="Arial"/>
                <w:color w:val="000000"/>
                <w:lang w:eastAsia="en-GB"/>
              </w:rPr>
              <w:t>Form (</w:t>
            </w:r>
            <w:r w:rsidRPr="00302F0C" w:rsidR="00EA3CC9">
              <w:rPr>
                <w:rFonts w:ascii="Arial" w:hAnsi="Arial" w:eastAsia="Times New Roman" w:cs="Arial"/>
                <w:color w:val="000000"/>
                <w:lang w:eastAsia="en-GB"/>
              </w:rPr>
              <w:t>DRF)</w:t>
            </w:r>
          </w:p>
        </w:tc>
      </w:tr>
      <w:tr w:rsidRPr="00302F0C" w:rsidR="00C95F0C" w:rsidTr="00A929EA" w14:paraId="50ACC84B" w14:textId="77777777">
        <w:trPr>
          <w:trHeight w:val="580"/>
        </w:trPr>
        <w:tc>
          <w:tcPr>
            <w:tcW w:w="1960" w:type="dxa"/>
            <w:tcBorders>
              <w:top w:val="nil"/>
              <w:left w:val="single" w:color="auto" w:sz="4" w:space="0"/>
              <w:bottom w:val="single" w:color="auto" w:sz="4" w:space="0"/>
              <w:right w:val="single" w:color="auto" w:sz="4" w:space="0"/>
            </w:tcBorders>
            <w:vAlign w:val="center"/>
            <w:hideMark/>
          </w:tcPr>
          <w:p w:rsidRPr="00302F0C" w:rsidR="00C95F0C" w:rsidP="00C95F0C" w:rsidRDefault="00C95F0C" w14:paraId="68C67613" w14:textId="6B73889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Business unit</w:t>
            </w:r>
            <w:r w:rsidRPr="00302F0C" w:rsidR="00604382">
              <w:rPr>
                <w:rFonts w:ascii="Arial" w:hAnsi="Arial" w:cs="Arial"/>
                <w:color w:val="000000"/>
                <w:sz w:val="22"/>
                <w:szCs w:val="22"/>
              </w:rPr>
              <w:t xml:space="preserve"> </w:t>
            </w:r>
            <w:r w:rsidRPr="00302F0C" w:rsidR="00604382">
              <w:rPr>
                <w:rFonts w:ascii="Arial" w:hAnsi="Arial" w:cs="Arial"/>
                <w:color w:val="FF0000"/>
                <w:sz w:val="22"/>
                <w:szCs w:val="22"/>
              </w:rPr>
              <w:t>*</w:t>
            </w:r>
          </w:p>
        </w:tc>
        <w:tc>
          <w:tcPr>
            <w:tcW w:w="2500" w:type="dxa"/>
            <w:tcBorders>
              <w:top w:val="nil"/>
              <w:left w:val="nil"/>
              <w:bottom w:val="single" w:color="auto" w:sz="4" w:space="0"/>
              <w:right w:val="single" w:color="auto" w:sz="4" w:space="0"/>
            </w:tcBorders>
            <w:vAlign w:val="center"/>
            <w:hideMark/>
          </w:tcPr>
          <w:p w:rsidRPr="00302F0C" w:rsidR="00C95F0C" w:rsidP="00C95F0C" w:rsidRDefault="00C67A0A" w14:paraId="20AC9FA8" w14:textId="2BDFE248">
            <w:pPr>
              <w:spacing w:after="0" w:line="240" w:lineRule="auto"/>
              <w:rPr>
                <w:rFonts w:ascii="Arial" w:hAnsi="Arial" w:eastAsia="Times New Roman" w:cs="Arial"/>
                <w:color w:val="000000"/>
                <w:sz w:val="22"/>
                <w:szCs w:val="22"/>
                <w:lang w:eastAsia="en-GB"/>
              </w:rPr>
            </w:pPr>
            <w:ins w:author="Akshay Raveendran" w:date="2025-07-17T14:31:00Z" w16du:dateUtc="2025-07-17T10:31:00Z" w:id="954">
              <w:r w:rsidRPr="00302F0C">
                <w:rPr>
                  <w:rFonts w:ascii="Arial" w:hAnsi="Arial" w:eastAsia="Times New Roman" w:cs="Arial"/>
                  <w:color w:val="000000"/>
                  <w:sz w:val="22"/>
                  <w:szCs w:val="22"/>
                  <w:lang w:eastAsia="en-GB"/>
                </w:rPr>
                <w:t>Drop</w:t>
              </w:r>
            </w:ins>
            <w:ins w:author="Akshay Raveendran" w:date="2025-07-17T14:34:00Z" w16du:dateUtc="2025-07-17T10:34:00Z" w:id="955">
              <w:r w:rsidRPr="00302F0C" w:rsidR="008A6C5D">
                <w:rPr>
                  <w:rFonts w:ascii="Arial" w:hAnsi="Arial" w:eastAsia="Times New Roman" w:cs="Arial"/>
                  <w:color w:val="000000"/>
                  <w:sz w:val="22"/>
                  <w:szCs w:val="22"/>
                  <w:lang w:eastAsia="en-GB"/>
                </w:rPr>
                <w:t xml:space="preserve"> down</w:t>
              </w:r>
            </w:ins>
            <w:del w:author="Akshay Raveendran" w:date="2025-07-17T14:31:00Z" w16du:dateUtc="2025-07-17T10:31:00Z" w:id="956">
              <w:r w:rsidRPr="00302F0C" w:rsidDel="00C67A0A" w:rsidR="006B1901">
                <w:rPr>
                  <w:rFonts w:ascii="Arial" w:hAnsi="Arial" w:eastAsia="Times New Roman" w:cs="Arial"/>
                  <w:color w:val="000000"/>
                  <w:sz w:val="22"/>
                  <w:szCs w:val="22"/>
                  <w:lang w:eastAsia="en-GB"/>
                </w:rPr>
                <w:delText>Auto populat</w:delText>
              </w:r>
              <w:r w:rsidRPr="00302F0C" w:rsidDel="00C67A0A" w:rsidR="00C30EE7">
                <w:rPr>
                  <w:rFonts w:ascii="Arial" w:hAnsi="Arial" w:eastAsia="Times New Roman" w:cs="Arial"/>
                  <w:color w:val="000000"/>
                  <w:sz w:val="22"/>
                  <w:szCs w:val="22"/>
                  <w:lang w:eastAsia="en-GB"/>
                </w:rPr>
                <w:delText>e</w:delText>
              </w:r>
            </w:del>
          </w:p>
        </w:tc>
        <w:tc>
          <w:tcPr>
            <w:tcW w:w="4985" w:type="dxa"/>
            <w:tcBorders>
              <w:top w:val="nil"/>
              <w:left w:val="nil"/>
              <w:bottom w:val="single" w:color="auto" w:sz="4" w:space="0"/>
              <w:right w:val="single" w:color="auto" w:sz="4" w:space="0"/>
            </w:tcBorders>
            <w:vAlign w:val="center"/>
            <w:hideMark/>
          </w:tcPr>
          <w:p w:rsidRPr="00302F0C" w:rsidR="00C95F0C" w:rsidP="00C95F0C" w:rsidRDefault="00A92662" w14:paraId="1975A0F6" w14:textId="65F02416">
            <w:pPr>
              <w:spacing w:after="0" w:line="240" w:lineRule="auto"/>
              <w:rPr>
                <w:rFonts w:ascii="Arial" w:hAnsi="Arial" w:eastAsia="Times New Roman" w:cs="Arial"/>
                <w:color w:val="000000"/>
                <w:sz w:val="22"/>
                <w:szCs w:val="22"/>
                <w:lang w:eastAsia="en-GB"/>
              </w:rPr>
            </w:pPr>
            <w:del w:author="Akshay Raveendran" w:date="2025-07-17T14:34:00Z" w16du:dateUtc="2025-07-17T10:34:00Z" w:id="957">
              <w:r w:rsidRPr="00302F0C" w:rsidDel="00CD11EF">
                <w:rPr>
                  <w:rFonts w:ascii="Arial" w:hAnsi="Arial" w:eastAsia="Times New Roman" w:cs="Arial"/>
                  <w:color w:val="000000" w:themeColor="text1"/>
                  <w:sz w:val="22"/>
                  <w:szCs w:val="22"/>
                  <w:lang w:eastAsia="en-GB"/>
                </w:rPr>
                <w:delText>Auto populate</w:delText>
              </w:r>
            </w:del>
            <w:ins w:author="Akshay Raveendran" w:date="2025-07-17T14:34:00Z" w16du:dateUtc="2025-07-17T10:34:00Z" w:id="958">
              <w:r w:rsidRPr="00302F0C" w:rsidR="00CD11EF">
                <w:rPr>
                  <w:rFonts w:ascii="Arial" w:hAnsi="Arial" w:eastAsia="Times New Roman" w:cs="Arial"/>
                  <w:color w:val="000000" w:themeColor="text1"/>
                  <w:sz w:val="22"/>
                  <w:szCs w:val="22"/>
                  <w:lang w:eastAsia="en-GB"/>
                </w:rPr>
                <w:t xml:space="preserve">Dropdown </w:t>
              </w:r>
              <w:r w:rsidRPr="00302F0C" w:rsidR="00CA2CF9">
                <w:rPr>
                  <w:rFonts w:ascii="Arial" w:hAnsi="Arial" w:eastAsia="Times New Roman" w:cs="Arial"/>
                  <w:color w:val="000000" w:themeColor="text1"/>
                  <w:sz w:val="22"/>
                  <w:szCs w:val="22"/>
                  <w:lang w:eastAsia="en-GB"/>
                </w:rPr>
                <w:t>BU list</w:t>
              </w:r>
            </w:ins>
            <w:r w:rsidRPr="00302F0C" w:rsidR="006B1901">
              <w:rPr>
                <w:rFonts w:ascii="Arial" w:hAnsi="Arial" w:eastAsia="Times New Roman" w:cs="Arial"/>
                <w:color w:val="000000" w:themeColor="text1"/>
                <w:sz w:val="22"/>
                <w:szCs w:val="22"/>
                <w:lang w:eastAsia="en-GB"/>
              </w:rPr>
              <w:t xml:space="preserve"> fr</w:t>
            </w:r>
            <w:commentRangeStart w:id="959"/>
            <w:commentRangeStart w:id="960"/>
            <w:r w:rsidRPr="00302F0C" w:rsidR="006B1901">
              <w:rPr>
                <w:rFonts w:ascii="Arial" w:hAnsi="Arial" w:eastAsia="Times New Roman" w:cs="Arial"/>
                <w:color w:val="000000" w:themeColor="text1"/>
                <w:sz w:val="22"/>
                <w:szCs w:val="22"/>
                <w:lang w:eastAsia="en-GB"/>
              </w:rPr>
              <w:t>om</w:t>
            </w:r>
            <w:ins w:author="Akshay Raveendran" w:date="2025-07-16T01:23:00Z" w16du:dateUtc="2025-07-15T21:23:00Z" w:id="961">
              <w:r w:rsidRPr="00302F0C" w:rsidR="00810CBE">
                <w:rPr>
                  <w:rFonts w:ascii="Arial" w:hAnsi="Arial" w:eastAsia="Times New Roman" w:cs="Arial"/>
                  <w:color w:val="000000" w:themeColor="text1"/>
                  <w:sz w:val="22"/>
                  <w:szCs w:val="22"/>
                  <w:lang w:eastAsia="en-GB"/>
                </w:rPr>
                <w:t xml:space="preserve"> </w:t>
              </w:r>
            </w:ins>
            <w:ins w:author="Akshay Raveendran" w:date="2025-07-17T14:31:00Z" w16du:dateUtc="2025-07-17T10:31:00Z" w:id="962">
              <w:r w:rsidRPr="00302F0C" w:rsidR="00932F1C">
                <w:rPr>
                  <w:rFonts w:ascii="Arial" w:hAnsi="Arial" w:eastAsia="Times New Roman" w:cs="Arial"/>
                  <w:color w:val="000000" w:themeColor="text1"/>
                  <w:sz w:val="22"/>
                  <w:szCs w:val="22"/>
                  <w:lang w:eastAsia="en-GB"/>
                </w:rPr>
                <w:t>D</w:t>
              </w:r>
              <w:r w:rsidRPr="00302F0C" w:rsidR="00C67A0A">
                <w:rPr>
                  <w:rFonts w:ascii="Arial" w:hAnsi="Arial" w:eastAsia="Times New Roman" w:cs="Arial"/>
                  <w:color w:val="000000" w:themeColor="text1"/>
                  <w:sz w:val="22"/>
                  <w:szCs w:val="22"/>
                  <w:lang w:eastAsia="en-GB"/>
                </w:rPr>
                <w:t>365</w:t>
              </w:r>
            </w:ins>
            <w:del w:author="Akshay Raveendran" w:date="2025-07-16T01:21:00Z" w16du:dateUtc="2025-07-15T21:21:00Z" w:id="963">
              <w:r w:rsidRPr="00302F0C" w:rsidDel="00F74B2A" w:rsidR="006B1901">
                <w:rPr>
                  <w:rFonts w:ascii="Arial" w:hAnsi="Arial" w:eastAsia="Times New Roman" w:cs="Arial"/>
                  <w:color w:val="000000" w:themeColor="text1"/>
                  <w:sz w:val="22"/>
                  <w:szCs w:val="22"/>
                  <w:lang w:eastAsia="en-GB"/>
                </w:rPr>
                <w:delText xml:space="preserve"> S</w:delText>
              </w:r>
            </w:del>
            <w:del w:author="Akshay Raveendran" w:date="2025-07-17T14:34:00Z" w16du:dateUtc="2025-07-17T10:34:00Z" w:id="964">
              <w:r w:rsidRPr="00302F0C" w:rsidDel="00CD11EF" w:rsidR="006B1901">
                <w:rPr>
                  <w:rFonts w:ascii="Arial" w:hAnsi="Arial" w:eastAsia="Times New Roman" w:cs="Arial"/>
                  <w:color w:val="000000" w:themeColor="text1"/>
                  <w:sz w:val="22"/>
                  <w:szCs w:val="22"/>
                  <w:lang w:eastAsia="en-GB"/>
                </w:rPr>
                <w:delText>SO login</w:delText>
              </w:r>
            </w:del>
            <w:commentRangeEnd w:id="959"/>
            <w:r w:rsidRPr="00302F0C">
              <w:rPr>
                <w:rStyle w:val="CommentReference"/>
                <w:rFonts w:ascii="Arial" w:hAnsi="Arial" w:eastAsia="Times New Roman" w:cs="Arial"/>
                <w:color w:val="000000"/>
                <w:sz w:val="22"/>
                <w:szCs w:val="22"/>
                <w:lang w:eastAsia="en-GB"/>
              </w:rPr>
              <w:commentReference w:id="959"/>
            </w:r>
            <w:commentRangeEnd w:id="960"/>
            <w:r w:rsidRPr="00302F0C" w:rsidR="00CA2CF9">
              <w:rPr>
                <w:rStyle w:val="CommentReference"/>
                <w:rFonts w:ascii="Arial" w:hAnsi="Arial" w:eastAsia="Times New Roman" w:cs="Arial"/>
                <w:color w:val="000000"/>
                <w:sz w:val="22"/>
                <w:szCs w:val="22"/>
                <w:lang w:eastAsia="en-GB"/>
              </w:rPr>
              <w:commentReference w:id="960"/>
            </w:r>
          </w:p>
        </w:tc>
      </w:tr>
      <w:tr w:rsidRPr="00302F0C" w:rsidR="0009385C" w:rsidTr="00A929EA" w14:paraId="31DE7176" w14:textId="77777777">
        <w:trPr>
          <w:trHeight w:val="580"/>
        </w:trPr>
        <w:tc>
          <w:tcPr>
            <w:tcW w:w="1960" w:type="dxa"/>
            <w:tcBorders>
              <w:top w:val="nil"/>
              <w:left w:val="single" w:color="auto" w:sz="4" w:space="0"/>
              <w:bottom w:val="single" w:color="auto" w:sz="4" w:space="0"/>
              <w:right w:val="single" w:color="auto" w:sz="4" w:space="0"/>
            </w:tcBorders>
            <w:vAlign w:val="center"/>
          </w:tcPr>
          <w:p w:rsidRPr="00302F0C" w:rsidR="0009385C" w:rsidP="0009385C" w:rsidRDefault="0009385C" w14:paraId="172A95C2" w14:textId="5853304E">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Legal Entity </w:t>
            </w:r>
            <w:r w:rsidRPr="00302F0C">
              <w:rPr>
                <w:rFonts w:ascii="Arial" w:hAnsi="Arial" w:cs="Arial"/>
                <w:color w:val="FF0000"/>
                <w:sz w:val="22"/>
                <w:szCs w:val="22"/>
              </w:rPr>
              <w:t>*</w:t>
            </w:r>
          </w:p>
        </w:tc>
        <w:tc>
          <w:tcPr>
            <w:tcW w:w="2500" w:type="dxa"/>
            <w:tcBorders>
              <w:top w:val="nil"/>
              <w:left w:val="nil"/>
              <w:bottom w:val="single" w:color="auto" w:sz="4" w:space="0"/>
              <w:right w:val="single" w:color="auto" w:sz="4" w:space="0"/>
            </w:tcBorders>
            <w:vAlign w:val="center"/>
          </w:tcPr>
          <w:p w:rsidRPr="00302F0C" w:rsidR="0009385C" w:rsidP="0009385C" w:rsidRDefault="0009385C" w14:paraId="57BFF556" w14:textId="0A710604">
            <w:pPr>
              <w:spacing w:after="0" w:line="240" w:lineRule="auto"/>
              <w:rPr>
                <w:rFonts w:ascii="Arial" w:hAnsi="Arial" w:eastAsia="Times New Roman" w:cs="Arial"/>
                <w:color w:val="000000"/>
                <w:sz w:val="22"/>
                <w:szCs w:val="22"/>
                <w:lang w:eastAsia="en-GB"/>
              </w:rPr>
            </w:pPr>
            <w:ins w:author="Akshay Raveendran" w:date="2025-07-17T14:31:00Z" w16du:dateUtc="2025-07-17T10:31:00Z" w:id="965">
              <w:r w:rsidRPr="00302F0C">
                <w:rPr>
                  <w:rFonts w:ascii="Arial" w:hAnsi="Arial" w:eastAsia="Times New Roman" w:cs="Arial"/>
                  <w:color w:val="000000"/>
                  <w:sz w:val="22"/>
                  <w:szCs w:val="22"/>
                  <w:lang w:eastAsia="en-GB"/>
                </w:rPr>
                <w:t>Drop</w:t>
              </w:r>
            </w:ins>
            <w:ins w:author="Akshay Raveendran" w:date="2025-07-17T14:34:00Z" w16du:dateUtc="2025-07-17T10:34:00Z" w:id="966">
              <w:r w:rsidRPr="00302F0C">
                <w:rPr>
                  <w:rFonts w:ascii="Arial" w:hAnsi="Arial" w:eastAsia="Times New Roman" w:cs="Arial"/>
                  <w:color w:val="000000"/>
                  <w:sz w:val="22"/>
                  <w:szCs w:val="22"/>
                  <w:lang w:eastAsia="en-GB"/>
                </w:rPr>
                <w:t xml:space="preserve"> down</w:t>
              </w:r>
            </w:ins>
          </w:p>
        </w:tc>
        <w:tc>
          <w:tcPr>
            <w:tcW w:w="4985" w:type="dxa"/>
            <w:tcBorders>
              <w:top w:val="nil"/>
              <w:left w:val="nil"/>
              <w:bottom w:val="single" w:color="auto" w:sz="4" w:space="0"/>
              <w:right w:val="single" w:color="auto" w:sz="4" w:space="0"/>
            </w:tcBorders>
            <w:vAlign w:val="center"/>
          </w:tcPr>
          <w:p w:rsidRPr="00302F0C" w:rsidR="0009385C" w:rsidDel="00CD11EF" w:rsidP="0009385C" w:rsidRDefault="0009385C" w14:paraId="7A33D77B" w14:textId="2D008D96">
            <w:pPr>
              <w:spacing w:after="0" w:line="240" w:lineRule="auto"/>
              <w:rPr>
                <w:rFonts w:ascii="Arial" w:hAnsi="Arial" w:eastAsia="Times New Roman" w:cs="Arial"/>
                <w:color w:val="000000" w:themeColor="text1"/>
                <w:sz w:val="22"/>
                <w:szCs w:val="22"/>
                <w:lang w:eastAsia="en-GB"/>
              </w:rPr>
            </w:pPr>
            <w:r w:rsidRPr="00302F0C">
              <w:rPr>
                <w:rFonts w:ascii="Arial" w:hAnsi="Arial" w:eastAsia="Times New Roman" w:cs="Arial"/>
                <w:color w:val="000000" w:themeColor="text1"/>
                <w:sz w:val="22"/>
                <w:szCs w:val="22"/>
                <w:lang w:eastAsia="en-GB"/>
              </w:rPr>
              <w:t>Dropdown of all legal entities from D365</w:t>
            </w:r>
          </w:p>
        </w:tc>
      </w:tr>
      <w:tr w:rsidRPr="00302F0C" w:rsidR="0009385C" w:rsidTr="00A929EA" w14:paraId="5A1EE989" w14:textId="77777777">
        <w:trPr>
          <w:trHeight w:val="580"/>
        </w:trPr>
        <w:tc>
          <w:tcPr>
            <w:tcW w:w="1960" w:type="dxa"/>
            <w:tcBorders>
              <w:top w:val="nil"/>
              <w:left w:val="single" w:color="auto" w:sz="4" w:space="0"/>
              <w:bottom w:val="single" w:color="auto" w:sz="4" w:space="0"/>
              <w:right w:val="single" w:color="auto" w:sz="4" w:space="0"/>
            </w:tcBorders>
            <w:vAlign w:val="center"/>
            <w:hideMark/>
          </w:tcPr>
          <w:p w:rsidRPr="00302F0C" w:rsidR="0009385C" w:rsidP="0009385C" w:rsidRDefault="0009385C" w14:paraId="0F8CD7AA" w14:textId="4A4BF128">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DRF Ref no</w:t>
            </w:r>
            <w:r w:rsidRPr="00302F0C">
              <w:rPr>
                <w:rFonts w:ascii="Arial" w:hAnsi="Arial" w:cs="Arial"/>
                <w:color w:val="000000"/>
                <w:sz w:val="22"/>
                <w:szCs w:val="22"/>
              </w:rPr>
              <w:t xml:space="preserve"> </w:t>
            </w:r>
            <w:r w:rsidRPr="00302F0C">
              <w:rPr>
                <w:rFonts w:ascii="Arial" w:hAnsi="Arial" w:cs="Arial"/>
                <w:color w:val="FF0000"/>
                <w:sz w:val="22"/>
                <w:szCs w:val="22"/>
              </w:rPr>
              <w:t>*</w:t>
            </w:r>
          </w:p>
        </w:tc>
        <w:tc>
          <w:tcPr>
            <w:tcW w:w="2500" w:type="dxa"/>
            <w:tcBorders>
              <w:top w:val="nil"/>
              <w:left w:val="nil"/>
              <w:bottom w:val="single" w:color="auto" w:sz="4" w:space="0"/>
              <w:right w:val="single" w:color="auto" w:sz="4" w:space="0"/>
            </w:tcBorders>
            <w:vAlign w:val="center"/>
            <w:hideMark/>
          </w:tcPr>
          <w:p w:rsidRPr="00302F0C" w:rsidR="0009385C" w:rsidP="0009385C" w:rsidRDefault="0009385C" w14:paraId="293A563F" w14:textId="0D0E2D7F">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Auto generated by system</w:t>
            </w:r>
          </w:p>
        </w:tc>
        <w:tc>
          <w:tcPr>
            <w:tcW w:w="4985" w:type="dxa"/>
            <w:tcBorders>
              <w:top w:val="nil"/>
              <w:left w:val="nil"/>
              <w:bottom w:val="single" w:color="auto" w:sz="4" w:space="0"/>
              <w:right w:val="single" w:color="auto" w:sz="4" w:space="0"/>
            </w:tcBorders>
            <w:vAlign w:val="center"/>
            <w:hideMark/>
          </w:tcPr>
          <w:p w:rsidRPr="00302F0C" w:rsidR="0009385C" w:rsidP="0009385C" w:rsidRDefault="0009385C" w14:paraId="3E0B7F49"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Should be greyed out in case of auto generated number</w:t>
            </w:r>
          </w:p>
        </w:tc>
      </w:tr>
      <w:tr w:rsidRPr="00302F0C" w:rsidR="0009385C" w:rsidTr="00A929EA" w14:paraId="4C8EF2BB" w14:textId="77777777">
        <w:trPr>
          <w:trHeight w:val="290"/>
        </w:trPr>
        <w:tc>
          <w:tcPr>
            <w:tcW w:w="1960" w:type="dxa"/>
            <w:tcBorders>
              <w:top w:val="nil"/>
              <w:left w:val="single" w:color="auto" w:sz="4" w:space="0"/>
              <w:bottom w:val="single" w:color="auto" w:sz="4" w:space="0"/>
              <w:right w:val="single" w:color="auto" w:sz="4" w:space="0"/>
            </w:tcBorders>
            <w:vAlign w:val="center"/>
            <w:hideMark/>
          </w:tcPr>
          <w:p w:rsidRPr="00302F0C" w:rsidR="0009385C" w:rsidP="0009385C" w:rsidRDefault="0009385C" w14:paraId="6EF21AB0"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Memo Ref no</w:t>
            </w:r>
          </w:p>
        </w:tc>
        <w:tc>
          <w:tcPr>
            <w:tcW w:w="2500" w:type="dxa"/>
            <w:tcBorders>
              <w:top w:val="nil"/>
              <w:left w:val="nil"/>
              <w:bottom w:val="single" w:color="auto" w:sz="4" w:space="0"/>
              <w:right w:val="single" w:color="auto" w:sz="4" w:space="0"/>
            </w:tcBorders>
            <w:vAlign w:val="center"/>
            <w:hideMark/>
          </w:tcPr>
          <w:p w:rsidRPr="00302F0C" w:rsidR="0009385C" w:rsidP="0009385C" w:rsidRDefault="0009385C" w14:paraId="58F6BDAF"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Manual input</w:t>
            </w:r>
          </w:p>
        </w:tc>
        <w:tc>
          <w:tcPr>
            <w:tcW w:w="4985" w:type="dxa"/>
            <w:tcBorders>
              <w:top w:val="nil"/>
              <w:left w:val="nil"/>
              <w:bottom w:val="single" w:color="auto" w:sz="4" w:space="0"/>
              <w:right w:val="single" w:color="auto" w:sz="4" w:space="0"/>
            </w:tcBorders>
            <w:vAlign w:val="center"/>
            <w:hideMark/>
          </w:tcPr>
          <w:p w:rsidRPr="00302F0C" w:rsidR="0009385C" w:rsidP="0009385C" w:rsidRDefault="0009385C" w14:paraId="0CD7C436"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Alphanumeric field</w:t>
            </w:r>
          </w:p>
        </w:tc>
      </w:tr>
      <w:tr w:rsidRPr="00302F0C" w:rsidR="0009385C" w:rsidTr="00A929EA" w14:paraId="130A6969" w14:textId="77777777">
        <w:trPr>
          <w:trHeight w:val="290"/>
        </w:trPr>
        <w:tc>
          <w:tcPr>
            <w:tcW w:w="1960" w:type="dxa"/>
            <w:tcBorders>
              <w:top w:val="nil"/>
              <w:left w:val="single" w:color="auto" w:sz="4" w:space="0"/>
              <w:bottom w:val="single" w:color="auto" w:sz="4" w:space="0"/>
              <w:right w:val="single" w:color="auto" w:sz="4" w:space="0"/>
            </w:tcBorders>
            <w:vAlign w:val="center"/>
            <w:hideMark/>
          </w:tcPr>
          <w:p w:rsidRPr="00302F0C" w:rsidR="0009385C" w:rsidP="0009385C" w:rsidRDefault="0009385C" w14:paraId="2302C2BB"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NCR no</w:t>
            </w:r>
          </w:p>
        </w:tc>
        <w:tc>
          <w:tcPr>
            <w:tcW w:w="2500" w:type="dxa"/>
            <w:tcBorders>
              <w:top w:val="nil"/>
              <w:left w:val="nil"/>
              <w:bottom w:val="single" w:color="auto" w:sz="4" w:space="0"/>
              <w:right w:val="single" w:color="auto" w:sz="4" w:space="0"/>
            </w:tcBorders>
            <w:vAlign w:val="center"/>
            <w:hideMark/>
          </w:tcPr>
          <w:p w:rsidRPr="00302F0C" w:rsidR="0009385C" w:rsidP="0009385C" w:rsidRDefault="0009385C" w14:paraId="3BF54EC2"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Manual input</w:t>
            </w:r>
          </w:p>
        </w:tc>
        <w:tc>
          <w:tcPr>
            <w:tcW w:w="4985" w:type="dxa"/>
            <w:tcBorders>
              <w:top w:val="nil"/>
              <w:left w:val="nil"/>
              <w:bottom w:val="single" w:color="auto" w:sz="4" w:space="0"/>
              <w:right w:val="single" w:color="auto" w:sz="4" w:space="0"/>
            </w:tcBorders>
            <w:vAlign w:val="center"/>
            <w:hideMark/>
          </w:tcPr>
          <w:p w:rsidRPr="00302F0C" w:rsidR="0009385C" w:rsidP="0009385C" w:rsidRDefault="0009385C" w14:paraId="4CDB459D"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Alphanumeric field</w:t>
            </w:r>
          </w:p>
        </w:tc>
      </w:tr>
      <w:tr w:rsidRPr="00302F0C" w:rsidR="0009385C" w:rsidDel="00FE6F0C" w:rsidTr="00A929EA" w14:paraId="1EAD55E1" w14:textId="6A6947C0">
        <w:trPr>
          <w:trHeight w:val="580"/>
          <w:del w:author="Akshay Raveendran" w:date="2025-07-22T14:31:00Z" w:id="967"/>
        </w:trPr>
        <w:tc>
          <w:tcPr>
            <w:tcW w:w="1960" w:type="dxa"/>
            <w:tcBorders>
              <w:top w:val="nil"/>
              <w:left w:val="single" w:color="auto" w:sz="4" w:space="0"/>
              <w:bottom w:val="single" w:color="auto" w:sz="4" w:space="0"/>
              <w:right w:val="single" w:color="auto" w:sz="4" w:space="0"/>
            </w:tcBorders>
            <w:vAlign w:val="center"/>
            <w:hideMark/>
          </w:tcPr>
          <w:p w:rsidRPr="00302F0C" w:rsidR="0009385C" w:rsidDel="00FE6F0C" w:rsidP="0009385C" w:rsidRDefault="0009385C" w14:paraId="117A9EAA" w14:textId="1633307A">
            <w:pPr>
              <w:spacing w:after="0" w:line="240" w:lineRule="auto"/>
              <w:rPr>
                <w:del w:author="Akshay Raveendran" w:date="2025-07-22T14:31:00Z" w16du:dateUtc="2025-07-22T10:31:00Z" w:id="968"/>
                <w:rFonts w:ascii="Arial" w:hAnsi="Arial" w:eastAsia="Times New Roman" w:cs="Arial"/>
                <w:color w:val="000000"/>
                <w:sz w:val="22"/>
                <w:szCs w:val="22"/>
                <w:lang w:eastAsia="en-GB"/>
              </w:rPr>
            </w:pPr>
            <w:del w:author="Akshay Raveendran" w:date="2025-07-22T14:31:00Z" w16du:dateUtc="2025-07-22T10:31:00Z" w:id="969">
              <w:r w:rsidRPr="00302F0C" w:rsidDel="00FE6F0C">
                <w:rPr>
                  <w:rFonts w:ascii="Arial" w:hAnsi="Arial" w:eastAsia="Times New Roman" w:cs="Arial"/>
                  <w:color w:val="000000"/>
                  <w:sz w:val="22"/>
                  <w:szCs w:val="22"/>
                  <w:lang w:eastAsia="en-GB"/>
                </w:rPr>
                <w:delText>Date</w:delText>
              </w:r>
              <w:r w:rsidRPr="00302F0C" w:rsidDel="00FE6F0C">
                <w:rPr>
                  <w:rFonts w:ascii="Arial" w:hAnsi="Arial" w:cs="Arial"/>
                  <w:color w:val="000000"/>
                  <w:sz w:val="22"/>
                  <w:szCs w:val="22"/>
                </w:rPr>
                <w:delText xml:space="preserve"> </w:delText>
              </w:r>
              <w:r w:rsidRPr="00302F0C" w:rsidDel="00FE6F0C">
                <w:rPr>
                  <w:rFonts w:ascii="Arial" w:hAnsi="Arial" w:cs="Arial"/>
                  <w:color w:val="FF0000"/>
                  <w:sz w:val="22"/>
                  <w:szCs w:val="22"/>
                </w:rPr>
                <w:delText>*</w:delText>
              </w:r>
            </w:del>
          </w:p>
        </w:tc>
        <w:tc>
          <w:tcPr>
            <w:tcW w:w="2500" w:type="dxa"/>
            <w:tcBorders>
              <w:top w:val="nil"/>
              <w:left w:val="nil"/>
              <w:bottom w:val="single" w:color="auto" w:sz="4" w:space="0"/>
              <w:right w:val="single" w:color="auto" w:sz="4" w:space="0"/>
            </w:tcBorders>
            <w:vAlign w:val="center"/>
            <w:hideMark/>
          </w:tcPr>
          <w:p w:rsidRPr="00302F0C" w:rsidR="0009385C" w:rsidDel="00FE6F0C" w:rsidP="0009385C" w:rsidRDefault="0009385C" w14:paraId="2825981B" w14:textId="736FD706">
            <w:pPr>
              <w:spacing w:after="0" w:line="240" w:lineRule="auto"/>
              <w:rPr>
                <w:del w:author="Akshay Raveendran" w:date="2025-07-22T14:31:00Z" w16du:dateUtc="2025-07-22T10:31:00Z" w:id="970"/>
                <w:rFonts w:ascii="Arial" w:hAnsi="Arial" w:eastAsia="Times New Roman" w:cs="Arial"/>
                <w:color w:val="000000"/>
                <w:sz w:val="22"/>
                <w:szCs w:val="22"/>
                <w:lang w:eastAsia="en-GB"/>
              </w:rPr>
            </w:pPr>
            <w:del w:author="Akshay Raveendran" w:date="2025-07-22T14:31:00Z" w16du:dateUtc="2025-07-22T10:31:00Z" w:id="971">
              <w:r w:rsidRPr="00302F0C" w:rsidDel="00FE6F0C">
                <w:rPr>
                  <w:rFonts w:ascii="Arial" w:hAnsi="Arial" w:eastAsia="Times New Roman" w:cs="Arial"/>
                  <w:color w:val="000000"/>
                  <w:sz w:val="22"/>
                  <w:szCs w:val="22"/>
                  <w:lang w:eastAsia="en-GB"/>
                </w:rPr>
                <w:delText>Auto populate today's date</w:delText>
              </w:r>
            </w:del>
          </w:p>
        </w:tc>
        <w:tc>
          <w:tcPr>
            <w:tcW w:w="4985" w:type="dxa"/>
            <w:tcBorders>
              <w:top w:val="nil"/>
              <w:left w:val="nil"/>
              <w:bottom w:val="single" w:color="auto" w:sz="4" w:space="0"/>
              <w:right w:val="single" w:color="auto" w:sz="4" w:space="0"/>
            </w:tcBorders>
            <w:vAlign w:val="bottom"/>
            <w:hideMark/>
          </w:tcPr>
          <w:p w:rsidRPr="00302F0C" w:rsidR="0009385C" w:rsidDel="00FE6F0C" w:rsidP="0009385C" w:rsidRDefault="0009385C" w14:paraId="45490E10" w14:textId="1C8661F9">
            <w:pPr>
              <w:spacing w:after="0" w:line="240" w:lineRule="auto"/>
              <w:rPr>
                <w:del w:author="Akshay Raveendran" w:date="2025-07-22T14:31:00Z" w16du:dateUtc="2025-07-22T10:31:00Z" w:id="972"/>
                <w:rFonts w:ascii="Arial" w:hAnsi="Arial" w:eastAsia="Times New Roman" w:cs="Arial"/>
                <w:color w:val="000000"/>
                <w:sz w:val="22"/>
                <w:szCs w:val="22"/>
                <w:lang w:eastAsia="en-GB"/>
              </w:rPr>
            </w:pPr>
            <w:del w:author="Akshay Raveendran" w:date="2025-07-22T14:31:00Z" w16du:dateUtc="2025-07-22T10:31:00Z" w:id="973">
              <w:r w:rsidRPr="00302F0C" w:rsidDel="00FE6F0C">
                <w:rPr>
                  <w:rFonts w:ascii="Arial" w:hAnsi="Arial" w:eastAsia="Times New Roman" w:cs="Arial"/>
                  <w:color w:val="000000"/>
                  <w:sz w:val="22"/>
                  <w:szCs w:val="22"/>
                  <w:lang w:eastAsia="en-GB"/>
                </w:rPr>
                <w:delText> </w:delText>
              </w:r>
            </w:del>
          </w:p>
        </w:tc>
      </w:tr>
      <w:tr w:rsidRPr="00302F0C" w:rsidR="0009385C" w:rsidTr="00A929EA" w14:paraId="2D8FF325" w14:textId="77777777">
        <w:trPr>
          <w:trHeight w:val="290"/>
        </w:trPr>
        <w:tc>
          <w:tcPr>
            <w:tcW w:w="1960" w:type="dxa"/>
            <w:tcBorders>
              <w:top w:val="nil"/>
              <w:left w:val="single" w:color="auto" w:sz="4" w:space="0"/>
              <w:bottom w:val="single" w:color="auto" w:sz="4" w:space="0"/>
              <w:right w:val="single" w:color="auto" w:sz="4" w:space="0"/>
            </w:tcBorders>
            <w:vAlign w:val="center"/>
            <w:hideMark/>
          </w:tcPr>
          <w:p w:rsidRPr="00302F0C" w:rsidR="0009385C" w:rsidP="0009385C" w:rsidRDefault="0009385C" w14:paraId="7AC458F3" w14:textId="4CAF2813">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Request details</w:t>
            </w:r>
            <w:r w:rsidRPr="00302F0C">
              <w:rPr>
                <w:rFonts w:ascii="Arial" w:hAnsi="Arial" w:cs="Arial"/>
                <w:color w:val="FF0000"/>
                <w:sz w:val="22"/>
                <w:szCs w:val="22"/>
              </w:rPr>
              <w:t>*</w:t>
            </w:r>
          </w:p>
        </w:tc>
        <w:tc>
          <w:tcPr>
            <w:tcW w:w="2500" w:type="dxa"/>
            <w:tcBorders>
              <w:top w:val="nil"/>
              <w:left w:val="nil"/>
              <w:bottom w:val="single" w:color="auto" w:sz="4" w:space="0"/>
              <w:right w:val="single" w:color="auto" w:sz="4" w:space="0"/>
            </w:tcBorders>
            <w:vAlign w:val="center"/>
            <w:hideMark/>
          </w:tcPr>
          <w:p w:rsidRPr="00302F0C" w:rsidR="0009385C" w:rsidP="0009385C" w:rsidRDefault="0009385C" w14:paraId="599555AA"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Manual input</w:t>
            </w:r>
          </w:p>
        </w:tc>
        <w:tc>
          <w:tcPr>
            <w:tcW w:w="4985" w:type="dxa"/>
            <w:tcBorders>
              <w:top w:val="nil"/>
              <w:left w:val="nil"/>
              <w:bottom w:val="single" w:color="auto" w:sz="4" w:space="0"/>
              <w:right w:val="single" w:color="auto" w:sz="4" w:space="0"/>
            </w:tcBorders>
            <w:vAlign w:val="bottom"/>
            <w:hideMark/>
          </w:tcPr>
          <w:p w:rsidRPr="00302F0C" w:rsidR="0009385C" w:rsidP="0009385C" w:rsidRDefault="0009385C" w14:paraId="51045078" w14:textId="271D8A03">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Alphanumeric field - Character limit to be set to 1500 characters, Mention request</w:t>
            </w:r>
            <w:ins w:author="Akshay Raveendran" w:date="2025-07-22T14:31:00Z" w16du:dateUtc="2025-07-22T10:31:00Z" w:id="974">
              <w:r w:rsidRPr="00302F0C">
                <w:rPr>
                  <w:rFonts w:ascii="Arial" w:hAnsi="Arial" w:eastAsia="Times New Roman" w:cs="Arial"/>
                  <w:color w:val="000000"/>
                  <w:sz w:val="22"/>
                  <w:szCs w:val="22"/>
                  <w:lang w:eastAsia="en-GB"/>
                </w:rPr>
                <w:t xml:space="preserve"> details</w:t>
              </w:r>
            </w:ins>
            <w:r w:rsidRPr="00302F0C">
              <w:rPr>
                <w:rFonts w:ascii="Arial" w:hAnsi="Arial" w:eastAsia="Times New Roman" w:cs="Arial"/>
                <w:color w:val="000000"/>
                <w:sz w:val="22"/>
                <w:szCs w:val="22"/>
                <w:lang w:eastAsia="en-GB"/>
              </w:rPr>
              <w:t xml:space="preserve"> </w:t>
            </w:r>
          </w:p>
        </w:tc>
      </w:tr>
      <w:tr w:rsidRPr="00302F0C" w:rsidR="0009385C" w:rsidTr="00A929EA" w14:paraId="42783BD8" w14:textId="77777777">
        <w:trPr>
          <w:trHeight w:val="870"/>
        </w:trPr>
        <w:tc>
          <w:tcPr>
            <w:tcW w:w="1960" w:type="dxa"/>
            <w:tcBorders>
              <w:top w:val="nil"/>
              <w:left w:val="single" w:color="auto" w:sz="4" w:space="0"/>
              <w:bottom w:val="single" w:color="auto" w:sz="4" w:space="0"/>
              <w:right w:val="single" w:color="auto" w:sz="4" w:space="0"/>
            </w:tcBorders>
            <w:vAlign w:val="center"/>
            <w:hideMark/>
          </w:tcPr>
          <w:p w:rsidRPr="00302F0C" w:rsidR="0009385C" w:rsidP="0009385C" w:rsidRDefault="0009385C" w14:paraId="066FAD55" w14:textId="04BD6A5B">
            <w:pPr>
              <w:spacing w:after="0" w:line="240" w:lineRule="auto"/>
              <w:rPr>
                <w:rFonts w:ascii="Arial" w:hAnsi="Arial" w:eastAsia="Times New Roman" w:cs="Arial"/>
                <w:color w:val="000000"/>
                <w:sz w:val="22"/>
                <w:szCs w:val="22"/>
                <w:lang w:eastAsia="en-GB"/>
              </w:rPr>
            </w:pPr>
            <w:bookmarkStart w:name="_Hlk202870782" w:id="975"/>
            <w:r w:rsidRPr="00302F0C">
              <w:rPr>
                <w:rFonts w:ascii="Arial" w:hAnsi="Arial" w:eastAsia="Times New Roman" w:cs="Arial"/>
                <w:color w:val="000000" w:themeColor="text1"/>
                <w:sz w:val="22"/>
                <w:szCs w:val="22"/>
                <w:lang w:eastAsia="en-GB"/>
              </w:rPr>
              <w:t>Disposal material type</w:t>
            </w:r>
            <w:bookmarkEnd w:id="975"/>
            <w:r w:rsidRPr="00302F0C">
              <w:rPr>
                <w:rFonts w:ascii="Arial" w:hAnsi="Arial" w:cs="Arial"/>
                <w:color w:val="FF0000"/>
                <w:sz w:val="22"/>
                <w:szCs w:val="22"/>
              </w:rPr>
              <w:t>*</w:t>
            </w:r>
          </w:p>
        </w:tc>
        <w:tc>
          <w:tcPr>
            <w:tcW w:w="2500" w:type="dxa"/>
            <w:tcBorders>
              <w:top w:val="nil"/>
              <w:left w:val="nil"/>
              <w:bottom w:val="single" w:color="auto" w:sz="4" w:space="0"/>
              <w:right w:val="single" w:color="auto" w:sz="4" w:space="0"/>
            </w:tcBorders>
            <w:vAlign w:val="center"/>
            <w:hideMark/>
          </w:tcPr>
          <w:p w:rsidRPr="00302F0C" w:rsidR="0009385C" w:rsidP="0009385C" w:rsidRDefault="0009385C" w14:paraId="05595605" w14:textId="5A2F1BA6">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Dropdown option </w:t>
            </w:r>
          </w:p>
        </w:tc>
        <w:tc>
          <w:tcPr>
            <w:tcW w:w="4985" w:type="dxa"/>
            <w:tcBorders>
              <w:top w:val="nil"/>
              <w:left w:val="nil"/>
              <w:bottom w:val="single" w:color="auto" w:sz="4" w:space="0"/>
              <w:right w:val="single" w:color="auto" w:sz="4" w:space="0"/>
            </w:tcBorders>
            <w:vAlign w:val="center"/>
            <w:hideMark/>
          </w:tcPr>
          <w:p w:rsidRPr="00302F0C" w:rsidR="0009385C" w:rsidP="0009385C" w:rsidRDefault="0009385C" w14:paraId="770955EA" w14:textId="034071CB">
            <w:pPr>
              <w:spacing w:after="0" w:line="240" w:lineRule="auto"/>
              <w:rPr>
                <w:rFonts w:ascii="Arial" w:hAnsi="Arial" w:eastAsia="Times New Roman" w:cs="Arial"/>
                <w:color w:val="000000" w:themeColor="text1"/>
                <w:sz w:val="22"/>
                <w:szCs w:val="22"/>
                <w:lang w:eastAsia="en-GB"/>
              </w:rPr>
            </w:pPr>
            <w:r w:rsidRPr="00302F0C">
              <w:rPr>
                <w:rFonts w:ascii="Arial" w:hAnsi="Arial" w:eastAsia="Times New Roman" w:cs="Arial"/>
                <w:color w:val="000000" w:themeColor="text1"/>
                <w:sz w:val="22"/>
                <w:szCs w:val="22"/>
                <w:lang w:eastAsia="en-GB"/>
              </w:rPr>
              <w:t> Mandatory selection</w:t>
            </w:r>
          </w:p>
          <w:p w:rsidRPr="00302F0C" w:rsidR="0009385C" w:rsidP="0009385C" w:rsidRDefault="0009385C" w14:paraId="262F9404" w14:textId="77777777">
            <w:pPr>
              <w:pStyle w:val="ListParagraph"/>
              <w:numPr>
                <w:ilvl w:val="0"/>
                <w:numId w:val="18"/>
              </w:numPr>
              <w:spacing w:after="0" w:line="240" w:lineRule="auto"/>
              <w:jc w:val="both"/>
              <w:rPr>
                <w:rFonts w:ascii="Arial" w:hAnsi="Arial" w:cs="Arial"/>
              </w:rPr>
            </w:pPr>
            <w:r w:rsidRPr="00302F0C">
              <w:rPr>
                <w:rFonts w:ascii="Arial" w:hAnsi="Arial" w:eastAsia="Times New Roman" w:cs="Arial"/>
                <w:color w:val="000000" w:themeColor="text1"/>
                <w:sz w:val="22"/>
                <w:szCs w:val="22"/>
                <w:lang w:eastAsia="en-GB"/>
              </w:rPr>
              <w:t xml:space="preserve">Scrap </w:t>
            </w:r>
          </w:p>
          <w:p w:rsidRPr="00302F0C" w:rsidR="0009385C" w:rsidP="0009385C" w:rsidRDefault="0009385C" w14:paraId="0C576197" w14:textId="77777777">
            <w:pPr>
              <w:pStyle w:val="ListParagraph"/>
              <w:numPr>
                <w:ilvl w:val="0"/>
                <w:numId w:val="18"/>
              </w:numPr>
              <w:spacing w:after="0" w:line="240" w:lineRule="auto"/>
              <w:jc w:val="both"/>
              <w:rPr>
                <w:rFonts w:ascii="Arial" w:hAnsi="Arial" w:cs="Arial"/>
              </w:rPr>
            </w:pPr>
            <w:r w:rsidRPr="00302F0C">
              <w:rPr>
                <w:rFonts w:ascii="Arial" w:hAnsi="Arial" w:eastAsia="Times New Roman" w:cs="Arial"/>
                <w:color w:val="000000" w:themeColor="text1"/>
                <w:sz w:val="22"/>
                <w:szCs w:val="22"/>
                <w:lang w:eastAsia="en-GB"/>
              </w:rPr>
              <w:t>Asset</w:t>
            </w:r>
          </w:p>
          <w:p w:rsidRPr="00302F0C" w:rsidR="0009385C" w:rsidP="0009385C" w:rsidRDefault="0009385C" w14:paraId="649E3E76" w14:textId="77777777">
            <w:pPr>
              <w:pStyle w:val="ListParagraph"/>
              <w:numPr>
                <w:ilvl w:val="0"/>
                <w:numId w:val="18"/>
              </w:numPr>
              <w:spacing w:after="0" w:line="240" w:lineRule="auto"/>
              <w:jc w:val="both"/>
              <w:rPr>
                <w:rFonts w:ascii="Arial" w:hAnsi="Arial" w:cs="Arial"/>
              </w:rPr>
            </w:pPr>
            <w:r w:rsidRPr="00302F0C">
              <w:rPr>
                <w:rFonts w:ascii="Arial" w:hAnsi="Arial" w:eastAsia="Times New Roman" w:cs="Arial"/>
                <w:color w:val="000000" w:themeColor="text1"/>
                <w:sz w:val="22"/>
                <w:szCs w:val="22"/>
                <w:lang w:eastAsia="en-GB"/>
              </w:rPr>
              <w:t>Surplus</w:t>
            </w:r>
          </w:p>
          <w:p w:rsidRPr="00302F0C" w:rsidR="0009385C" w:rsidP="0009385C" w:rsidRDefault="0009385C" w14:paraId="4F45C3E0" w14:textId="6B92104F">
            <w:pPr>
              <w:pStyle w:val="ListParagraph"/>
              <w:numPr>
                <w:ilvl w:val="0"/>
                <w:numId w:val="18"/>
              </w:numPr>
              <w:spacing w:after="0" w:line="240" w:lineRule="auto"/>
              <w:jc w:val="both"/>
              <w:rPr>
                <w:rFonts w:ascii="Arial" w:hAnsi="Arial" w:cs="Arial"/>
                <w:lang w:eastAsia="en-GB"/>
              </w:rPr>
            </w:pPr>
            <w:r w:rsidRPr="00302F0C">
              <w:rPr>
                <w:rFonts w:ascii="Arial" w:hAnsi="Arial" w:eastAsia="Times New Roman" w:cs="Arial"/>
                <w:color w:val="000000" w:themeColor="text1"/>
                <w:sz w:val="22"/>
                <w:szCs w:val="22"/>
                <w:lang w:eastAsia="en-GB"/>
              </w:rPr>
              <w:t>De-fleeting</w:t>
            </w:r>
            <w:ins w:author="Akshay Raveendran" w:date="2025-07-21T13:45:00Z" w16du:dateUtc="2025-07-21T09:45:00Z" w:id="976">
              <w:r w:rsidRPr="00302F0C">
                <w:rPr>
                  <w:rFonts w:ascii="Arial" w:hAnsi="Arial" w:eastAsia="Times New Roman" w:cs="Arial"/>
                  <w:color w:val="000000" w:themeColor="text1"/>
                  <w:sz w:val="22"/>
                  <w:szCs w:val="22"/>
                  <w:lang w:eastAsia="en-GB"/>
                </w:rPr>
                <w:t>(Non-Kabi)</w:t>
              </w:r>
            </w:ins>
          </w:p>
        </w:tc>
      </w:tr>
      <w:tr w:rsidRPr="00302F0C" w:rsidR="0009385C" w:rsidTr="006B45C0" w14:paraId="4FBD34FD" w14:textId="77777777">
        <w:tblPrEx>
          <w:tblW w:w="9445" w:type="dxa"/>
          <w:tblPrExChange w:author="Akshay Raveendran" w:date="2025-07-16T01:27:00Z" w16du:dateUtc="2025-07-15T21:27:00Z" w:id="977">
            <w:tblPrEx>
              <w:tblW w:w="9445" w:type="dxa"/>
            </w:tblPrEx>
          </w:tblPrExChange>
        </w:tblPrEx>
        <w:trPr>
          <w:trHeight w:val="350"/>
          <w:ins w:author="Akshay Raveendran" w:date="2025-07-16T01:27:00Z" w:id="978"/>
          <w:trPrChange w:author="Akshay Raveendran" w:date="2025-07-16T01:27:00Z" w16du:dateUtc="2025-07-15T21:27:00Z" w:id="979">
            <w:trPr>
              <w:gridAfter w:val="0"/>
              <w:trHeight w:val="870"/>
            </w:trPr>
          </w:trPrChange>
        </w:trPr>
        <w:tc>
          <w:tcPr>
            <w:tcW w:w="1960" w:type="dxa"/>
            <w:tcBorders>
              <w:top w:val="nil"/>
              <w:left w:val="single" w:color="auto" w:sz="4" w:space="0"/>
              <w:bottom w:val="single" w:color="auto" w:sz="4" w:space="0"/>
              <w:right w:val="single" w:color="auto" w:sz="4" w:space="0"/>
            </w:tcBorders>
            <w:vAlign w:val="center"/>
            <w:tcPrChange w:author="Akshay Raveendran" w:date="2025-07-16T01:27:00Z" w16du:dateUtc="2025-07-15T21:27:00Z" w:id="980">
              <w:tcPr>
                <w:tcW w:w="1960" w:type="dxa"/>
                <w:gridSpan w:val="2"/>
                <w:tcBorders>
                  <w:top w:val="nil"/>
                  <w:left w:val="single" w:color="auto" w:sz="4" w:space="0"/>
                  <w:bottom w:val="single" w:color="auto" w:sz="4" w:space="0"/>
                  <w:right w:val="single" w:color="auto" w:sz="4" w:space="0"/>
                </w:tcBorders>
                <w:vAlign w:val="center"/>
              </w:tcPr>
            </w:tcPrChange>
          </w:tcPr>
          <w:p w:rsidRPr="00302F0C" w:rsidR="0009385C" w:rsidP="0009385C" w:rsidRDefault="0009385C" w14:paraId="41E8A96D" w14:textId="77777777">
            <w:pPr>
              <w:spacing w:after="0" w:line="240" w:lineRule="auto"/>
              <w:rPr>
                <w:ins w:author="Akshay Raveendran" w:date="2025-07-16T01:27:00Z" w16du:dateUtc="2025-07-15T21:27:00Z" w:id="981"/>
                <w:rFonts w:ascii="Arial" w:hAnsi="Arial" w:eastAsia="Times New Roman" w:cs="Arial"/>
                <w:color w:val="000000" w:themeColor="text1"/>
                <w:sz w:val="22"/>
                <w:szCs w:val="22"/>
                <w:lang w:eastAsia="en-GB"/>
              </w:rPr>
            </w:pPr>
          </w:p>
        </w:tc>
        <w:tc>
          <w:tcPr>
            <w:tcW w:w="2500" w:type="dxa"/>
            <w:tcBorders>
              <w:top w:val="nil"/>
              <w:left w:val="nil"/>
              <w:bottom w:val="single" w:color="auto" w:sz="4" w:space="0"/>
              <w:right w:val="single" w:color="auto" w:sz="4" w:space="0"/>
            </w:tcBorders>
            <w:vAlign w:val="center"/>
            <w:tcPrChange w:author="Akshay Raveendran" w:date="2025-07-16T01:27:00Z" w16du:dateUtc="2025-07-15T21:27:00Z" w:id="982">
              <w:tcPr>
                <w:tcW w:w="2500" w:type="dxa"/>
                <w:gridSpan w:val="2"/>
                <w:tcBorders>
                  <w:top w:val="nil"/>
                  <w:left w:val="nil"/>
                  <w:bottom w:val="single" w:color="auto" w:sz="4" w:space="0"/>
                  <w:right w:val="single" w:color="auto" w:sz="4" w:space="0"/>
                </w:tcBorders>
                <w:vAlign w:val="center"/>
              </w:tcPr>
            </w:tcPrChange>
          </w:tcPr>
          <w:p w:rsidRPr="00302F0C" w:rsidR="0009385C" w:rsidP="0009385C" w:rsidRDefault="0009385C" w14:paraId="15B8A0A7" w14:textId="77777777">
            <w:pPr>
              <w:spacing w:after="0" w:line="240" w:lineRule="auto"/>
              <w:rPr>
                <w:ins w:author="Akshay Raveendran" w:date="2025-07-16T01:27:00Z" w16du:dateUtc="2025-07-15T21:27:00Z" w:id="983"/>
                <w:rFonts w:ascii="Arial" w:hAnsi="Arial" w:eastAsia="Times New Roman" w:cs="Arial"/>
                <w:color w:val="000000"/>
                <w:sz w:val="22"/>
                <w:szCs w:val="22"/>
                <w:lang w:eastAsia="en-GB"/>
              </w:rPr>
            </w:pPr>
          </w:p>
        </w:tc>
        <w:tc>
          <w:tcPr>
            <w:tcW w:w="4985" w:type="dxa"/>
            <w:tcBorders>
              <w:top w:val="nil"/>
              <w:left w:val="nil"/>
              <w:bottom w:val="single" w:color="auto" w:sz="4" w:space="0"/>
              <w:right w:val="single" w:color="auto" w:sz="4" w:space="0"/>
            </w:tcBorders>
            <w:vAlign w:val="center"/>
            <w:tcPrChange w:author="Akshay Raveendran" w:date="2025-07-16T01:27:00Z" w16du:dateUtc="2025-07-15T21:27:00Z" w:id="984">
              <w:tcPr>
                <w:tcW w:w="4985" w:type="dxa"/>
                <w:gridSpan w:val="2"/>
                <w:tcBorders>
                  <w:top w:val="nil"/>
                  <w:left w:val="nil"/>
                  <w:bottom w:val="single" w:color="auto" w:sz="4" w:space="0"/>
                  <w:right w:val="single" w:color="auto" w:sz="4" w:space="0"/>
                </w:tcBorders>
                <w:vAlign w:val="center"/>
              </w:tcPr>
            </w:tcPrChange>
          </w:tcPr>
          <w:p w:rsidRPr="00302F0C" w:rsidR="0009385C" w:rsidP="0009385C" w:rsidRDefault="0009385C" w14:paraId="66F7E947" w14:textId="77777777">
            <w:pPr>
              <w:spacing w:after="0" w:line="240" w:lineRule="auto"/>
              <w:rPr>
                <w:ins w:author="Akshay Raveendran" w:date="2025-07-16T01:27:00Z" w16du:dateUtc="2025-07-15T21:27:00Z" w:id="985"/>
                <w:rFonts w:ascii="Arial" w:hAnsi="Arial" w:eastAsia="Times New Roman" w:cs="Arial"/>
                <w:color w:val="000000" w:themeColor="text1"/>
                <w:sz w:val="22"/>
                <w:szCs w:val="22"/>
                <w:lang w:eastAsia="en-GB"/>
              </w:rPr>
            </w:pPr>
          </w:p>
        </w:tc>
      </w:tr>
      <w:tr w:rsidRPr="00302F0C" w:rsidR="0009385C" w:rsidTr="001C26C5" w14:paraId="1E1EFC3D" w14:textId="77777777">
        <w:trPr>
          <w:trHeight w:val="580"/>
        </w:trPr>
        <w:tc>
          <w:tcPr>
            <w:tcW w:w="1960" w:type="dxa"/>
            <w:tcBorders>
              <w:top w:val="nil"/>
              <w:left w:val="single" w:color="auto" w:sz="4" w:space="0"/>
              <w:bottom w:val="single" w:color="auto" w:sz="4" w:space="0"/>
              <w:right w:val="single" w:color="auto" w:sz="4" w:space="0"/>
            </w:tcBorders>
            <w:vAlign w:val="center"/>
            <w:hideMark/>
          </w:tcPr>
          <w:p w:rsidRPr="00302F0C" w:rsidR="0009385C" w:rsidP="0009385C" w:rsidRDefault="0009385C" w14:paraId="199CB4A6" w14:textId="57FDDFC7">
            <w:pPr>
              <w:spacing w:after="0" w:line="240" w:lineRule="auto"/>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Material Details</w:t>
            </w:r>
            <w:ins w:author="Akshay Raveendran" w:date="2025-07-22T14:32:00Z" w16du:dateUtc="2025-07-22T10:32:00Z" w:id="986">
              <w:r w:rsidRPr="00302F0C">
                <w:rPr>
                  <w:rFonts w:ascii="Arial" w:hAnsi="Arial" w:cs="Arial"/>
                  <w:color w:val="FF0000"/>
                  <w:sz w:val="22"/>
                  <w:szCs w:val="22"/>
                </w:rPr>
                <w:t>*</w:t>
              </w:r>
            </w:ins>
          </w:p>
        </w:tc>
        <w:tc>
          <w:tcPr>
            <w:tcW w:w="2500" w:type="dxa"/>
            <w:tcBorders>
              <w:top w:val="nil"/>
              <w:left w:val="nil"/>
              <w:bottom w:val="single" w:color="auto" w:sz="4" w:space="0"/>
              <w:right w:val="single" w:color="auto" w:sz="4" w:space="0"/>
            </w:tcBorders>
            <w:vAlign w:val="bottom"/>
            <w:hideMark/>
          </w:tcPr>
          <w:p w:rsidRPr="00302F0C" w:rsidR="0009385C" w:rsidP="0009385C" w:rsidRDefault="0009385C" w14:paraId="2BCAFC5A" w14:textId="77777777">
            <w:pPr>
              <w:spacing w:after="0" w:line="240" w:lineRule="auto"/>
              <w:rPr>
                <w:rFonts w:ascii="Arial" w:hAnsi="Arial" w:eastAsia="Times New Roman" w:cs="Arial"/>
                <w:i/>
                <w:color w:val="000000"/>
                <w:sz w:val="22"/>
                <w:szCs w:val="22"/>
                <w:lang w:eastAsia="en-GB"/>
              </w:rPr>
            </w:pPr>
            <w:r w:rsidRPr="00302F0C">
              <w:rPr>
                <w:rFonts w:ascii="Arial" w:hAnsi="Arial" w:eastAsia="Times New Roman" w:cs="Arial"/>
                <w:i/>
                <w:color w:val="000000"/>
                <w:sz w:val="22"/>
                <w:szCs w:val="22"/>
                <w:lang w:eastAsia="en-GB"/>
              </w:rPr>
              <w:t>(User can "Add Row" to input multiple materials.)</w:t>
            </w:r>
          </w:p>
        </w:tc>
        <w:tc>
          <w:tcPr>
            <w:tcW w:w="4985" w:type="dxa"/>
            <w:tcBorders>
              <w:top w:val="nil"/>
              <w:left w:val="nil"/>
              <w:bottom w:val="single" w:color="auto" w:sz="4" w:space="0"/>
              <w:right w:val="single" w:color="auto" w:sz="4" w:space="0"/>
            </w:tcBorders>
            <w:noWrap/>
            <w:vAlign w:val="center"/>
            <w:hideMark/>
          </w:tcPr>
          <w:p w:rsidRPr="00302F0C" w:rsidR="0009385C" w:rsidP="0009385C" w:rsidRDefault="0009385C" w14:paraId="09FB788D" w14:textId="483EAE87">
            <w:pPr>
              <w:spacing w:after="0" w:line="240" w:lineRule="auto"/>
              <w:rPr>
                <w:ins w:author="Akshay Raveendran" w:date="2025-07-16T01:26:00Z" w16du:dateUtc="2025-07-15T21:26:00Z" w:id="987"/>
                <w:rFonts w:ascii="Arial" w:hAnsi="Arial" w:cs="Arial"/>
                <w:b/>
                <w:color w:val="000000" w:themeColor="text1"/>
                <w:sz w:val="22"/>
                <w:szCs w:val="22"/>
              </w:rPr>
            </w:pPr>
            <w:ins w:author="Akshay Raveendran" w:date="2025-07-16T01:27:00Z" w16du:dateUtc="2025-07-15T21:27:00Z" w:id="988">
              <w:r w:rsidRPr="00302F0C">
                <w:rPr>
                  <w:rFonts w:ascii="Arial" w:hAnsi="Arial" w:eastAsia="Times New Roman" w:cs="Arial"/>
                  <w:b/>
                  <w:bCs/>
                  <w:color w:val="000000" w:themeColor="text1"/>
                  <w:sz w:val="22"/>
                  <w:szCs w:val="22"/>
                  <w:lang w:eastAsia="en-GB"/>
                </w:rPr>
                <w:t>I</w:t>
              </w:r>
            </w:ins>
            <w:ins w:author="Akshay Raveendran" w:date="2025-07-16T01:26:00Z" w16du:dateUtc="2025-07-15T21:26:00Z" w:id="989">
              <w:r w:rsidRPr="00302F0C">
                <w:rPr>
                  <w:rFonts w:ascii="Arial" w:hAnsi="Arial" w:eastAsia="Times New Roman" w:cs="Arial"/>
                  <w:b/>
                  <w:bCs/>
                  <w:color w:val="000000" w:themeColor="text1"/>
                  <w:sz w:val="22"/>
                  <w:szCs w:val="22"/>
                  <w:lang w:eastAsia="en-GB"/>
                </w:rPr>
                <w:t xml:space="preserve">f </w:t>
              </w:r>
            </w:ins>
            <w:ins w:author="Akshay Raveendran" w:date="2025-07-22T14:33:00Z" w16du:dateUtc="2025-07-22T10:33:00Z" w:id="990">
              <w:r w:rsidRPr="00302F0C">
                <w:rPr>
                  <w:rFonts w:ascii="Arial" w:hAnsi="Arial" w:eastAsia="Times New Roman" w:cs="Arial"/>
                  <w:b/>
                  <w:bCs/>
                  <w:color w:val="000000" w:themeColor="text1"/>
                  <w:sz w:val="22"/>
                  <w:szCs w:val="22"/>
                  <w:lang w:eastAsia="en-GB"/>
                </w:rPr>
                <w:t xml:space="preserve">Disposal </w:t>
              </w:r>
            </w:ins>
            <w:ins w:author="Akshay Raveendran" w:date="2025-07-22T14:34:00Z" w16du:dateUtc="2025-07-22T10:34:00Z" w:id="991">
              <w:r w:rsidRPr="00302F0C">
                <w:rPr>
                  <w:rFonts w:ascii="Arial" w:hAnsi="Arial" w:eastAsia="Times New Roman" w:cs="Arial"/>
                  <w:b/>
                  <w:bCs/>
                  <w:color w:val="000000" w:themeColor="text1"/>
                  <w:sz w:val="22"/>
                  <w:szCs w:val="22"/>
                  <w:lang w:eastAsia="en-GB"/>
                </w:rPr>
                <w:t>Material Type</w:t>
              </w:r>
            </w:ins>
            <w:ins w:author="Akshay Raveendran" w:date="2025-07-16T01:26:00Z" w16du:dateUtc="2025-07-15T21:26:00Z" w:id="992">
              <w:r w:rsidRPr="00302F0C">
                <w:rPr>
                  <w:rFonts w:ascii="Arial" w:hAnsi="Arial" w:eastAsia="Times New Roman" w:cs="Arial"/>
                  <w:b/>
                  <w:bCs/>
                  <w:color w:val="000000" w:themeColor="text1"/>
                  <w:sz w:val="22"/>
                  <w:szCs w:val="22"/>
                  <w:lang w:eastAsia="en-GB"/>
                </w:rPr>
                <w:t xml:space="preserve"> = Scrap/Asset/Surplus</w:t>
              </w:r>
            </w:ins>
          </w:p>
          <w:p w:rsidRPr="00302F0C" w:rsidR="0009385C" w:rsidP="0009385C" w:rsidRDefault="0009385C" w14:paraId="253FDD71" w14:textId="5B437E63">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This part can be a dynamic table where user adds rows (Should be mandatory for all Disposal material type other than De-fleeting)</w:t>
            </w:r>
          </w:p>
        </w:tc>
      </w:tr>
      <w:tr w:rsidRPr="00302F0C" w:rsidR="0009385C" w:rsidTr="001C26C5" w14:paraId="3C0D627D" w14:textId="77777777">
        <w:trPr>
          <w:trHeight w:val="290"/>
        </w:trPr>
        <w:tc>
          <w:tcPr>
            <w:tcW w:w="9445" w:type="dxa"/>
            <w:gridSpan w:val="3"/>
            <w:tcBorders>
              <w:top w:val="single" w:color="auto" w:sz="4" w:space="0"/>
              <w:left w:val="single" w:color="auto" w:sz="4" w:space="0"/>
              <w:bottom w:val="single" w:color="auto" w:sz="4" w:space="0"/>
              <w:right w:val="single" w:color="auto" w:sz="4" w:space="0"/>
            </w:tcBorders>
            <w:vAlign w:val="center"/>
            <w:hideMark/>
          </w:tcPr>
          <w:p w:rsidRPr="00302F0C" w:rsidR="0009385C" w:rsidP="0009385C" w:rsidRDefault="0009385C" w14:paraId="25BF6EE1" w14:textId="144C156D">
            <w:pPr>
              <w:spacing w:after="0" w:line="240" w:lineRule="auto"/>
              <w:jc w:val="center"/>
              <w:rPr>
                <w:rFonts w:ascii="Arial" w:hAnsi="Arial" w:eastAsia="Times New Roman" w:cs="Arial"/>
                <w:color w:val="000000"/>
                <w:sz w:val="22"/>
                <w:szCs w:val="22"/>
                <w:lang w:eastAsia="en-GB"/>
              </w:rPr>
            </w:pPr>
            <w:r w:rsidRPr="00302F0C">
              <w:rPr>
                <w:rFonts w:ascii="Arial" w:hAnsi="Arial" w:cs="Arial"/>
                <w:color w:val="000000"/>
                <w:sz w:val="12"/>
                <w:szCs w:val="12"/>
                <w:rPrChange w:author="Akshay Raveendran" w:date="2025-07-22T14:38:00Z" w16du:dateUtc="2025-07-22T10:38:00Z" w:id="993">
                  <w:rPr>
                    <w:rFonts w:ascii="Arial" w:hAnsi="Arial" w:cs="Arial"/>
                    <w:color w:val="000000"/>
                    <w:sz w:val="22"/>
                    <w:szCs w:val="22"/>
                  </w:rPr>
                </w:rPrChange>
              </w:rPr>
              <w:t xml:space="preserve">SI No. | Item / Material Description | Reason for Disposal | Weight (kg) | Asset (Yes/No) | </w:t>
            </w:r>
            <w:commentRangeStart w:id="994"/>
            <w:r w:rsidRPr="00302F0C">
              <w:rPr>
                <w:rFonts w:ascii="Arial" w:hAnsi="Arial" w:cs="Arial"/>
                <w:color w:val="000000"/>
                <w:sz w:val="12"/>
                <w:szCs w:val="12"/>
                <w:rPrChange w:author="Akshay Raveendran" w:date="2025-07-22T14:38:00Z" w16du:dateUtc="2025-07-22T10:38:00Z" w:id="995">
                  <w:rPr>
                    <w:rFonts w:ascii="Arial" w:hAnsi="Arial" w:cs="Arial"/>
                    <w:color w:val="000000"/>
                    <w:sz w:val="22"/>
                    <w:szCs w:val="22"/>
                  </w:rPr>
                </w:rPrChange>
              </w:rPr>
              <w:t>Asset</w:t>
            </w:r>
            <w:commentRangeEnd w:id="994"/>
            <w:r w:rsidRPr="00302F0C">
              <w:rPr>
                <w:rStyle w:val="CommentReference"/>
                <w:rFonts w:ascii="Arial" w:hAnsi="Arial" w:cs="Arial"/>
                <w:color w:val="000000"/>
                <w:sz w:val="12"/>
                <w:szCs w:val="12"/>
                <w:rPrChange w:author="Akshay Raveendran" w:date="2025-07-22T14:38:00Z" w16du:dateUtc="2025-07-22T10:38:00Z" w:id="996">
                  <w:rPr>
                    <w:rStyle w:val="CommentReference"/>
                    <w:rFonts w:ascii="Arial" w:hAnsi="Arial" w:cs="Arial"/>
                    <w:color w:val="000000"/>
                    <w:sz w:val="22"/>
                    <w:szCs w:val="22"/>
                  </w:rPr>
                </w:rPrChange>
              </w:rPr>
              <w:commentReference w:id="994"/>
            </w:r>
            <w:r w:rsidRPr="00302F0C">
              <w:rPr>
                <w:rFonts w:ascii="Arial" w:hAnsi="Arial" w:cs="Arial"/>
                <w:color w:val="000000"/>
                <w:sz w:val="12"/>
                <w:szCs w:val="12"/>
                <w:rPrChange w:author="Akshay Raveendran" w:date="2025-07-22T14:38:00Z" w16du:dateUtc="2025-07-22T10:38:00Z" w:id="997">
                  <w:rPr>
                    <w:rFonts w:ascii="Arial" w:hAnsi="Arial" w:cs="Arial"/>
                    <w:color w:val="000000"/>
                    <w:sz w:val="22"/>
                    <w:szCs w:val="22"/>
                  </w:rPr>
                </w:rPrChange>
              </w:rPr>
              <w:t xml:space="preserve"> code in system | Original Cost (AED) | Selling Cost (AED)</w:t>
            </w:r>
          </w:p>
        </w:tc>
      </w:tr>
      <w:tr w:rsidRPr="00302F0C" w:rsidR="0009385C" w:rsidTr="00A929EA" w14:paraId="646C1ADF" w14:textId="77777777">
        <w:trPr>
          <w:trHeight w:val="580"/>
        </w:trPr>
        <w:tc>
          <w:tcPr>
            <w:tcW w:w="1960" w:type="dxa"/>
            <w:tcBorders>
              <w:top w:val="nil"/>
              <w:left w:val="single" w:color="auto" w:sz="4" w:space="0"/>
              <w:bottom w:val="single" w:color="auto" w:sz="4" w:space="0"/>
              <w:right w:val="single" w:color="auto" w:sz="4" w:space="0"/>
            </w:tcBorders>
            <w:vAlign w:val="center"/>
            <w:hideMark/>
          </w:tcPr>
          <w:p w:rsidRPr="00302F0C" w:rsidR="0009385C" w:rsidP="0009385C" w:rsidRDefault="0009385C" w14:paraId="68882A74" w14:textId="4461BC2B">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Expected Sale Value (in AED)</w:t>
            </w:r>
            <w:r w:rsidRPr="00302F0C">
              <w:rPr>
                <w:rFonts w:ascii="Arial" w:hAnsi="Arial" w:cs="Arial"/>
                <w:color w:val="FF0000"/>
                <w:sz w:val="22"/>
                <w:szCs w:val="22"/>
              </w:rPr>
              <w:t xml:space="preserve"> *</w:t>
            </w:r>
          </w:p>
        </w:tc>
        <w:tc>
          <w:tcPr>
            <w:tcW w:w="2500" w:type="dxa"/>
            <w:tcBorders>
              <w:top w:val="nil"/>
              <w:left w:val="nil"/>
              <w:bottom w:val="single" w:color="auto" w:sz="4" w:space="0"/>
              <w:right w:val="single" w:color="auto" w:sz="4" w:space="0"/>
            </w:tcBorders>
            <w:vAlign w:val="center"/>
            <w:hideMark/>
          </w:tcPr>
          <w:p w:rsidRPr="00302F0C" w:rsidR="0009385C" w:rsidP="0009385C" w:rsidRDefault="0009385C" w14:paraId="4AD18433"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Manual input</w:t>
            </w:r>
          </w:p>
        </w:tc>
        <w:tc>
          <w:tcPr>
            <w:tcW w:w="4985" w:type="dxa"/>
            <w:tcBorders>
              <w:top w:val="nil"/>
              <w:left w:val="nil"/>
              <w:bottom w:val="single" w:color="auto" w:sz="4" w:space="0"/>
              <w:right w:val="single" w:color="auto" w:sz="4" w:space="0"/>
            </w:tcBorders>
            <w:vAlign w:val="center"/>
            <w:hideMark/>
          </w:tcPr>
          <w:p w:rsidRPr="00302F0C" w:rsidR="0009385C" w:rsidP="0009385C" w:rsidRDefault="0009385C" w14:paraId="62C96D1F"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Numeric field</w:t>
            </w:r>
          </w:p>
        </w:tc>
      </w:tr>
      <w:tr w:rsidRPr="00302F0C" w:rsidR="0009385C" w:rsidTr="00A929EA" w14:paraId="0FC59295" w14:textId="77777777">
        <w:trPr>
          <w:trHeight w:val="580"/>
        </w:trPr>
        <w:tc>
          <w:tcPr>
            <w:tcW w:w="1960" w:type="dxa"/>
            <w:tcBorders>
              <w:top w:val="nil"/>
              <w:left w:val="single" w:color="auto" w:sz="4" w:space="0"/>
              <w:bottom w:val="single" w:color="auto" w:sz="4" w:space="0"/>
              <w:right w:val="single" w:color="auto" w:sz="4" w:space="0"/>
            </w:tcBorders>
            <w:vAlign w:val="center"/>
            <w:hideMark/>
          </w:tcPr>
          <w:p w:rsidRPr="00302F0C" w:rsidR="0009385C" w:rsidP="0009385C" w:rsidRDefault="0009385C" w14:paraId="224FCA56" w14:textId="1F2256DB">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Allocated Marketing expense (in AED)</w:t>
            </w:r>
            <w:r w:rsidRPr="00302F0C">
              <w:rPr>
                <w:rFonts w:ascii="Arial" w:hAnsi="Arial" w:cs="Arial"/>
                <w:color w:val="FF0000"/>
                <w:sz w:val="22"/>
                <w:szCs w:val="22"/>
              </w:rPr>
              <w:t xml:space="preserve"> *</w:t>
            </w:r>
          </w:p>
        </w:tc>
        <w:tc>
          <w:tcPr>
            <w:tcW w:w="2500" w:type="dxa"/>
            <w:tcBorders>
              <w:top w:val="nil"/>
              <w:left w:val="nil"/>
              <w:bottom w:val="single" w:color="auto" w:sz="4" w:space="0"/>
              <w:right w:val="single" w:color="auto" w:sz="4" w:space="0"/>
            </w:tcBorders>
            <w:vAlign w:val="center"/>
            <w:hideMark/>
          </w:tcPr>
          <w:p w:rsidRPr="00302F0C" w:rsidR="0009385C" w:rsidP="0009385C" w:rsidRDefault="0009385C" w14:paraId="6A11F93D"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Manual input</w:t>
            </w:r>
          </w:p>
        </w:tc>
        <w:tc>
          <w:tcPr>
            <w:tcW w:w="4985" w:type="dxa"/>
            <w:tcBorders>
              <w:top w:val="nil"/>
              <w:left w:val="nil"/>
              <w:bottom w:val="single" w:color="auto" w:sz="4" w:space="0"/>
              <w:right w:val="single" w:color="auto" w:sz="4" w:space="0"/>
            </w:tcBorders>
            <w:vAlign w:val="center"/>
            <w:hideMark/>
          </w:tcPr>
          <w:p w:rsidRPr="00302F0C" w:rsidR="0009385C" w:rsidP="0009385C" w:rsidRDefault="0009385C" w14:paraId="4E939B9C"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Numeric field</w:t>
            </w:r>
          </w:p>
        </w:tc>
      </w:tr>
      <w:tr w:rsidRPr="00302F0C" w:rsidR="0009385C" w:rsidTr="004B5D02" w14:paraId="7363905B" w14:textId="77777777">
        <w:tblPrEx>
          <w:tblW w:w="9445" w:type="dxa"/>
          <w:tblPrExChange w:author="Akshay Raveendran" w:date="2025-07-16T01:28:00Z" w16du:dateUtc="2025-07-15T21:28:00Z" w:id="998">
            <w:tblPrEx>
              <w:tblW w:w="9445" w:type="dxa"/>
            </w:tblPrEx>
          </w:tblPrExChange>
        </w:tblPrEx>
        <w:trPr>
          <w:trHeight w:val="260"/>
          <w:ins w:author="Akshay Raveendran" w:date="2025-07-16T01:27:00Z" w:id="999"/>
          <w:trPrChange w:author="Akshay Raveendran" w:date="2025-07-16T01:28:00Z" w16du:dateUtc="2025-07-15T21:28:00Z" w:id="1000">
            <w:trPr>
              <w:gridAfter w:val="0"/>
              <w:trHeight w:val="580"/>
            </w:trPr>
          </w:trPrChange>
        </w:trPr>
        <w:tc>
          <w:tcPr>
            <w:tcW w:w="1960" w:type="dxa"/>
            <w:tcBorders>
              <w:top w:val="nil"/>
              <w:left w:val="single" w:color="auto" w:sz="4" w:space="0"/>
              <w:bottom w:val="single" w:color="auto" w:sz="4" w:space="0"/>
              <w:right w:val="single" w:color="auto" w:sz="4" w:space="0"/>
            </w:tcBorders>
            <w:vAlign w:val="center"/>
            <w:tcPrChange w:author="Akshay Raveendran" w:date="2025-07-16T01:28:00Z" w16du:dateUtc="2025-07-15T21:28:00Z" w:id="1001">
              <w:tcPr>
                <w:tcW w:w="1960" w:type="dxa"/>
                <w:gridSpan w:val="2"/>
                <w:tcBorders>
                  <w:top w:val="nil"/>
                  <w:left w:val="single" w:color="auto" w:sz="4" w:space="0"/>
                  <w:bottom w:val="single" w:color="auto" w:sz="4" w:space="0"/>
                  <w:right w:val="single" w:color="auto" w:sz="4" w:space="0"/>
                </w:tcBorders>
                <w:vAlign w:val="center"/>
              </w:tcPr>
            </w:tcPrChange>
          </w:tcPr>
          <w:p w:rsidRPr="00302F0C" w:rsidR="0009385C" w:rsidP="0009385C" w:rsidRDefault="0009385C" w14:paraId="0E34FE6C" w14:textId="77777777">
            <w:pPr>
              <w:spacing w:after="0" w:line="240" w:lineRule="auto"/>
              <w:rPr>
                <w:ins w:author="Akshay Raveendran" w:date="2025-07-16T01:27:00Z" w16du:dateUtc="2025-07-15T21:27:00Z" w:id="1002"/>
                <w:rFonts w:ascii="Arial" w:hAnsi="Arial" w:eastAsia="Times New Roman" w:cs="Arial"/>
                <w:color w:val="000000"/>
                <w:sz w:val="22"/>
                <w:szCs w:val="22"/>
                <w:lang w:eastAsia="en-GB"/>
              </w:rPr>
            </w:pPr>
          </w:p>
        </w:tc>
        <w:tc>
          <w:tcPr>
            <w:tcW w:w="2500" w:type="dxa"/>
            <w:tcBorders>
              <w:top w:val="nil"/>
              <w:left w:val="nil"/>
              <w:bottom w:val="single" w:color="auto" w:sz="4" w:space="0"/>
              <w:right w:val="single" w:color="auto" w:sz="4" w:space="0"/>
            </w:tcBorders>
            <w:vAlign w:val="center"/>
            <w:tcPrChange w:author="Akshay Raveendran" w:date="2025-07-16T01:28:00Z" w16du:dateUtc="2025-07-15T21:28:00Z" w:id="1003">
              <w:tcPr>
                <w:tcW w:w="2500" w:type="dxa"/>
                <w:gridSpan w:val="2"/>
                <w:tcBorders>
                  <w:top w:val="nil"/>
                  <w:left w:val="nil"/>
                  <w:bottom w:val="single" w:color="auto" w:sz="4" w:space="0"/>
                  <w:right w:val="single" w:color="auto" w:sz="4" w:space="0"/>
                </w:tcBorders>
                <w:vAlign w:val="center"/>
              </w:tcPr>
            </w:tcPrChange>
          </w:tcPr>
          <w:p w:rsidRPr="00302F0C" w:rsidR="0009385C" w:rsidP="0009385C" w:rsidRDefault="0009385C" w14:paraId="22111BF9" w14:textId="77777777">
            <w:pPr>
              <w:spacing w:after="0" w:line="240" w:lineRule="auto"/>
              <w:rPr>
                <w:ins w:author="Akshay Raveendran" w:date="2025-07-16T01:27:00Z" w16du:dateUtc="2025-07-15T21:27:00Z" w:id="1004"/>
                <w:rFonts w:ascii="Arial" w:hAnsi="Arial" w:eastAsia="Times New Roman" w:cs="Arial"/>
                <w:color w:val="000000"/>
                <w:sz w:val="22"/>
                <w:szCs w:val="22"/>
                <w:lang w:eastAsia="en-GB"/>
              </w:rPr>
            </w:pPr>
          </w:p>
        </w:tc>
        <w:tc>
          <w:tcPr>
            <w:tcW w:w="4985" w:type="dxa"/>
            <w:tcBorders>
              <w:top w:val="nil"/>
              <w:left w:val="nil"/>
              <w:bottom w:val="single" w:color="auto" w:sz="4" w:space="0"/>
              <w:right w:val="single" w:color="auto" w:sz="4" w:space="0"/>
            </w:tcBorders>
            <w:vAlign w:val="center"/>
            <w:tcPrChange w:author="Akshay Raveendran" w:date="2025-07-16T01:28:00Z" w16du:dateUtc="2025-07-15T21:28:00Z" w:id="1005">
              <w:tcPr>
                <w:tcW w:w="4985" w:type="dxa"/>
                <w:gridSpan w:val="2"/>
                <w:tcBorders>
                  <w:top w:val="nil"/>
                  <w:left w:val="nil"/>
                  <w:bottom w:val="single" w:color="auto" w:sz="4" w:space="0"/>
                  <w:right w:val="single" w:color="auto" w:sz="4" w:space="0"/>
                </w:tcBorders>
                <w:vAlign w:val="center"/>
              </w:tcPr>
            </w:tcPrChange>
          </w:tcPr>
          <w:p w:rsidRPr="00302F0C" w:rsidR="0009385C" w:rsidP="0009385C" w:rsidRDefault="0009385C" w14:paraId="056AF5C7" w14:textId="77777777">
            <w:pPr>
              <w:spacing w:after="0" w:line="240" w:lineRule="auto"/>
              <w:rPr>
                <w:ins w:author="Akshay Raveendran" w:date="2025-07-16T01:27:00Z" w16du:dateUtc="2025-07-15T21:27:00Z" w:id="1006"/>
                <w:rFonts w:ascii="Arial" w:hAnsi="Arial" w:eastAsia="Times New Roman" w:cs="Arial"/>
                <w:color w:val="000000"/>
                <w:sz w:val="22"/>
                <w:szCs w:val="22"/>
                <w:lang w:eastAsia="en-GB"/>
              </w:rPr>
            </w:pPr>
          </w:p>
        </w:tc>
      </w:tr>
      <w:tr w:rsidRPr="00302F0C" w:rsidR="0009385C" w:rsidTr="00A929EA" w14:paraId="54C12909" w14:textId="77777777">
        <w:trPr>
          <w:trHeight w:val="290"/>
        </w:trPr>
        <w:tc>
          <w:tcPr>
            <w:tcW w:w="1960" w:type="dxa"/>
            <w:tcBorders>
              <w:top w:val="nil"/>
              <w:left w:val="single" w:color="auto" w:sz="4" w:space="0"/>
              <w:bottom w:val="single" w:color="auto" w:sz="4" w:space="0"/>
              <w:right w:val="single" w:color="auto" w:sz="4" w:space="0"/>
            </w:tcBorders>
            <w:vAlign w:val="center"/>
          </w:tcPr>
          <w:p w:rsidRPr="00302F0C" w:rsidR="0009385C" w:rsidP="0009385C" w:rsidRDefault="0009385C" w14:paraId="2E388934" w14:textId="7E71F060">
            <w:pPr>
              <w:spacing w:after="0" w:line="240" w:lineRule="auto"/>
              <w:rPr>
                <w:rFonts w:ascii="Arial" w:hAnsi="Arial" w:eastAsia="Times New Roman" w:cs="Arial"/>
                <w:b/>
                <w:bCs/>
                <w:color w:val="000000"/>
                <w:sz w:val="22"/>
                <w:szCs w:val="22"/>
                <w:lang w:eastAsia="en-GB"/>
              </w:rPr>
            </w:pPr>
            <w:r w:rsidRPr="00302F0C">
              <w:rPr>
                <w:rFonts w:ascii="Arial" w:hAnsi="Arial" w:eastAsia="Times New Roman" w:cs="Arial"/>
                <w:b/>
                <w:bCs/>
                <w:color w:val="000000"/>
                <w:sz w:val="22"/>
                <w:szCs w:val="22"/>
                <w:lang w:eastAsia="en-GB"/>
              </w:rPr>
              <w:t>Vehicle Details</w:t>
            </w:r>
            <w:ins w:author="Akshay Raveendran" w:date="2025-07-22T14:32:00Z" w16du:dateUtc="2025-07-22T10:32:00Z" w:id="1007">
              <w:r w:rsidRPr="00302F0C">
                <w:rPr>
                  <w:rFonts w:ascii="Arial" w:hAnsi="Arial" w:cs="Arial"/>
                  <w:color w:val="FF0000"/>
                  <w:sz w:val="22"/>
                  <w:szCs w:val="22"/>
                </w:rPr>
                <w:t>*</w:t>
              </w:r>
            </w:ins>
          </w:p>
        </w:tc>
        <w:tc>
          <w:tcPr>
            <w:tcW w:w="2500" w:type="dxa"/>
            <w:tcBorders>
              <w:top w:val="nil"/>
              <w:left w:val="nil"/>
              <w:bottom w:val="single" w:color="auto" w:sz="4" w:space="0"/>
              <w:right w:val="single" w:color="auto" w:sz="4" w:space="0"/>
            </w:tcBorders>
            <w:vAlign w:val="center"/>
          </w:tcPr>
          <w:p w:rsidRPr="00302F0C" w:rsidR="0009385C" w:rsidP="0009385C" w:rsidRDefault="0009385C" w14:paraId="49F46097" w14:textId="19F59B6B">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i/>
                <w:color w:val="000000"/>
                <w:sz w:val="22"/>
                <w:szCs w:val="22"/>
                <w:lang w:eastAsia="en-GB"/>
              </w:rPr>
              <w:t>(User can "Add Row" to input multiple vehicle details.)</w:t>
            </w:r>
          </w:p>
        </w:tc>
        <w:tc>
          <w:tcPr>
            <w:tcW w:w="4985" w:type="dxa"/>
            <w:tcBorders>
              <w:top w:val="nil"/>
              <w:left w:val="nil"/>
              <w:bottom w:val="single" w:color="auto" w:sz="4" w:space="0"/>
              <w:right w:val="single" w:color="auto" w:sz="4" w:space="0"/>
            </w:tcBorders>
            <w:vAlign w:val="center"/>
          </w:tcPr>
          <w:p w:rsidRPr="00302F0C" w:rsidR="0009385C" w:rsidP="0009385C" w:rsidRDefault="0009385C" w14:paraId="5C92398E" w14:textId="009570BB">
            <w:pPr>
              <w:spacing w:after="0" w:line="240" w:lineRule="auto"/>
              <w:rPr>
                <w:rFonts w:ascii="Arial" w:hAnsi="Arial" w:cs="Arial"/>
                <w:b/>
                <w:color w:val="000000" w:themeColor="text1"/>
                <w:sz w:val="22"/>
                <w:szCs w:val="22"/>
              </w:rPr>
            </w:pPr>
            <w:ins w:author="Akshay Raveendran" w:date="2025-07-16T01:27:00Z" w16du:dateUtc="2025-07-15T21:27:00Z" w:id="1008">
              <w:r w:rsidRPr="00302F0C">
                <w:rPr>
                  <w:rFonts w:ascii="Arial" w:hAnsi="Arial" w:eastAsia="Times New Roman" w:cs="Arial"/>
                  <w:b/>
                  <w:bCs/>
                  <w:color w:val="000000" w:themeColor="text1"/>
                  <w:sz w:val="22"/>
                  <w:szCs w:val="22"/>
                  <w:lang w:eastAsia="en-GB"/>
                </w:rPr>
                <w:t>I</w:t>
              </w:r>
            </w:ins>
            <w:del w:author="Akshay Raveendran" w:date="2025-07-16T01:27:00Z" w16du:dateUtc="2025-07-15T21:27:00Z" w:id="1009">
              <w:r w:rsidRPr="00302F0C" w:rsidDel="006B45C0">
                <w:rPr>
                  <w:rFonts w:ascii="Arial" w:hAnsi="Arial" w:eastAsia="Times New Roman" w:cs="Arial"/>
                  <w:b/>
                  <w:bCs/>
                  <w:color w:val="000000" w:themeColor="text1"/>
                  <w:sz w:val="22"/>
                  <w:szCs w:val="22"/>
                  <w:lang w:eastAsia="en-GB"/>
                </w:rPr>
                <w:delText>i</w:delText>
              </w:r>
            </w:del>
            <w:r w:rsidRPr="00302F0C">
              <w:rPr>
                <w:rFonts w:ascii="Arial" w:hAnsi="Arial" w:eastAsia="Times New Roman" w:cs="Arial"/>
                <w:b/>
                <w:bCs/>
                <w:color w:val="000000" w:themeColor="text1"/>
                <w:sz w:val="22"/>
                <w:szCs w:val="22"/>
                <w:lang w:eastAsia="en-GB"/>
              </w:rPr>
              <w:t xml:space="preserve">f </w:t>
            </w:r>
            <w:ins w:author="Akshay Raveendran" w:date="2025-07-22T14:34:00Z" w16du:dateUtc="2025-07-22T10:34:00Z" w:id="1010">
              <w:r w:rsidRPr="00302F0C">
                <w:rPr>
                  <w:rFonts w:ascii="Arial" w:hAnsi="Arial" w:eastAsia="Times New Roman" w:cs="Arial"/>
                  <w:b/>
                  <w:bCs/>
                  <w:color w:val="000000" w:themeColor="text1"/>
                  <w:sz w:val="22"/>
                  <w:szCs w:val="22"/>
                  <w:lang w:eastAsia="en-GB"/>
                </w:rPr>
                <w:t xml:space="preserve">Disposal Material Type </w:t>
              </w:r>
            </w:ins>
            <w:del w:author="Akshay Raveendran" w:date="2025-07-22T14:34:00Z" w16du:dateUtc="2025-07-22T10:34:00Z" w:id="1011">
              <w:r w:rsidRPr="00302F0C" w:rsidDel="00F86FDA">
                <w:rPr>
                  <w:rFonts w:ascii="Arial" w:hAnsi="Arial" w:eastAsia="Times New Roman" w:cs="Arial"/>
                  <w:b/>
                  <w:bCs/>
                  <w:color w:val="000000" w:themeColor="text1"/>
                  <w:sz w:val="22"/>
                  <w:szCs w:val="22"/>
                  <w:lang w:eastAsia="en-GB"/>
                </w:rPr>
                <w:delText xml:space="preserve">Material Details </w:delText>
              </w:r>
            </w:del>
            <w:del w:author="Akshay Raveendran" w:date="2025-07-15T14:35:00Z" w16du:dateUtc="2025-07-15T10:35:00Z" w:id="1012">
              <w:r w:rsidRPr="00302F0C" w:rsidDel="00CA13DA">
                <w:rPr>
                  <w:rFonts w:ascii="Arial" w:hAnsi="Arial" w:eastAsia="Times New Roman" w:cs="Arial"/>
                  <w:b/>
                  <w:bCs/>
                  <w:color w:val="000000" w:themeColor="text1"/>
                  <w:sz w:val="22"/>
                  <w:szCs w:val="22"/>
                  <w:lang w:eastAsia="en-GB"/>
                </w:rPr>
                <w:delText>=  De</w:delText>
              </w:r>
            </w:del>
            <w:ins w:author="Akshay Raveendran" w:date="2025-07-15T14:35:00Z" w16du:dateUtc="2025-07-15T10:35:00Z" w:id="1013">
              <w:r w:rsidRPr="00302F0C">
                <w:rPr>
                  <w:rFonts w:ascii="Arial" w:hAnsi="Arial" w:eastAsia="Times New Roman" w:cs="Arial"/>
                  <w:b/>
                  <w:bCs/>
                  <w:color w:val="000000" w:themeColor="text1"/>
                  <w:sz w:val="22"/>
                  <w:szCs w:val="22"/>
                  <w:lang w:eastAsia="en-GB"/>
                </w:rPr>
                <w:t>= De</w:t>
              </w:r>
            </w:ins>
            <w:r w:rsidRPr="00302F0C">
              <w:rPr>
                <w:rFonts w:ascii="Arial" w:hAnsi="Arial" w:eastAsia="Times New Roman" w:cs="Arial"/>
                <w:b/>
                <w:bCs/>
                <w:color w:val="000000" w:themeColor="text1"/>
                <w:sz w:val="22"/>
                <w:szCs w:val="22"/>
                <w:lang w:eastAsia="en-GB"/>
              </w:rPr>
              <w:t>-fleeting</w:t>
            </w:r>
            <w:del w:author="Akshay Raveendran" w:date="2025-07-16T01:27:00Z" w16du:dateUtc="2025-07-15T21:27:00Z" w:id="1014">
              <w:r w:rsidRPr="00302F0C" w:rsidDel="006B45C0">
                <w:rPr>
                  <w:rFonts w:ascii="Arial" w:hAnsi="Arial" w:eastAsia="Times New Roman" w:cs="Arial"/>
                  <w:b/>
                  <w:bCs/>
                  <w:color w:val="000000" w:themeColor="text1"/>
                  <w:sz w:val="22"/>
                  <w:szCs w:val="22"/>
                  <w:lang w:eastAsia="en-GB"/>
                </w:rPr>
                <w:delText>)</w:delText>
              </w:r>
            </w:del>
          </w:p>
          <w:p w:rsidRPr="00302F0C" w:rsidR="0009385C" w:rsidP="0009385C" w:rsidRDefault="0009385C" w14:paraId="3F2A4C62" w14:textId="5A259E53">
            <w:pPr>
              <w:spacing w:after="0" w:line="240" w:lineRule="auto"/>
              <w:rPr>
                <w:rFonts w:ascii="Arial" w:hAnsi="Arial" w:cs="Arial"/>
                <w:color w:val="000000"/>
                <w:sz w:val="22"/>
                <w:szCs w:val="22"/>
              </w:rPr>
            </w:pPr>
            <w:r w:rsidRPr="00302F0C">
              <w:rPr>
                <w:rFonts w:ascii="Arial" w:hAnsi="Arial" w:eastAsia="Times New Roman" w:cs="Arial"/>
                <w:color w:val="000000" w:themeColor="text1"/>
                <w:sz w:val="22"/>
                <w:szCs w:val="22"/>
                <w:lang w:eastAsia="en-GB"/>
              </w:rPr>
              <w:t>This part can be a dynamic table where user adds rows (Should be mandatory if Disposal material type is De-fleeting)</w:t>
            </w:r>
          </w:p>
        </w:tc>
      </w:tr>
      <w:tr w:rsidRPr="00302F0C" w:rsidR="0009385C" w:rsidTr="00332650" w14:paraId="4354EC2E" w14:textId="77777777">
        <w:trPr>
          <w:trHeight w:val="290"/>
        </w:trPr>
        <w:tc>
          <w:tcPr>
            <w:tcW w:w="9445" w:type="dxa"/>
            <w:gridSpan w:val="3"/>
            <w:tcBorders>
              <w:top w:val="nil"/>
              <w:left w:val="single" w:color="auto" w:sz="4" w:space="0"/>
              <w:bottom w:val="single" w:color="auto" w:sz="4" w:space="0"/>
              <w:right w:val="single" w:color="auto" w:sz="4" w:space="0"/>
            </w:tcBorders>
            <w:vAlign w:val="center"/>
          </w:tcPr>
          <w:p w:rsidRPr="00302F0C" w:rsidR="0009385C" w:rsidP="0009385C" w:rsidRDefault="0009385C" w14:paraId="51ABB53E" w14:textId="2D795BE5">
            <w:pPr>
              <w:spacing w:after="0" w:line="240" w:lineRule="auto"/>
              <w:jc w:val="center"/>
              <w:rPr>
                <w:rFonts w:ascii="Arial" w:hAnsi="Arial" w:cs="Arial"/>
                <w:color w:val="000000"/>
                <w:sz w:val="14"/>
                <w:szCs w:val="14"/>
                <w:rPrChange w:author="Akshay Raveendran" w:date="2025-07-22T14:36:00Z" w16du:dateUtc="2025-07-22T10:36:00Z" w:id="1015">
                  <w:rPr>
                    <w:rFonts w:ascii="Arial" w:hAnsi="Arial" w:cs="Arial"/>
                    <w:color w:val="000000"/>
                    <w:sz w:val="22"/>
                    <w:szCs w:val="22"/>
                  </w:rPr>
                </w:rPrChange>
              </w:rPr>
            </w:pPr>
            <w:commentRangeStart w:id="1016"/>
            <w:r w:rsidRPr="00302F0C">
              <w:rPr>
                <w:rFonts w:ascii="Arial" w:hAnsi="Arial" w:eastAsia="Times New Roman" w:cs="Arial"/>
                <w:color w:val="000000"/>
                <w:sz w:val="14"/>
                <w:szCs w:val="14"/>
                <w:lang w:eastAsia="en-GB"/>
                <w:rPrChange w:author="Akshay Raveendran" w:date="2025-07-22T14:36:00Z" w16du:dateUtc="2025-07-22T10:36:00Z" w:id="1017">
                  <w:rPr>
                    <w:rFonts w:ascii="Arial" w:hAnsi="Arial" w:eastAsia="Times New Roman" w:cs="Arial"/>
                    <w:color w:val="000000"/>
                    <w:sz w:val="22"/>
                    <w:szCs w:val="22"/>
                    <w:lang w:eastAsia="en-GB"/>
                  </w:rPr>
                </w:rPrChange>
              </w:rPr>
              <w:t>SI No. | Registration No | Make | Type | Manufacturing Year | Chassis No | Engine No | Purchase Value | Acc Depreciation | NBV | Justification</w:t>
            </w:r>
            <w:commentRangeEnd w:id="1016"/>
            <w:r w:rsidRPr="00302F0C">
              <w:rPr>
                <w:rStyle w:val="CommentReference"/>
                <w:rFonts w:ascii="Arial" w:hAnsi="Arial" w:cs="Arial"/>
                <w:color w:val="000000"/>
                <w:sz w:val="14"/>
                <w:szCs w:val="14"/>
                <w:rPrChange w:author="Akshay Raveendran" w:date="2025-07-22T14:36:00Z" w16du:dateUtc="2025-07-22T10:36:00Z" w:id="1018">
                  <w:rPr>
                    <w:rStyle w:val="CommentReference"/>
                    <w:rFonts w:ascii="Arial" w:hAnsi="Arial" w:cs="Arial"/>
                    <w:color w:val="000000"/>
                    <w:sz w:val="22"/>
                    <w:szCs w:val="22"/>
                  </w:rPr>
                </w:rPrChange>
              </w:rPr>
              <w:commentReference w:id="1016"/>
            </w:r>
          </w:p>
        </w:tc>
      </w:tr>
      <w:tr w:rsidRPr="00302F0C" w:rsidR="0009385C" w:rsidTr="00A929EA" w14:paraId="733441A6" w14:textId="77777777">
        <w:trPr>
          <w:trHeight w:val="290"/>
        </w:trPr>
        <w:tc>
          <w:tcPr>
            <w:tcW w:w="1960" w:type="dxa"/>
            <w:tcBorders>
              <w:top w:val="nil"/>
              <w:left w:val="single" w:color="auto" w:sz="4" w:space="0"/>
              <w:bottom w:val="single" w:color="auto" w:sz="4" w:space="0"/>
              <w:right w:val="single" w:color="auto" w:sz="4" w:space="0"/>
            </w:tcBorders>
            <w:vAlign w:val="center"/>
            <w:hideMark/>
          </w:tcPr>
          <w:p w:rsidRPr="00302F0C" w:rsidR="0009385C" w:rsidP="0009385C" w:rsidRDefault="0009385C" w14:paraId="7A9816F6"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Memo copy</w:t>
            </w:r>
          </w:p>
        </w:tc>
        <w:tc>
          <w:tcPr>
            <w:tcW w:w="2500" w:type="dxa"/>
            <w:tcBorders>
              <w:top w:val="nil"/>
              <w:left w:val="nil"/>
              <w:bottom w:val="single" w:color="auto" w:sz="4" w:space="0"/>
              <w:right w:val="single" w:color="auto" w:sz="4" w:space="0"/>
            </w:tcBorders>
            <w:vAlign w:val="center"/>
            <w:hideMark/>
          </w:tcPr>
          <w:p w:rsidRPr="00302F0C" w:rsidR="0009385C" w:rsidP="0009385C" w:rsidRDefault="0009385C" w14:paraId="37B5CFBB" w14:textId="3A6C7C0A">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Attachment</w:t>
            </w:r>
          </w:p>
        </w:tc>
        <w:tc>
          <w:tcPr>
            <w:tcW w:w="4985" w:type="dxa"/>
            <w:tcBorders>
              <w:top w:val="nil"/>
              <w:left w:val="nil"/>
              <w:bottom w:val="single" w:color="auto" w:sz="4" w:space="0"/>
              <w:right w:val="single" w:color="auto" w:sz="4" w:space="0"/>
            </w:tcBorders>
            <w:vAlign w:val="center"/>
            <w:hideMark/>
          </w:tcPr>
          <w:p w:rsidRPr="00302F0C" w:rsidR="0009385C" w:rsidP="0009385C" w:rsidRDefault="0009385C" w14:paraId="54EF1638" w14:textId="6352A137">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Option to attach file</w:t>
            </w:r>
          </w:p>
        </w:tc>
      </w:tr>
      <w:tr w:rsidRPr="00302F0C" w:rsidR="0009385C" w:rsidTr="00A929EA" w14:paraId="6437E182" w14:textId="77777777">
        <w:trPr>
          <w:trHeight w:val="570"/>
        </w:trPr>
        <w:tc>
          <w:tcPr>
            <w:tcW w:w="1960" w:type="dxa"/>
            <w:tcBorders>
              <w:top w:val="nil"/>
              <w:left w:val="single" w:color="auto" w:sz="4" w:space="0"/>
              <w:bottom w:val="single" w:color="auto" w:sz="4" w:space="0"/>
              <w:right w:val="single" w:color="auto" w:sz="4" w:space="0"/>
            </w:tcBorders>
            <w:vAlign w:val="center"/>
          </w:tcPr>
          <w:p w:rsidRPr="00302F0C" w:rsidR="0009385C" w:rsidP="0009385C" w:rsidRDefault="0009385C" w14:paraId="62668028" w14:textId="17436A2D">
            <w:pPr>
              <w:spacing w:after="0" w:line="240" w:lineRule="auto"/>
              <w:rPr>
                <w:rFonts w:ascii="Arial" w:hAnsi="Arial" w:eastAsia="Times New Roman" w:cs="Arial"/>
                <w:color w:val="000000"/>
                <w:sz w:val="22"/>
                <w:szCs w:val="22"/>
                <w:lang w:eastAsia="en-GB"/>
              </w:rPr>
            </w:pPr>
            <w:commentRangeStart w:id="1019"/>
            <w:commentRangeStart w:id="1020"/>
            <w:r w:rsidRPr="00302F0C">
              <w:rPr>
                <w:rFonts w:ascii="Arial" w:hAnsi="Arial" w:eastAsia="Times New Roman" w:cs="Arial"/>
                <w:color w:val="000000"/>
                <w:sz w:val="22"/>
                <w:szCs w:val="22"/>
                <w:lang w:eastAsia="en-GB"/>
              </w:rPr>
              <w:t>Annexure copy</w:t>
            </w:r>
            <w:commentRangeEnd w:id="1019"/>
            <w:r w:rsidRPr="00302F0C">
              <w:rPr>
                <w:rStyle w:val="CommentReference"/>
                <w:rFonts w:ascii="Arial" w:hAnsi="Arial" w:eastAsia="Times New Roman" w:cs="Arial"/>
                <w:color w:val="000000"/>
                <w:sz w:val="22"/>
                <w:szCs w:val="22"/>
                <w:lang w:eastAsia="en-GB"/>
              </w:rPr>
              <w:commentReference w:id="1019"/>
            </w:r>
          </w:p>
        </w:tc>
        <w:tc>
          <w:tcPr>
            <w:tcW w:w="2500" w:type="dxa"/>
            <w:tcBorders>
              <w:top w:val="nil"/>
              <w:left w:val="nil"/>
              <w:bottom w:val="single" w:color="auto" w:sz="4" w:space="0"/>
              <w:right w:val="single" w:color="auto" w:sz="4" w:space="0"/>
            </w:tcBorders>
            <w:vAlign w:val="center"/>
          </w:tcPr>
          <w:p w:rsidRPr="00302F0C" w:rsidR="0009385C" w:rsidP="0009385C" w:rsidRDefault="0009385C" w14:paraId="114F71B3" w14:textId="44B691B1">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Attachment</w:t>
            </w:r>
          </w:p>
        </w:tc>
        <w:tc>
          <w:tcPr>
            <w:tcW w:w="4985" w:type="dxa"/>
            <w:tcBorders>
              <w:top w:val="nil"/>
              <w:left w:val="nil"/>
              <w:bottom w:val="single" w:color="auto" w:sz="4" w:space="0"/>
              <w:right w:val="single" w:color="auto" w:sz="4" w:space="0"/>
            </w:tcBorders>
            <w:vAlign w:val="center"/>
          </w:tcPr>
          <w:p w:rsidRPr="00302F0C" w:rsidR="0009385C" w:rsidP="0009385C" w:rsidRDefault="0009385C" w14:paraId="2FC99A79" w14:textId="506006D3">
            <w:pPr>
              <w:spacing w:after="0" w:line="240" w:lineRule="auto"/>
              <w:rPr>
                <w:rFonts w:ascii="Arial" w:hAnsi="Arial" w:cs="Arial"/>
                <w:color w:val="000000"/>
                <w:sz w:val="22"/>
                <w:szCs w:val="22"/>
              </w:rPr>
            </w:pPr>
            <w:r w:rsidRPr="00302F0C">
              <w:rPr>
                <w:rFonts w:ascii="Arial" w:hAnsi="Arial" w:cs="Arial"/>
                <w:color w:val="000000"/>
                <w:sz w:val="22"/>
                <w:szCs w:val="22"/>
              </w:rPr>
              <w:t>Option to attach file</w:t>
            </w:r>
            <w:commentRangeEnd w:id="1020"/>
            <w:r w:rsidRPr="00302F0C">
              <w:rPr>
                <w:rStyle w:val="CommentReference"/>
                <w:rFonts w:ascii="Arial" w:hAnsi="Arial" w:cs="Arial"/>
                <w:color w:val="000000"/>
                <w:sz w:val="22"/>
                <w:szCs w:val="22"/>
              </w:rPr>
              <w:commentReference w:id="1020"/>
            </w:r>
          </w:p>
        </w:tc>
      </w:tr>
      <w:tr w:rsidRPr="00302F0C" w:rsidR="0009385C" w:rsidTr="002F04C4" w14:paraId="049C8031" w14:textId="77777777">
        <w:trPr>
          <w:trHeight w:val="386"/>
        </w:trPr>
        <w:tc>
          <w:tcPr>
            <w:tcW w:w="1960" w:type="dxa"/>
            <w:tcBorders>
              <w:top w:val="nil"/>
              <w:left w:val="single" w:color="auto" w:sz="4" w:space="0"/>
              <w:bottom w:val="single" w:color="auto" w:sz="4" w:space="0"/>
              <w:right w:val="single" w:color="auto" w:sz="4" w:space="0"/>
            </w:tcBorders>
            <w:vAlign w:val="center"/>
          </w:tcPr>
          <w:p w:rsidRPr="00302F0C" w:rsidR="0009385C" w:rsidP="0009385C" w:rsidRDefault="0009385C" w14:paraId="049748D9" w14:textId="7A463FD5">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Other documents</w:t>
            </w:r>
          </w:p>
        </w:tc>
        <w:tc>
          <w:tcPr>
            <w:tcW w:w="2500" w:type="dxa"/>
            <w:tcBorders>
              <w:top w:val="nil"/>
              <w:left w:val="nil"/>
              <w:bottom w:val="single" w:color="auto" w:sz="4" w:space="0"/>
              <w:right w:val="single" w:color="auto" w:sz="4" w:space="0"/>
            </w:tcBorders>
            <w:vAlign w:val="center"/>
          </w:tcPr>
          <w:p w:rsidRPr="00302F0C" w:rsidR="0009385C" w:rsidP="0009385C" w:rsidRDefault="0009385C" w14:paraId="3AD26C72" w14:textId="5C28D264">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Attachment</w:t>
            </w:r>
          </w:p>
        </w:tc>
        <w:tc>
          <w:tcPr>
            <w:tcW w:w="4985" w:type="dxa"/>
            <w:tcBorders>
              <w:top w:val="nil"/>
              <w:left w:val="nil"/>
              <w:bottom w:val="single" w:color="auto" w:sz="4" w:space="0"/>
              <w:right w:val="single" w:color="auto" w:sz="4" w:space="0"/>
            </w:tcBorders>
            <w:vAlign w:val="center"/>
          </w:tcPr>
          <w:p w:rsidRPr="00302F0C" w:rsidR="0009385C" w:rsidP="0009385C" w:rsidRDefault="0009385C" w14:paraId="3597336C" w14:textId="2A088F10">
            <w:pPr>
              <w:spacing w:after="0" w:line="240" w:lineRule="auto"/>
              <w:rPr>
                <w:rFonts w:ascii="Arial" w:hAnsi="Arial" w:cs="Arial"/>
                <w:color w:val="000000"/>
                <w:sz w:val="22"/>
                <w:szCs w:val="22"/>
              </w:rPr>
            </w:pPr>
            <w:r w:rsidRPr="00302F0C">
              <w:rPr>
                <w:rFonts w:ascii="Arial" w:hAnsi="Arial" w:cs="Arial"/>
                <w:color w:val="000000"/>
                <w:sz w:val="22"/>
                <w:szCs w:val="22"/>
              </w:rPr>
              <w:t>Option to attach multiple files</w:t>
            </w:r>
          </w:p>
        </w:tc>
      </w:tr>
      <w:tr w:rsidRPr="00302F0C" w:rsidR="0009385C" w:rsidTr="00A929EA" w14:paraId="7F958D60" w14:textId="77777777">
        <w:trPr>
          <w:trHeight w:val="570"/>
        </w:trPr>
        <w:tc>
          <w:tcPr>
            <w:tcW w:w="1960" w:type="dxa"/>
            <w:tcBorders>
              <w:top w:val="nil"/>
              <w:left w:val="single" w:color="auto" w:sz="4" w:space="0"/>
              <w:bottom w:val="single" w:color="auto" w:sz="4" w:space="0"/>
              <w:right w:val="single" w:color="auto" w:sz="4" w:space="0"/>
            </w:tcBorders>
            <w:vAlign w:val="center"/>
            <w:hideMark/>
          </w:tcPr>
          <w:p w:rsidRPr="00302F0C" w:rsidR="0009385C" w:rsidP="0009385C" w:rsidRDefault="0009385C" w14:paraId="605194E3" w14:textId="036AC702">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Photos of materials</w:t>
            </w:r>
            <w:r w:rsidRPr="00302F0C">
              <w:rPr>
                <w:rFonts w:ascii="Arial" w:hAnsi="Arial" w:cs="Arial"/>
                <w:color w:val="FF0000"/>
                <w:sz w:val="22"/>
                <w:szCs w:val="22"/>
              </w:rPr>
              <w:t>*</w:t>
            </w:r>
          </w:p>
        </w:tc>
        <w:tc>
          <w:tcPr>
            <w:tcW w:w="2500" w:type="dxa"/>
            <w:tcBorders>
              <w:top w:val="nil"/>
              <w:left w:val="nil"/>
              <w:bottom w:val="single" w:color="auto" w:sz="4" w:space="0"/>
              <w:right w:val="single" w:color="auto" w:sz="4" w:space="0"/>
            </w:tcBorders>
            <w:vAlign w:val="center"/>
            <w:hideMark/>
          </w:tcPr>
          <w:p w:rsidRPr="00302F0C" w:rsidR="0009385C" w:rsidP="0009385C" w:rsidRDefault="0009385C" w14:paraId="34C9BB7B" w14:textId="1B2E1B51">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Attachment</w:t>
            </w:r>
          </w:p>
        </w:tc>
        <w:tc>
          <w:tcPr>
            <w:tcW w:w="4985" w:type="dxa"/>
            <w:tcBorders>
              <w:top w:val="nil"/>
              <w:left w:val="nil"/>
              <w:bottom w:val="single" w:color="auto" w:sz="4" w:space="0"/>
              <w:right w:val="single" w:color="auto" w:sz="4" w:space="0"/>
            </w:tcBorders>
            <w:vAlign w:val="center"/>
            <w:hideMark/>
          </w:tcPr>
          <w:p w:rsidRPr="00302F0C" w:rsidR="0009385C" w:rsidP="0009385C" w:rsidRDefault="0009385C" w14:paraId="3A2A308E" w14:textId="32C002A3">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 xml:space="preserve">Option to </w:t>
            </w:r>
            <w:r w:rsidRPr="00302F0C">
              <w:rPr>
                <w:rFonts w:ascii="Arial" w:hAnsi="Arial" w:eastAsia="Times New Roman" w:cs="Arial"/>
                <w:color w:val="000000"/>
                <w:sz w:val="22"/>
                <w:szCs w:val="22"/>
                <w:lang w:eastAsia="en-GB"/>
              </w:rPr>
              <w:t>attach multiple files</w:t>
            </w:r>
          </w:p>
        </w:tc>
      </w:tr>
      <w:tr w:rsidRPr="00302F0C" w:rsidR="0009385C" w:rsidTr="00A929EA" w14:paraId="2D2575C3" w14:textId="77777777">
        <w:trPr>
          <w:trHeight w:val="290"/>
        </w:trPr>
        <w:tc>
          <w:tcPr>
            <w:tcW w:w="1960" w:type="dxa"/>
            <w:tcBorders>
              <w:top w:val="nil"/>
              <w:left w:val="single" w:color="auto" w:sz="4" w:space="0"/>
              <w:bottom w:val="single" w:color="auto" w:sz="4" w:space="0"/>
              <w:right w:val="single" w:color="auto" w:sz="4" w:space="0"/>
            </w:tcBorders>
            <w:vAlign w:val="center"/>
            <w:hideMark/>
          </w:tcPr>
          <w:p w:rsidRPr="00302F0C" w:rsidR="0009385C" w:rsidP="0009385C" w:rsidRDefault="0009385C" w14:paraId="275D9B41" w14:textId="4568151C">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Material location</w:t>
            </w:r>
            <w:r w:rsidRPr="00302F0C">
              <w:rPr>
                <w:rFonts w:ascii="Arial" w:hAnsi="Arial" w:cs="Arial"/>
                <w:color w:val="FF0000"/>
                <w:sz w:val="22"/>
                <w:szCs w:val="22"/>
              </w:rPr>
              <w:t>*</w:t>
            </w:r>
          </w:p>
        </w:tc>
        <w:tc>
          <w:tcPr>
            <w:tcW w:w="2500" w:type="dxa"/>
            <w:tcBorders>
              <w:top w:val="nil"/>
              <w:left w:val="nil"/>
              <w:bottom w:val="single" w:color="auto" w:sz="4" w:space="0"/>
              <w:right w:val="single" w:color="auto" w:sz="4" w:space="0"/>
            </w:tcBorders>
            <w:vAlign w:val="center"/>
            <w:hideMark/>
          </w:tcPr>
          <w:p w:rsidRPr="00302F0C" w:rsidR="0009385C" w:rsidP="0009385C" w:rsidRDefault="0009385C" w14:paraId="4D19DE5C"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Manual input</w:t>
            </w:r>
          </w:p>
        </w:tc>
        <w:tc>
          <w:tcPr>
            <w:tcW w:w="4985" w:type="dxa"/>
            <w:tcBorders>
              <w:top w:val="nil"/>
              <w:left w:val="nil"/>
              <w:bottom w:val="single" w:color="auto" w:sz="4" w:space="0"/>
              <w:right w:val="single" w:color="auto" w:sz="4" w:space="0"/>
            </w:tcBorders>
            <w:vAlign w:val="center"/>
            <w:hideMark/>
          </w:tcPr>
          <w:p w:rsidRPr="00302F0C" w:rsidR="0009385C" w:rsidP="0009385C" w:rsidRDefault="0009385C" w14:paraId="74744FC7"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Text field Maximum character limit of 100</w:t>
            </w:r>
          </w:p>
        </w:tc>
      </w:tr>
      <w:tr w:rsidRPr="00302F0C" w:rsidR="0009385C" w:rsidTr="00707B11" w14:paraId="7F680917" w14:textId="77777777">
        <w:trPr>
          <w:trHeight w:val="908"/>
        </w:trPr>
        <w:tc>
          <w:tcPr>
            <w:tcW w:w="1960" w:type="dxa"/>
            <w:tcBorders>
              <w:top w:val="nil"/>
              <w:left w:val="single" w:color="auto" w:sz="4" w:space="0"/>
              <w:bottom w:val="single" w:color="auto" w:sz="4" w:space="0"/>
              <w:right w:val="single" w:color="auto" w:sz="4" w:space="0"/>
            </w:tcBorders>
            <w:vAlign w:val="center"/>
            <w:hideMark/>
          </w:tcPr>
          <w:p w:rsidRPr="00302F0C" w:rsidR="0009385C" w:rsidP="0009385C" w:rsidRDefault="0009385C" w14:paraId="1123860C" w14:textId="44FEA7C4">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Name &amp; contact details of store in charge</w:t>
            </w:r>
            <w:r w:rsidRPr="00302F0C">
              <w:rPr>
                <w:rFonts w:ascii="Arial" w:hAnsi="Arial" w:cs="Arial"/>
                <w:color w:val="FF0000"/>
                <w:sz w:val="22"/>
                <w:szCs w:val="22"/>
              </w:rPr>
              <w:t>*</w:t>
            </w:r>
          </w:p>
        </w:tc>
        <w:tc>
          <w:tcPr>
            <w:tcW w:w="2500" w:type="dxa"/>
            <w:tcBorders>
              <w:top w:val="nil"/>
              <w:left w:val="nil"/>
              <w:bottom w:val="single" w:color="auto" w:sz="4" w:space="0"/>
              <w:right w:val="single" w:color="auto" w:sz="4" w:space="0"/>
            </w:tcBorders>
            <w:vAlign w:val="center"/>
            <w:hideMark/>
          </w:tcPr>
          <w:p w:rsidRPr="00302F0C" w:rsidR="0009385C" w:rsidP="0009385C" w:rsidRDefault="0009385C" w14:paraId="1ADA236C"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Manual input</w:t>
            </w:r>
          </w:p>
        </w:tc>
        <w:tc>
          <w:tcPr>
            <w:tcW w:w="4985" w:type="dxa"/>
            <w:tcBorders>
              <w:top w:val="nil"/>
              <w:left w:val="nil"/>
              <w:bottom w:val="single" w:color="auto" w:sz="4" w:space="0"/>
              <w:right w:val="single" w:color="auto" w:sz="4" w:space="0"/>
            </w:tcBorders>
            <w:vAlign w:val="center"/>
            <w:hideMark/>
          </w:tcPr>
          <w:p w:rsidRPr="00302F0C" w:rsidR="0009385C" w:rsidP="0009385C" w:rsidRDefault="0009385C" w14:paraId="3D8DAE64"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Text field Maximum character limit of 100</w:t>
            </w:r>
          </w:p>
        </w:tc>
      </w:tr>
    </w:tbl>
    <w:p w:rsidRPr="00302F0C" w:rsidR="0030528D" w:rsidP="002016D6" w:rsidRDefault="0030528D" w14:paraId="0AB8C0DA" w14:textId="77777777">
      <w:pPr>
        <w:pStyle w:val="Heading3"/>
        <w:rPr>
          <w:rFonts w:ascii="Arial" w:hAnsi="Arial" w:cs="Arial"/>
        </w:rPr>
      </w:pPr>
    </w:p>
    <w:tbl>
      <w:tblPr>
        <w:tblW w:w="9450" w:type="dxa"/>
        <w:tblLook w:val="04A0" w:firstRow="1" w:lastRow="0" w:firstColumn="1" w:lastColumn="0" w:noHBand="0" w:noVBand="1"/>
        <w:tblPrChange w:author="Akshay Raveendran" w:date="2025-07-16T01:33:00Z" w16du:dateUtc="2025-07-15T21:33:00Z" w:id="1021">
          <w:tblPr>
            <w:tblW w:w="9450" w:type="dxa"/>
            <w:tblLook w:val="04A0" w:firstRow="1" w:lastRow="0" w:firstColumn="1" w:lastColumn="0" w:noHBand="0" w:noVBand="1"/>
          </w:tblPr>
        </w:tblPrChange>
      </w:tblPr>
      <w:tblGrid>
        <w:gridCol w:w="2126"/>
        <w:gridCol w:w="1933"/>
        <w:gridCol w:w="2706"/>
        <w:gridCol w:w="2685"/>
        <w:tblGridChange w:id="1022">
          <w:tblGrid>
            <w:gridCol w:w="2126"/>
            <w:gridCol w:w="1933"/>
            <w:gridCol w:w="2706"/>
            <w:gridCol w:w="2223"/>
            <w:gridCol w:w="462"/>
          </w:tblGrid>
        </w:tblGridChange>
      </w:tblGrid>
      <w:tr w:rsidRPr="00302F0C" w:rsidR="00374370" w:rsidTr="00374370" w14:paraId="37469947" w14:textId="49902AB1">
        <w:trPr>
          <w:trHeight w:val="306"/>
          <w:trPrChange w:author="Akshay Raveendran" w:date="2025-07-16T01:33:00Z" w16du:dateUtc="2025-07-15T21:33:00Z" w:id="1023">
            <w:trPr>
              <w:trHeight w:val="306"/>
            </w:trPr>
          </w:trPrChange>
        </w:trPr>
        <w:tc>
          <w:tcPr>
            <w:tcW w:w="9450" w:type="dxa"/>
            <w:gridSpan w:val="4"/>
            <w:tcBorders>
              <w:top w:val="nil"/>
              <w:left w:val="nil"/>
              <w:bottom w:val="nil"/>
              <w:right w:val="nil"/>
            </w:tcBorders>
            <w:shd w:val="clear" w:color="auto" w:fill="DDEBF7"/>
            <w:noWrap/>
            <w:vAlign w:val="bottom"/>
            <w:hideMark/>
            <w:tcPrChange w:author="Akshay Raveendran" w:date="2025-07-16T01:33:00Z" w16du:dateUtc="2025-07-15T21:33:00Z" w:id="1024">
              <w:tcPr>
                <w:tcW w:w="9450" w:type="dxa"/>
                <w:gridSpan w:val="5"/>
                <w:tcBorders>
                  <w:top w:val="nil"/>
                  <w:left w:val="nil"/>
                  <w:bottom w:val="nil"/>
                  <w:right w:val="nil"/>
                </w:tcBorders>
                <w:shd w:val="clear" w:color="auto" w:fill="DDEBF7"/>
                <w:noWrap/>
                <w:vAlign w:val="bottom"/>
                <w:hideMark/>
              </w:tcPr>
            </w:tcPrChange>
          </w:tcPr>
          <w:p w:rsidRPr="00302F0C" w:rsidR="00374370" w:rsidDel="00374370" w:rsidRDefault="001F3E76" w14:paraId="1A1A8DA3" w14:textId="56696F06">
            <w:pPr>
              <w:spacing w:after="0" w:line="240" w:lineRule="auto"/>
              <w:rPr>
                <w:del w:author="Akshay Raveendran" w:date="2025-07-16T01:33:00Z" w16du:dateUtc="2025-07-15T21:33:00Z" w:id="1025"/>
                <w:rFonts w:ascii="Arial" w:hAnsi="Arial" w:eastAsia="Times New Roman" w:cs="Arial"/>
                <w:b/>
                <w:color w:val="000000"/>
                <w:sz w:val="22"/>
                <w:szCs w:val="22"/>
                <w:lang w:eastAsia="en-GB"/>
              </w:rPr>
            </w:pPr>
            <w:ins w:author="Akshay Raveendran" w:date="2025-07-16T01:34:00Z" w16du:dateUtc="2025-07-15T21:34:00Z" w:id="1026">
              <w:r w:rsidRPr="00302F0C">
                <w:rPr>
                  <w:rFonts w:ascii="Arial" w:hAnsi="Arial" w:eastAsia="Times New Roman" w:cs="Arial"/>
                  <w:b/>
                  <w:color w:val="000000"/>
                  <w:sz w:val="22"/>
                  <w:szCs w:val="22"/>
                  <w:lang w:eastAsia="en-GB"/>
                </w:rPr>
                <w:t xml:space="preserve">DoA(Disposal required material selected is </w:t>
              </w:r>
            </w:ins>
            <w:ins w:author="Akshay Raveendran" w:date="2025-07-16T01:35:00Z" w16du:dateUtc="2025-07-15T21:35:00Z" w:id="1027">
              <w:r w:rsidRPr="00302F0C" w:rsidR="00E72A3D">
                <w:rPr>
                  <w:rFonts w:ascii="Arial" w:hAnsi="Arial" w:eastAsia="Times New Roman" w:cs="Arial"/>
                  <w:b/>
                  <w:color w:val="000000"/>
                  <w:sz w:val="22"/>
                  <w:szCs w:val="22"/>
                  <w:lang w:eastAsia="en-GB"/>
                </w:rPr>
                <w:t>Scrap</w:t>
              </w:r>
            </w:ins>
            <w:ins w:author="Akshay Raveendran" w:date="2025-07-16T01:34:00Z" w16du:dateUtc="2025-07-15T21:34:00Z" w:id="1028">
              <w:r w:rsidRPr="00302F0C">
                <w:rPr>
                  <w:rFonts w:ascii="Arial" w:hAnsi="Arial" w:eastAsia="Times New Roman" w:cs="Arial"/>
                  <w:b/>
                  <w:color w:val="000000"/>
                  <w:sz w:val="22"/>
                  <w:szCs w:val="22"/>
                  <w:lang w:eastAsia="en-GB"/>
                </w:rPr>
                <w:t>/</w:t>
              </w:r>
            </w:ins>
            <w:ins w:author="Akshay Raveendran" w:date="2025-07-16T01:36:00Z" w16du:dateUtc="2025-07-15T21:36:00Z" w:id="1029">
              <w:r w:rsidRPr="00302F0C" w:rsidR="005E18CC">
                <w:rPr>
                  <w:rFonts w:ascii="Arial" w:hAnsi="Arial" w:eastAsia="Times New Roman" w:cs="Arial"/>
                  <w:b/>
                  <w:color w:val="000000"/>
                  <w:sz w:val="22"/>
                  <w:szCs w:val="22"/>
                  <w:lang w:eastAsia="en-GB"/>
                </w:rPr>
                <w:t>Surplus</w:t>
              </w:r>
            </w:ins>
            <w:ins w:author="Akshay Raveendran" w:date="2025-07-16T01:34:00Z" w16du:dateUtc="2025-07-15T21:34:00Z" w:id="1030">
              <w:r w:rsidRPr="00302F0C">
                <w:rPr>
                  <w:rFonts w:ascii="Arial" w:hAnsi="Arial" w:eastAsia="Times New Roman" w:cs="Arial"/>
                  <w:b/>
                  <w:color w:val="000000"/>
                  <w:sz w:val="22"/>
                  <w:szCs w:val="22"/>
                  <w:lang w:eastAsia="en-GB"/>
                </w:rPr>
                <w:t>)</w:t>
              </w:r>
              <w:r w:rsidRPr="00302F0C">
                <w:rPr>
                  <w:rFonts w:ascii="Arial" w:hAnsi="Arial" w:eastAsia="Times New Roman" w:cs="Arial"/>
                  <w:color w:val="000000"/>
                  <w:sz w:val="22"/>
                  <w:szCs w:val="22"/>
                  <w:lang w:eastAsia="en-GB"/>
                </w:rPr>
                <w:t> </w:t>
              </w:r>
            </w:ins>
            <w:del w:author="Akshay Raveendran" w:date="2025-07-16T01:34:00Z" w16du:dateUtc="2025-07-15T21:34:00Z" w:id="1031">
              <w:r w:rsidRPr="00302F0C" w:rsidDel="001F3E76" w:rsidR="00374370">
                <w:rPr>
                  <w:rFonts w:ascii="Arial" w:hAnsi="Arial" w:eastAsia="Times New Roman" w:cs="Arial"/>
                  <w:b/>
                  <w:color w:val="000000"/>
                  <w:sz w:val="22"/>
                  <w:szCs w:val="22"/>
                  <w:lang w:eastAsia="en-GB"/>
                </w:rPr>
                <w:delText>DoA</w:delText>
              </w:r>
            </w:del>
          </w:p>
          <w:p w:rsidRPr="00302F0C" w:rsidR="00374370" w:rsidDel="001F3E76" w:rsidRDefault="00374370" w14:paraId="55FFEBA4" w14:textId="32EBC613">
            <w:pPr>
              <w:spacing w:after="0" w:line="240" w:lineRule="auto"/>
              <w:rPr>
                <w:del w:author="Akshay Raveendran" w:date="2025-07-16T01:33:00Z" w16du:dateUtc="2025-07-15T21:33:00Z" w:id="1032"/>
                <w:rFonts w:ascii="Arial" w:hAnsi="Arial" w:eastAsia="Times New Roman" w:cs="Arial"/>
                <w:b/>
                <w:i/>
                <w:color w:val="000000"/>
                <w:sz w:val="22"/>
                <w:szCs w:val="22"/>
                <w:lang w:eastAsia="en-GB"/>
              </w:rPr>
            </w:pPr>
            <w:del w:author="Akshay Raveendran" w:date="2025-07-16T01:33:00Z" w16du:dateUtc="2025-07-15T21:33:00Z" w:id="1033">
              <w:r w:rsidRPr="00302F0C" w:rsidDel="00374370">
                <w:rPr>
                  <w:rFonts w:ascii="Arial" w:hAnsi="Arial" w:eastAsia="Times New Roman" w:cs="Arial"/>
                  <w:b/>
                  <w:i/>
                  <w:color w:val="000000"/>
                  <w:sz w:val="22"/>
                  <w:szCs w:val="22"/>
                  <w:lang w:eastAsia="en-GB"/>
                </w:rPr>
                <w:delText> </w:delText>
              </w:r>
            </w:del>
          </w:p>
          <w:p w:rsidRPr="00302F0C" w:rsidR="00374370" w:rsidRDefault="00374370" w14:paraId="30C44F55" w14:textId="16BFC547">
            <w:pPr>
              <w:spacing w:after="0" w:line="240" w:lineRule="auto"/>
              <w:rPr>
                <w:rFonts w:ascii="Arial" w:hAnsi="Arial" w:eastAsia="Times New Roman" w:cs="Arial"/>
                <w:color w:val="000000"/>
                <w:sz w:val="22"/>
                <w:szCs w:val="22"/>
                <w:lang w:eastAsia="en-GB"/>
              </w:rPr>
            </w:pPr>
            <w:del w:author="Akshay Raveendran" w:date="2025-07-16T01:33:00Z" w16du:dateUtc="2025-07-15T21:33:00Z" w:id="1034">
              <w:r w:rsidRPr="00302F0C" w:rsidDel="001F3E76">
                <w:rPr>
                  <w:rFonts w:ascii="Arial" w:hAnsi="Arial" w:eastAsia="Times New Roman" w:cs="Arial"/>
                  <w:color w:val="000000"/>
                  <w:sz w:val="22"/>
                  <w:szCs w:val="22"/>
                  <w:lang w:eastAsia="en-GB"/>
                </w:rPr>
                <w:delText> </w:delText>
              </w:r>
            </w:del>
          </w:p>
          <w:p w:rsidRPr="00302F0C" w:rsidR="00374370" w:rsidRDefault="00374370" w14:paraId="3AC294E1" w14:textId="1F5591BA">
            <w:pPr>
              <w:spacing w:after="0" w:line="240" w:lineRule="auto"/>
              <w:rPr>
                <w:rFonts w:ascii="Arial" w:hAnsi="Arial" w:eastAsia="Times New Roman" w:cs="Arial"/>
                <w:color w:val="000000"/>
                <w:sz w:val="22"/>
                <w:szCs w:val="22"/>
                <w:lang w:eastAsia="en-GB"/>
              </w:rPr>
            </w:pPr>
            <w:commentRangeStart w:id="1035"/>
            <w:commentRangeStart w:id="1036"/>
            <w:commentRangeEnd w:id="1035"/>
            <w:r w:rsidRPr="00302F0C">
              <w:rPr>
                <w:rStyle w:val="CommentReference"/>
                <w:rFonts w:ascii="Arial" w:hAnsi="Arial" w:eastAsia="Times New Roman" w:cs="Arial"/>
                <w:color w:val="000000"/>
                <w:sz w:val="22"/>
                <w:szCs w:val="22"/>
                <w:lang w:eastAsia="en-GB"/>
              </w:rPr>
              <w:commentReference w:id="1035"/>
            </w:r>
            <w:commentRangeEnd w:id="1036"/>
            <w:r w:rsidRPr="00302F0C" w:rsidR="001E1B06">
              <w:rPr>
                <w:rStyle w:val="CommentReference"/>
                <w:rFonts w:ascii="Arial" w:hAnsi="Arial" w:eastAsia="Times New Roman" w:cs="Arial"/>
                <w:color w:val="000000"/>
                <w:sz w:val="22"/>
                <w:szCs w:val="22"/>
                <w:lang w:eastAsia="en-GB"/>
              </w:rPr>
              <w:commentReference w:id="1036"/>
            </w:r>
          </w:p>
        </w:tc>
      </w:tr>
      <w:tr w:rsidRPr="00302F0C" w:rsidR="00523AE1" w:rsidTr="00BA2549" w14:paraId="5D189EFE" w14:textId="168F126B">
        <w:tblPrEx>
          <w:tblPrExChange w:author="Akshay Raveendran" w:date="2025-07-16T01:31:00Z" w16du:dateUtc="2025-07-15T21:31:00Z" w:id="1037">
            <w:tblPrEx>
              <w:tblW w:w="8988" w:type="dxa"/>
            </w:tblPrEx>
          </w:tblPrExChange>
        </w:tblPrEx>
        <w:trPr>
          <w:trHeight w:val="306"/>
          <w:trPrChange w:author="Akshay Raveendran" w:date="2025-07-16T01:31:00Z" w16du:dateUtc="2025-07-15T21:31:00Z" w:id="1038">
            <w:trPr>
              <w:gridAfter w:val="0"/>
              <w:trHeight w:val="306"/>
            </w:trPr>
          </w:trPrChange>
        </w:trPr>
        <w:tc>
          <w:tcPr>
            <w:tcW w:w="2126" w:type="dxa"/>
            <w:tcBorders>
              <w:top w:val="single" w:color="auto" w:sz="4" w:space="0"/>
              <w:left w:val="single" w:color="auto" w:sz="4" w:space="0"/>
              <w:bottom w:val="single" w:color="auto" w:sz="4" w:space="0"/>
              <w:right w:val="single" w:color="auto" w:sz="4" w:space="0"/>
            </w:tcBorders>
            <w:noWrap/>
            <w:vAlign w:val="center"/>
            <w:hideMark/>
            <w:tcPrChange w:author="Akshay Raveendran" w:date="2025-07-16T01:31:00Z" w16du:dateUtc="2025-07-15T21:31:00Z" w:id="1039">
              <w:tcPr>
                <w:tcW w:w="2126" w:type="dxa"/>
                <w:tcBorders>
                  <w:top w:val="single" w:color="auto" w:sz="4" w:space="0"/>
                  <w:left w:val="single" w:color="auto" w:sz="4" w:space="0"/>
                  <w:bottom w:val="single" w:color="auto" w:sz="4" w:space="0"/>
                  <w:right w:val="single" w:color="auto" w:sz="4" w:space="0"/>
                </w:tcBorders>
                <w:noWrap/>
                <w:vAlign w:val="center"/>
                <w:hideMark/>
              </w:tcPr>
            </w:tcPrChange>
          </w:tcPr>
          <w:p w:rsidRPr="00302F0C" w:rsidR="00523AE1" w:rsidRDefault="00523AE1" w14:paraId="2A730333"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A</w:t>
            </w:r>
          </w:p>
        </w:tc>
        <w:tc>
          <w:tcPr>
            <w:tcW w:w="1933" w:type="dxa"/>
            <w:tcBorders>
              <w:top w:val="single" w:color="auto" w:sz="4" w:space="0"/>
              <w:left w:val="nil"/>
              <w:bottom w:val="single" w:color="auto" w:sz="4" w:space="0"/>
              <w:right w:val="single" w:color="auto" w:sz="4" w:space="0"/>
            </w:tcBorders>
            <w:noWrap/>
            <w:vAlign w:val="center"/>
            <w:hideMark/>
            <w:tcPrChange w:author="Akshay Raveendran" w:date="2025-07-16T01:31:00Z" w16du:dateUtc="2025-07-15T21:31:00Z" w:id="1040">
              <w:tcPr>
                <w:tcW w:w="1933" w:type="dxa"/>
                <w:tcBorders>
                  <w:top w:val="single" w:color="auto" w:sz="4" w:space="0"/>
                  <w:left w:val="nil"/>
                  <w:bottom w:val="single" w:color="auto" w:sz="4" w:space="0"/>
                  <w:right w:val="single" w:color="auto" w:sz="4" w:space="0"/>
                </w:tcBorders>
                <w:noWrap/>
                <w:vAlign w:val="center"/>
                <w:hideMark/>
              </w:tcPr>
            </w:tcPrChange>
          </w:tcPr>
          <w:p w:rsidRPr="00302F0C" w:rsidR="00523AE1" w:rsidRDefault="00523AE1" w14:paraId="194E7D2B"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B</w:t>
            </w:r>
          </w:p>
        </w:tc>
        <w:tc>
          <w:tcPr>
            <w:tcW w:w="2706" w:type="dxa"/>
            <w:tcBorders>
              <w:top w:val="single" w:color="auto" w:sz="4" w:space="0"/>
              <w:left w:val="nil"/>
              <w:bottom w:val="single" w:color="auto" w:sz="4" w:space="0"/>
              <w:right w:val="single" w:color="auto" w:sz="4" w:space="0"/>
            </w:tcBorders>
            <w:noWrap/>
            <w:vAlign w:val="center"/>
            <w:hideMark/>
            <w:tcPrChange w:author="Akshay Raveendran" w:date="2025-07-16T01:31:00Z" w16du:dateUtc="2025-07-15T21:31:00Z" w:id="1041">
              <w:tcPr>
                <w:tcW w:w="2706" w:type="dxa"/>
                <w:tcBorders>
                  <w:top w:val="single" w:color="auto" w:sz="4" w:space="0"/>
                  <w:left w:val="nil"/>
                  <w:bottom w:val="single" w:color="auto" w:sz="4" w:space="0"/>
                  <w:right w:val="single" w:color="auto" w:sz="4" w:space="0"/>
                </w:tcBorders>
                <w:noWrap/>
                <w:vAlign w:val="center"/>
                <w:hideMark/>
              </w:tcPr>
            </w:tcPrChange>
          </w:tcPr>
          <w:p w:rsidRPr="00302F0C" w:rsidR="00523AE1" w:rsidRDefault="006D0AB8" w14:paraId="73249297" w14:textId="36CEA80E">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 xml:space="preserve">C/Review and </w:t>
            </w:r>
            <w:r w:rsidRPr="00302F0C" w:rsidR="004E7423">
              <w:rPr>
                <w:rFonts w:ascii="Arial" w:hAnsi="Arial" w:eastAsia="Times New Roman" w:cs="Arial"/>
                <w:b/>
                <w:color w:val="000000"/>
                <w:sz w:val="22"/>
                <w:szCs w:val="22"/>
                <w:lang w:eastAsia="en-GB"/>
              </w:rPr>
              <w:t>allotting</w:t>
            </w:r>
          </w:p>
        </w:tc>
        <w:tc>
          <w:tcPr>
            <w:tcW w:w="2685" w:type="dxa"/>
            <w:tcBorders>
              <w:top w:val="single" w:color="auto" w:sz="4" w:space="0"/>
              <w:left w:val="nil"/>
              <w:bottom w:val="single" w:color="auto" w:sz="4" w:space="0"/>
              <w:right w:val="single" w:color="auto" w:sz="4" w:space="0"/>
            </w:tcBorders>
            <w:tcPrChange w:author="Akshay Raveendran" w:date="2025-07-16T01:31:00Z" w16du:dateUtc="2025-07-15T21:31:00Z" w:id="1042">
              <w:tcPr>
                <w:tcW w:w="2223" w:type="dxa"/>
                <w:tcBorders>
                  <w:top w:val="single" w:color="auto" w:sz="4" w:space="0"/>
                  <w:left w:val="nil"/>
                  <w:bottom w:val="single" w:color="auto" w:sz="4" w:space="0"/>
                  <w:right w:val="single" w:color="auto" w:sz="4" w:space="0"/>
                </w:tcBorders>
              </w:tcPr>
            </w:tcPrChange>
          </w:tcPr>
          <w:p w:rsidRPr="00302F0C" w:rsidR="00523AE1" w:rsidRDefault="00C662D3" w14:paraId="09C241C8" w14:textId="1E5819F6">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 xml:space="preserve">Review and </w:t>
            </w:r>
            <w:r w:rsidRPr="00302F0C" w:rsidR="00F36762">
              <w:rPr>
                <w:rFonts w:ascii="Arial" w:hAnsi="Arial" w:eastAsia="Times New Roman" w:cs="Arial"/>
                <w:b/>
                <w:color w:val="000000"/>
                <w:sz w:val="22"/>
                <w:szCs w:val="22"/>
                <w:lang w:eastAsia="en-GB"/>
              </w:rPr>
              <w:t>allotting</w:t>
            </w:r>
          </w:p>
        </w:tc>
      </w:tr>
      <w:tr w:rsidRPr="00302F0C" w:rsidR="00523AE1" w:rsidTr="00BA2549" w14:paraId="3B1C2CF1" w14:textId="2C1A06F9">
        <w:tblPrEx>
          <w:tblPrExChange w:author="Akshay Raveendran" w:date="2025-07-16T01:31:00Z" w16du:dateUtc="2025-07-15T21:31:00Z" w:id="1043">
            <w:tblPrEx>
              <w:tblW w:w="8988" w:type="dxa"/>
            </w:tblPrEx>
          </w:tblPrExChange>
        </w:tblPrEx>
        <w:trPr>
          <w:trHeight w:val="613"/>
          <w:trPrChange w:author="Akshay Raveendran" w:date="2025-07-16T01:31:00Z" w16du:dateUtc="2025-07-15T21:31:00Z" w:id="1044">
            <w:trPr>
              <w:gridAfter w:val="0"/>
              <w:trHeight w:val="613"/>
            </w:trPr>
          </w:trPrChange>
        </w:trPr>
        <w:tc>
          <w:tcPr>
            <w:tcW w:w="2126" w:type="dxa"/>
            <w:tcBorders>
              <w:top w:val="nil"/>
              <w:left w:val="single" w:color="auto" w:sz="4" w:space="0"/>
              <w:bottom w:val="single" w:color="auto" w:sz="4" w:space="0"/>
              <w:right w:val="single" w:color="auto" w:sz="4" w:space="0"/>
            </w:tcBorders>
            <w:vAlign w:val="bottom"/>
            <w:hideMark/>
            <w:tcPrChange w:author="Akshay Raveendran" w:date="2025-07-16T01:31:00Z" w16du:dateUtc="2025-07-15T21:31:00Z" w:id="1045">
              <w:tcPr>
                <w:tcW w:w="2126" w:type="dxa"/>
                <w:tcBorders>
                  <w:top w:val="nil"/>
                  <w:left w:val="single" w:color="auto" w:sz="4" w:space="0"/>
                  <w:bottom w:val="single" w:color="auto" w:sz="4" w:space="0"/>
                  <w:right w:val="single" w:color="auto" w:sz="4" w:space="0"/>
                </w:tcBorders>
                <w:vAlign w:val="bottom"/>
                <w:hideMark/>
              </w:tcPr>
            </w:tcPrChange>
          </w:tcPr>
          <w:p w:rsidRPr="00302F0C" w:rsidR="00523AE1" w:rsidRDefault="00523AE1" w14:paraId="14986518" w14:textId="51B76AE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Line manager/BU Manager</w:t>
            </w:r>
          </w:p>
        </w:tc>
        <w:tc>
          <w:tcPr>
            <w:tcW w:w="1933" w:type="dxa"/>
            <w:tcBorders>
              <w:top w:val="nil"/>
              <w:left w:val="nil"/>
              <w:bottom w:val="single" w:color="auto" w:sz="4" w:space="0"/>
              <w:right w:val="single" w:color="auto" w:sz="4" w:space="0"/>
            </w:tcBorders>
            <w:noWrap/>
            <w:vAlign w:val="bottom"/>
            <w:hideMark/>
            <w:tcPrChange w:author="Akshay Raveendran" w:date="2025-07-16T01:31:00Z" w16du:dateUtc="2025-07-15T21:31:00Z" w:id="1046">
              <w:tcPr>
                <w:tcW w:w="1933" w:type="dxa"/>
                <w:tcBorders>
                  <w:top w:val="nil"/>
                  <w:left w:val="nil"/>
                  <w:bottom w:val="single" w:color="auto" w:sz="4" w:space="0"/>
                  <w:right w:val="single" w:color="auto" w:sz="4" w:space="0"/>
                </w:tcBorders>
                <w:noWrap/>
                <w:vAlign w:val="bottom"/>
                <w:hideMark/>
              </w:tcPr>
            </w:tcPrChange>
          </w:tcPr>
          <w:p w:rsidRPr="00302F0C" w:rsidR="00523AE1" w:rsidRDefault="00523AE1" w14:paraId="356B15FF" w14:textId="68C43D5B">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BU Head/HOD</w:t>
            </w:r>
          </w:p>
        </w:tc>
        <w:tc>
          <w:tcPr>
            <w:tcW w:w="2706" w:type="dxa"/>
            <w:tcBorders>
              <w:top w:val="nil"/>
              <w:left w:val="nil"/>
              <w:bottom w:val="single" w:color="auto" w:sz="4" w:space="0"/>
              <w:right w:val="single" w:color="auto" w:sz="4" w:space="0"/>
            </w:tcBorders>
            <w:noWrap/>
            <w:vAlign w:val="bottom"/>
            <w:hideMark/>
            <w:tcPrChange w:author="Akshay Raveendran" w:date="2025-07-16T01:31:00Z" w16du:dateUtc="2025-07-15T21:31:00Z" w:id="1047">
              <w:tcPr>
                <w:tcW w:w="2706" w:type="dxa"/>
                <w:tcBorders>
                  <w:top w:val="nil"/>
                  <w:left w:val="nil"/>
                  <w:bottom w:val="single" w:color="auto" w:sz="4" w:space="0"/>
                  <w:right w:val="single" w:color="auto" w:sz="4" w:space="0"/>
                </w:tcBorders>
                <w:noWrap/>
                <w:vAlign w:val="bottom"/>
                <w:hideMark/>
              </w:tcPr>
            </w:tcPrChange>
          </w:tcPr>
          <w:p w:rsidRPr="00302F0C" w:rsidR="00523AE1" w:rsidRDefault="00523AE1" w14:paraId="6837AE07" w14:textId="6B80A534">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Procurement Manager</w:t>
            </w:r>
            <w:r w:rsidRPr="00302F0C" w:rsidR="00F36762">
              <w:rPr>
                <w:rFonts w:ascii="Arial" w:hAnsi="Arial" w:eastAsia="Times New Roman" w:cs="Arial"/>
                <w:color w:val="000000"/>
                <w:sz w:val="22"/>
                <w:szCs w:val="22"/>
                <w:lang w:eastAsia="en-GB"/>
              </w:rPr>
              <w:t>/SVP</w:t>
            </w:r>
          </w:p>
        </w:tc>
        <w:tc>
          <w:tcPr>
            <w:tcW w:w="2685" w:type="dxa"/>
            <w:tcBorders>
              <w:top w:val="nil"/>
              <w:left w:val="nil"/>
              <w:bottom w:val="single" w:color="auto" w:sz="4" w:space="0"/>
              <w:right w:val="single" w:color="auto" w:sz="4" w:space="0"/>
            </w:tcBorders>
            <w:tcPrChange w:author="Akshay Raveendran" w:date="2025-07-16T01:31:00Z" w16du:dateUtc="2025-07-15T21:31:00Z" w:id="1048">
              <w:tcPr>
                <w:tcW w:w="2223" w:type="dxa"/>
                <w:tcBorders>
                  <w:top w:val="nil"/>
                  <w:left w:val="nil"/>
                  <w:bottom w:val="single" w:color="auto" w:sz="4" w:space="0"/>
                  <w:right w:val="single" w:color="auto" w:sz="4" w:space="0"/>
                </w:tcBorders>
              </w:tcPr>
            </w:tcPrChange>
          </w:tcPr>
          <w:p w:rsidRPr="00302F0C" w:rsidR="00523AE1" w:rsidRDefault="00C71880" w14:paraId="7D8A3AD9" w14:textId="6AAFCECF">
            <w:pPr>
              <w:spacing w:after="0" w:line="240" w:lineRule="auto"/>
              <w:jc w:val="center"/>
              <w:rPr>
                <w:rFonts w:ascii="Arial" w:hAnsi="Arial" w:eastAsia="Times New Roman" w:cs="Arial"/>
                <w:color w:val="000000"/>
                <w:sz w:val="22"/>
                <w:szCs w:val="22"/>
                <w:lang w:eastAsia="en-GB"/>
              </w:rPr>
              <w:pPrChange w:author="Akshay Raveendran" w:date="2025-07-20T21:54:00Z" w16du:dateUtc="2025-07-20T17:54:00Z" w:id="1049">
                <w:pPr>
                  <w:spacing w:after="0" w:line="240" w:lineRule="auto"/>
                </w:pPr>
              </w:pPrChange>
            </w:pPr>
            <w:ins w:author="Akshay Raveendran" w:date="2025-07-20T21:54:00Z" w:id="1050">
              <w:r w:rsidRPr="00302F0C">
                <w:rPr>
                  <w:rFonts w:ascii="Arial" w:hAnsi="Arial" w:eastAsia="Times New Roman" w:cs="Arial"/>
                  <w:color w:val="000000"/>
                  <w:sz w:val="22"/>
                  <w:szCs w:val="22"/>
                  <w:lang w:eastAsia="en-GB"/>
                </w:rPr>
                <w:t>PSSC</w:t>
              </w:r>
              <w:r w:rsidRPr="00302F0C" w:rsidDel="00AA0821">
                <w:rPr>
                  <w:rFonts w:ascii="Arial" w:hAnsi="Arial" w:eastAsia="Times New Roman" w:cs="Arial"/>
                  <w:color w:val="000000"/>
                  <w:sz w:val="22"/>
                  <w:szCs w:val="22"/>
                  <w:lang w:eastAsia="en-GB"/>
                </w:rPr>
                <w:t xml:space="preserve"> </w:t>
              </w:r>
            </w:ins>
            <w:del w:author="Akshay Raveendran" w:date="2025-07-20T21:53:00Z" w16du:dateUtc="2025-07-20T17:53:00Z" w:id="1051">
              <w:r w:rsidRPr="00302F0C" w:rsidDel="00AA0821" w:rsidR="005F645A">
                <w:rPr>
                  <w:rFonts w:ascii="Arial" w:hAnsi="Arial" w:eastAsia="Times New Roman" w:cs="Arial"/>
                  <w:color w:val="000000"/>
                  <w:sz w:val="22"/>
                  <w:szCs w:val="22"/>
                  <w:lang w:eastAsia="en-GB"/>
                </w:rPr>
                <w:delText>Category</w:delText>
              </w:r>
              <w:r w:rsidRPr="00302F0C" w:rsidDel="00AA0821" w:rsidR="00450B00">
                <w:rPr>
                  <w:rFonts w:ascii="Arial" w:hAnsi="Arial" w:eastAsia="Times New Roman" w:cs="Arial"/>
                  <w:color w:val="000000"/>
                  <w:sz w:val="22"/>
                  <w:szCs w:val="22"/>
                  <w:lang w:eastAsia="en-GB"/>
                </w:rPr>
                <w:delText xml:space="preserve"> Manager</w:delText>
              </w:r>
            </w:del>
          </w:p>
        </w:tc>
      </w:tr>
    </w:tbl>
    <w:p w:rsidRPr="00302F0C" w:rsidR="0030528D" w:rsidP="002016D6" w:rsidRDefault="0030528D" w14:paraId="151C7ECC" w14:textId="77777777">
      <w:pPr>
        <w:pStyle w:val="Heading3"/>
        <w:rPr>
          <w:rFonts w:ascii="Arial" w:hAnsi="Arial" w:cs="Arial"/>
        </w:rPr>
      </w:pPr>
    </w:p>
    <w:p w:rsidRPr="00302F0C" w:rsidR="008A25FD" w:rsidP="008A25FD" w:rsidRDefault="008A25FD" w14:paraId="13832F08" w14:textId="77777777">
      <w:pPr>
        <w:rPr>
          <w:rFonts w:ascii="Arial" w:hAnsi="Arial" w:cs="Arial"/>
        </w:rPr>
      </w:pPr>
    </w:p>
    <w:p w:rsidRPr="00302F0C" w:rsidR="008A25FD" w:rsidP="008A25FD" w:rsidRDefault="008A25FD" w14:paraId="3FD04A4E" w14:textId="77777777">
      <w:pPr>
        <w:rPr>
          <w:rFonts w:ascii="Arial" w:hAnsi="Arial" w:cs="Arial"/>
        </w:rPr>
      </w:pPr>
    </w:p>
    <w:tbl>
      <w:tblPr>
        <w:tblW w:w="9540" w:type="dxa"/>
        <w:tblLook w:val="04A0" w:firstRow="1" w:lastRow="0" w:firstColumn="1" w:lastColumn="0" w:noHBand="0" w:noVBand="1"/>
        <w:tblPrChange w:author="Akshay Raveendran" w:date="2025-07-16T01:36:00Z" w16du:dateUtc="2025-07-15T21:36:00Z" w:id="1052">
          <w:tblPr>
            <w:tblW w:w="9026" w:type="dxa"/>
            <w:tblLook w:val="04A0" w:firstRow="1" w:lastRow="0" w:firstColumn="1" w:lastColumn="0" w:noHBand="0" w:noVBand="1"/>
          </w:tblPr>
        </w:tblPrChange>
      </w:tblPr>
      <w:tblGrid>
        <w:gridCol w:w="1638"/>
        <w:gridCol w:w="1534"/>
        <w:gridCol w:w="2072"/>
        <w:gridCol w:w="2072"/>
        <w:gridCol w:w="2224"/>
        <w:tblGridChange w:id="1053">
          <w:tblGrid>
            <w:gridCol w:w="1638"/>
            <w:gridCol w:w="1534"/>
            <w:gridCol w:w="2072"/>
            <w:gridCol w:w="2072"/>
            <w:gridCol w:w="1710"/>
            <w:gridCol w:w="514"/>
          </w:tblGrid>
        </w:tblGridChange>
      </w:tblGrid>
      <w:tr w:rsidRPr="00302F0C" w:rsidR="004D7224" w:rsidTr="00C01336" w14:paraId="5C369E01" w14:textId="77777777">
        <w:trPr>
          <w:trHeight w:val="290"/>
          <w:trPrChange w:author="Akshay Raveendran" w:date="2025-07-16T01:36:00Z" w16du:dateUtc="2025-07-15T21:36:00Z" w:id="1054">
            <w:trPr>
              <w:gridAfter w:val="0"/>
              <w:trHeight w:val="290"/>
            </w:trPr>
          </w:trPrChange>
        </w:trPr>
        <w:tc>
          <w:tcPr>
            <w:tcW w:w="9540" w:type="dxa"/>
            <w:gridSpan w:val="5"/>
            <w:tcBorders>
              <w:top w:val="nil"/>
              <w:left w:val="nil"/>
              <w:bottom w:val="nil"/>
              <w:right w:val="nil"/>
            </w:tcBorders>
            <w:shd w:val="clear" w:color="000000" w:fill="DDEBF7"/>
            <w:tcPrChange w:author="Akshay Raveendran" w:date="2025-07-16T01:36:00Z" w16du:dateUtc="2025-07-15T21:36:00Z" w:id="1055">
              <w:tcPr>
                <w:tcW w:w="9026" w:type="dxa"/>
                <w:gridSpan w:val="5"/>
                <w:tcBorders>
                  <w:top w:val="nil"/>
                  <w:left w:val="nil"/>
                  <w:bottom w:val="nil"/>
                  <w:right w:val="nil"/>
                </w:tcBorders>
                <w:shd w:val="clear" w:color="000000" w:fill="DDEBF7"/>
              </w:tcPr>
            </w:tcPrChange>
          </w:tcPr>
          <w:p w:rsidRPr="00302F0C" w:rsidR="004D7224" w:rsidP="004D7224" w:rsidRDefault="004D7224" w14:paraId="6EF8DCAC" w14:textId="787D40AF">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b/>
                <w:color w:val="000000"/>
                <w:sz w:val="22"/>
                <w:szCs w:val="22"/>
                <w:lang w:eastAsia="en-GB"/>
              </w:rPr>
              <w:t>DoA(Disposal required material selected is Asset</w:t>
            </w:r>
            <w:r w:rsidRPr="00302F0C" w:rsidR="008C6FDA">
              <w:rPr>
                <w:rFonts w:ascii="Arial" w:hAnsi="Arial" w:eastAsia="Times New Roman" w:cs="Arial"/>
                <w:b/>
                <w:color w:val="000000"/>
                <w:sz w:val="22"/>
                <w:szCs w:val="22"/>
                <w:lang w:eastAsia="en-GB"/>
              </w:rPr>
              <w:t>/D</w:t>
            </w:r>
            <w:r w:rsidRPr="00302F0C" w:rsidR="00103C22">
              <w:rPr>
                <w:rFonts w:ascii="Arial" w:hAnsi="Arial" w:eastAsia="Times New Roman" w:cs="Arial"/>
                <w:b/>
                <w:color w:val="000000"/>
                <w:sz w:val="22"/>
                <w:szCs w:val="22"/>
                <w:lang w:eastAsia="en-GB"/>
              </w:rPr>
              <w:t>e-fleeting</w:t>
            </w:r>
            <w:r w:rsidRPr="00302F0C">
              <w:rPr>
                <w:rFonts w:ascii="Arial" w:hAnsi="Arial" w:eastAsia="Times New Roman" w:cs="Arial"/>
                <w:b/>
                <w:color w:val="000000"/>
                <w:sz w:val="22"/>
                <w:szCs w:val="22"/>
                <w:lang w:eastAsia="en-GB"/>
              </w:rPr>
              <w:t>)</w:t>
            </w:r>
            <w:r w:rsidRPr="00302F0C">
              <w:rPr>
                <w:rFonts w:ascii="Arial" w:hAnsi="Arial" w:eastAsia="Times New Roman" w:cs="Arial"/>
                <w:color w:val="000000"/>
                <w:sz w:val="22"/>
                <w:szCs w:val="22"/>
                <w:lang w:eastAsia="en-GB"/>
              </w:rPr>
              <w:t> </w:t>
            </w:r>
          </w:p>
        </w:tc>
      </w:tr>
      <w:tr w:rsidRPr="00302F0C" w:rsidR="008B354A" w:rsidTr="00C01336" w14:paraId="033C3702" w14:textId="77777777">
        <w:trPr>
          <w:trHeight w:val="290"/>
          <w:trPrChange w:author="Akshay Raveendran" w:date="2025-07-16T01:36:00Z" w16du:dateUtc="2025-07-15T21:36:00Z" w:id="1056">
            <w:trPr>
              <w:gridAfter w:val="0"/>
              <w:trHeight w:val="290"/>
            </w:trPr>
          </w:trPrChange>
        </w:trPr>
        <w:tc>
          <w:tcPr>
            <w:tcW w:w="1638" w:type="dxa"/>
            <w:tcBorders>
              <w:top w:val="single" w:color="auto" w:sz="4" w:space="0"/>
              <w:left w:val="single" w:color="auto" w:sz="4" w:space="0"/>
              <w:bottom w:val="single" w:color="auto" w:sz="4" w:space="0"/>
              <w:right w:val="single" w:color="auto" w:sz="4" w:space="0"/>
            </w:tcBorders>
            <w:noWrap/>
            <w:vAlign w:val="center"/>
            <w:hideMark/>
            <w:tcPrChange w:author="Akshay Raveendran" w:date="2025-07-16T01:36:00Z" w16du:dateUtc="2025-07-15T21:36:00Z" w:id="1057">
              <w:tcPr>
                <w:tcW w:w="1638" w:type="dxa"/>
                <w:tcBorders>
                  <w:top w:val="single" w:color="auto" w:sz="4" w:space="0"/>
                  <w:left w:val="single" w:color="auto" w:sz="4" w:space="0"/>
                  <w:bottom w:val="single" w:color="auto" w:sz="4" w:space="0"/>
                  <w:right w:val="single" w:color="auto" w:sz="4" w:space="0"/>
                </w:tcBorders>
                <w:noWrap/>
                <w:vAlign w:val="center"/>
                <w:hideMark/>
              </w:tcPr>
            </w:tcPrChange>
          </w:tcPr>
          <w:p w:rsidRPr="00302F0C" w:rsidR="008B354A" w:rsidRDefault="008B354A" w14:paraId="36587F61"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A</w:t>
            </w:r>
          </w:p>
        </w:tc>
        <w:tc>
          <w:tcPr>
            <w:tcW w:w="1534" w:type="dxa"/>
            <w:tcBorders>
              <w:top w:val="single" w:color="auto" w:sz="4" w:space="0"/>
              <w:left w:val="nil"/>
              <w:bottom w:val="single" w:color="auto" w:sz="4" w:space="0"/>
              <w:right w:val="single" w:color="auto" w:sz="4" w:space="0"/>
            </w:tcBorders>
            <w:noWrap/>
            <w:vAlign w:val="center"/>
            <w:hideMark/>
            <w:tcPrChange w:author="Akshay Raveendran" w:date="2025-07-16T01:36:00Z" w16du:dateUtc="2025-07-15T21:36:00Z" w:id="1058">
              <w:tcPr>
                <w:tcW w:w="1534" w:type="dxa"/>
                <w:tcBorders>
                  <w:top w:val="single" w:color="auto" w:sz="4" w:space="0"/>
                  <w:left w:val="nil"/>
                  <w:bottom w:val="single" w:color="auto" w:sz="4" w:space="0"/>
                  <w:right w:val="single" w:color="auto" w:sz="4" w:space="0"/>
                </w:tcBorders>
                <w:noWrap/>
                <w:vAlign w:val="center"/>
                <w:hideMark/>
              </w:tcPr>
            </w:tcPrChange>
          </w:tcPr>
          <w:p w:rsidRPr="00302F0C" w:rsidR="008B354A" w:rsidRDefault="008B354A" w14:paraId="7C1B7F1B"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B</w:t>
            </w:r>
          </w:p>
        </w:tc>
        <w:tc>
          <w:tcPr>
            <w:tcW w:w="2072" w:type="dxa"/>
            <w:tcBorders>
              <w:top w:val="single" w:color="auto" w:sz="4" w:space="0"/>
              <w:left w:val="nil"/>
              <w:bottom w:val="single" w:color="auto" w:sz="4" w:space="0"/>
              <w:right w:val="single" w:color="auto" w:sz="4" w:space="0"/>
            </w:tcBorders>
            <w:tcPrChange w:author="Akshay Raveendran" w:date="2025-07-16T01:36:00Z" w16du:dateUtc="2025-07-15T21:36:00Z" w:id="1059">
              <w:tcPr>
                <w:tcW w:w="2072" w:type="dxa"/>
                <w:tcBorders>
                  <w:top w:val="single" w:color="auto" w:sz="4" w:space="0"/>
                  <w:left w:val="nil"/>
                  <w:bottom w:val="single" w:color="auto" w:sz="4" w:space="0"/>
                  <w:right w:val="single" w:color="auto" w:sz="4" w:space="0"/>
                </w:tcBorders>
              </w:tcPr>
            </w:tcPrChange>
          </w:tcPr>
          <w:p w:rsidRPr="00302F0C" w:rsidR="008B354A" w:rsidP="00C1349B" w:rsidRDefault="008B354A" w14:paraId="7AD888E5" w14:textId="0529B8A1">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C</w:t>
            </w:r>
          </w:p>
        </w:tc>
        <w:tc>
          <w:tcPr>
            <w:tcW w:w="2072" w:type="dxa"/>
            <w:tcBorders>
              <w:top w:val="single" w:color="auto" w:sz="4" w:space="0"/>
              <w:left w:val="single" w:color="auto" w:sz="4" w:space="0"/>
              <w:bottom w:val="single" w:color="auto" w:sz="4" w:space="0"/>
              <w:right w:val="single" w:color="auto" w:sz="4" w:space="0"/>
            </w:tcBorders>
            <w:noWrap/>
            <w:vAlign w:val="center"/>
            <w:hideMark/>
            <w:tcPrChange w:author="Akshay Raveendran" w:date="2025-07-16T01:36:00Z" w16du:dateUtc="2025-07-15T21:36:00Z" w:id="1060">
              <w:tcPr>
                <w:tcW w:w="2072" w:type="dxa"/>
                <w:tcBorders>
                  <w:top w:val="single" w:color="auto" w:sz="4" w:space="0"/>
                  <w:left w:val="single" w:color="auto" w:sz="4" w:space="0"/>
                  <w:bottom w:val="single" w:color="auto" w:sz="4" w:space="0"/>
                  <w:right w:val="single" w:color="auto" w:sz="4" w:space="0"/>
                </w:tcBorders>
                <w:noWrap/>
                <w:vAlign w:val="center"/>
                <w:hideMark/>
              </w:tcPr>
            </w:tcPrChange>
          </w:tcPr>
          <w:p w:rsidRPr="00302F0C" w:rsidR="008B354A" w:rsidRDefault="008B354A" w14:paraId="45E82AF7" w14:textId="5B6125DD">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 xml:space="preserve">D/Review and </w:t>
            </w:r>
            <w:r w:rsidRPr="00302F0C" w:rsidR="004E7423">
              <w:rPr>
                <w:rFonts w:ascii="Arial" w:hAnsi="Arial" w:eastAsia="Times New Roman" w:cs="Arial"/>
                <w:b/>
                <w:color w:val="000000"/>
                <w:sz w:val="22"/>
                <w:szCs w:val="22"/>
                <w:lang w:eastAsia="en-GB"/>
              </w:rPr>
              <w:t>allotting</w:t>
            </w:r>
          </w:p>
        </w:tc>
        <w:tc>
          <w:tcPr>
            <w:tcW w:w="2224" w:type="dxa"/>
            <w:tcBorders>
              <w:top w:val="single" w:color="auto" w:sz="4" w:space="0"/>
              <w:left w:val="nil"/>
              <w:bottom w:val="single" w:color="auto" w:sz="4" w:space="0"/>
              <w:right w:val="single" w:color="auto" w:sz="4" w:space="0"/>
            </w:tcBorders>
            <w:tcPrChange w:author="Akshay Raveendran" w:date="2025-07-16T01:36:00Z" w16du:dateUtc="2025-07-15T21:36:00Z" w:id="1061">
              <w:tcPr>
                <w:tcW w:w="1710" w:type="dxa"/>
                <w:tcBorders>
                  <w:top w:val="single" w:color="auto" w:sz="4" w:space="0"/>
                  <w:left w:val="nil"/>
                  <w:bottom w:val="single" w:color="auto" w:sz="4" w:space="0"/>
                  <w:right w:val="single" w:color="auto" w:sz="4" w:space="0"/>
                </w:tcBorders>
              </w:tcPr>
            </w:tcPrChange>
          </w:tcPr>
          <w:p w:rsidRPr="00302F0C" w:rsidR="008B354A" w:rsidRDefault="008B354A" w14:paraId="76C51ED1" w14:textId="670303E8">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E/Review and allotting</w:t>
            </w:r>
          </w:p>
        </w:tc>
      </w:tr>
      <w:tr w:rsidRPr="00302F0C" w:rsidR="005E3431" w:rsidTr="00C01336" w14:paraId="1D353865" w14:textId="77777777">
        <w:trPr>
          <w:trHeight w:val="566"/>
        </w:trPr>
        <w:tc>
          <w:tcPr>
            <w:tcW w:w="1638" w:type="dxa"/>
            <w:tcBorders>
              <w:top w:val="nil"/>
              <w:left w:val="single" w:color="auto" w:sz="4" w:space="0"/>
              <w:bottom w:val="single" w:color="auto" w:sz="4" w:space="0"/>
              <w:right w:val="single" w:color="auto" w:sz="4" w:space="0"/>
            </w:tcBorders>
            <w:vAlign w:val="bottom"/>
            <w:hideMark/>
          </w:tcPr>
          <w:p w:rsidRPr="00302F0C" w:rsidR="008B354A" w:rsidP="00CF5903" w:rsidRDefault="008B354A" w14:paraId="3816FD9A" w14:textId="77777777">
            <w:pPr>
              <w:spacing w:after="0" w:line="240" w:lineRule="auto"/>
              <w:jc w:val="center"/>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Line manager/BU Manager</w:t>
            </w:r>
          </w:p>
        </w:tc>
        <w:tc>
          <w:tcPr>
            <w:tcW w:w="1534" w:type="dxa"/>
            <w:tcBorders>
              <w:top w:val="nil"/>
              <w:left w:val="nil"/>
              <w:bottom w:val="single" w:color="auto" w:sz="4" w:space="0"/>
              <w:right w:val="single" w:color="auto" w:sz="4" w:space="0"/>
            </w:tcBorders>
            <w:noWrap/>
            <w:vAlign w:val="bottom"/>
            <w:hideMark/>
          </w:tcPr>
          <w:p w:rsidRPr="00302F0C" w:rsidR="008B354A" w:rsidP="00CF5903" w:rsidRDefault="008B354A" w14:paraId="650BC76D" w14:textId="77777777">
            <w:pPr>
              <w:spacing w:after="0" w:line="240" w:lineRule="auto"/>
              <w:jc w:val="center"/>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BU Head/HOD</w:t>
            </w:r>
          </w:p>
        </w:tc>
        <w:tc>
          <w:tcPr>
            <w:tcW w:w="2072" w:type="dxa"/>
            <w:tcBorders>
              <w:top w:val="single" w:color="auto" w:sz="4" w:space="0"/>
              <w:left w:val="nil"/>
              <w:bottom w:val="single" w:color="auto" w:sz="4" w:space="0"/>
              <w:right w:val="single" w:color="auto" w:sz="4" w:space="0"/>
            </w:tcBorders>
          </w:tcPr>
          <w:p w:rsidRPr="00302F0C" w:rsidR="008B354A" w:rsidP="00CF5903" w:rsidRDefault="00C1349B" w14:paraId="41A705CC" w14:textId="4D992AC9">
            <w:pPr>
              <w:spacing w:after="0" w:line="240" w:lineRule="auto"/>
              <w:jc w:val="center"/>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Head of Finance</w:t>
            </w:r>
          </w:p>
        </w:tc>
        <w:tc>
          <w:tcPr>
            <w:tcW w:w="2072" w:type="dxa"/>
            <w:tcBorders>
              <w:top w:val="nil"/>
              <w:left w:val="single" w:color="auto" w:sz="4" w:space="0"/>
              <w:bottom w:val="single" w:color="auto" w:sz="4" w:space="0"/>
              <w:right w:val="single" w:color="auto" w:sz="4" w:space="0"/>
            </w:tcBorders>
            <w:noWrap/>
            <w:vAlign w:val="bottom"/>
            <w:hideMark/>
          </w:tcPr>
          <w:p w:rsidRPr="00302F0C" w:rsidR="008B354A" w:rsidP="00CF5903" w:rsidRDefault="008B354A" w14:paraId="0FEE8036" w14:textId="77777777">
            <w:pPr>
              <w:spacing w:after="0" w:line="240" w:lineRule="auto"/>
              <w:jc w:val="center"/>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Procurement Manager/SVP</w:t>
            </w:r>
          </w:p>
        </w:tc>
        <w:tc>
          <w:tcPr>
            <w:tcW w:w="2224" w:type="dxa"/>
            <w:tcBorders>
              <w:top w:val="nil"/>
              <w:left w:val="nil"/>
              <w:bottom w:val="single" w:color="auto" w:sz="4" w:space="0"/>
              <w:right w:val="single" w:color="auto" w:sz="4" w:space="0"/>
            </w:tcBorders>
          </w:tcPr>
          <w:p w:rsidRPr="00302F0C" w:rsidR="008B354A" w:rsidP="00CF5903" w:rsidRDefault="0072248A" w14:paraId="4BB94267" w14:textId="1E42FBED">
            <w:pPr>
              <w:spacing w:after="0" w:line="240" w:lineRule="auto"/>
              <w:jc w:val="center"/>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PSSC</w:t>
            </w:r>
          </w:p>
        </w:tc>
      </w:tr>
    </w:tbl>
    <w:p w:rsidRPr="00302F0C" w:rsidR="00592C0D" w:rsidP="00592C0D" w:rsidRDefault="00592C0D" w14:paraId="30AB2FEC" w14:textId="77777777">
      <w:pPr>
        <w:rPr>
          <w:rFonts w:ascii="Arial" w:hAnsi="Arial" w:cs="Arial"/>
        </w:rPr>
      </w:pPr>
    </w:p>
    <w:p w:rsidRPr="00302F0C" w:rsidR="002360FE" w:rsidP="002360FE" w:rsidRDefault="002360FE" w14:paraId="65A5DD12" w14:textId="77777777">
      <w:pPr>
        <w:spacing w:after="0" w:line="240" w:lineRule="auto"/>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Notes:</w:t>
      </w:r>
    </w:p>
    <w:p w:rsidRPr="00302F0C" w:rsidR="003A218F" w:rsidP="003A218F" w:rsidRDefault="003A218F" w14:paraId="062B936C" w14:textId="77777777">
      <w:pPr>
        <w:pStyle w:val="ListParagraph"/>
        <w:numPr>
          <w:ilvl w:val="0"/>
          <w:numId w:val="5"/>
        </w:numPr>
        <w:rPr>
          <w:rFonts w:ascii="Arial" w:hAnsi="Arial" w:cs="Arial"/>
        </w:rPr>
      </w:pPr>
      <w:r w:rsidRPr="00302F0C">
        <w:rPr>
          <w:rFonts w:ascii="Arial" w:hAnsi="Arial" w:cs="Arial"/>
        </w:rPr>
        <w:t>An email containing the request details and attachments shall be automatically generated and sent to the BU Approver and the PSSC SPOC.</w:t>
      </w:r>
    </w:p>
    <w:p w:rsidRPr="00302F0C" w:rsidR="003A218F" w:rsidP="003A218F" w:rsidRDefault="003A218F" w14:paraId="1315C979" w14:textId="6E6B94E5">
      <w:pPr>
        <w:pStyle w:val="ListParagraph"/>
        <w:numPr>
          <w:ilvl w:val="0"/>
          <w:numId w:val="5"/>
        </w:numPr>
        <w:rPr>
          <w:rFonts w:ascii="Arial" w:hAnsi="Arial" w:cs="Arial"/>
        </w:rPr>
      </w:pPr>
      <w:r w:rsidRPr="00302F0C">
        <w:rPr>
          <w:rFonts w:ascii="Arial" w:hAnsi="Arial" w:cs="Arial"/>
        </w:rPr>
        <w:t>The BU Manager sh</w:t>
      </w:r>
      <w:r w:rsidR="00DD77AF">
        <w:rPr>
          <w:rFonts w:ascii="Arial" w:hAnsi="Arial" w:cs="Arial"/>
        </w:rPr>
        <w:t>ould</w:t>
      </w:r>
      <w:r w:rsidRPr="00302F0C">
        <w:rPr>
          <w:rFonts w:ascii="Arial" w:hAnsi="Arial" w:cs="Arial"/>
        </w:rPr>
        <w:t xml:space="preserve"> have the option to return the request to the originator or reject it entirely (complete rejection).</w:t>
      </w:r>
    </w:p>
    <w:p w:rsidR="00F10A2F" w:rsidP="00654EAE" w:rsidRDefault="00FD03DF" w14:paraId="2CE4A45C" w14:textId="2C2936BF">
      <w:pPr>
        <w:pStyle w:val="ListParagraph"/>
        <w:numPr>
          <w:ilvl w:val="0"/>
          <w:numId w:val="5"/>
        </w:numPr>
        <w:jc w:val="both"/>
        <w:rPr>
          <w:rFonts w:ascii="Arial" w:hAnsi="Arial" w:cs="Arial"/>
        </w:rPr>
      </w:pPr>
      <w:r w:rsidRPr="00FD03DF">
        <w:rPr>
          <w:rFonts w:ascii="Arial" w:hAnsi="Arial" w:cs="Arial"/>
        </w:rPr>
        <w:t xml:space="preserve">The request can be returned to the originator </w:t>
      </w:r>
      <w:r w:rsidR="007629EB">
        <w:rPr>
          <w:rFonts w:ascii="Arial" w:hAnsi="Arial" w:cs="Arial"/>
        </w:rPr>
        <w:t xml:space="preserve">with comments </w:t>
      </w:r>
      <w:r w:rsidRPr="00FD03DF">
        <w:rPr>
          <w:rFonts w:ascii="Arial" w:hAnsi="Arial" w:cs="Arial"/>
        </w:rPr>
        <w:t xml:space="preserve">by the PSSC </w:t>
      </w:r>
      <w:r>
        <w:rPr>
          <w:rFonts w:ascii="Arial" w:hAnsi="Arial" w:cs="Arial"/>
        </w:rPr>
        <w:t>user</w:t>
      </w:r>
      <w:r w:rsidRPr="00FD03DF">
        <w:rPr>
          <w:rFonts w:ascii="Arial" w:hAnsi="Arial" w:cs="Arial"/>
        </w:rPr>
        <w:t xml:space="preserve"> if additional input or corrections are needed</w:t>
      </w:r>
      <w:r w:rsidR="0035137C">
        <w:rPr>
          <w:rFonts w:ascii="Arial" w:hAnsi="Arial" w:cs="Arial"/>
        </w:rPr>
        <w:t>.</w:t>
      </w:r>
      <w:del w:author="Akshay Raveendran" w:date="2025-07-21T13:55:00Z" w16du:dateUtc="2025-07-21T09:55:00Z" w:id="1062">
        <w:r w:rsidRPr="00302F0C" w:rsidDel="00AC67E2" w:rsidR="00AD7BF2">
          <w:rPr>
            <w:rFonts w:ascii="Arial" w:hAnsi="Arial" w:cs="Arial"/>
          </w:rPr>
          <w:delText xml:space="preserve">E-auction </w:delText>
        </w:r>
        <w:r w:rsidRPr="00302F0C" w:rsidDel="00AC67E2" w:rsidR="008A2025">
          <w:rPr>
            <w:rFonts w:ascii="Arial" w:hAnsi="Arial" w:cs="Arial"/>
          </w:rPr>
          <w:delText xml:space="preserve">to be done post initial negotiation and PSSC user to use portal for </w:delText>
        </w:r>
        <w:r w:rsidRPr="00302F0C" w:rsidDel="00AC67E2" w:rsidR="00F73EE3">
          <w:rPr>
            <w:rFonts w:ascii="Arial" w:hAnsi="Arial" w:cs="Arial"/>
          </w:rPr>
          <w:delText>raising E-auction request. (Since Scrap sales is a revenue</w:delText>
        </w:r>
        <w:r w:rsidRPr="00302F0C" w:rsidDel="00AC67E2" w:rsidR="00A27361">
          <w:rPr>
            <w:rFonts w:ascii="Arial" w:hAnsi="Arial" w:cs="Arial"/>
          </w:rPr>
          <w:delText xml:space="preserve"> generation activity,</w:delText>
        </w:r>
        <w:r w:rsidRPr="00302F0C" w:rsidDel="00AC67E2" w:rsidR="00507271">
          <w:rPr>
            <w:rFonts w:ascii="Arial" w:hAnsi="Arial" w:cs="Arial"/>
          </w:rPr>
          <w:delText xml:space="preserve"> the re</w:delText>
        </w:r>
        <w:r w:rsidRPr="00302F0C" w:rsidDel="00AC67E2" w:rsidR="002D1E5A">
          <w:rPr>
            <w:rFonts w:ascii="Arial" w:hAnsi="Arial" w:cs="Arial"/>
          </w:rPr>
          <w:delText>venue part to be captured rather than cost in the current e-auction form)</w:delText>
        </w:r>
      </w:del>
    </w:p>
    <w:p w:rsidRPr="00302F0C" w:rsidR="00FD03DF" w:rsidDel="00AC67E2" w:rsidP="00654EAE" w:rsidRDefault="00FD03DF" w14:paraId="44CBFFF3" w14:textId="77777777">
      <w:pPr>
        <w:pStyle w:val="ListParagraph"/>
        <w:numPr>
          <w:ilvl w:val="0"/>
          <w:numId w:val="5"/>
        </w:numPr>
        <w:jc w:val="both"/>
        <w:rPr>
          <w:del w:author="Akshay Raveendran" w:date="2025-07-21T13:55:00Z" w16du:dateUtc="2025-07-21T09:55:00Z" w:id="1063"/>
          <w:rFonts w:ascii="Arial" w:hAnsi="Arial" w:cs="Arial"/>
        </w:rPr>
      </w:pPr>
    </w:p>
    <w:p w:rsidRPr="00302F0C" w:rsidR="006F7061" w:rsidP="00654EAE" w:rsidRDefault="00551A34" w14:paraId="69B57655" w14:textId="77777777">
      <w:pPr>
        <w:pStyle w:val="ListParagraph"/>
        <w:numPr>
          <w:ilvl w:val="0"/>
          <w:numId w:val="5"/>
        </w:numPr>
        <w:jc w:val="both"/>
        <w:rPr>
          <w:ins w:author="Akshay Raveendran" w:date="2025-07-17T14:43:00Z" w16du:dateUtc="2025-07-17T10:43:00Z" w:id="1064"/>
          <w:rFonts w:ascii="Arial" w:hAnsi="Arial" w:cs="Arial"/>
        </w:rPr>
      </w:pPr>
      <w:del w:author="Akshay Raveendran" w:date="2025-07-17T14:40:00Z" w16du:dateUtc="2025-07-17T10:40:00Z" w:id="1065">
        <w:r w:rsidRPr="00302F0C" w:rsidDel="00C91DCA">
          <w:rPr>
            <w:rFonts w:ascii="Arial" w:hAnsi="Arial" w:cs="Arial"/>
          </w:rPr>
          <w:delText xml:space="preserve">Option </w:delText>
        </w:r>
      </w:del>
      <w:ins w:author="Akshay Raveendran" w:date="2025-07-17T14:39:00Z" w16du:dateUtc="2025-07-17T10:39:00Z" w:id="1066">
        <w:r w:rsidRPr="00302F0C" w:rsidR="00CA5A9B">
          <w:rPr>
            <w:rFonts w:ascii="Arial" w:hAnsi="Arial" w:cs="Arial"/>
          </w:rPr>
          <w:t xml:space="preserve">Default </w:t>
        </w:r>
        <w:r w:rsidRPr="00302F0C" w:rsidR="008F2CE4">
          <w:rPr>
            <w:rFonts w:ascii="Arial" w:hAnsi="Arial" w:cs="Arial"/>
          </w:rPr>
          <w:t>DoA</w:t>
        </w:r>
      </w:ins>
      <w:ins w:author="Akshay Raveendran" w:date="2025-07-17T14:41:00Z" w16du:dateUtc="2025-07-17T10:41:00Z" w:id="1067">
        <w:r w:rsidRPr="00302F0C" w:rsidR="000A0E99">
          <w:rPr>
            <w:rFonts w:ascii="Arial" w:hAnsi="Arial" w:cs="Arial"/>
          </w:rPr>
          <w:t xml:space="preserve"> as</w:t>
        </w:r>
        <w:r w:rsidRPr="00302F0C" w:rsidR="00961FC9">
          <w:rPr>
            <w:rFonts w:ascii="Arial" w:hAnsi="Arial" w:cs="Arial"/>
          </w:rPr>
          <w:t xml:space="preserve"> defined</w:t>
        </w:r>
      </w:ins>
      <w:ins w:author="Akshay Raveendran" w:date="2025-07-17T14:39:00Z" w16du:dateUtc="2025-07-17T10:39:00Z" w:id="1068">
        <w:r w:rsidRPr="00302F0C" w:rsidR="008F2CE4">
          <w:rPr>
            <w:rFonts w:ascii="Arial" w:hAnsi="Arial" w:cs="Arial"/>
          </w:rPr>
          <w:t xml:space="preserve"> </w:t>
        </w:r>
      </w:ins>
      <w:ins w:author="Akshay Raveendran" w:date="2025-07-17T14:41:00Z" w16du:dateUtc="2025-07-17T10:41:00Z" w:id="1069">
        <w:r w:rsidRPr="00302F0C" w:rsidR="00961FC9">
          <w:rPr>
            <w:rFonts w:ascii="Arial" w:hAnsi="Arial" w:cs="Arial"/>
          </w:rPr>
          <w:t xml:space="preserve">in the form </w:t>
        </w:r>
      </w:ins>
      <w:ins w:author="Akshay Raveendran" w:date="2025-07-17T14:39:00Z" w16du:dateUtc="2025-07-17T10:39:00Z" w:id="1070">
        <w:r w:rsidRPr="00302F0C" w:rsidR="008F2CE4">
          <w:rPr>
            <w:rFonts w:ascii="Arial" w:hAnsi="Arial" w:cs="Arial"/>
          </w:rPr>
          <w:t xml:space="preserve">to be set for all users across BU’s </w:t>
        </w:r>
      </w:ins>
    </w:p>
    <w:p w:rsidRPr="00302F0C" w:rsidR="04F71F32" w:rsidRDefault="00CD53E1" w14:paraId="64D3623E" w14:textId="6941ED61">
      <w:pPr>
        <w:pStyle w:val="ListParagraph"/>
        <w:numPr>
          <w:ilvl w:val="0"/>
          <w:numId w:val="5"/>
        </w:numPr>
        <w:jc w:val="both"/>
        <w:rPr>
          <w:rFonts w:ascii="Arial" w:hAnsi="Arial" w:cs="Arial"/>
        </w:rPr>
      </w:pPr>
      <w:r w:rsidRPr="00302F0C">
        <w:rPr>
          <w:rFonts w:ascii="Arial" w:hAnsi="Arial" w:cs="Arial"/>
        </w:rPr>
        <w:t>Upon approval as per the DoA, the vendor sourcing form shall be automatically initiated in the portal and assigned to the PSSC team.</w:t>
      </w:r>
      <w:commentRangeStart w:id="1071"/>
      <w:commentRangeStart w:id="1072"/>
      <w:commentRangeEnd w:id="1071"/>
      <w:r w:rsidRPr="00302F0C" w:rsidR="4F53EA9A">
        <w:rPr>
          <w:rStyle w:val="CommentReference"/>
          <w:rFonts w:ascii="Arial" w:hAnsi="Arial" w:cs="Arial"/>
          <w:sz w:val="21"/>
          <w:szCs w:val="21"/>
        </w:rPr>
        <w:commentReference w:id="1071"/>
      </w:r>
      <w:commentRangeEnd w:id="1072"/>
      <w:r w:rsidRPr="00302F0C" w:rsidR="00742889">
        <w:rPr>
          <w:rStyle w:val="CommentReference"/>
          <w:rFonts w:ascii="Arial" w:hAnsi="Arial" w:cs="Arial"/>
          <w:sz w:val="21"/>
          <w:szCs w:val="21"/>
        </w:rPr>
        <w:commentReference w:id="1072"/>
      </w:r>
    </w:p>
    <w:p w:rsidRPr="00302F0C" w:rsidR="006D2A8E" w:rsidDel="00544D79" w:rsidP="00780542" w:rsidRDefault="00825D24" w14:paraId="4CFA84CA" w14:textId="73E73FA1">
      <w:pPr>
        <w:jc w:val="both"/>
        <w:rPr>
          <w:del w:author="Akshay Raveendran" w:date="2025-07-22T14:41:00Z" w16du:dateUtc="2025-07-22T10:41:00Z" w:id="1073"/>
          <w:rFonts w:ascii="Arial" w:hAnsi="Arial" w:eastAsia="Times New Roman" w:cs="Arial"/>
          <w:color w:val="000000"/>
          <w:lang w:eastAsia="en-GB"/>
        </w:rPr>
      </w:pPr>
      <w:bookmarkStart w:name="_Toc204935490" w:id="1074"/>
      <w:r w:rsidRPr="00302F0C">
        <w:rPr>
          <w:rFonts w:ascii="Arial" w:hAnsi="Arial" w:eastAsia="Times New Roman" w:cs="Arial"/>
          <w:color w:val="000000"/>
          <w:lang w:eastAsia="en-GB"/>
        </w:rPr>
        <w:t>2</w:t>
      </w:r>
      <w:r w:rsidRPr="00302F0C" w:rsidR="007F03FD">
        <w:rPr>
          <w:rFonts w:ascii="Arial" w:hAnsi="Arial" w:eastAsia="Times New Roman" w:cs="Arial"/>
          <w:color w:val="000000"/>
          <w:lang w:eastAsia="en-GB"/>
        </w:rPr>
        <w:t>.1.2</w:t>
      </w:r>
      <w:bookmarkEnd w:id="1074"/>
      <w:r w:rsidRPr="00302F0C" w:rsidR="007F03FD">
        <w:rPr>
          <w:rFonts w:ascii="Arial" w:hAnsi="Arial" w:eastAsia="Times New Roman" w:cs="Arial"/>
          <w:color w:val="000000"/>
          <w:lang w:eastAsia="en-GB"/>
        </w:rPr>
        <w:t xml:space="preserve"> </w:t>
      </w:r>
      <w:del w:author="Akshay Raveendran" w:date="2025-07-22T14:41:00Z" w16du:dateUtc="2025-07-22T10:41:00Z" w:id="1075">
        <w:r w:rsidRPr="00302F0C" w:rsidDel="00544D79" w:rsidR="00C32CE3">
          <w:rPr>
            <w:rFonts w:ascii="Arial" w:hAnsi="Arial" w:eastAsia="Times New Roman" w:cs="Arial"/>
            <w:color w:val="000000"/>
            <w:lang w:eastAsia="en-GB"/>
          </w:rPr>
          <w:delText>Dropdowns</w:delText>
        </w:r>
        <w:r w:rsidRPr="00302F0C" w:rsidDel="00544D79" w:rsidR="006D66E9">
          <w:rPr>
            <w:rFonts w:ascii="Arial" w:hAnsi="Arial" w:eastAsia="Times New Roman" w:cs="Arial"/>
            <w:color w:val="000000"/>
            <w:lang w:eastAsia="en-GB"/>
          </w:rPr>
          <w:delText>:</w:delText>
        </w:r>
      </w:del>
    </w:p>
    <w:p w:rsidRPr="00302F0C" w:rsidR="00C32CE3" w:rsidDel="00544D79" w:rsidP="00C32CE3" w:rsidRDefault="00C32CE3" w14:paraId="52971D68" w14:textId="7FF77892">
      <w:pPr>
        <w:ind w:left="360"/>
        <w:jc w:val="both"/>
        <w:rPr>
          <w:del w:author="Akshay Raveendran" w:date="2025-07-22T14:40:00Z" w16du:dateUtc="2025-07-22T10:40:00Z" w:id="1076"/>
          <w:rFonts w:ascii="Arial" w:hAnsi="Arial" w:eastAsia="Times New Roman" w:cs="Arial"/>
          <w:color w:val="000000"/>
          <w:lang w:eastAsia="en-GB"/>
        </w:rPr>
      </w:pPr>
      <w:del w:author="Akshay Raveendran" w:date="2025-07-22T14:40:00Z" w16du:dateUtc="2025-07-22T10:40:00Z" w:id="1077">
        <w:r w:rsidRPr="00302F0C" w:rsidDel="00544D79">
          <w:rPr>
            <w:rFonts w:ascii="Arial" w:hAnsi="Arial" w:eastAsia="Times New Roman" w:cs="Arial"/>
            <w:color w:val="000000"/>
            <w:lang w:eastAsia="en-GB"/>
          </w:rPr>
          <w:delText>Disposal material type</w:delText>
        </w:r>
      </w:del>
    </w:p>
    <w:p w:rsidRPr="00302F0C" w:rsidR="00C32CE3" w:rsidDel="00544D79" w:rsidRDefault="00C32CE3" w14:paraId="03341C54" w14:textId="55CB76C6">
      <w:pPr>
        <w:pStyle w:val="ListParagraph"/>
        <w:numPr>
          <w:ilvl w:val="0"/>
          <w:numId w:val="31"/>
        </w:numPr>
        <w:jc w:val="both"/>
        <w:rPr>
          <w:del w:author="Akshay Raveendran" w:date="2025-07-22T14:40:00Z" w16du:dateUtc="2025-07-22T10:40:00Z" w:id="1078"/>
          <w:rFonts w:ascii="Arial" w:hAnsi="Arial" w:eastAsia="Times New Roman" w:cs="Arial"/>
          <w:color w:val="000000"/>
          <w:lang w:eastAsia="en-GB"/>
          <w:rPrChange w:author="Akshay Raveendran" w:date="2025-07-15T11:56:00Z" w16du:dateUtc="2025-07-15T07:56:00Z" w:id="1079">
            <w:rPr>
              <w:del w:author="Akshay Raveendran" w:date="2025-07-22T14:40:00Z" w16du:dateUtc="2025-07-22T10:40:00Z" w:id="1080"/>
            </w:rPr>
          </w:rPrChange>
        </w:rPr>
        <w:pPrChange w:author="Akshay Raveendran" w:date="2025-07-15T11:56:00Z" w16du:dateUtc="2025-07-15T07:56:00Z" w:id="1081">
          <w:pPr>
            <w:pStyle w:val="ListParagraph"/>
            <w:numPr>
              <w:numId w:val="18"/>
            </w:numPr>
            <w:ind w:left="1080" w:hanging="360"/>
            <w:jc w:val="both"/>
          </w:pPr>
        </w:pPrChange>
      </w:pPr>
      <w:del w:author="Akshay Raveendran" w:date="2025-07-22T14:40:00Z" w16du:dateUtc="2025-07-22T10:40:00Z" w:id="1082">
        <w:r w:rsidRPr="00302F0C" w:rsidDel="00544D79">
          <w:rPr>
            <w:rFonts w:ascii="Arial" w:hAnsi="Arial" w:eastAsia="Times New Roman" w:cs="Arial"/>
            <w:color w:val="000000"/>
            <w:sz w:val="26"/>
            <w:szCs w:val="26"/>
            <w:lang w:eastAsia="en-GB"/>
            <w:rPrChange w:author="Akshay Raveendran" w:date="2025-07-15T11:56:00Z" w16du:dateUtc="2025-07-15T07:56:00Z" w:id="1083">
              <w:rPr>
                <w:lang w:eastAsia="en-GB"/>
              </w:rPr>
            </w:rPrChange>
          </w:rPr>
          <w:delText xml:space="preserve">Scrap </w:delText>
        </w:r>
      </w:del>
    </w:p>
    <w:p w:rsidRPr="00302F0C" w:rsidR="00CB78A2" w:rsidDel="00544D79" w:rsidRDefault="00C32CE3" w14:paraId="00582F92" w14:textId="681298E6">
      <w:pPr>
        <w:pStyle w:val="ListParagraph"/>
        <w:numPr>
          <w:ilvl w:val="0"/>
          <w:numId w:val="31"/>
        </w:numPr>
        <w:jc w:val="both"/>
        <w:rPr>
          <w:del w:author="Akshay Raveendran" w:date="2025-07-22T14:40:00Z" w16du:dateUtc="2025-07-22T10:40:00Z" w:id="1084"/>
          <w:rFonts w:ascii="Arial" w:hAnsi="Arial" w:eastAsia="Times New Roman" w:cs="Arial"/>
          <w:color w:val="000000"/>
          <w:lang w:eastAsia="en-GB"/>
          <w:rPrChange w:author="Akshay Raveendran" w:date="2025-07-15T11:56:00Z" w16du:dateUtc="2025-07-15T07:56:00Z" w:id="1085">
            <w:rPr>
              <w:del w:author="Akshay Raveendran" w:date="2025-07-22T14:40:00Z" w16du:dateUtc="2025-07-22T10:40:00Z" w:id="1086"/>
            </w:rPr>
          </w:rPrChange>
        </w:rPr>
        <w:pPrChange w:author="Akshay Raveendran" w:date="2025-07-15T11:56:00Z" w16du:dateUtc="2025-07-15T07:56:00Z" w:id="1087">
          <w:pPr>
            <w:pStyle w:val="ListParagraph"/>
            <w:numPr>
              <w:numId w:val="18"/>
            </w:numPr>
            <w:ind w:left="1080" w:hanging="360"/>
            <w:jc w:val="both"/>
          </w:pPr>
        </w:pPrChange>
      </w:pPr>
      <w:del w:author="Akshay Raveendran" w:date="2025-07-22T14:40:00Z" w16du:dateUtc="2025-07-22T10:40:00Z" w:id="1088">
        <w:r w:rsidRPr="00302F0C" w:rsidDel="00544D79">
          <w:rPr>
            <w:rFonts w:ascii="Arial" w:hAnsi="Arial" w:eastAsia="Times New Roman" w:cs="Arial"/>
            <w:color w:val="000000"/>
            <w:sz w:val="26"/>
            <w:szCs w:val="26"/>
            <w:lang w:eastAsia="en-GB"/>
            <w:rPrChange w:author="Akshay Raveendran" w:date="2025-07-15T11:56:00Z" w16du:dateUtc="2025-07-15T07:56:00Z" w:id="1089">
              <w:rPr>
                <w:lang w:eastAsia="en-GB"/>
              </w:rPr>
            </w:rPrChange>
          </w:rPr>
          <w:delText>Asset</w:delText>
        </w:r>
      </w:del>
    </w:p>
    <w:p w:rsidRPr="00302F0C" w:rsidR="00CB78A2" w:rsidDel="00544D79" w:rsidRDefault="00C32CE3" w14:paraId="5C9EDACE" w14:textId="5BAAA7C6">
      <w:pPr>
        <w:pStyle w:val="ListParagraph"/>
        <w:numPr>
          <w:ilvl w:val="0"/>
          <w:numId w:val="31"/>
        </w:numPr>
        <w:jc w:val="both"/>
        <w:rPr>
          <w:del w:author="Akshay Raveendran" w:date="2025-07-22T14:40:00Z" w16du:dateUtc="2025-07-22T10:40:00Z" w:id="1090"/>
          <w:rFonts w:ascii="Arial" w:hAnsi="Arial" w:eastAsia="Times New Roman" w:cs="Arial"/>
          <w:color w:val="000000"/>
          <w:lang w:eastAsia="en-GB"/>
          <w:rPrChange w:author="Akshay Raveendran" w:date="2025-07-15T11:56:00Z" w16du:dateUtc="2025-07-15T07:56:00Z" w:id="1091">
            <w:rPr>
              <w:del w:author="Akshay Raveendran" w:date="2025-07-22T14:40:00Z" w16du:dateUtc="2025-07-22T10:40:00Z" w:id="1092"/>
            </w:rPr>
          </w:rPrChange>
        </w:rPr>
        <w:pPrChange w:author="Akshay Raveendran" w:date="2025-07-15T11:56:00Z" w16du:dateUtc="2025-07-15T07:56:00Z" w:id="1093">
          <w:pPr>
            <w:pStyle w:val="ListParagraph"/>
            <w:numPr>
              <w:numId w:val="18"/>
            </w:numPr>
            <w:ind w:left="1080" w:hanging="360"/>
            <w:jc w:val="both"/>
          </w:pPr>
        </w:pPrChange>
      </w:pPr>
      <w:del w:author="Akshay Raveendran" w:date="2025-07-22T14:40:00Z" w16du:dateUtc="2025-07-22T10:40:00Z" w:id="1094">
        <w:r w:rsidRPr="00302F0C" w:rsidDel="00544D79">
          <w:rPr>
            <w:rFonts w:ascii="Arial" w:hAnsi="Arial" w:eastAsia="Times New Roman" w:cs="Arial"/>
            <w:color w:val="000000"/>
            <w:sz w:val="26"/>
            <w:szCs w:val="26"/>
            <w:lang w:eastAsia="en-GB"/>
            <w:rPrChange w:author="Akshay Raveendran" w:date="2025-07-15T11:56:00Z" w16du:dateUtc="2025-07-15T07:56:00Z" w:id="1095">
              <w:rPr>
                <w:lang w:eastAsia="en-GB"/>
              </w:rPr>
            </w:rPrChange>
          </w:rPr>
          <w:delText>Surplus</w:delText>
        </w:r>
      </w:del>
    </w:p>
    <w:p w:rsidRPr="00302F0C" w:rsidR="00C32CE3" w:rsidDel="00544D79" w:rsidRDefault="00C32CE3" w14:paraId="2B3A34BF" w14:textId="4F485952">
      <w:pPr>
        <w:pStyle w:val="ListParagraph"/>
        <w:numPr>
          <w:ilvl w:val="0"/>
          <w:numId w:val="31"/>
        </w:numPr>
        <w:jc w:val="both"/>
        <w:rPr>
          <w:del w:author="Akshay Raveendran" w:date="2025-07-22T14:40:00Z" w16du:dateUtc="2025-07-22T10:40:00Z" w:id="1096"/>
          <w:rFonts w:ascii="Arial" w:hAnsi="Arial" w:eastAsia="Times New Roman" w:cs="Arial"/>
          <w:color w:val="000000"/>
          <w:lang w:eastAsia="en-GB"/>
          <w:rPrChange w:author="Akshay Raveendran" w:date="2025-07-15T11:56:00Z" w16du:dateUtc="2025-07-15T07:56:00Z" w:id="1097">
            <w:rPr>
              <w:del w:author="Akshay Raveendran" w:date="2025-07-22T14:40:00Z" w16du:dateUtc="2025-07-22T10:40:00Z" w:id="1098"/>
            </w:rPr>
          </w:rPrChange>
        </w:rPr>
        <w:pPrChange w:author="Akshay Raveendran" w:date="2025-07-15T11:56:00Z" w16du:dateUtc="2025-07-15T07:56:00Z" w:id="1099">
          <w:pPr>
            <w:pStyle w:val="ListParagraph"/>
            <w:numPr>
              <w:numId w:val="18"/>
            </w:numPr>
            <w:ind w:left="1080" w:hanging="360"/>
            <w:jc w:val="both"/>
          </w:pPr>
        </w:pPrChange>
      </w:pPr>
      <w:del w:author="Akshay Raveendran" w:date="2025-07-22T14:40:00Z" w16du:dateUtc="2025-07-22T10:40:00Z" w:id="1100">
        <w:r w:rsidRPr="00302F0C" w:rsidDel="00544D79">
          <w:rPr>
            <w:rFonts w:ascii="Arial" w:hAnsi="Arial" w:eastAsia="Times New Roman" w:cs="Arial"/>
            <w:color w:val="000000"/>
            <w:sz w:val="26"/>
            <w:szCs w:val="26"/>
            <w:lang w:eastAsia="en-GB"/>
            <w:rPrChange w:author="Akshay Raveendran" w:date="2025-07-15T11:56:00Z" w16du:dateUtc="2025-07-15T07:56:00Z" w:id="1101">
              <w:rPr>
                <w:lang w:eastAsia="en-GB"/>
              </w:rPr>
            </w:rPrChange>
          </w:rPr>
          <w:delText>De-</w:delText>
        </w:r>
      </w:del>
      <w:del w:author="Akshay Raveendran" w:date="2025-07-21T13:44:00Z" w16du:dateUtc="2025-07-21T09:44:00Z" w:id="1102">
        <w:r w:rsidRPr="00302F0C" w:rsidDel="000A036C">
          <w:rPr>
            <w:rFonts w:ascii="Arial" w:hAnsi="Arial" w:eastAsia="Times New Roman" w:cs="Arial"/>
            <w:color w:val="000000"/>
            <w:sz w:val="26"/>
            <w:szCs w:val="26"/>
            <w:lang w:eastAsia="en-GB"/>
            <w:rPrChange w:author="Akshay Raveendran" w:date="2025-07-15T11:56:00Z" w16du:dateUtc="2025-07-15T07:56:00Z" w:id="1103">
              <w:rPr>
                <w:lang w:eastAsia="en-GB"/>
              </w:rPr>
            </w:rPrChange>
          </w:rPr>
          <w:delText>fleeting</w:delText>
        </w:r>
      </w:del>
    </w:p>
    <w:p w:rsidRPr="00302F0C" w:rsidR="00B404F7" w:rsidDel="00544D79" w:rsidP="002360FE" w:rsidRDefault="00B404F7" w14:paraId="3155A7FC" w14:textId="6A349907">
      <w:pPr>
        <w:rPr>
          <w:del w:author="Akshay Raveendran" w:date="2025-07-22T14:40:00Z" w16du:dateUtc="2025-07-22T10:40:00Z" w:id="1104"/>
          <w:rFonts w:ascii="Arial" w:hAnsi="Arial" w:eastAsia="Times New Roman" w:cs="Arial"/>
          <w:color w:val="000000"/>
          <w:lang w:eastAsia="en-GB"/>
        </w:rPr>
      </w:pPr>
    </w:p>
    <w:p w:rsidRPr="00302F0C" w:rsidR="008058AA" w:rsidP="008058AA" w:rsidRDefault="00216114" w14:paraId="2A6BF71D" w14:textId="747C27AA">
      <w:pPr>
        <w:pStyle w:val="Heading3"/>
        <w:rPr>
          <w:rFonts w:ascii="Arial" w:hAnsi="Arial" w:cs="Arial"/>
        </w:rPr>
      </w:pPr>
      <w:bookmarkStart w:name="_Toc204935491" w:id="1105"/>
      <w:ins w:author="Akshay Raveendran" w:date="2025-07-20T23:29:00Z" w16du:dateUtc="2025-07-20T19:29:00Z" w:id="1106">
        <w:r w:rsidRPr="00302F0C">
          <w:rPr>
            <w:rFonts w:ascii="Arial" w:hAnsi="Arial" w:eastAsia="Times New Roman" w:cs="Arial"/>
            <w:color w:val="000000"/>
            <w:lang w:eastAsia="en-GB"/>
          </w:rPr>
          <w:t xml:space="preserve">Scrap </w:t>
        </w:r>
      </w:ins>
      <w:r w:rsidRPr="00302F0C" w:rsidR="008058AA">
        <w:rPr>
          <w:rFonts w:ascii="Arial" w:hAnsi="Arial" w:eastAsia="Times New Roman" w:cs="Arial"/>
          <w:color w:val="000000"/>
          <w:lang w:eastAsia="en-GB"/>
        </w:rPr>
        <w:t xml:space="preserve">Vendor </w:t>
      </w:r>
      <w:r w:rsidRPr="00302F0C" w:rsidR="00D06C5B">
        <w:rPr>
          <w:rFonts w:ascii="Arial" w:hAnsi="Arial" w:eastAsia="Times New Roman" w:cs="Arial"/>
          <w:color w:val="000000"/>
          <w:lang w:eastAsia="en-GB"/>
        </w:rPr>
        <w:t>Sourcing</w:t>
      </w:r>
      <w:r w:rsidRPr="00302F0C" w:rsidR="00D06C5B">
        <w:rPr>
          <w:rFonts w:ascii="Arial" w:hAnsi="Arial" w:cs="Arial"/>
        </w:rPr>
        <w:t xml:space="preserve"> </w:t>
      </w:r>
      <w:ins w:author="Akshay Raveendran" w:date="2025-07-21T00:26:00Z" w16du:dateUtc="2025-07-20T20:26:00Z" w:id="1107">
        <w:r w:rsidRPr="00302F0C" w:rsidR="00947DFC">
          <w:rPr>
            <w:rFonts w:ascii="Arial" w:hAnsi="Arial" w:cs="Arial"/>
          </w:rPr>
          <w:t xml:space="preserve">(Form 2) </w:t>
        </w:r>
      </w:ins>
      <w:r w:rsidRPr="00302F0C" w:rsidR="00D06C5B">
        <w:rPr>
          <w:rFonts w:ascii="Arial" w:hAnsi="Arial" w:cs="Arial"/>
        </w:rPr>
        <w:t>(</w:t>
      </w:r>
      <w:r w:rsidRPr="00302F0C" w:rsidR="008058AA">
        <w:rPr>
          <w:rFonts w:ascii="Arial" w:hAnsi="Arial" w:cs="Arial"/>
        </w:rPr>
        <w:t>From PSSC to vendors)</w:t>
      </w:r>
      <w:bookmarkEnd w:id="1105"/>
    </w:p>
    <w:p w:rsidRPr="00302F0C" w:rsidR="008058AA" w:rsidP="008058AA" w:rsidRDefault="008058AA" w14:paraId="0AF3D70D" w14:textId="77777777">
      <w:pPr>
        <w:pStyle w:val="Heading3"/>
        <w:rPr>
          <w:rFonts w:ascii="Arial" w:hAnsi="Arial" w:cs="Arial"/>
        </w:rPr>
      </w:pPr>
    </w:p>
    <w:tbl>
      <w:tblPr>
        <w:tblW w:w="9535" w:type="dxa"/>
        <w:tblLook w:val="04A0" w:firstRow="1" w:lastRow="0" w:firstColumn="1" w:lastColumn="0" w:noHBand="0" w:noVBand="1"/>
      </w:tblPr>
      <w:tblGrid>
        <w:gridCol w:w="1960"/>
        <w:gridCol w:w="3795"/>
        <w:gridCol w:w="3780"/>
      </w:tblGrid>
      <w:tr w:rsidRPr="00302F0C" w:rsidR="008058AA" w:rsidTr="694252D1" w14:paraId="224289D5" w14:textId="77777777">
        <w:trPr>
          <w:trHeight w:val="290"/>
        </w:trPr>
        <w:tc>
          <w:tcPr>
            <w:tcW w:w="9535" w:type="dxa"/>
            <w:gridSpan w:val="3"/>
            <w:tcBorders>
              <w:top w:val="single" w:color="auto" w:sz="4" w:space="0"/>
              <w:left w:val="single" w:color="auto" w:sz="4" w:space="0"/>
              <w:bottom w:val="single" w:color="auto" w:sz="4" w:space="0"/>
              <w:right w:val="single" w:color="auto" w:sz="4" w:space="0"/>
            </w:tcBorders>
            <w:shd w:val="clear" w:color="auto" w:fill="B4C6E7"/>
            <w:noWrap/>
            <w:vAlign w:val="center"/>
            <w:hideMark/>
          </w:tcPr>
          <w:p w:rsidRPr="00302F0C" w:rsidR="008058AA" w:rsidRDefault="008058AA" w14:paraId="478DB416"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Digital Form</w:t>
            </w:r>
          </w:p>
        </w:tc>
      </w:tr>
      <w:tr w:rsidRPr="00302F0C" w:rsidR="008058AA" w:rsidTr="00A929EA" w14:paraId="5AC0061C" w14:textId="77777777">
        <w:trPr>
          <w:trHeight w:val="620"/>
        </w:trPr>
        <w:tc>
          <w:tcPr>
            <w:tcW w:w="9535" w:type="dxa"/>
            <w:gridSpan w:val="3"/>
            <w:tcBorders>
              <w:top w:val="single" w:color="auto" w:sz="4" w:space="0"/>
              <w:left w:val="single" w:color="auto" w:sz="4" w:space="0"/>
              <w:bottom w:val="single" w:color="auto" w:sz="4" w:space="0"/>
              <w:right w:val="single" w:color="auto" w:sz="4" w:space="0"/>
            </w:tcBorders>
            <w:noWrap/>
            <w:vAlign w:val="center"/>
            <w:hideMark/>
          </w:tcPr>
          <w:p w:rsidRPr="00302F0C" w:rsidR="008058AA" w:rsidRDefault="00235D25" w14:paraId="6DAE820C" w14:textId="418F7EAB">
            <w:pPr>
              <w:spacing w:after="0" w:line="240" w:lineRule="auto"/>
              <w:jc w:val="center"/>
              <w:rPr>
                <w:rFonts w:ascii="Arial" w:hAnsi="Arial" w:eastAsia="Times New Roman" w:cs="Arial"/>
                <w:color w:val="000000"/>
                <w:lang w:eastAsia="en-GB"/>
              </w:rPr>
            </w:pPr>
            <w:r w:rsidRPr="00302F0C">
              <w:rPr>
                <w:rFonts w:ascii="Arial" w:hAnsi="Arial" w:eastAsia="Times New Roman" w:cs="Arial"/>
                <w:color w:val="000000"/>
                <w:lang w:eastAsia="en-GB"/>
              </w:rPr>
              <w:t>Vendor Sourcing</w:t>
            </w:r>
            <w:r w:rsidRPr="00302F0C" w:rsidR="008058AA">
              <w:rPr>
                <w:rFonts w:ascii="Arial" w:hAnsi="Arial" w:eastAsia="Times New Roman" w:cs="Arial"/>
                <w:color w:val="000000"/>
                <w:lang w:eastAsia="en-GB"/>
              </w:rPr>
              <w:t xml:space="preserve"> Form</w:t>
            </w:r>
          </w:p>
        </w:tc>
      </w:tr>
      <w:tr w:rsidRPr="00302F0C" w:rsidR="00235D25" w:rsidTr="00A929EA" w14:paraId="5A785A46" w14:textId="77777777">
        <w:trPr>
          <w:trHeight w:val="580"/>
        </w:trPr>
        <w:tc>
          <w:tcPr>
            <w:tcW w:w="1960" w:type="dxa"/>
            <w:tcBorders>
              <w:top w:val="nil"/>
              <w:left w:val="single" w:color="auto" w:sz="4" w:space="0"/>
              <w:bottom w:val="single" w:color="auto" w:sz="4" w:space="0"/>
              <w:right w:val="single" w:color="auto" w:sz="4" w:space="0"/>
            </w:tcBorders>
            <w:vAlign w:val="bottom"/>
            <w:hideMark/>
          </w:tcPr>
          <w:p w:rsidRPr="00302F0C" w:rsidR="00235D25" w:rsidP="00235D25" w:rsidRDefault="00E048EC" w14:paraId="4011EE1E" w14:textId="6791BED9">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DRF Ref no</w:t>
            </w:r>
          </w:p>
        </w:tc>
        <w:tc>
          <w:tcPr>
            <w:tcW w:w="3795" w:type="dxa"/>
            <w:tcBorders>
              <w:top w:val="nil"/>
              <w:left w:val="nil"/>
              <w:bottom w:val="single" w:color="auto" w:sz="4" w:space="0"/>
              <w:right w:val="single" w:color="auto" w:sz="4" w:space="0"/>
            </w:tcBorders>
            <w:vAlign w:val="bottom"/>
            <w:hideMark/>
          </w:tcPr>
          <w:p w:rsidRPr="00302F0C" w:rsidR="00235D25" w:rsidP="00235D25" w:rsidRDefault="00DC2E4D" w14:paraId="0AE8D855" w14:textId="73D2F8F9">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Dropdown from portal database with o</w:t>
            </w:r>
            <w:r w:rsidRPr="00302F0C" w:rsidR="00350F31">
              <w:rPr>
                <w:rFonts w:ascii="Arial" w:hAnsi="Arial" w:cs="Arial"/>
                <w:color w:val="000000"/>
                <w:sz w:val="22"/>
                <w:szCs w:val="22"/>
              </w:rPr>
              <w:t xml:space="preserve">ption to select from open requests </w:t>
            </w:r>
            <w:r w:rsidRPr="00302F0C" w:rsidR="00DC3035">
              <w:rPr>
                <w:rFonts w:ascii="Arial" w:hAnsi="Arial" w:cs="Arial"/>
                <w:color w:val="000000"/>
                <w:sz w:val="22"/>
                <w:szCs w:val="22"/>
              </w:rPr>
              <w:t>assigned to PSSC</w:t>
            </w:r>
          </w:p>
        </w:tc>
        <w:tc>
          <w:tcPr>
            <w:tcW w:w="3780" w:type="dxa"/>
            <w:tcBorders>
              <w:top w:val="nil"/>
              <w:left w:val="nil"/>
              <w:bottom w:val="single" w:color="auto" w:sz="4" w:space="0"/>
              <w:right w:val="single" w:color="auto" w:sz="4" w:space="0"/>
            </w:tcBorders>
            <w:vAlign w:val="bottom"/>
            <w:hideMark/>
          </w:tcPr>
          <w:p w:rsidRPr="00302F0C" w:rsidR="00235D25" w:rsidP="00235D25" w:rsidRDefault="00665462" w14:paraId="21BFE9C8" w14:textId="7230EDF3">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themeColor="text1"/>
                <w:sz w:val="22"/>
                <w:szCs w:val="22"/>
                <w:lang w:eastAsia="en-GB"/>
              </w:rPr>
              <w:t>Details to be fetched from</w:t>
            </w:r>
            <w:r w:rsidRPr="00302F0C" w:rsidR="00DF0926">
              <w:rPr>
                <w:rFonts w:ascii="Arial" w:hAnsi="Arial" w:eastAsia="Times New Roman" w:cs="Arial"/>
                <w:color w:val="000000" w:themeColor="text1"/>
                <w:sz w:val="22"/>
                <w:szCs w:val="22"/>
                <w:lang w:eastAsia="en-GB"/>
              </w:rPr>
              <w:t xml:space="preserve"> </w:t>
            </w:r>
            <w:commentRangeStart w:id="1108"/>
            <w:commentRangeStart w:id="1109"/>
            <w:r w:rsidRPr="00302F0C" w:rsidR="00830AF4">
              <w:rPr>
                <w:rFonts w:ascii="Arial" w:hAnsi="Arial" w:eastAsia="Times New Roman" w:cs="Arial"/>
                <w:color w:val="000000" w:themeColor="text1"/>
                <w:lang w:eastAsia="en-GB"/>
              </w:rPr>
              <w:t>D</w:t>
            </w:r>
            <w:ins w:author="Akshay Raveendran" w:date="2025-07-17T14:44:00Z" w16du:dateUtc="2025-07-17T10:44:00Z" w:id="1110">
              <w:r w:rsidRPr="00302F0C" w:rsidR="00742889">
                <w:rPr>
                  <w:rFonts w:ascii="Arial" w:hAnsi="Arial" w:eastAsia="Times New Roman" w:cs="Arial"/>
                  <w:color w:val="000000" w:themeColor="text1"/>
                  <w:lang w:eastAsia="en-GB"/>
                </w:rPr>
                <w:t>RF form (</w:t>
              </w:r>
            </w:ins>
            <w:ins w:author="Akshay Raveendran" w:date="2025-07-17T14:45:00Z" w16du:dateUtc="2025-07-17T10:45:00Z" w:id="1111">
              <w:r w:rsidRPr="00302F0C" w:rsidR="00742889">
                <w:rPr>
                  <w:rFonts w:ascii="Arial" w:hAnsi="Arial" w:eastAsia="Times New Roman" w:cs="Arial"/>
                  <w:color w:val="000000" w:themeColor="text1"/>
                  <w:lang w:eastAsia="en-GB"/>
                </w:rPr>
                <w:t>D</w:t>
              </w:r>
            </w:ins>
            <w:r w:rsidRPr="00302F0C" w:rsidR="00830AF4">
              <w:rPr>
                <w:rFonts w:ascii="Arial" w:hAnsi="Arial" w:eastAsia="Times New Roman" w:cs="Arial"/>
                <w:color w:val="000000" w:themeColor="text1"/>
                <w:lang w:eastAsia="en-GB"/>
              </w:rPr>
              <w:t>isposal</w:t>
            </w:r>
            <w:commentRangeEnd w:id="1108"/>
            <w:r w:rsidRPr="00302F0C">
              <w:rPr>
                <w:rStyle w:val="CommentReference"/>
                <w:rFonts w:ascii="Arial" w:hAnsi="Arial" w:eastAsia="Times New Roman" w:cs="Arial"/>
                <w:color w:val="000000" w:themeColor="text1"/>
                <w:sz w:val="21"/>
                <w:szCs w:val="21"/>
                <w:lang w:eastAsia="en-GB"/>
              </w:rPr>
              <w:commentReference w:id="1108"/>
            </w:r>
            <w:commentRangeEnd w:id="1109"/>
            <w:r w:rsidRPr="00302F0C" w:rsidR="008B14CD">
              <w:rPr>
                <w:rStyle w:val="CommentReference"/>
                <w:rFonts w:ascii="Arial" w:hAnsi="Arial" w:eastAsia="Times New Roman" w:cs="Arial"/>
                <w:color w:val="000000" w:themeColor="text1"/>
                <w:sz w:val="21"/>
                <w:szCs w:val="21"/>
                <w:lang w:eastAsia="en-GB"/>
              </w:rPr>
              <w:commentReference w:id="1109"/>
            </w:r>
            <w:r w:rsidRPr="00302F0C" w:rsidR="00830AF4">
              <w:rPr>
                <w:rFonts w:ascii="Arial" w:hAnsi="Arial" w:eastAsia="Times New Roman" w:cs="Arial"/>
                <w:color w:val="000000" w:themeColor="text1"/>
                <w:lang w:eastAsia="en-GB"/>
              </w:rPr>
              <w:t xml:space="preserve"> Request Form</w:t>
            </w:r>
            <w:ins w:author="Akshay Raveendran" w:date="2025-07-17T14:45:00Z" w16du:dateUtc="2025-07-17T10:45:00Z" w:id="1112">
              <w:r w:rsidRPr="00302F0C" w:rsidR="00742889">
                <w:rPr>
                  <w:rFonts w:ascii="Arial" w:hAnsi="Arial" w:eastAsia="Times New Roman" w:cs="Arial"/>
                  <w:color w:val="000000" w:themeColor="text1"/>
                  <w:lang w:eastAsia="en-GB"/>
                </w:rPr>
                <w:t>)</w:t>
              </w:r>
            </w:ins>
          </w:p>
        </w:tc>
      </w:tr>
      <w:tr w:rsidRPr="00302F0C" w:rsidR="00235D25" w:rsidTr="00A929EA" w14:paraId="7319DC9F" w14:textId="77777777">
        <w:trPr>
          <w:trHeight w:val="290"/>
        </w:trPr>
        <w:tc>
          <w:tcPr>
            <w:tcW w:w="1960" w:type="dxa"/>
            <w:tcBorders>
              <w:top w:val="nil"/>
              <w:left w:val="single" w:color="auto" w:sz="4" w:space="0"/>
              <w:bottom w:val="single" w:color="auto" w:sz="4" w:space="0"/>
              <w:right w:val="single" w:color="auto" w:sz="4" w:space="0"/>
            </w:tcBorders>
            <w:vAlign w:val="bottom"/>
            <w:hideMark/>
          </w:tcPr>
          <w:p w:rsidRPr="00302F0C" w:rsidR="00235D25" w:rsidP="00235D25" w:rsidRDefault="00877AD8" w14:paraId="562C073F" w14:textId="4B622529">
            <w:pPr>
              <w:spacing w:after="0" w:line="240" w:lineRule="auto"/>
              <w:rPr>
                <w:rFonts w:ascii="Arial" w:hAnsi="Arial" w:eastAsia="Times New Roman" w:cs="Arial"/>
                <w:color w:val="000000"/>
                <w:sz w:val="22"/>
                <w:szCs w:val="22"/>
                <w:lang w:eastAsia="en-GB"/>
              </w:rPr>
            </w:pPr>
            <w:ins w:author="Akshay Raveendran" w:date="2025-07-22T14:42:00Z" w16du:dateUtc="2025-07-22T10:42:00Z" w:id="1113">
              <w:r w:rsidRPr="00302F0C">
                <w:rPr>
                  <w:rFonts w:ascii="Arial" w:hAnsi="Arial" w:cs="Arial"/>
                  <w:color w:val="000000"/>
                  <w:sz w:val="22"/>
                  <w:szCs w:val="22"/>
                </w:rPr>
                <w:t xml:space="preserve">Disposal </w:t>
              </w:r>
            </w:ins>
            <w:del w:author="Akshay Raveendran" w:date="2025-07-22T14:42:00Z" w16du:dateUtc="2025-07-22T10:42:00Z" w:id="1114">
              <w:r w:rsidRPr="00302F0C" w:rsidDel="00877AD8" w:rsidR="00235D25">
                <w:rPr>
                  <w:rFonts w:ascii="Arial" w:hAnsi="Arial" w:cs="Arial"/>
                  <w:color w:val="000000"/>
                  <w:sz w:val="22"/>
                  <w:szCs w:val="22"/>
                </w:rPr>
                <w:delText xml:space="preserve">Type of </w:delText>
              </w:r>
            </w:del>
            <w:r w:rsidRPr="00302F0C" w:rsidR="00235D25">
              <w:rPr>
                <w:rFonts w:ascii="Arial" w:hAnsi="Arial" w:cs="Arial"/>
                <w:color w:val="000000"/>
                <w:sz w:val="22"/>
                <w:szCs w:val="22"/>
              </w:rPr>
              <w:t xml:space="preserve">material </w:t>
            </w:r>
            <w:ins w:author="Akshay Raveendran" w:date="2025-07-22T14:42:00Z" w16du:dateUtc="2025-07-22T10:42:00Z" w:id="1115">
              <w:r w:rsidRPr="00302F0C">
                <w:rPr>
                  <w:rFonts w:ascii="Arial" w:hAnsi="Arial" w:cs="Arial"/>
                  <w:color w:val="000000"/>
                  <w:sz w:val="22"/>
                  <w:szCs w:val="22"/>
                </w:rPr>
                <w:t>type</w:t>
              </w:r>
            </w:ins>
            <w:r w:rsidRPr="00302F0C" w:rsidR="003113B7">
              <w:rPr>
                <w:rFonts w:ascii="Arial" w:hAnsi="Arial" w:cs="Arial"/>
                <w:color w:val="FF0000"/>
                <w:sz w:val="22"/>
                <w:szCs w:val="22"/>
              </w:rPr>
              <w:t>*</w:t>
            </w:r>
          </w:p>
        </w:tc>
        <w:tc>
          <w:tcPr>
            <w:tcW w:w="3795" w:type="dxa"/>
            <w:tcBorders>
              <w:top w:val="nil"/>
              <w:left w:val="nil"/>
              <w:bottom w:val="single" w:color="auto" w:sz="4" w:space="0"/>
              <w:right w:val="single" w:color="auto" w:sz="4" w:space="0"/>
            </w:tcBorders>
            <w:vAlign w:val="bottom"/>
            <w:hideMark/>
          </w:tcPr>
          <w:p w:rsidRPr="00302F0C" w:rsidR="00235D25" w:rsidP="00235D25" w:rsidRDefault="00830AF4" w14:paraId="721ED13A" w14:textId="4CE9B121">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Auto populate</w:t>
            </w:r>
            <w:ins w:author="Akshay Raveendran" w:date="2025-07-22T14:42:00Z" w16du:dateUtc="2025-07-22T10:42:00Z" w:id="1116">
              <w:r w:rsidRPr="00302F0C" w:rsidR="00877AD8">
                <w:rPr>
                  <w:rFonts w:ascii="Arial" w:hAnsi="Arial" w:cs="Arial"/>
                  <w:color w:val="000000"/>
                  <w:sz w:val="22"/>
                  <w:szCs w:val="22"/>
                </w:rPr>
                <w:t>d from DRF form</w:t>
              </w:r>
            </w:ins>
          </w:p>
        </w:tc>
        <w:tc>
          <w:tcPr>
            <w:tcW w:w="3780" w:type="dxa"/>
            <w:tcBorders>
              <w:top w:val="nil"/>
              <w:left w:val="nil"/>
              <w:bottom w:val="single" w:color="auto" w:sz="4" w:space="0"/>
              <w:right w:val="single" w:color="auto" w:sz="4" w:space="0"/>
            </w:tcBorders>
            <w:vAlign w:val="bottom"/>
            <w:hideMark/>
          </w:tcPr>
          <w:p w:rsidRPr="00302F0C" w:rsidR="00235D25" w:rsidP="00235D25" w:rsidRDefault="00235D25" w14:paraId="234D9A01" w14:textId="45194CF5">
            <w:pPr>
              <w:spacing w:after="0" w:line="240" w:lineRule="auto"/>
              <w:rPr>
                <w:rFonts w:ascii="Arial" w:hAnsi="Arial" w:eastAsia="Times New Roman" w:cs="Arial"/>
                <w:color w:val="000000"/>
                <w:sz w:val="22"/>
                <w:szCs w:val="22"/>
                <w:lang w:eastAsia="en-GB"/>
              </w:rPr>
            </w:pPr>
          </w:p>
        </w:tc>
      </w:tr>
      <w:tr w:rsidRPr="00302F0C" w:rsidR="005424E5" w:rsidTr="00A929EA" w14:paraId="311080AA" w14:textId="77777777">
        <w:trPr>
          <w:trHeight w:val="290"/>
        </w:trPr>
        <w:tc>
          <w:tcPr>
            <w:tcW w:w="1960" w:type="dxa"/>
            <w:tcBorders>
              <w:top w:val="single" w:color="auto" w:sz="4" w:space="0"/>
              <w:left w:val="single" w:color="auto" w:sz="4" w:space="0"/>
              <w:bottom w:val="single" w:color="auto" w:sz="4" w:space="0"/>
              <w:right w:val="single" w:color="auto" w:sz="4" w:space="0"/>
            </w:tcBorders>
            <w:vAlign w:val="bottom"/>
            <w:hideMark/>
          </w:tcPr>
          <w:p w:rsidRPr="00302F0C" w:rsidR="005424E5" w:rsidP="005424E5" w:rsidRDefault="005424E5" w14:paraId="4231ABCF" w14:textId="342E2915">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 xml:space="preserve">Request Type: </w:t>
            </w:r>
            <w:r w:rsidRPr="00302F0C" w:rsidR="003113B7">
              <w:rPr>
                <w:rFonts w:ascii="Arial" w:hAnsi="Arial" w:cs="Arial"/>
                <w:color w:val="FF0000"/>
                <w:sz w:val="22"/>
                <w:szCs w:val="22"/>
              </w:rPr>
              <w:t>*</w:t>
            </w:r>
          </w:p>
        </w:tc>
        <w:tc>
          <w:tcPr>
            <w:tcW w:w="3795" w:type="dxa"/>
            <w:tcBorders>
              <w:top w:val="single" w:color="auto" w:sz="4" w:space="0"/>
              <w:left w:val="nil"/>
              <w:bottom w:val="single" w:color="auto" w:sz="4" w:space="0"/>
              <w:right w:val="single" w:color="auto" w:sz="4" w:space="0"/>
            </w:tcBorders>
            <w:vAlign w:val="bottom"/>
            <w:hideMark/>
          </w:tcPr>
          <w:p w:rsidRPr="00302F0C" w:rsidR="005424E5" w:rsidP="005424E5" w:rsidRDefault="005424E5" w14:paraId="0698FB58" w14:textId="425EB3BF">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Dropdown</w:t>
            </w:r>
          </w:p>
        </w:tc>
        <w:tc>
          <w:tcPr>
            <w:tcW w:w="3780" w:type="dxa"/>
            <w:tcBorders>
              <w:top w:val="single" w:color="auto" w:sz="4" w:space="0"/>
              <w:left w:val="nil"/>
              <w:bottom w:val="single" w:color="auto" w:sz="4" w:space="0"/>
              <w:right w:val="single" w:color="auto" w:sz="4" w:space="0"/>
            </w:tcBorders>
            <w:vAlign w:val="center"/>
            <w:hideMark/>
          </w:tcPr>
          <w:p w:rsidRPr="00302F0C" w:rsidR="008B14CD" w:rsidP="008B14CD" w:rsidRDefault="005424E5" w14:paraId="38CE927D" w14:textId="1202BFE3">
            <w:pPr>
              <w:pStyle w:val="ListParagraph"/>
              <w:numPr>
                <w:ilvl w:val="0"/>
                <w:numId w:val="19"/>
              </w:numPr>
              <w:jc w:val="both"/>
              <w:rPr>
                <w:ins w:author="Akshay Raveendran" w:date="2025-07-17T14:45:00Z" w16du:dateUtc="2025-07-17T10:45:00Z" w:id="1117"/>
                <w:rFonts w:ascii="Arial" w:hAnsi="Arial" w:cs="Arial"/>
              </w:rPr>
            </w:pPr>
            <w:commentRangeStart w:id="1118"/>
            <w:commentRangeStart w:id="1119"/>
            <w:commentRangeEnd w:id="1118"/>
            <w:r w:rsidRPr="00302F0C">
              <w:rPr>
                <w:rStyle w:val="CommentReference"/>
                <w:rFonts w:ascii="Arial" w:hAnsi="Arial" w:cs="Arial"/>
                <w:color w:val="000000"/>
                <w:sz w:val="22"/>
                <w:szCs w:val="22"/>
              </w:rPr>
              <w:commentReference w:id="1118"/>
            </w:r>
            <w:commentRangeEnd w:id="1119"/>
            <w:r w:rsidRPr="00302F0C" w:rsidR="002D0F14">
              <w:rPr>
                <w:rStyle w:val="CommentReference"/>
                <w:rFonts w:ascii="Arial" w:hAnsi="Arial" w:cs="Arial"/>
                <w:color w:val="000000"/>
                <w:sz w:val="22"/>
                <w:szCs w:val="22"/>
              </w:rPr>
              <w:commentReference w:id="1119"/>
            </w:r>
            <w:ins w:author="Akshay Raveendran" w:date="2025-07-17T14:45:00Z" w16du:dateUtc="2025-07-17T10:45:00Z" w:id="1120">
              <w:r w:rsidRPr="00302F0C" w:rsidR="008B14CD">
                <w:rPr>
                  <w:rFonts w:ascii="Arial" w:hAnsi="Arial" w:cs="Arial"/>
                  <w:color w:val="000000"/>
                  <w:sz w:val="22"/>
                  <w:szCs w:val="22"/>
                </w:rPr>
                <w:t>Inquiry for Quotation</w:t>
              </w:r>
            </w:ins>
          </w:p>
          <w:p w:rsidRPr="00302F0C" w:rsidR="005424E5" w:rsidRDefault="008B14CD" w14:paraId="35EF1BF6" w14:textId="6AFCF9A2">
            <w:pPr>
              <w:pStyle w:val="ListParagraph"/>
              <w:numPr>
                <w:ilvl w:val="0"/>
                <w:numId w:val="19"/>
              </w:numPr>
              <w:jc w:val="both"/>
              <w:rPr>
                <w:rFonts w:ascii="Arial" w:hAnsi="Arial" w:cs="Arial"/>
                <w:rPrChange w:author="Akshay Raveendran" w:date="2025-07-17T14:45:00Z" w16du:dateUtc="2025-07-17T10:45:00Z" w:id="1121">
                  <w:rPr>
                    <w:lang w:eastAsia="en-GB"/>
                  </w:rPr>
                </w:rPrChange>
              </w:rPr>
              <w:pPrChange w:author="Akshay Raveendran" w:date="2025-07-17T14:45:00Z" w16du:dateUtc="2025-07-17T10:45:00Z" w:id="1122">
                <w:pPr>
                  <w:spacing w:after="0" w:line="240" w:lineRule="auto"/>
                </w:pPr>
              </w:pPrChange>
            </w:pPr>
            <w:ins w:author="Akshay Raveendran" w:date="2025-07-17T14:45:00Z" w16du:dateUtc="2025-07-17T10:45:00Z" w:id="1123">
              <w:r w:rsidRPr="00302F0C">
                <w:rPr>
                  <w:rFonts w:ascii="Arial" w:hAnsi="Arial" w:cs="Arial"/>
                  <w:color w:val="000000"/>
                  <w:sz w:val="22"/>
                  <w:szCs w:val="22"/>
                </w:rPr>
                <w:t>Site Visit Request</w:t>
              </w:r>
            </w:ins>
          </w:p>
        </w:tc>
      </w:tr>
      <w:tr w:rsidRPr="00302F0C" w:rsidR="005424E5" w:rsidDel="00006D29" w:rsidTr="00A929EA" w14:paraId="6DFC3B51" w14:textId="312694A8">
        <w:trPr>
          <w:trHeight w:val="290"/>
          <w:del w:author="Akshay Raveendran" w:date="2025-07-22T14:43:00Z" w:id="1124"/>
        </w:trPr>
        <w:tc>
          <w:tcPr>
            <w:tcW w:w="1960" w:type="dxa"/>
            <w:tcBorders>
              <w:top w:val="single" w:color="auto" w:sz="4" w:space="0"/>
              <w:left w:val="single" w:color="auto" w:sz="4" w:space="0"/>
              <w:bottom w:val="single" w:color="auto" w:sz="4" w:space="0"/>
              <w:right w:val="single" w:color="auto" w:sz="4" w:space="0"/>
            </w:tcBorders>
            <w:vAlign w:val="bottom"/>
          </w:tcPr>
          <w:p w:rsidRPr="00302F0C" w:rsidR="005424E5" w:rsidDel="00006D29" w:rsidP="005424E5" w:rsidRDefault="005424E5" w14:paraId="409B1A09" w14:textId="4E0F2903">
            <w:pPr>
              <w:spacing w:after="0" w:line="240" w:lineRule="auto"/>
              <w:rPr>
                <w:del w:author="Akshay Raveendran" w:date="2025-07-22T14:43:00Z" w16du:dateUtc="2025-07-22T10:43:00Z" w:id="1125"/>
                <w:rFonts w:ascii="Arial" w:hAnsi="Arial" w:eastAsia="Times New Roman" w:cs="Arial"/>
                <w:color w:val="000000"/>
                <w:sz w:val="22"/>
                <w:szCs w:val="22"/>
                <w:lang w:eastAsia="en-GB"/>
              </w:rPr>
            </w:pPr>
            <w:del w:author="Akshay Raveendran" w:date="2025-07-22T14:43:00Z" w16du:dateUtc="2025-07-22T10:43:00Z" w:id="1126">
              <w:r w:rsidRPr="00302F0C" w:rsidDel="00006D29">
                <w:rPr>
                  <w:rFonts w:ascii="Arial" w:hAnsi="Arial" w:cs="Arial"/>
                  <w:color w:val="000000"/>
                  <w:sz w:val="22"/>
                  <w:szCs w:val="22"/>
                </w:rPr>
                <w:delText>Preferred Disposal Mode</w:delText>
              </w:r>
              <w:r w:rsidRPr="00302F0C" w:rsidDel="00006D29" w:rsidR="003113B7">
                <w:rPr>
                  <w:rFonts w:ascii="Arial" w:hAnsi="Arial" w:cs="Arial"/>
                  <w:color w:val="FF0000"/>
                  <w:sz w:val="22"/>
                  <w:szCs w:val="22"/>
                </w:rPr>
                <w:delText>*</w:delText>
              </w:r>
            </w:del>
          </w:p>
        </w:tc>
        <w:tc>
          <w:tcPr>
            <w:tcW w:w="3795" w:type="dxa"/>
            <w:tcBorders>
              <w:top w:val="single" w:color="auto" w:sz="4" w:space="0"/>
              <w:left w:val="nil"/>
              <w:bottom w:val="single" w:color="auto" w:sz="4" w:space="0"/>
              <w:right w:val="single" w:color="auto" w:sz="4" w:space="0"/>
            </w:tcBorders>
            <w:vAlign w:val="bottom"/>
          </w:tcPr>
          <w:p w:rsidRPr="00302F0C" w:rsidR="005424E5" w:rsidDel="00006D29" w:rsidP="005424E5" w:rsidRDefault="005424E5" w14:paraId="194297C6" w14:textId="6A412663">
            <w:pPr>
              <w:spacing w:after="0" w:line="240" w:lineRule="auto"/>
              <w:rPr>
                <w:del w:author="Akshay Raveendran" w:date="2025-07-22T14:43:00Z" w16du:dateUtc="2025-07-22T10:43:00Z" w:id="1127"/>
                <w:rFonts w:ascii="Arial" w:hAnsi="Arial" w:eastAsia="Times New Roman" w:cs="Arial"/>
                <w:color w:val="000000"/>
                <w:sz w:val="22"/>
                <w:szCs w:val="22"/>
                <w:lang w:eastAsia="en-GB"/>
              </w:rPr>
            </w:pPr>
            <w:del w:author="Akshay Raveendran" w:date="2025-07-22T14:43:00Z" w16du:dateUtc="2025-07-22T10:43:00Z" w:id="1128">
              <w:r w:rsidRPr="00302F0C" w:rsidDel="00006D29">
                <w:rPr>
                  <w:rFonts w:ascii="Arial" w:hAnsi="Arial" w:cs="Arial"/>
                  <w:color w:val="000000"/>
                  <w:sz w:val="22"/>
                  <w:szCs w:val="22"/>
                </w:rPr>
                <w:delText>Dropdown</w:delText>
              </w:r>
              <w:r w:rsidRPr="00302F0C" w:rsidDel="00006D29" w:rsidR="0010586C">
                <w:rPr>
                  <w:rFonts w:ascii="Arial" w:hAnsi="Arial" w:cs="Arial"/>
                  <w:color w:val="000000"/>
                  <w:sz w:val="22"/>
                  <w:szCs w:val="22"/>
                </w:rPr>
                <w:delText xml:space="preserve"> </w:delText>
              </w:r>
            </w:del>
          </w:p>
        </w:tc>
        <w:tc>
          <w:tcPr>
            <w:tcW w:w="3780" w:type="dxa"/>
            <w:tcBorders>
              <w:top w:val="single" w:color="auto" w:sz="4" w:space="0"/>
              <w:left w:val="nil"/>
              <w:bottom w:val="single" w:color="auto" w:sz="4" w:space="0"/>
              <w:right w:val="single" w:color="auto" w:sz="4" w:space="0"/>
            </w:tcBorders>
            <w:vAlign w:val="center"/>
          </w:tcPr>
          <w:p w:rsidRPr="00302F0C" w:rsidR="005424E5" w:rsidDel="00006D29" w:rsidRDefault="005424E5" w14:paraId="2AC54BDE" w14:textId="5435DB30">
            <w:pPr>
              <w:pStyle w:val="ListParagraph"/>
              <w:numPr>
                <w:ilvl w:val="0"/>
                <w:numId w:val="20"/>
              </w:numPr>
              <w:jc w:val="both"/>
              <w:rPr>
                <w:del w:author="Akshay Raveendran" w:date="2025-07-22T14:43:00Z" w16du:dateUtc="2025-07-22T10:43:00Z" w:id="1129"/>
                <w:rFonts w:ascii="Arial" w:hAnsi="Arial" w:cs="Arial"/>
                <w:rPrChange w:author="Akshay Raveendran" w:date="2025-07-17T14:47:00Z" w16du:dateUtc="2025-07-17T10:47:00Z" w:id="1130">
                  <w:rPr>
                    <w:del w:author="Akshay Raveendran" w:date="2025-07-22T14:43:00Z" w16du:dateUtc="2025-07-22T10:43:00Z" w:id="1131"/>
                    <w:lang w:eastAsia="en-GB"/>
                  </w:rPr>
                </w:rPrChange>
              </w:rPr>
              <w:pPrChange w:author="Akshay Raveendran" w:date="2025-07-17T14:47:00Z" w16du:dateUtc="2025-07-17T10:47:00Z" w:id="1132">
                <w:pPr>
                  <w:spacing w:after="0" w:line="240" w:lineRule="auto"/>
                </w:pPr>
              </w:pPrChange>
            </w:pPr>
            <w:commentRangeStart w:id="1133"/>
            <w:commentRangeStart w:id="1134"/>
            <w:del w:author="Akshay Raveendran" w:date="2025-07-22T14:43:00Z" w16du:dateUtc="2025-07-22T10:43:00Z" w:id="1135">
              <w:commentRangeEnd w:id="1133"/>
              <w:r w:rsidRPr="00302F0C" w:rsidDel="00006D29">
                <w:rPr>
                  <w:rStyle w:val="CommentReference"/>
                  <w:rFonts w:ascii="Arial" w:hAnsi="Arial" w:cs="Arial"/>
                  <w:sz w:val="21"/>
                  <w:szCs w:val="21"/>
                  <w:rPrChange w:author="Akshay Raveendran" w:date="2025-07-22T15:07:00Z" w16du:dateUtc="2025-07-22T11:07:00Z" w:id="1136">
                    <w:rPr>
                      <w:rStyle w:val="CommentReference"/>
                      <w:rFonts w:ascii="Arial" w:hAnsi="Arial" w:cs="Arial"/>
                      <w:color w:val="000000"/>
                      <w:sz w:val="22"/>
                      <w:szCs w:val="22"/>
                    </w:rPr>
                  </w:rPrChange>
                </w:rPr>
                <w:commentReference w:id="1133"/>
              </w:r>
              <w:commentRangeEnd w:id="1134"/>
              <w:r w:rsidRPr="00302F0C" w:rsidDel="00006D29" w:rsidR="00D878C8">
                <w:rPr>
                  <w:rStyle w:val="CommentReference"/>
                  <w:rFonts w:ascii="Arial" w:hAnsi="Arial" w:cs="Arial"/>
                  <w:sz w:val="21"/>
                  <w:szCs w:val="21"/>
                  <w:rPrChange w:author="Akshay Raveendran" w:date="2025-07-22T15:07:00Z" w16du:dateUtc="2025-07-22T11:07:00Z" w:id="1137">
                    <w:rPr>
                      <w:rStyle w:val="CommentReference"/>
                      <w:rFonts w:ascii="Arial" w:hAnsi="Arial" w:cs="Arial"/>
                      <w:color w:val="000000"/>
                      <w:sz w:val="22"/>
                      <w:szCs w:val="22"/>
                    </w:rPr>
                  </w:rPrChange>
                </w:rPr>
                <w:commentReference w:id="1134"/>
              </w:r>
            </w:del>
          </w:p>
        </w:tc>
      </w:tr>
      <w:tr w:rsidRPr="00302F0C" w:rsidR="0079397A" w:rsidTr="00A929EA" w14:paraId="29272BBC" w14:textId="77777777">
        <w:trPr>
          <w:trHeight w:val="290"/>
        </w:trPr>
        <w:tc>
          <w:tcPr>
            <w:tcW w:w="1960" w:type="dxa"/>
            <w:tcBorders>
              <w:top w:val="single" w:color="auto" w:sz="4" w:space="0"/>
              <w:left w:val="single" w:color="auto" w:sz="4" w:space="0"/>
              <w:bottom w:val="single" w:color="auto" w:sz="4" w:space="0"/>
              <w:right w:val="single" w:color="auto" w:sz="4" w:space="0"/>
            </w:tcBorders>
            <w:vAlign w:val="bottom"/>
          </w:tcPr>
          <w:p w:rsidRPr="00302F0C" w:rsidR="0079397A" w:rsidP="0079397A" w:rsidRDefault="0079397A" w14:paraId="007C910F" w14:textId="74E0F0B6">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Material Details</w:t>
            </w:r>
            <w:ins w:author="Akshay Raveendran" w:date="2025-07-22T14:45:00Z" w16du:dateUtc="2025-07-22T10:45:00Z" w:id="1138">
              <w:r w:rsidRPr="00302F0C" w:rsidR="00135C9C">
                <w:rPr>
                  <w:rFonts w:ascii="Arial" w:hAnsi="Arial" w:cs="Arial"/>
                  <w:color w:val="000000"/>
                  <w:sz w:val="22"/>
                  <w:szCs w:val="22"/>
                </w:rPr>
                <w:t>/</w:t>
              </w:r>
            </w:ins>
            <w:ins w:author="Akshay Raveendran" w:date="2025-07-22T14:46:00Z" w16du:dateUtc="2025-07-22T10:46:00Z" w:id="1139">
              <w:r w:rsidRPr="00302F0C" w:rsidR="00135C9C">
                <w:rPr>
                  <w:rFonts w:ascii="Arial" w:hAnsi="Arial" w:cs="Arial"/>
                  <w:color w:val="000000"/>
                  <w:sz w:val="22"/>
                  <w:szCs w:val="22"/>
                </w:rPr>
                <w:t>Vehicle details</w:t>
              </w:r>
            </w:ins>
            <w:r w:rsidRPr="00302F0C" w:rsidR="003113B7">
              <w:rPr>
                <w:rFonts w:ascii="Arial" w:hAnsi="Arial" w:cs="Arial"/>
                <w:color w:val="FF0000"/>
                <w:sz w:val="22"/>
                <w:szCs w:val="22"/>
              </w:rPr>
              <w:t>*</w:t>
            </w:r>
          </w:p>
        </w:tc>
        <w:tc>
          <w:tcPr>
            <w:tcW w:w="3795" w:type="dxa"/>
            <w:tcBorders>
              <w:top w:val="single" w:color="auto" w:sz="4" w:space="0"/>
              <w:left w:val="nil"/>
              <w:bottom w:val="single" w:color="auto" w:sz="4" w:space="0"/>
              <w:right w:val="single" w:color="auto" w:sz="4" w:space="0"/>
            </w:tcBorders>
            <w:vAlign w:val="bottom"/>
          </w:tcPr>
          <w:p w:rsidRPr="00302F0C" w:rsidR="0079397A" w:rsidP="0079397A" w:rsidRDefault="0079397A" w14:paraId="45D59F07" w14:textId="4EBEB9FC">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Auto populate </w:t>
            </w:r>
            <w:ins w:author="Akshay Raveendran" w:date="2025-07-22T14:44:00Z" w16du:dateUtc="2025-07-22T10:44:00Z" w:id="1140">
              <w:r w:rsidRPr="00302F0C" w:rsidR="00757770">
                <w:rPr>
                  <w:rFonts w:ascii="Arial" w:hAnsi="Arial" w:cs="Arial"/>
                  <w:color w:val="000000"/>
                  <w:sz w:val="22"/>
                  <w:szCs w:val="22"/>
                </w:rPr>
                <w:t>from DRF form</w:t>
              </w:r>
            </w:ins>
          </w:p>
        </w:tc>
        <w:tc>
          <w:tcPr>
            <w:tcW w:w="3780" w:type="dxa"/>
            <w:tcBorders>
              <w:top w:val="single" w:color="auto" w:sz="4" w:space="0"/>
              <w:left w:val="nil"/>
              <w:bottom w:val="single" w:color="auto" w:sz="4" w:space="0"/>
              <w:right w:val="single" w:color="auto" w:sz="4" w:space="0"/>
            </w:tcBorders>
            <w:vAlign w:val="center"/>
          </w:tcPr>
          <w:p w:rsidRPr="00302F0C" w:rsidR="00692AC8" w:rsidP="0079397A" w:rsidRDefault="0079397A" w14:paraId="01109632" w14:textId="53CEAD2B">
            <w:pPr>
              <w:spacing w:after="0" w:line="240" w:lineRule="auto"/>
              <w:rPr>
                <w:ins w:author="Akshay Raveendran" w:date="2025-07-22T14:46:00Z" w16du:dateUtc="2025-07-22T10:46:00Z" w:id="1141"/>
                <w:rFonts w:ascii="Arial" w:hAnsi="Arial" w:eastAsia="Times New Roman" w:cs="Arial"/>
                <w:color w:val="000000"/>
                <w:sz w:val="22"/>
                <w:szCs w:val="22"/>
                <w:lang w:eastAsia="en-GB"/>
              </w:rPr>
            </w:pPr>
            <w:del w:author="Akshay Raveendran" w:date="2025-07-22T14:50:00Z" w16du:dateUtc="2025-07-22T10:50:00Z" w:id="1142">
              <w:r w:rsidRPr="00302F0C" w:rsidDel="00A65C60">
                <w:rPr>
                  <w:rFonts w:ascii="Arial" w:hAnsi="Arial" w:eastAsia="Times New Roman" w:cs="Arial"/>
                  <w:color w:val="000000"/>
                  <w:sz w:val="22"/>
                  <w:szCs w:val="22"/>
                  <w:lang w:eastAsia="en-GB"/>
                </w:rPr>
                <w:delText xml:space="preserve">Option to edit </w:delText>
              </w:r>
              <w:r w:rsidRPr="00302F0C" w:rsidDel="00A65C60" w:rsidR="00FD6DC0">
                <w:rPr>
                  <w:rFonts w:ascii="Arial" w:hAnsi="Arial" w:eastAsia="Times New Roman" w:cs="Arial"/>
                  <w:color w:val="000000"/>
                  <w:sz w:val="22"/>
                  <w:szCs w:val="22"/>
                  <w:lang w:eastAsia="en-GB"/>
                </w:rPr>
                <w:delText>to be given</w:delText>
              </w:r>
            </w:del>
          </w:p>
          <w:p w:rsidRPr="00302F0C" w:rsidR="00850FCC" w:rsidP="00850FCC" w:rsidRDefault="00850FCC" w14:paraId="610D4237" w14:textId="77777777">
            <w:pPr>
              <w:spacing w:after="0" w:line="240" w:lineRule="auto"/>
              <w:rPr>
                <w:ins w:author="Akshay Raveendran" w:date="2025-07-22T14:51:00Z" w16du:dateUtc="2025-07-22T10:51:00Z" w:id="1143"/>
                <w:rFonts w:ascii="Arial" w:hAnsi="Arial" w:eastAsia="Times New Roman" w:cs="Arial"/>
                <w:color w:val="000000" w:themeColor="text1"/>
                <w:sz w:val="22"/>
                <w:szCs w:val="22"/>
                <w:lang w:eastAsia="en-GB"/>
                <w:rPrChange w:author="Akshay Raveendran" w:date="2025-07-22T14:51:00Z" w16du:dateUtc="2025-07-22T10:51:00Z" w:id="1144">
                  <w:rPr>
                    <w:ins w:author="Akshay Raveendran" w:date="2025-07-22T14:51:00Z" w16du:dateUtc="2025-07-22T10:51:00Z" w:id="1145"/>
                    <w:rFonts w:ascii="Arial" w:hAnsi="Arial" w:eastAsia="Times New Roman" w:cs="Arial"/>
                    <w:b/>
                    <w:bCs/>
                    <w:color w:val="000000" w:themeColor="text1"/>
                    <w:sz w:val="22"/>
                    <w:szCs w:val="22"/>
                    <w:lang w:eastAsia="en-GB"/>
                  </w:rPr>
                </w:rPrChange>
              </w:rPr>
            </w:pPr>
            <w:ins w:author="Akshay Raveendran" w:date="2025-07-22T14:51:00Z" w16du:dateUtc="2025-07-22T10:51:00Z" w:id="1146">
              <w:r w:rsidRPr="00302F0C">
                <w:rPr>
                  <w:rFonts w:ascii="Arial" w:hAnsi="Arial" w:eastAsia="Times New Roman" w:cs="Arial"/>
                  <w:color w:val="000000" w:themeColor="text1"/>
                  <w:sz w:val="22"/>
                  <w:szCs w:val="22"/>
                  <w:lang w:eastAsia="en-GB"/>
                  <w:rPrChange w:author="Akshay Raveendran" w:date="2025-07-22T14:51:00Z" w16du:dateUtc="2025-07-22T10:51:00Z" w:id="1147">
                    <w:rPr>
                      <w:rFonts w:ascii="Arial" w:hAnsi="Arial" w:eastAsia="Times New Roman" w:cs="Arial"/>
                      <w:b/>
                      <w:bCs/>
                      <w:color w:val="000000" w:themeColor="text1"/>
                      <w:sz w:val="22"/>
                      <w:szCs w:val="22"/>
                      <w:lang w:eastAsia="en-GB"/>
                    </w:rPr>
                  </w:rPrChange>
                </w:rPr>
                <w:t>IF Disposal Material Type = "Scrap" OR "Asset" OR "Surplus"</w:t>
              </w:r>
            </w:ins>
          </w:p>
          <w:p w:rsidRPr="00302F0C" w:rsidR="00850FCC" w:rsidP="00850FCC" w:rsidRDefault="00850FCC" w14:paraId="54B2297F" w14:textId="77777777">
            <w:pPr>
              <w:spacing w:after="0" w:line="240" w:lineRule="auto"/>
              <w:rPr>
                <w:ins w:author="Akshay Raveendran" w:date="2025-07-22T14:51:00Z" w16du:dateUtc="2025-07-22T10:51:00Z" w:id="1148"/>
                <w:rFonts w:ascii="Arial" w:hAnsi="Arial" w:eastAsia="Times New Roman" w:cs="Arial"/>
                <w:color w:val="000000" w:themeColor="text1"/>
                <w:sz w:val="22"/>
                <w:szCs w:val="22"/>
                <w:lang w:eastAsia="en-GB"/>
                <w:rPrChange w:author="Akshay Raveendran" w:date="2025-07-22T14:51:00Z" w16du:dateUtc="2025-07-22T10:51:00Z" w:id="1149">
                  <w:rPr>
                    <w:ins w:author="Akshay Raveendran" w:date="2025-07-22T14:51:00Z" w16du:dateUtc="2025-07-22T10:51:00Z" w:id="1150"/>
                    <w:rFonts w:ascii="Arial" w:hAnsi="Arial" w:eastAsia="Times New Roman" w:cs="Arial"/>
                    <w:b/>
                    <w:bCs/>
                    <w:color w:val="000000" w:themeColor="text1"/>
                    <w:sz w:val="22"/>
                    <w:szCs w:val="22"/>
                    <w:lang w:eastAsia="en-GB"/>
                  </w:rPr>
                </w:rPrChange>
              </w:rPr>
            </w:pPr>
            <w:ins w:author="Akshay Raveendran" w:date="2025-07-22T14:51:00Z" w16du:dateUtc="2025-07-22T10:51:00Z" w:id="1151">
              <w:r w:rsidRPr="00302F0C">
                <w:rPr>
                  <w:rFonts w:ascii="Arial" w:hAnsi="Arial" w:eastAsia="Times New Roman" w:cs="Arial"/>
                  <w:color w:val="000000" w:themeColor="text1"/>
                  <w:sz w:val="22"/>
                  <w:szCs w:val="22"/>
                  <w:lang w:eastAsia="en-GB"/>
                  <w:rPrChange w:author="Akshay Raveendran" w:date="2025-07-22T14:51:00Z" w16du:dateUtc="2025-07-22T10:51:00Z" w:id="1152">
                    <w:rPr>
                      <w:rFonts w:ascii="Arial" w:hAnsi="Arial" w:eastAsia="Times New Roman" w:cs="Arial"/>
                      <w:b/>
                      <w:bCs/>
                      <w:color w:val="000000" w:themeColor="text1"/>
                      <w:sz w:val="22"/>
                      <w:szCs w:val="22"/>
                      <w:lang w:eastAsia="en-GB"/>
                    </w:rPr>
                  </w:rPrChange>
                </w:rPr>
                <w:t xml:space="preserve">   → Fetch and display "Material Details" table from DRF form</w:t>
              </w:r>
            </w:ins>
          </w:p>
          <w:p w:rsidRPr="00302F0C" w:rsidR="00850FCC" w:rsidP="00850FCC" w:rsidRDefault="00850FCC" w14:paraId="51EECE18" w14:textId="77777777">
            <w:pPr>
              <w:spacing w:after="0" w:line="240" w:lineRule="auto"/>
              <w:rPr>
                <w:ins w:author="Akshay Raveendran" w:date="2025-07-22T14:51:00Z" w16du:dateUtc="2025-07-22T10:51:00Z" w:id="1153"/>
                <w:rFonts w:ascii="Arial" w:hAnsi="Arial" w:eastAsia="Times New Roman" w:cs="Arial"/>
                <w:color w:val="000000" w:themeColor="text1"/>
                <w:sz w:val="22"/>
                <w:szCs w:val="22"/>
                <w:lang w:eastAsia="en-GB"/>
                <w:rPrChange w:author="Akshay Raveendran" w:date="2025-07-22T14:51:00Z" w16du:dateUtc="2025-07-22T10:51:00Z" w:id="1154">
                  <w:rPr>
                    <w:ins w:author="Akshay Raveendran" w:date="2025-07-22T14:51:00Z" w16du:dateUtc="2025-07-22T10:51:00Z" w:id="1155"/>
                    <w:rFonts w:ascii="Arial" w:hAnsi="Arial" w:eastAsia="Times New Roman" w:cs="Arial"/>
                    <w:b/>
                    <w:bCs/>
                    <w:color w:val="000000" w:themeColor="text1"/>
                    <w:sz w:val="22"/>
                    <w:szCs w:val="22"/>
                    <w:lang w:eastAsia="en-GB"/>
                  </w:rPr>
                </w:rPrChange>
              </w:rPr>
            </w:pPr>
          </w:p>
          <w:p w:rsidRPr="00302F0C" w:rsidR="00850FCC" w:rsidP="00850FCC" w:rsidRDefault="00850FCC" w14:paraId="51654A35" w14:textId="77777777">
            <w:pPr>
              <w:spacing w:after="0" w:line="240" w:lineRule="auto"/>
              <w:rPr>
                <w:ins w:author="Akshay Raveendran" w:date="2025-07-22T14:51:00Z" w16du:dateUtc="2025-07-22T10:51:00Z" w:id="1156"/>
                <w:rFonts w:ascii="Arial" w:hAnsi="Arial" w:eastAsia="Times New Roman" w:cs="Arial"/>
                <w:color w:val="000000" w:themeColor="text1"/>
                <w:sz w:val="22"/>
                <w:szCs w:val="22"/>
                <w:lang w:eastAsia="en-GB"/>
                <w:rPrChange w:author="Akshay Raveendran" w:date="2025-07-22T14:51:00Z" w16du:dateUtc="2025-07-22T10:51:00Z" w:id="1157">
                  <w:rPr>
                    <w:ins w:author="Akshay Raveendran" w:date="2025-07-22T14:51:00Z" w16du:dateUtc="2025-07-22T10:51:00Z" w:id="1158"/>
                    <w:rFonts w:ascii="Arial" w:hAnsi="Arial" w:eastAsia="Times New Roman" w:cs="Arial"/>
                    <w:b/>
                    <w:bCs/>
                    <w:color w:val="000000" w:themeColor="text1"/>
                    <w:sz w:val="22"/>
                    <w:szCs w:val="22"/>
                    <w:lang w:eastAsia="en-GB"/>
                  </w:rPr>
                </w:rPrChange>
              </w:rPr>
            </w:pPr>
            <w:ins w:author="Akshay Raveendran" w:date="2025-07-22T14:51:00Z" w16du:dateUtc="2025-07-22T10:51:00Z" w:id="1159">
              <w:r w:rsidRPr="00302F0C">
                <w:rPr>
                  <w:rFonts w:ascii="Arial" w:hAnsi="Arial" w:eastAsia="Times New Roman" w:cs="Arial"/>
                  <w:color w:val="000000" w:themeColor="text1"/>
                  <w:sz w:val="22"/>
                  <w:szCs w:val="22"/>
                  <w:lang w:eastAsia="en-GB"/>
                  <w:rPrChange w:author="Akshay Raveendran" w:date="2025-07-22T14:51:00Z" w16du:dateUtc="2025-07-22T10:51:00Z" w:id="1160">
                    <w:rPr>
                      <w:rFonts w:ascii="Arial" w:hAnsi="Arial" w:eastAsia="Times New Roman" w:cs="Arial"/>
                      <w:b/>
                      <w:bCs/>
                      <w:color w:val="000000" w:themeColor="text1"/>
                      <w:sz w:val="22"/>
                      <w:szCs w:val="22"/>
                      <w:lang w:eastAsia="en-GB"/>
                    </w:rPr>
                  </w:rPrChange>
                </w:rPr>
                <w:t>ELSE IF Disposal Material Type = "De-fleeting"</w:t>
              </w:r>
            </w:ins>
          </w:p>
          <w:p w:rsidRPr="00302F0C" w:rsidR="00A65C60" w:rsidP="00850FCC" w:rsidRDefault="00850FCC" w14:paraId="58EE4B34" w14:textId="35DCA4C7">
            <w:pPr>
              <w:spacing w:after="0" w:line="240" w:lineRule="auto"/>
              <w:rPr>
                <w:ins w:author="Akshay Raveendran" w:date="2025-07-22T14:51:00Z" w16du:dateUtc="2025-07-22T10:51:00Z" w:id="1161"/>
                <w:rFonts w:ascii="Arial" w:hAnsi="Arial" w:cs="Arial"/>
                <w:color w:val="000000" w:themeColor="text1"/>
                <w:sz w:val="22"/>
                <w:szCs w:val="22"/>
              </w:rPr>
            </w:pPr>
            <w:ins w:author="Akshay Raveendran" w:date="2025-07-22T14:51:00Z" w16du:dateUtc="2025-07-22T10:51:00Z" w:id="1162">
              <w:r w:rsidRPr="00302F0C">
                <w:rPr>
                  <w:rFonts w:ascii="Arial" w:hAnsi="Arial" w:eastAsia="Times New Roman" w:cs="Arial"/>
                  <w:color w:val="000000" w:themeColor="text1"/>
                  <w:sz w:val="22"/>
                  <w:szCs w:val="22"/>
                  <w:lang w:eastAsia="en-GB"/>
                  <w:rPrChange w:author="Akshay Raveendran" w:date="2025-07-22T14:51:00Z" w16du:dateUtc="2025-07-22T10:51:00Z" w:id="1163">
                    <w:rPr>
                      <w:rFonts w:ascii="Arial" w:hAnsi="Arial" w:eastAsia="Times New Roman" w:cs="Arial"/>
                      <w:b/>
                      <w:bCs/>
                      <w:color w:val="000000" w:themeColor="text1"/>
                      <w:sz w:val="22"/>
                      <w:szCs w:val="22"/>
                      <w:lang w:eastAsia="en-GB"/>
                    </w:rPr>
                  </w:rPrChange>
                </w:rPr>
                <w:t xml:space="preserve">   → Fetch and display "Vehicle Details" table from DRF form</w:t>
              </w:r>
            </w:ins>
          </w:p>
          <w:p w:rsidRPr="00302F0C" w:rsidR="00D4526C" w:rsidP="00850FCC" w:rsidRDefault="00D4526C" w14:paraId="7B4C6836" w14:textId="77777777">
            <w:pPr>
              <w:spacing w:after="0" w:line="240" w:lineRule="auto"/>
              <w:rPr>
                <w:ins w:author="Akshay Raveendran" w:date="2025-07-22T14:51:00Z" w16du:dateUtc="2025-07-22T10:51:00Z" w:id="1164"/>
                <w:rFonts w:ascii="Arial" w:hAnsi="Arial" w:cs="Arial"/>
                <w:color w:val="000000" w:themeColor="text1"/>
                <w:sz w:val="22"/>
                <w:szCs w:val="22"/>
              </w:rPr>
            </w:pPr>
          </w:p>
          <w:p w:rsidRPr="00302F0C" w:rsidR="00D4526C" w:rsidP="00850FCC" w:rsidRDefault="00D4526C" w14:paraId="48FD7222" w14:textId="77777777">
            <w:pPr>
              <w:spacing w:after="0" w:line="240" w:lineRule="auto"/>
              <w:rPr>
                <w:ins w:author="Akshay Raveendran" w:date="2025-07-22T14:50:00Z" w16du:dateUtc="2025-07-22T10:50:00Z" w:id="1165"/>
                <w:rFonts w:ascii="Arial" w:hAnsi="Arial" w:cs="Arial"/>
                <w:color w:val="000000" w:themeColor="text1"/>
                <w:sz w:val="22"/>
                <w:szCs w:val="22"/>
              </w:rPr>
            </w:pPr>
          </w:p>
          <w:p w:rsidRPr="00302F0C" w:rsidR="00A65C60" w:rsidP="00A65C60" w:rsidRDefault="00A65C60" w14:paraId="068ADD12" w14:textId="0BFD5F8D">
            <w:pPr>
              <w:spacing w:after="0" w:line="240" w:lineRule="auto"/>
              <w:rPr>
                <w:rFonts w:ascii="Arial" w:hAnsi="Arial" w:eastAsia="Times New Roman" w:cs="Arial"/>
                <w:color w:val="000000"/>
                <w:sz w:val="22"/>
                <w:szCs w:val="22"/>
                <w:lang w:eastAsia="en-GB"/>
              </w:rPr>
            </w:pPr>
            <w:ins w:author="Akshay Raveendran" w:date="2025-07-22T14:50:00Z" w16du:dateUtc="2025-07-22T10:50:00Z" w:id="1166">
              <w:r w:rsidRPr="00302F0C">
                <w:rPr>
                  <w:rFonts w:ascii="Arial" w:hAnsi="Arial" w:eastAsia="Times New Roman" w:cs="Arial"/>
                  <w:color w:val="000000"/>
                  <w:sz w:val="22"/>
                  <w:szCs w:val="22"/>
                  <w:lang w:eastAsia="en-GB"/>
                </w:rPr>
                <w:t>Option to edit to be given</w:t>
              </w:r>
            </w:ins>
          </w:p>
          <w:p w:rsidRPr="00302F0C" w:rsidR="009722C1" w:rsidP="00A65C60" w:rsidRDefault="009722C1" w14:paraId="7806A2F7" w14:textId="77777777">
            <w:pPr>
              <w:spacing w:after="0" w:line="240" w:lineRule="auto"/>
              <w:rPr>
                <w:rFonts w:ascii="Arial" w:hAnsi="Arial" w:eastAsia="Times New Roman" w:cs="Arial"/>
                <w:color w:val="000000"/>
                <w:sz w:val="22"/>
                <w:szCs w:val="22"/>
                <w:lang w:eastAsia="en-GB"/>
              </w:rPr>
            </w:pPr>
          </w:p>
          <w:p w:rsidRPr="00302F0C" w:rsidR="006B5D2C" w:rsidP="006B5D2C" w:rsidRDefault="006B5D2C" w14:paraId="250DB329" w14:textId="77777777">
            <w:pPr>
              <w:spacing w:after="0" w:line="240" w:lineRule="auto"/>
              <w:rPr>
                <w:rFonts w:ascii="Arial" w:hAnsi="Arial" w:eastAsia="Times New Roman" w:cs="Arial"/>
                <w:color w:val="000000"/>
                <w:sz w:val="22"/>
                <w:szCs w:val="22"/>
                <w:lang w:eastAsia="en-GB"/>
              </w:rPr>
            </w:pPr>
          </w:p>
          <w:p w:rsidRPr="00302F0C" w:rsidR="006B5D2C" w:rsidP="006B5D2C" w:rsidRDefault="006B5D2C" w14:paraId="199EE225" w14:textId="50CDA603">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w:t>
            </w:r>
            <w:r w:rsidRPr="00302F0C">
              <w:rPr>
                <w:rFonts w:ascii="Arial" w:hAnsi="Arial" w:eastAsia="Times New Roman" w:cs="Arial"/>
                <w:color w:val="000000"/>
                <w:sz w:val="22"/>
                <w:szCs w:val="22"/>
                <w:lang w:eastAsia="en-GB"/>
              </w:rPr>
              <w:tab/>
            </w:r>
            <w:r w:rsidRPr="00302F0C">
              <w:rPr>
                <w:rFonts w:ascii="Arial" w:hAnsi="Arial" w:eastAsia="Times New Roman" w:cs="Arial"/>
                <w:color w:val="000000"/>
                <w:sz w:val="22"/>
                <w:szCs w:val="22"/>
                <w:lang w:eastAsia="en-GB"/>
              </w:rPr>
              <w:t xml:space="preserve">PSSC user should be able to select/assign vendors for each line item in the </w:t>
            </w:r>
            <w:r w:rsidRPr="00302F0C" w:rsidR="005A6291">
              <w:rPr>
                <w:rFonts w:ascii="Arial" w:hAnsi="Arial" w:eastAsia="Times New Roman" w:cs="Arial"/>
                <w:color w:val="000000"/>
                <w:sz w:val="22"/>
                <w:szCs w:val="22"/>
                <w:lang w:eastAsia="en-GB"/>
              </w:rPr>
              <w:t xml:space="preserve">is auto populated </w:t>
            </w:r>
            <w:r w:rsidRPr="00302F0C">
              <w:rPr>
                <w:rFonts w:ascii="Arial" w:hAnsi="Arial" w:eastAsia="Times New Roman" w:cs="Arial"/>
                <w:color w:val="000000"/>
                <w:sz w:val="22"/>
                <w:szCs w:val="22"/>
                <w:lang w:eastAsia="en-GB"/>
              </w:rPr>
              <w:t>material</w:t>
            </w:r>
            <w:r w:rsidRPr="00302F0C" w:rsidR="000C1748">
              <w:rPr>
                <w:rFonts w:ascii="Arial" w:hAnsi="Arial" w:eastAsia="Times New Roman" w:cs="Arial"/>
                <w:color w:val="000000"/>
                <w:sz w:val="22"/>
                <w:szCs w:val="22"/>
                <w:lang w:eastAsia="en-GB"/>
              </w:rPr>
              <w:t>/vehicle</w:t>
            </w:r>
            <w:r w:rsidRPr="00302F0C">
              <w:rPr>
                <w:rFonts w:ascii="Arial" w:hAnsi="Arial" w:eastAsia="Times New Roman" w:cs="Arial"/>
                <w:color w:val="000000"/>
                <w:sz w:val="22"/>
                <w:szCs w:val="22"/>
                <w:lang w:eastAsia="en-GB"/>
              </w:rPr>
              <w:t xml:space="preserve"> details table</w:t>
            </w:r>
            <w:r w:rsidRPr="00302F0C" w:rsidR="005A6291">
              <w:rPr>
                <w:rFonts w:ascii="Arial" w:hAnsi="Arial" w:eastAsia="Times New Roman" w:cs="Arial"/>
                <w:color w:val="000000"/>
                <w:sz w:val="22"/>
                <w:szCs w:val="22"/>
                <w:lang w:eastAsia="en-GB"/>
              </w:rPr>
              <w:t xml:space="preserve"> as a new column</w:t>
            </w:r>
            <w:r w:rsidRPr="00302F0C">
              <w:rPr>
                <w:rFonts w:ascii="Arial" w:hAnsi="Arial" w:eastAsia="Times New Roman" w:cs="Arial"/>
                <w:color w:val="000000"/>
                <w:sz w:val="22"/>
                <w:szCs w:val="22"/>
                <w:lang w:eastAsia="en-GB"/>
              </w:rPr>
              <w:t xml:space="preserve"> </w:t>
            </w:r>
          </w:p>
          <w:p w:rsidRPr="00302F0C" w:rsidR="006B5D2C" w:rsidP="006B5D2C" w:rsidRDefault="006B5D2C" w14:paraId="7F566C65"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w:t>
            </w:r>
            <w:r w:rsidRPr="00302F0C">
              <w:rPr>
                <w:rFonts w:ascii="Arial" w:hAnsi="Arial" w:eastAsia="Times New Roman" w:cs="Arial"/>
                <w:color w:val="000000"/>
                <w:sz w:val="22"/>
                <w:szCs w:val="22"/>
                <w:lang w:eastAsia="en-GB"/>
              </w:rPr>
              <w:tab/>
            </w:r>
            <w:r w:rsidRPr="00302F0C">
              <w:rPr>
                <w:rFonts w:ascii="Arial" w:hAnsi="Arial" w:eastAsia="Times New Roman" w:cs="Arial"/>
                <w:color w:val="000000"/>
                <w:sz w:val="22"/>
                <w:szCs w:val="22"/>
                <w:lang w:eastAsia="en-GB"/>
              </w:rPr>
              <w:t xml:space="preserve">System should be able to fetch all the items selected for each vendor and then send consolidated mail capturing all requirements from a specific vendor </w:t>
            </w:r>
          </w:p>
          <w:p w:rsidRPr="00302F0C" w:rsidR="009722C1" w:rsidP="00A65C60" w:rsidRDefault="009722C1" w14:paraId="65F99578" w14:textId="77777777">
            <w:pPr>
              <w:spacing w:after="0" w:line="240" w:lineRule="auto"/>
              <w:rPr>
                <w:ins w:author="Akshay Raveendran" w:date="2025-07-22T14:49:00Z" w16du:dateUtc="2025-07-22T10:49:00Z" w:id="1167"/>
                <w:rFonts w:ascii="Arial" w:hAnsi="Arial" w:eastAsia="Times New Roman" w:cs="Arial"/>
                <w:color w:val="000000"/>
                <w:sz w:val="22"/>
                <w:szCs w:val="22"/>
                <w:lang w:eastAsia="en-GB"/>
                <w:rPrChange w:author="Akshay Raveendran" w:date="2025-07-22T14:50:00Z" w16du:dateUtc="2025-07-22T10:50:00Z" w:id="1168">
                  <w:rPr>
                    <w:ins w:author="Akshay Raveendran" w:date="2025-07-22T14:49:00Z" w16du:dateUtc="2025-07-22T10:49:00Z" w:id="1169"/>
                    <w:rFonts w:ascii="Arial" w:hAnsi="Arial" w:cs="Arial"/>
                    <w:b/>
                    <w:color w:val="000000" w:themeColor="text1"/>
                    <w:sz w:val="22"/>
                    <w:szCs w:val="22"/>
                  </w:rPr>
                </w:rPrChange>
              </w:rPr>
            </w:pPr>
          </w:p>
          <w:p w:rsidRPr="00302F0C" w:rsidR="00722D86" w:rsidP="0079397A" w:rsidRDefault="00722D86" w14:paraId="2F429A53" w14:textId="21F72FFB">
            <w:pPr>
              <w:spacing w:after="0" w:line="240" w:lineRule="auto"/>
              <w:rPr>
                <w:rFonts w:ascii="Arial" w:hAnsi="Arial" w:eastAsia="Times New Roman" w:cs="Arial"/>
                <w:color w:val="000000"/>
                <w:sz w:val="22"/>
                <w:szCs w:val="22"/>
                <w:lang w:eastAsia="en-GB"/>
              </w:rPr>
            </w:pPr>
          </w:p>
        </w:tc>
      </w:tr>
      <w:tr w:rsidRPr="00302F0C" w:rsidR="0079397A" w:rsidTr="00A929EA" w14:paraId="6632A970" w14:textId="77777777">
        <w:trPr>
          <w:trHeight w:val="290"/>
        </w:trPr>
        <w:tc>
          <w:tcPr>
            <w:tcW w:w="1960" w:type="dxa"/>
            <w:tcBorders>
              <w:top w:val="single" w:color="auto" w:sz="4" w:space="0"/>
              <w:left w:val="single" w:color="auto" w:sz="4" w:space="0"/>
              <w:bottom w:val="single" w:color="auto" w:sz="4" w:space="0"/>
              <w:right w:val="single" w:color="auto" w:sz="4" w:space="0"/>
            </w:tcBorders>
            <w:vAlign w:val="bottom"/>
          </w:tcPr>
          <w:p w:rsidRPr="00302F0C" w:rsidR="0079397A" w:rsidP="0079397A" w:rsidRDefault="0079397A" w14:paraId="4368AD12" w14:textId="3D01E359">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Photos of</w:t>
            </w:r>
            <w:r w:rsidRPr="00302F0C" w:rsidR="003113B7">
              <w:rPr>
                <w:rFonts w:ascii="Arial" w:hAnsi="Arial" w:cs="Arial"/>
                <w:color w:val="000000"/>
                <w:sz w:val="22"/>
                <w:szCs w:val="22"/>
              </w:rPr>
              <w:t xml:space="preserve"> </w:t>
            </w:r>
            <w:r w:rsidRPr="00302F0C">
              <w:rPr>
                <w:rFonts w:ascii="Arial" w:hAnsi="Arial" w:cs="Arial"/>
                <w:color w:val="000000"/>
                <w:sz w:val="22"/>
                <w:szCs w:val="22"/>
              </w:rPr>
              <w:t>Materials</w:t>
            </w:r>
            <w:r w:rsidRPr="00302F0C" w:rsidR="003113B7">
              <w:rPr>
                <w:rFonts w:ascii="Arial" w:hAnsi="Arial" w:cs="Arial"/>
                <w:color w:val="000000"/>
                <w:sz w:val="22"/>
                <w:szCs w:val="22"/>
              </w:rPr>
              <w:t xml:space="preserve"> </w:t>
            </w:r>
            <w:r w:rsidRPr="00302F0C" w:rsidR="003113B7">
              <w:rPr>
                <w:rFonts w:ascii="Arial" w:hAnsi="Arial" w:cs="Arial"/>
                <w:color w:val="FF0000"/>
                <w:sz w:val="22"/>
                <w:szCs w:val="22"/>
              </w:rPr>
              <w:t>*</w:t>
            </w:r>
          </w:p>
        </w:tc>
        <w:tc>
          <w:tcPr>
            <w:tcW w:w="3795" w:type="dxa"/>
            <w:tcBorders>
              <w:top w:val="single" w:color="auto" w:sz="4" w:space="0"/>
              <w:left w:val="nil"/>
              <w:bottom w:val="single" w:color="auto" w:sz="4" w:space="0"/>
              <w:right w:val="single" w:color="auto" w:sz="4" w:space="0"/>
            </w:tcBorders>
            <w:vAlign w:val="bottom"/>
          </w:tcPr>
          <w:p w:rsidRPr="00302F0C" w:rsidR="0079397A" w:rsidP="0079397A" w:rsidRDefault="00FD6DC0" w14:paraId="21C463BB" w14:textId="6BAD2743">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 xml:space="preserve">Auto </w:t>
            </w:r>
            <w:r w:rsidRPr="00302F0C" w:rsidR="00F63210">
              <w:rPr>
                <w:rFonts w:ascii="Arial" w:hAnsi="Arial" w:cs="Arial"/>
                <w:color w:val="000000"/>
                <w:sz w:val="22"/>
                <w:szCs w:val="22"/>
              </w:rPr>
              <w:t>populate</w:t>
            </w:r>
            <w:ins w:author="Akshay Raveendran" w:date="2025-07-22T14:44:00Z" w16du:dateUtc="2025-07-22T10:44:00Z" w:id="1170">
              <w:r w:rsidRPr="00302F0C" w:rsidR="00757770">
                <w:rPr>
                  <w:rFonts w:ascii="Arial" w:hAnsi="Arial" w:cs="Arial"/>
                  <w:color w:val="000000"/>
                  <w:sz w:val="22"/>
                  <w:szCs w:val="22"/>
                </w:rPr>
                <w:t xml:space="preserve"> from DRF form</w:t>
              </w:r>
            </w:ins>
          </w:p>
        </w:tc>
        <w:tc>
          <w:tcPr>
            <w:tcW w:w="3780" w:type="dxa"/>
            <w:tcBorders>
              <w:top w:val="single" w:color="auto" w:sz="4" w:space="0"/>
              <w:left w:val="nil"/>
              <w:bottom w:val="single" w:color="auto" w:sz="4" w:space="0"/>
              <w:right w:val="single" w:color="auto" w:sz="4" w:space="0"/>
            </w:tcBorders>
            <w:vAlign w:val="center"/>
          </w:tcPr>
          <w:p w:rsidRPr="00302F0C" w:rsidR="0079397A" w:rsidP="0079397A" w:rsidRDefault="00C422B3" w14:paraId="0632CEC2" w14:textId="20520EBA">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Mandatory, Option edit or add more photos to be given</w:t>
            </w:r>
          </w:p>
        </w:tc>
      </w:tr>
      <w:tr w:rsidRPr="00302F0C" w:rsidR="00D74E25" w:rsidTr="00A929EA" w14:paraId="1AA64B38" w14:textId="77777777">
        <w:trPr>
          <w:trHeight w:val="290"/>
        </w:trPr>
        <w:tc>
          <w:tcPr>
            <w:tcW w:w="1960" w:type="dxa"/>
            <w:tcBorders>
              <w:top w:val="single" w:color="auto" w:sz="4" w:space="0"/>
              <w:left w:val="single" w:color="auto" w:sz="4" w:space="0"/>
              <w:bottom w:val="single" w:color="auto" w:sz="4" w:space="0"/>
              <w:right w:val="single" w:color="auto" w:sz="4" w:space="0"/>
            </w:tcBorders>
            <w:vAlign w:val="bottom"/>
          </w:tcPr>
          <w:p w:rsidRPr="00302F0C" w:rsidR="00D74E25" w:rsidP="00D74E25" w:rsidRDefault="00D74E25" w14:paraId="60E50509" w14:textId="06FD47E2">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Name and contact of in-charge</w:t>
            </w:r>
            <w:r w:rsidRPr="00302F0C">
              <w:rPr>
                <w:rFonts w:ascii="Arial" w:hAnsi="Arial" w:cs="Arial"/>
                <w:color w:val="FF0000"/>
                <w:sz w:val="22"/>
                <w:szCs w:val="22"/>
              </w:rPr>
              <w:t>*</w:t>
            </w:r>
          </w:p>
        </w:tc>
        <w:tc>
          <w:tcPr>
            <w:tcW w:w="3795" w:type="dxa"/>
            <w:tcBorders>
              <w:top w:val="single" w:color="auto" w:sz="4" w:space="0"/>
              <w:left w:val="nil"/>
              <w:bottom w:val="single" w:color="auto" w:sz="4" w:space="0"/>
              <w:right w:val="single" w:color="auto" w:sz="4" w:space="0"/>
            </w:tcBorders>
            <w:vAlign w:val="bottom"/>
          </w:tcPr>
          <w:p w:rsidRPr="00302F0C" w:rsidR="00D74E25" w:rsidP="00D74E25" w:rsidRDefault="00D74E25" w14:paraId="4CFF1C89" w14:textId="785228CC">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Auto populate</w:t>
            </w:r>
            <w:ins w:author="Akshay Raveendran" w:date="2025-07-22T14:44:00Z" w16du:dateUtc="2025-07-22T10:44:00Z" w:id="1171">
              <w:r w:rsidRPr="00302F0C" w:rsidR="00757770">
                <w:rPr>
                  <w:rFonts w:ascii="Arial" w:hAnsi="Arial" w:cs="Arial"/>
                  <w:color w:val="000000"/>
                  <w:sz w:val="22"/>
                  <w:szCs w:val="22"/>
                </w:rPr>
                <w:t xml:space="preserve"> from DRF form</w:t>
              </w:r>
            </w:ins>
          </w:p>
        </w:tc>
        <w:tc>
          <w:tcPr>
            <w:tcW w:w="3780" w:type="dxa"/>
            <w:tcBorders>
              <w:top w:val="single" w:color="auto" w:sz="4" w:space="0"/>
              <w:left w:val="nil"/>
              <w:bottom w:val="single" w:color="auto" w:sz="4" w:space="0"/>
              <w:right w:val="single" w:color="auto" w:sz="4" w:space="0"/>
            </w:tcBorders>
            <w:vAlign w:val="center"/>
          </w:tcPr>
          <w:p w:rsidRPr="00302F0C" w:rsidR="00D74E25" w:rsidP="00D74E25" w:rsidRDefault="00D74E25" w14:paraId="71F68DAE" w14:textId="44D93769">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Option to edit to be given</w:t>
            </w:r>
          </w:p>
        </w:tc>
      </w:tr>
      <w:tr w:rsidRPr="00302F0C" w:rsidR="00D74E25" w:rsidTr="00A929EA" w14:paraId="165BF148" w14:textId="77777777">
        <w:trPr>
          <w:trHeight w:val="290"/>
        </w:trPr>
        <w:tc>
          <w:tcPr>
            <w:tcW w:w="1960" w:type="dxa"/>
            <w:tcBorders>
              <w:top w:val="single" w:color="auto" w:sz="4" w:space="0"/>
              <w:left w:val="single" w:color="auto" w:sz="4" w:space="0"/>
              <w:bottom w:val="single" w:color="auto" w:sz="4" w:space="0"/>
              <w:right w:val="single" w:color="auto" w:sz="4" w:space="0"/>
            </w:tcBorders>
            <w:vAlign w:val="bottom"/>
          </w:tcPr>
          <w:p w:rsidRPr="00302F0C" w:rsidR="00D74E25" w:rsidP="00D74E25" w:rsidRDefault="00D74E25" w14:paraId="78A05252" w14:textId="59009E3F">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Location of the material</w:t>
            </w:r>
          </w:p>
        </w:tc>
        <w:tc>
          <w:tcPr>
            <w:tcW w:w="3795" w:type="dxa"/>
            <w:tcBorders>
              <w:top w:val="single" w:color="auto" w:sz="4" w:space="0"/>
              <w:left w:val="nil"/>
              <w:bottom w:val="single" w:color="auto" w:sz="4" w:space="0"/>
              <w:right w:val="single" w:color="auto" w:sz="4" w:space="0"/>
            </w:tcBorders>
            <w:vAlign w:val="bottom"/>
          </w:tcPr>
          <w:p w:rsidRPr="00302F0C" w:rsidR="00D74E25" w:rsidP="00D74E25" w:rsidRDefault="00D74E25" w14:paraId="39830FB9" w14:textId="53B1015E">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Auto populate </w:t>
            </w:r>
            <w:ins w:author="Akshay Raveendran" w:date="2025-07-22T14:44:00Z" w16du:dateUtc="2025-07-22T10:44:00Z" w:id="1172">
              <w:r w:rsidRPr="00302F0C" w:rsidR="00757770">
                <w:rPr>
                  <w:rFonts w:ascii="Arial" w:hAnsi="Arial" w:cs="Arial"/>
                  <w:color w:val="000000"/>
                  <w:sz w:val="22"/>
                  <w:szCs w:val="22"/>
                </w:rPr>
                <w:t>from DRF form</w:t>
              </w:r>
            </w:ins>
          </w:p>
        </w:tc>
        <w:tc>
          <w:tcPr>
            <w:tcW w:w="3780" w:type="dxa"/>
            <w:tcBorders>
              <w:top w:val="single" w:color="auto" w:sz="4" w:space="0"/>
              <w:left w:val="nil"/>
              <w:bottom w:val="single" w:color="auto" w:sz="4" w:space="0"/>
              <w:right w:val="single" w:color="auto" w:sz="4" w:space="0"/>
            </w:tcBorders>
            <w:vAlign w:val="center"/>
          </w:tcPr>
          <w:p w:rsidRPr="00302F0C" w:rsidR="00D74E25" w:rsidP="00D74E25" w:rsidRDefault="00D74E25" w14:paraId="73FEF077" w14:textId="521F44DD">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Option to edit to be given</w:t>
            </w:r>
          </w:p>
        </w:tc>
      </w:tr>
      <w:tr w:rsidRPr="00302F0C" w:rsidR="007532E9" w:rsidTr="00A929EA" w14:paraId="3DA56E1F" w14:textId="77777777">
        <w:trPr>
          <w:trHeight w:val="290"/>
          <w:ins w:author="Akshay Raveendran" w:date="2025-07-22T14:55:00Z" w:id="1173"/>
        </w:trPr>
        <w:tc>
          <w:tcPr>
            <w:tcW w:w="1960" w:type="dxa"/>
            <w:tcBorders>
              <w:top w:val="single" w:color="auto" w:sz="4" w:space="0"/>
              <w:left w:val="single" w:color="auto" w:sz="4" w:space="0"/>
              <w:bottom w:val="single" w:color="auto" w:sz="4" w:space="0"/>
              <w:right w:val="single" w:color="auto" w:sz="4" w:space="0"/>
            </w:tcBorders>
            <w:vAlign w:val="bottom"/>
          </w:tcPr>
          <w:p w:rsidRPr="00302F0C" w:rsidR="007532E9" w:rsidP="007532E9" w:rsidRDefault="007532E9" w14:paraId="3C696A2F" w14:textId="563C3782">
            <w:pPr>
              <w:spacing w:after="0" w:line="240" w:lineRule="auto"/>
              <w:rPr>
                <w:ins w:author="Akshay Raveendran" w:date="2025-07-22T14:55:00Z" w16du:dateUtc="2025-07-22T10:55:00Z" w:id="1174"/>
                <w:rFonts w:ascii="Arial" w:hAnsi="Arial" w:cs="Arial"/>
                <w:color w:val="000000"/>
                <w:sz w:val="22"/>
                <w:szCs w:val="22"/>
              </w:rPr>
            </w:pPr>
            <w:ins w:author="Akshay Raveendran" w:date="2025-07-22T14:55:00Z" w16du:dateUtc="2025-07-22T10:55:00Z" w:id="1175">
              <w:r w:rsidRPr="00302F0C">
                <w:rPr>
                  <w:rFonts w:ascii="Arial" w:hAnsi="Arial" w:cs="Arial"/>
                  <w:color w:val="000000"/>
                  <w:sz w:val="22"/>
                  <w:szCs w:val="22"/>
                </w:rPr>
                <w:t>Preferred Quotation Due Date:</w:t>
              </w:r>
              <w:r w:rsidRPr="00302F0C">
                <w:rPr>
                  <w:rFonts w:ascii="Arial" w:hAnsi="Arial" w:cs="Arial"/>
                  <w:color w:val="FF0000"/>
                  <w:sz w:val="22"/>
                  <w:szCs w:val="22"/>
                </w:rPr>
                <w:t xml:space="preserve"> *</w:t>
              </w:r>
            </w:ins>
          </w:p>
        </w:tc>
        <w:tc>
          <w:tcPr>
            <w:tcW w:w="3795" w:type="dxa"/>
            <w:tcBorders>
              <w:top w:val="single" w:color="auto" w:sz="4" w:space="0"/>
              <w:left w:val="nil"/>
              <w:bottom w:val="single" w:color="auto" w:sz="4" w:space="0"/>
              <w:right w:val="single" w:color="auto" w:sz="4" w:space="0"/>
            </w:tcBorders>
            <w:vAlign w:val="bottom"/>
          </w:tcPr>
          <w:p w:rsidRPr="00302F0C" w:rsidR="007532E9" w:rsidP="007532E9" w:rsidRDefault="007532E9" w14:paraId="331B52AF" w14:textId="5F2A4845">
            <w:pPr>
              <w:spacing w:after="0" w:line="240" w:lineRule="auto"/>
              <w:rPr>
                <w:ins w:author="Akshay Raveendran" w:date="2025-07-22T14:55:00Z" w16du:dateUtc="2025-07-22T10:55:00Z" w:id="1176"/>
                <w:rFonts w:ascii="Arial" w:hAnsi="Arial" w:eastAsia="Times New Roman" w:cs="Arial"/>
                <w:color w:val="000000"/>
                <w:sz w:val="22"/>
                <w:szCs w:val="22"/>
                <w:lang w:eastAsia="en-GB"/>
              </w:rPr>
            </w:pPr>
            <w:ins w:author="Akshay Raveendran" w:date="2025-07-22T14:55:00Z" w16du:dateUtc="2025-07-22T10:55:00Z" w:id="1177">
              <w:r w:rsidRPr="00302F0C">
                <w:rPr>
                  <w:rFonts w:ascii="Arial" w:hAnsi="Arial" w:cs="Arial"/>
                  <w:color w:val="000000"/>
                  <w:sz w:val="22"/>
                  <w:szCs w:val="22"/>
                </w:rPr>
                <w:t>Dropdown - Calendar</w:t>
              </w:r>
            </w:ins>
          </w:p>
        </w:tc>
        <w:tc>
          <w:tcPr>
            <w:tcW w:w="3780" w:type="dxa"/>
            <w:tcBorders>
              <w:top w:val="single" w:color="auto" w:sz="4" w:space="0"/>
              <w:left w:val="nil"/>
              <w:bottom w:val="single" w:color="auto" w:sz="4" w:space="0"/>
              <w:right w:val="single" w:color="auto" w:sz="4" w:space="0"/>
            </w:tcBorders>
            <w:vAlign w:val="center"/>
          </w:tcPr>
          <w:p w:rsidRPr="00302F0C" w:rsidR="007532E9" w:rsidP="007532E9" w:rsidRDefault="007532E9" w14:paraId="3A3FD399" w14:textId="74237B4B">
            <w:pPr>
              <w:spacing w:after="0" w:line="240" w:lineRule="auto"/>
              <w:rPr>
                <w:ins w:author="Akshay Raveendran" w:date="2025-07-22T14:55:00Z" w16du:dateUtc="2025-07-22T10:55:00Z" w:id="1178"/>
                <w:rFonts w:ascii="Arial" w:hAnsi="Arial" w:eastAsia="Times New Roman" w:cs="Arial"/>
                <w:color w:val="000000"/>
                <w:sz w:val="22"/>
                <w:szCs w:val="22"/>
                <w:lang w:eastAsia="en-GB"/>
              </w:rPr>
            </w:pPr>
            <w:ins w:author="Akshay Raveendran" w:date="2025-07-22T14:55:00Z" w16du:dateUtc="2025-07-22T10:55:00Z" w:id="1179">
              <w:r w:rsidRPr="00302F0C">
                <w:rPr>
                  <w:rFonts w:ascii="Arial" w:hAnsi="Arial" w:eastAsia="Times New Roman" w:cs="Arial"/>
                  <w:color w:val="000000"/>
                  <w:sz w:val="22"/>
                  <w:szCs w:val="22"/>
                  <w:lang w:eastAsia="en-GB"/>
                </w:rPr>
                <w:t>Mandatory</w:t>
              </w:r>
            </w:ins>
          </w:p>
        </w:tc>
      </w:tr>
      <w:tr w:rsidRPr="00302F0C" w:rsidR="007532E9" w14:paraId="6261E6ED" w14:textId="77777777">
        <w:trPr>
          <w:trHeight w:val="290"/>
        </w:trPr>
        <w:tc>
          <w:tcPr>
            <w:tcW w:w="5755" w:type="dxa"/>
            <w:gridSpan w:val="2"/>
            <w:tcBorders>
              <w:top w:val="single" w:color="auto" w:sz="4" w:space="0"/>
              <w:left w:val="single" w:color="auto" w:sz="4" w:space="0"/>
              <w:bottom w:val="single" w:color="auto" w:sz="4" w:space="0"/>
              <w:right w:val="single" w:color="auto" w:sz="4" w:space="0"/>
            </w:tcBorders>
          </w:tcPr>
          <w:p w:rsidRPr="00302F0C" w:rsidR="007532E9" w:rsidP="007532E9" w:rsidRDefault="007532E9" w14:paraId="2CB25075" w14:textId="0B0CE16D">
            <w:pPr>
              <w:spacing w:after="0" w:line="240" w:lineRule="auto"/>
              <w:rPr>
                <w:rFonts w:ascii="Arial" w:hAnsi="Arial" w:eastAsia="Times New Roman" w:cs="Arial"/>
                <w:color w:val="000000"/>
                <w:sz w:val="22"/>
                <w:szCs w:val="22"/>
                <w:lang w:eastAsia="en-GB"/>
              </w:rPr>
            </w:pPr>
            <w:r w:rsidRPr="00302F0C">
              <w:rPr>
                <w:rFonts w:ascii="Arial" w:hAnsi="Arial" w:cs="Arial"/>
                <w:b/>
              </w:rPr>
              <w:t xml:space="preserve">Vendor details </w:t>
            </w:r>
          </w:p>
        </w:tc>
        <w:tc>
          <w:tcPr>
            <w:tcW w:w="3780" w:type="dxa"/>
            <w:tcBorders>
              <w:top w:val="single" w:color="auto" w:sz="4" w:space="0"/>
              <w:left w:val="nil"/>
              <w:bottom w:val="single" w:color="auto" w:sz="4" w:space="0"/>
              <w:right w:val="single" w:color="auto" w:sz="4" w:space="0"/>
            </w:tcBorders>
            <w:vAlign w:val="center"/>
          </w:tcPr>
          <w:p w:rsidRPr="00302F0C" w:rsidR="007532E9" w:rsidP="007532E9" w:rsidRDefault="007532E9" w14:paraId="4FC56288" w14:textId="2C202A56">
            <w:pPr>
              <w:spacing w:after="0" w:line="240" w:lineRule="auto"/>
              <w:rPr>
                <w:rFonts w:ascii="Arial" w:hAnsi="Arial" w:eastAsia="Times New Roman" w:cs="Arial"/>
                <w:color w:val="000000"/>
                <w:sz w:val="22"/>
                <w:szCs w:val="22"/>
                <w:lang w:eastAsia="en-GB"/>
              </w:rPr>
            </w:pPr>
            <w:r w:rsidRPr="00302F0C">
              <w:rPr>
                <w:rFonts w:ascii="Arial" w:hAnsi="Arial" w:cs="Arial"/>
              </w:rPr>
              <w:t>"Add new vendor button"</w:t>
            </w:r>
          </w:p>
        </w:tc>
      </w:tr>
      <w:tr w:rsidRPr="00302F0C" w:rsidR="007532E9" w:rsidTr="00A929EA" w14:paraId="536F917B" w14:textId="77777777">
        <w:trPr>
          <w:trHeight w:val="290"/>
        </w:trPr>
        <w:tc>
          <w:tcPr>
            <w:tcW w:w="1960" w:type="dxa"/>
            <w:tcBorders>
              <w:top w:val="single" w:color="auto" w:sz="4" w:space="0"/>
              <w:left w:val="single" w:color="auto" w:sz="4" w:space="0"/>
              <w:bottom w:val="single" w:color="auto" w:sz="4" w:space="0"/>
              <w:right w:val="single" w:color="auto" w:sz="4" w:space="0"/>
            </w:tcBorders>
            <w:vAlign w:val="bottom"/>
          </w:tcPr>
          <w:p w:rsidRPr="00302F0C" w:rsidR="007532E9" w:rsidP="007532E9" w:rsidRDefault="007532E9" w14:paraId="536F9B4C" w14:textId="11333709">
            <w:pPr>
              <w:spacing w:after="0" w:line="240" w:lineRule="auto"/>
              <w:rPr>
                <w:rFonts w:ascii="Arial" w:hAnsi="Arial" w:cs="Arial"/>
                <w:b/>
              </w:rPr>
            </w:pPr>
            <w:r w:rsidRPr="00302F0C">
              <w:rPr>
                <w:rFonts w:ascii="Arial" w:hAnsi="Arial" w:cs="Arial"/>
                <w:color w:val="000000"/>
                <w:sz w:val="22"/>
                <w:szCs w:val="22"/>
              </w:rPr>
              <w:t>Vendor Name</w:t>
            </w:r>
            <w:r w:rsidRPr="00302F0C">
              <w:rPr>
                <w:rFonts w:ascii="Arial" w:hAnsi="Arial" w:cs="Arial"/>
                <w:color w:val="FF0000"/>
                <w:sz w:val="22"/>
                <w:szCs w:val="22"/>
              </w:rPr>
              <w:t>*</w:t>
            </w:r>
          </w:p>
        </w:tc>
        <w:tc>
          <w:tcPr>
            <w:tcW w:w="3795" w:type="dxa"/>
            <w:tcBorders>
              <w:top w:val="single" w:color="auto" w:sz="4" w:space="0"/>
              <w:left w:val="nil"/>
              <w:bottom w:val="single" w:color="auto" w:sz="4" w:space="0"/>
              <w:right w:val="single" w:color="auto" w:sz="4" w:space="0"/>
            </w:tcBorders>
            <w:vAlign w:val="bottom"/>
          </w:tcPr>
          <w:p w:rsidRPr="00302F0C" w:rsidR="007532E9" w:rsidP="007532E9" w:rsidRDefault="007532E9" w14:paraId="7BA5968F" w14:textId="27326A2F">
            <w:pPr>
              <w:spacing w:after="0" w:line="240" w:lineRule="auto"/>
              <w:rPr>
                <w:rFonts w:ascii="Arial" w:hAnsi="Arial" w:cs="Arial"/>
              </w:rPr>
            </w:pPr>
            <w:r w:rsidRPr="00302F0C">
              <w:rPr>
                <w:rFonts w:ascii="Arial" w:hAnsi="Arial" w:cs="Arial"/>
                <w:color w:val="000000"/>
                <w:sz w:val="22"/>
                <w:szCs w:val="22"/>
              </w:rPr>
              <w:t xml:space="preserve">Dropdown </w:t>
            </w:r>
            <w:commentRangeStart w:id="1180"/>
            <w:commentRangeStart w:id="1181"/>
            <w:r w:rsidRPr="00302F0C">
              <w:rPr>
                <w:rFonts w:ascii="Arial" w:hAnsi="Arial" w:cs="Arial"/>
                <w:color w:val="000000"/>
                <w:sz w:val="22"/>
                <w:szCs w:val="22"/>
              </w:rPr>
              <w:t>(Allow multiple inputs)</w:t>
            </w:r>
            <w:commentRangeEnd w:id="1180"/>
            <w:r w:rsidRPr="00302F0C">
              <w:rPr>
                <w:rStyle w:val="CommentReference"/>
                <w:rFonts w:ascii="Arial" w:hAnsi="Arial" w:cs="Arial"/>
                <w:sz w:val="21"/>
                <w:szCs w:val="21"/>
              </w:rPr>
              <w:commentReference w:id="1180"/>
            </w:r>
            <w:commentRangeEnd w:id="1181"/>
            <w:r w:rsidRPr="00302F0C">
              <w:rPr>
                <w:rStyle w:val="CommentReference"/>
                <w:rFonts w:ascii="Arial" w:hAnsi="Arial" w:cs="Arial"/>
                <w:sz w:val="21"/>
                <w:szCs w:val="21"/>
              </w:rPr>
              <w:commentReference w:id="1181"/>
            </w:r>
          </w:p>
        </w:tc>
        <w:tc>
          <w:tcPr>
            <w:tcW w:w="3780" w:type="dxa"/>
            <w:tcBorders>
              <w:top w:val="single" w:color="auto" w:sz="4" w:space="0"/>
              <w:left w:val="nil"/>
              <w:bottom w:val="single" w:color="auto" w:sz="4" w:space="0"/>
              <w:right w:val="single" w:color="auto" w:sz="4" w:space="0"/>
            </w:tcBorders>
            <w:vAlign w:val="bottom"/>
          </w:tcPr>
          <w:p w:rsidRPr="00302F0C" w:rsidR="007532E9" w:rsidP="007532E9" w:rsidRDefault="007532E9" w14:paraId="1A8DF7FE" w14:textId="453B3663">
            <w:pPr>
              <w:spacing w:after="0" w:line="240" w:lineRule="auto"/>
              <w:rPr>
                <w:rFonts w:ascii="Arial" w:hAnsi="Arial" w:eastAsia="Times New Roman" w:cs="Arial"/>
                <w:color w:val="000000"/>
                <w:sz w:val="22"/>
                <w:szCs w:val="22"/>
                <w:lang w:eastAsia="en-GB"/>
              </w:rPr>
            </w:pPr>
            <w:r w:rsidRPr="00302F0C">
              <w:rPr>
                <w:rFonts w:ascii="Arial" w:hAnsi="Arial" w:cs="Arial"/>
                <w:color w:val="000000" w:themeColor="text1"/>
                <w:sz w:val="22"/>
                <w:szCs w:val="22"/>
              </w:rPr>
              <w:t xml:space="preserve">Mandatory, </w:t>
            </w:r>
            <w:ins w:author="Akshay Raveendran" w:date="2025-07-22T14:52:00Z" w16du:dateUtc="2025-07-22T10:52:00Z" w:id="1182">
              <w:r w:rsidRPr="00302F0C">
                <w:rPr>
                  <w:rFonts w:ascii="Arial" w:hAnsi="Arial" w:cs="Arial"/>
                  <w:color w:val="000000" w:themeColor="text1"/>
                  <w:sz w:val="22"/>
                  <w:szCs w:val="22"/>
                </w:rPr>
                <w:t>Fetch</w:t>
              </w:r>
            </w:ins>
            <w:commentRangeStart w:id="1183"/>
            <w:commentRangeStart w:id="1184"/>
            <w:del w:author="Akshay Raveendran" w:date="2025-07-22T14:52:00Z" w16du:dateUtc="2025-07-22T10:52:00Z" w:id="1185">
              <w:r w:rsidRPr="00302F0C" w:rsidDel="00665296">
                <w:rPr>
                  <w:rFonts w:ascii="Arial" w:hAnsi="Arial" w:cs="Arial"/>
                  <w:color w:val="000000" w:themeColor="text1"/>
                  <w:sz w:val="22"/>
                  <w:szCs w:val="22"/>
                </w:rPr>
                <w:delText>Preloaded</w:delText>
              </w:r>
            </w:del>
            <w:r w:rsidRPr="00302F0C">
              <w:rPr>
                <w:rFonts w:ascii="Arial" w:hAnsi="Arial" w:cs="Arial"/>
                <w:color w:val="000000" w:themeColor="text1"/>
                <w:sz w:val="22"/>
                <w:szCs w:val="22"/>
              </w:rPr>
              <w:t xml:space="preserve"> vendor</w:t>
            </w:r>
            <w:ins w:author="Akshay Raveendran" w:date="2025-07-17T14:47:00Z" w16du:dateUtc="2025-07-17T10:47:00Z" w:id="1186">
              <w:r w:rsidRPr="00302F0C">
                <w:rPr>
                  <w:rFonts w:ascii="Arial" w:hAnsi="Arial" w:cs="Arial"/>
                  <w:color w:val="000000" w:themeColor="text1"/>
                  <w:sz w:val="22"/>
                  <w:szCs w:val="22"/>
                </w:rPr>
                <w:t xml:space="preserve"> data</w:t>
              </w:r>
            </w:ins>
            <w:ins w:author="Akshay Raveendran" w:date="2025-07-22T14:52:00Z" w16du:dateUtc="2025-07-22T10:52:00Z" w:id="1187">
              <w:r w:rsidRPr="00302F0C">
                <w:rPr>
                  <w:rFonts w:ascii="Arial" w:hAnsi="Arial" w:cs="Arial"/>
                  <w:color w:val="000000" w:themeColor="text1"/>
                  <w:sz w:val="22"/>
                  <w:szCs w:val="22"/>
                </w:rPr>
                <w:t xml:space="preserve"> </w:t>
              </w:r>
            </w:ins>
            <w:ins w:author="Akshay Raveendran" w:date="2025-07-17T14:47:00Z" w16du:dateUtc="2025-07-17T10:47:00Z" w:id="1188">
              <w:r w:rsidRPr="00302F0C">
                <w:rPr>
                  <w:rFonts w:ascii="Arial" w:hAnsi="Arial" w:cs="Arial"/>
                  <w:color w:val="000000" w:themeColor="text1"/>
                  <w:sz w:val="22"/>
                  <w:szCs w:val="22"/>
                </w:rPr>
                <w:t>from D365</w:t>
              </w:r>
            </w:ins>
            <w:r w:rsidRPr="00302F0C">
              <w:rPr>
                <w:rFonts w:ascii="Arial" w:hAnsi="Arial" w:cs="Arial"/>
                <w:color w:val="000000" w:themeColor="text1"/>
                <w:sz w:val="22"/>
                <w:szCs w:val="22"/>
              </w:rPr>
              <w:t xml:space="preserve"> </w:t>
            </w:r>
            <w:commentRangeEnd w:id="1183"/>
            <w:r w:rsidRPr="00302F0C">
              <w:rPr>
                <w:rStyle w:val="CommentReference"/>
                <w:rFonts w:ascii="Arial" w:hAnsi="Arial" w:cs="Arial"/>
                <w:color w:val="000000" w:themeColor="text1"/>
                <w:sz w:val="22"/>
                <w:szCs w:val="22"/>
              </w:rPr>
              <w:commentReference w:id="1183"/>
            </w:r>
            <w:commentRangeEnd w:id="1184"/>
            <w:r w:rsidRPr="00302F0C">
              <w:rPr>
                <w:rStyle w:val="CommentReference"/>
                <w:rFonts w:ascii="Arial" w:hAnsi="Arial" w:cs="Arial"/>
                <w:color w:val="000000" w:themeColor="text1"/>
                <w:sz w:val="22"/>
                <w:szCs w:val="22"/>
              </w:rPr>
              <w:commentReference w:id="1184"/>
            </w:r>
            <w:del w:author="Akshay Raveendran" w:date="2025-07-17T14:47:00Z" w16du:dateUtc="2025-07-17T10:47:00Z" w:id="1189">
              <w:r w:rsidRPr="00302F0C" w:rsidDel="00F156FF">
                <w:rPr>
                  <w:rFonts w:ascii="Arial" w:hAnsi="Arial" w:cs="Arial"/>
                  <w:color w:val="000000" w:themeColor="text1"/>
                  <w:sz w:val="22"/>
                  <w:szCs w:val="22"/>
                </w:rPr>
                <w:delText>master data</w:delText>
              </w:r>
            </w:del>
            <w:r w:rsidRPr="00302F0C">
              <w:rPr>
                <w:rFonts w:ascii="Arial" w:hAnsi="Arial" w:cs="Arial"/>
                <w:color w:val="000000" w:themeColor="text1"/>
                <w:sz w:val="22"/>
                <w:szCs w:val="22"/>
              </w:rPr>
              <w:t xml:space="preserve"> </w:t>
            </w:r>
          </w:p>
        </w:tc>
      </w:tr>
      <w:tr w:rsidRPr="00302F0C" w:rsidR="004777D1" w:rsidTr="00A929EA" w14:paraId="4B6F3B91" w14:textId="77777777">
        <w:trPr>
          <w:trHeight w:val="290"/>
        </w:trPr>
        <w:tc>
          <w:tcPr>
            <w:tcW w:w="1960" w:type="dxa"/>
            <w:tcBorders>
              <w:top w:val="single" w:color="auto" w:sz="4" w:space="0"/>
              <w:left w:val="single" w:color="auto" w:sz="4" w:space="0"/>
              <w:bottom w:val="single" w:color="auto" w:sz="4" w:space="0"/>
              <w:right w:val="single" w:color="auto" w:sz="4" w:space="0"/>
            </w:tcBorders>
            <w:vAlign w:val="bottom"/>
          </w:tcPr>
          <w:p w:rsidRPr="00302F0C" w:rsidR="004777D1" w:rsidP="004777D1" w:rsidRDefault="004777D1" w14:paraId="7A2CFD16" w14:textId="7D329892">
            <w:pPr>
              <w:spacing w:after="0" w:line="240" w:lineRule="auto"/>
              <w:rPr>
                <w:rFonts w:ascii="Arial" w:hAnsi="Arial" w:cs="Arial"/>
                <w:b/>
              </w:rPr>
            </w:pPr>
            <w:ins w:author="Akshay Raveendran" w:date="2025-07-20T23:28:00Z" w16du:dateUtc="2025-07-20T19:28:00Z" w:id="1190">
              <w:r w:rsidRPr="00302F0C">
                <w:rPr>
                  <w:rFonts w:ascii="Arial" w:hAnsi="Arial" w:cs="Arial"/>
                  <w:color w:val="000000"/>
                  <w:sz w:val="22"/>
                  <w:szCs w:val="22"/>
                </w:rPr>
                <w:t>Vendor Contact Person</w:t>
              </w:r>
            </w:ins>
          </w:p>
        </w:tc>
        <w:tc>
          <w:tcPr>
            <w:tcW w:w="3795" w:type="dxa"/>
            <w:tcBorders>
              <w:top w:val="single" w:color="auto" w:sz="4" w:space="0"/>
              <w:left w:val="nil"/>
              <w:bottom w:val="single" w:color="auto" w:sz="4" w:space="0"/>
              <w:right w:val="single" w:color="auto" w:sz="4" w:space="0"/>
            </w:tcBorders>
            <w:vAlign w:val="bottom"/>
          </w:tcPr>
          <w:p w:rsidRPr="00302F0C" w:rsidR="004777D1" w:rsidP="004777D1" w:rsidRDefault="004777D1" w14:paraId="2AF63A4B" w14:textId="30D76B57">
            <w:pPr>
              <w:spacing w:after="0" w:line="240" w:lineRule="auto"/>
              <w:rPr>
                <w:rFonts w:ascii="Arial" w:hAnsi="Arial" w:cs="Arial"/>
              </w:rPr>
            </w:pPr>
            <w:r w:rsidRPr="00302F0C">
              <w:rPr>
                <w:rFonts w:ascii="Arial" w:hAnsi="Arial" w:cs="Arial"/>
                <w:color w:val="000000"/>
                <w:sz w:val="22"/>
                <w:szCs w:val="22"/>
              </w:rPr>
              <w:t>Autopopulated</w:t>
            </w:r>
          </w:p>
        </w:tc>
        <w:tc>
          <w:tcPr>
            <w:tcW w:w="3780" w:type="dxa"/>
            <w:tcBorders>
              <w:top w:val="single" w:color="auto" w:sz="4" w:space="0"/>
              <w:left w:val="nil"/>
              <w:bottom w:val="single" w:color="auto" w:sz="4" w:space="0"/>
              <w:right w:val="single" w:color="auto" w:sz="4" w:space="0"/>
            </w:tcBorders>
            <w:vAlign w:val="bottom"/>
          </w:tcPr>
          <w:p w:rsidRPr="00302F0C" w:rsidR="004777D1" w:rsidP="004777D1" w:rsidRDefault="004777D1" w14:paraId="4327081E" w14:textId="533DC045">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With option to update/edit</w:t>
            </w:r>
          </w:p>
        </w:tc>
      </w:tr>
      <w:tr w:rsidRPr="00302F0C" w:rsidR="004777D1" w:rsidTr="00A929EA" w14:paraId="5DFA279C" w14:textId="77777777">
        <w:trPr>
          <w:trHeight w:val="290"/>
        </w:trPr>
        <w:tc>
          <w:tcPr>
            <w:tcW w:w="1960" w:type="dxa"/>
            <w:tcBorders>
              <w:top w:val="single" w:color="auto" w:sz="4" w:space="0"/>
              <w:left w:val="single" w:color="auto" w:sz="4" w:space="0"/>
              <w:bottom w:val="single" w:color="auto" w:sz="4" w:space="0"/>
              <w:right w:val="single" w:color="auto" w:sz="4" w:space="0"/>
            </w:tcBorders>
            <w:vAlign w:val="bottom"/>
          </w:tcPr>
          <w:p w:rsidRPr="00302F0C" w:rsidR="004777D1" w:rsidP="004777D1" w:rsidRDefault="004777D1" w14:paraId="054D0D42" w14:textId="18F4638E">
            <w:pPr>
              <w:spacing w:after="0" w:line="240" w:lineRule="auto"/>
              <w:rPr>
                <w:rFonts w:ascii="Arial" w:hAnsi="Arial" w:cs="Arial"/>
                <w:b/>
              </w:rPr>
            </w:pPr>
            <w:ins w:author="Akshay Raveendran" w:date="2025-07-20T23:28:00Z" w16du:dateUtc="2025-07-20T19:28:00Z" w:id="1191">
              <w:r w:rsidRPr="00302F0C">
                <w:rPr>
                  <w:rFonts w:ascii="Arial" w:hAnsi="Arial" w:cs="Arial"/>
                  <w:color w:val="000000"/>
                  <w:sz w:val="22"/>
                  <w:szCs w:val="22"/>
                </w:rPr>
                <w:t>Vendor Contact Email</w:t>
              </w:r>
            </w:ins>
          </w:p>
        </w:tc>
        <w:tc>
          <w:tcPr>
            <w:tcW w:w="3795" w:type="dxa"/>
            <w:tcBorders>
              <w:top w:val="single" w:color="auto" w:sz="4" w:space="0"/>
              <w:left w:val="nil"/>
              <w:bottom w:val="single" w:color="auto" w:sz="4" w:space="0"/>
              <w:right w:val="single" w:color="auto" w:sz="4" w:space="0"/>
            </w:tcBorders>
            <w:vAlign w:val="bottom"/>
          </w:tcPr>
          <w:p w:rsidRPr="00302F0C" w:rsidR="004777D1" w:rsidP="004777D1" w:rsidRDefault="004777D1" w14:paraId="78025FCF" w14:textId="66039D11">
            <w:pPr>
              <w:spacing w:after="0" w:line="240" w:lineRule="auto"/>
              <w:rPr>
                <w:rFonts w:ascii="Arial" w:hAnsi="Arial" w:cs="Arial"/>
              </w:rPr>
            </w:pPr>
            <w:r w:rsidRPr="00302F0C">
              <w:rPr>
                <w:rFonts w:ascii="Arial" w:hAnsi="Arial" w:cs="Arial"/>
                <w:color w:val="000000"/>
                <w:sz w:val="22"/>
                <w:szCs w:val="22"/>
              </w:rPr>
              <w:t>Autopopulated</w:t>
            </w:r>
          </w:p>
        </w:tc>
        <w:tc>
          <w:tcPr>
            <w:tcW w:w="3780" w:type="dxa"/>
            <w:tcBorders>
              <w:top w:val="single" w:color="auto" w:sz="4" w:space="0"/>
              <w:left w:val="nil"/>
              <w:bottom w:val="single" w:color="auto" w:sz="4" w:space="0"/>
              <w:right w:val="single" w:color="auto" w:sz="4" w:space="0"/>
            </w:tcBorders>
            <w:vAlign w:val="bottom"/>
          </w:tcPr>
          <w:p w:rsidRPr="00302F0C" w:rsidR="004777D1" w:rsidP="004777D1" w:rsidRDefault="004777D1" w14:paraId="0E22894E" w14:textId="33AD94A1">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With option to update/edit</w:t>
            </w:r>
          </w:p>
        </w:tc>
      </w:tr>
      <w:tr w:rsidRPr="00302F0C" w:rsidR="004777D1" w:rsidTr="00A929EA" w14:paraId="17EDDA9C" w14:textId="77777777">
        <w:trPr>
          <w:trHeight w:val="290"/>
        </w:trPr>
        <w:tc>
          <w:tcPr>
            <w:tcW w:w="1960" w:type="dxa"/>
            <w:tcBorders>
              <w:top w:val="single" w:color="auto" w:sz="4" w:space="0"/>
              <w:left w:val="single" w:color="auto" w:sz="4" w:space="0"/>
              <w:bottom w:val="single" w:color="auto" w:sz="4" w:space="0"/>
              <w:right w:val="single" w:color="auto" w:sz="4" w:space="0"/>
            </w:tcBorders>
            <w:vAlign w:val="bottom"/>
          </w:tcPr>
          <w:p w:rsidRPr="00302F0C" w:rsidR="004777D1" w:rsidP="004777D1" w:rsidRDefault="004777D1" w14:paraId="60CE874D" w14:textId="1A065021">
            <w:pPr>
              <w:spacing w:after="0" w:line="240" w:lineRule="auto"/>
              <w:rPr>
                <w:rFonts w:ascii="Arial" w:hAnsi="Arial" w:cs="Arial"/>
                <w:b/>
              </w:rPr>
            </w:pPr>
            <w:ins w:author="Akshay Raveendran" w:date="2025-07-20T23:28:00Z" w16du:dateUtc="2025-07-20T19:28:00Z" w:id="1192">
              <w:r w:rsidRPr="00302F0C">
                <w:rPr>
                  <w:rFonts w:ascii="Arial" w:hAnsi="Arial" w:cs="Arial"/>
                  <w:color w:val="000000"/>
                  <w:sz w:val="22"/>
                  <w:szCs w:val="22"/>
                </w:rPr>
                <w:t>Vendor Contact Number</w:t>
              </w:r>
            </w:ins>
          </w:p>
        </w:tc>
        <w:tc>
          <w:tcPr>
            <w:tcW w:w="3795" w:type="dxa"/>
            <w:tcBorders>
              <w:top w:val="single" w:color="auto" w:sz="4" w:space="0"/>
              <w:left w:val="nil"/>
              <w:bottom w:val="single" w:color="auto" w:sz="4" w:space="0"/>
              <w:right w:val="single" w:color="auto" w:sz="4" w:space="0"/>
            </w:tcBorders>
            <w:vAlign w:val="bottom"/>
          </w:tcPr>
          <w:p w:rsidRPr="00302F0C" w:rsidR="004777D1" w:rsidP="004777D1" w:rsidRDefault="004777D1" w14:paraId="6E2989EF" w14:textId="5A7CE033">
            <w:pPr>
              <w:spacing w:after="0" w:line="240" w:lineRule="auto"/>
              <w:rPr>
                <w:rFonts w:ascii="Arial" w:hAnsi="Arial" w:cs="Arial"/>
              </w:rPr>
            </w:pPr>
            <w:r w:rsidRPr="00302F0C">
              <w:rPr>
                <w:rFonts w:ascii="Arial" w:hAnsi="Arial" w:cs="Arial"/>
                <w:color w:val="000000"/>
                <w:sz w:val="22"/>
                <w:szCs w:val="22"/>
              </w:rPr>
              <w:t>Autopopulated</w:t>
            </w:r>
          </w:p>
        </w:tc>
        <w:tc>
          <w:tcPr>
            <w:tcW w:w="3780" w:type="dxa"/>
            <w:tcBorders>
              <w:top w:val="single" w:color="auto" w:sz="4" w:space="0"/>
              <w:left w:val="nil"/>
              <w:bottom w:val="single" w:color="auto" w:sz="4" w:space="0"/>
              <w:right w:val="single" w:color="auto" w:sz="4" w:space="0"/>
            </w:tcBorders>
            <w:vAlign w:val="bottom"/>
          </w:tcPr>
          <w:p w:rsidRPr="00302F0C" w:rsidR="004777D1" w:rsidP="004777D1" w:rsidRDefault="004777D1" w14:paraId="4A9D846B" w14:textId="03B1DED2">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With option to update/edit</w:t>
            </w:r>
          </w:p>
        </w:tc>
      </w:tr>
      <w:tr w:rsidRPr="00302F0C" w:rsidR="007532E9" w:rsidTr="00A929EA" w14:paraId="75E9D413" w14:textId="77777777">
        <w:trPr>
          <w:trHeight w:val="290"/>
        </w:trPr>
        <w:tc>
          <w:tcPr>
            <w:tcW w:w="1960" w:type="dxa"/>
            <w:tcBorders>
              <w:top w:val="single" w:color="auto" w:sz="4" w:space="0"/>
              <w:left w:val="single" w:color="auto" w:sz="4" w:space="0"/>
              <w:bottom w:val="single" w:color="auto" w:sz="4" w:space="0"/>
              <w:right w:val="single" w:color="auto" w:sz="4" w:space="0"/>
            </w:tcBorders>
            <w:vAlign w:val="center"/>
          </w:tcPr>
          <w:p w:rsidRPr="00302F0C" w:rsidR="007532E9" w:rsidP="007532E9" w:rsidRDefault="007532E9" w14:paraId="754F9278" w14:textId="4A37A087">
            <w:pPr>
              <w:spacing w:after="0" w:line="240" w:lineRule="auto"/>
              <w:rPr>
                <w:rFonts w:ascii="Arial" w:hAnsi="Arial" w:cs="Arial"/>
                <w:b/>
              </w:rPr>
            </w:pPr>
            <w:r w:rsidRPr="00302F0C">
              <w:rPr>
                <w:rFonts w:ascii="Arial" w:hAnsi="Arial" w:cs="Arial"/>
                <w:color w:val="000000"/>
                <w:sz w:val="22"/>
                <w:szCs w:val="22"/>
              </w:rPr>
              <w:t xml:space="preserve">Email Subject </w:t>
            </w:r>
            <w:r w:rsidRPr="00302F0C">
              <w:rPr>
                <w:rFonts w:ascii="Arial" w:hAnsi="Arial" w:cs="Arial"/>
                <w:color w:val="FF0000"/>
                <w:sz w:val="22"/>
                <w:szCs w:val="22"/>
              </w:rPr>
              <w:t>*</w:t>
            </w:r>
          </w:p>
        </w:tc>
        <w:tc>
          <w:tcPr>
            <w:tcW w:w="3795" w:type="dxa"/>
            <w:tcBorders>
              <w:top w:val="single" w:color="auto" w:sz="4" w:space="0"/>
              <w:left w:val="nil"/>
              <w:bottom w:val="single" w:color="auto" w:sz="4" w:space="0"/>
              <w:right w:val="single" w:color="auto" w:sz="4" w:space="0"/>
            </w:tcBorders>
            <w:vAlign w:val="center"/>
          </w:tcPr>
          <w:p w:rsidRPr="00302F0C" w:rsidR="007532E9" w:rsidP="007532E9" w:rsidRDefault="007532E9" w14:paraId="08B2FAA3" w14:textId="531642E5">
            <w:pPr>
              <w:spacing w:after="0" w:line="240" w:lineRule="auto"/>
              <w:rPr>
                <w:rFonts w:ascii="Arial" w:hAnsi="Arial" w:cs="Arial"/>
              </w:rPr>
            </w:pPr>
            <w:r w:rsidRPr="00302F0C">
              <w:rPr>
                <w:rFonts w:ascii="Arial" w:hAnsi="Arial" w:cs="Arial"/>
                <w:color w:val="000000"/>
                <w:sz w:val="22"/>
                <w:szCs w:val="22"/>
              </w:rPr>
              <w:t>Text field</w:t>
            </w:r>
          </w:p>
        </w:tc>
        <w:tc>
          <w:tcPr>
            <w:tcW w:w="3780" w:type="dxa"/>
            <w:tcBorders>
              <w:top w:val="single" w:color="auto" w:sz="4" w:space="0"/>
              <w:left w:val="nil"/>
              <w:bottom w:val="single" w:color="auto" w:sz="4" w:space="0"/>
              <w:right w:val="single" w:color="auto" w:sz="4" w:space="0"/>
            </w:tcBorders>
            <w:vAlign w:val="center"/>
          </w:tcPr>
          <w:p w:rsidRPr="00302F0C" w:rsidR="007532E9" w:rsidP="007532E9" w:rsidRDefault="007532E9" w14:paraId="5545E833" w14:textId="497358AB">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 xml:space="preserve">Default Template: "Request for Quotation/Pickup - [Material Type]" </w:t>
            </w:r>
            <w:r w:rsidRPr="00302F0C">
              <w:rPr>
                <w:rFonts w:ascii="Arial" w:hAnsi="Arial" w:cs="Arial"/>
                <w:b/>
                <w:bCs/>
                <w:color w:val="000000"/>
                <w:sz w:val="22"/>
                <w:szCs w:val="22"/>
                <w:rPrChange w:author="Akshay Raveendran" w:date="2025-07-22T14:53:00Z" w16du:dateUtc="2025-07-22T10:53:00Z" w:id="1193">
                  <w:rPr>
                    <w:rFonts w:ascii="Arial" w:hAnsi="Arial" w:cs="Arial"/>
                    <w:color w:val="000000"/>
                    <w:sz w:val="22"/>
                    <w:szCs w:val="22"/>
                  </w:rPr>
                </w:rPrChange>
              </w:rPr>
              <w:t>with option to edit</w:t>
            </w:r>
          </w:p>
        </w:tc>
      </w:tr>
      <w:tr w:rsidRPr="00302F0C" w:rsidR="007532E9" w:rsidTr="00A929EA" w14:paraId="68FF71DB" w14:textId="77777777">
        <w:trPr>
          <w:trHeight w:val="290"/>
        </w:trPr>
        <w:tc>
          <w:tcPr>
            <w:tcW w:w="1960" w:type="dxa"/>
            <w:tcBorders>
              <w:top w:val="single" w:color="auto" w:sz="4" w:space="0"/>
              <w:left w:val="single" w:color="auto" w:sz="4" w:space="0"/>
              <w:bottom w:val="single" w:color="auto" w:sz="4" w:space="0"/>
              <w:right w:val="single" w:color="auto" w:sz="4" w:space="0"/>
            </w:tcBorders>
            <w:vAlign w:val="center"/>
          </w:tcPr>
          <w:p w:rsidRPr="00302F0C" w:rsidR="007532E9" w:rsidP="007532E9" w:rsidRDefault="007532E9" w14:paraId="2679DE28" w14:textId="635C45DF">
            <w:pPr>
              <w:spacing w:after="0" w:line="240" w:lineRule="auto"/>
              <w:rPr>
                <w:rFonts w:ascii="Arial" w:hAnsi="Arial" w:cs="Arial"/>
                <w:b/>
              </w:rPr>
            </w:pPr>
            <w:r w:rsidRPr="00302F0C">
              <w:rPr>
                <w:rFonts w:ascii="Arial" w:hAnsi="Arial" w:cs="Arial"/>
                <w:color w:val="000000"/>
                <w:sz w:val="22"/>
                <w:szCs w:val="22"/>
              </w:rPr>
              <w:t xml:space="preserve">Email Body </w:t>
            </w:r>
            <w:r w:rsidRPr="00302F0C">
              <w:rPr>
                <w:rFonts w:ascii="Arial" w:hAnsi="Arial" w:cs="Arial"/>
                <w:color w:val="FF0000"/>
                <w:sz w:val="22"/>
                <w:szCs w:val="22"/>
              </w:rPr>
              <w:t>*</w:t>
            </w:r>
          </w:p>
        </w:tc>
        <w:tc>
          <w:tcPr>
            <w:tcW w:w="3795" w:type="dxa"/>
            <w:tcBorders>
              <w:top w:val="single" w:color="auto" w:sz="4" w:space="0"/>
              <w:left w:val="nil"/>
              <w:bottom w:val="single" w:color="auto" w:sz="4" w:space="0"/>
              <w:right w:val="single" w:color="auto" w:sz="4" w:space="0"/>
            </w:tcBorders>
            <w:vAlign w:val="center"/>
          </w:tcPr>
          <w:p w:rsidRPr="00302F0C" w:rsidR="007532E9" w:rsidP="007532E9" w:rsidRDefault="007532E9" w14:paraId="2C4C64BF" w14:textId="65F169EE">
            <w:pPr>
              <w:spacing w:after="0" w:line="240" w:lineRule="auto"/>
              <w:rPr>
                <w:rFonts w:ascii="Arial" w:hAnsi="Arial" w:cs="Arial"/>
              </w:rPr>
            </w:pPr>
            <w:r w:rsidRPr="00302F0C">
              <w:rPr>
                <w:rFonts w:ascii="Arial" w:hAnsi="Arial" w:cs="Arial"/>
                <w:color w:val="000000"/>
                <w:sz w:val="22"/>
                <w:szCs w:val="22"/>
              </w:rPr>
              <w:t>Text area (Rich text)</w:t>
            </w:r>
          </w:p>
        </w:tc>
        <w:tc>
          <w:tcPr>
            <w:tcW w:w="3780" w:type="dxa"/>
            <w:tcBorders>
              <w:top w:val="single" w:color="auto" w:sz="4" w:space="0"/>
              <w:left w:val="nil"/>
              <w:bottom w:val="single" w:color="auto" w:sz="4" w:space="0"/>
              <w:right w:val="single" w:color="auto" w:sz="4" w:space="0"/>
            </w:tcBorders>
            <w:vAlign w:val="center"/>
          </w:tcPr>
          <w:p w:rsidRPr="00302F0C" w:rsidR="007532E9" w:rsidP="007532E9" w:rsidRDefault="007532E9" w14:paraId="09C1C06B" w14:textId="6DB47DF6">
            <w:pPr>
              <w:spacing w:after="0" w:line="240" w:lineRule="auto"/>
              <w:rPr>
                <w:rFonts w:ascii="Arial" w:hAnsi="Arial" w:eastAsia="Times New Roman" w:cs="Arial"/>
                <w:color w:val="000000"/>
                <w:sz w:val="22"/>
                <w:szCs w:val="22"/>
                <w:lang w:eastAsia="en-GB"/>
              </w:rPr>
            </w:pPr>
            <w:del w:author="Akshay Raveendran" w:date="2025-07-22T14:54:00Z" w16du:dateUtc="2025-07-22T10:54:00Z" w:id="1194">
              <w:r w:rsidRPr="00302F0C" w:rsidDel="007532E9">
                <w:rPr>
                  <w:rFonts w:ascii="Arial" w:hAnsi="Arial" w:cs="Arial"/>
                  <w:color w:val="000000"/>
                  <w:sz w:val="22"/>
                  <w:szCs w:val="22"/>
                </w:rPr>
                <w:delText>(</w:delText>
              </w:r>
            </w:del>
            <w:del w:author="Akshay Raveendran" w:date="2025-07-22T14:53:00Z" w16du:dateUtc="2025-07-22T10:53:00Z" w:id="1195">
              <w:r w:rsidRPr="00302F0C" w:rsidDel="007532E9">
                <w:rPr>
                  <w:rFonts w:ascii="Arial" w:hAnsi="Arial" w:cs="Arial"/>
                  <w:color w:val="000000"/>
                  <w:sz w:val="22"/>
                  <w:szCs w:val="22"/>
                </w:rPr>
                <w:delText xml:space="preserve">Editable) </w:delText>
              </w:r>
            </w:del>
            <w:r w:rsidRPr="00302F0C">
              <w:rPr>
                <w:rFonts w:ascii="Arial" w:hAnsi="Arial" w:cs="Arial"/>
                <w:color w:val="000000"/>
                <w:sz w:val="22"/>
                <w:szCs w:val="22"/>
              </w:rPr>
              <w:t xml:space="preserve">Auto-filled basic template + allow user to modify before sending, </w:t>
            </w:r>
            <w:r w:rsidRPr="00302F0C">
              <w:rPr>
                <w:rFonts w:ascii="Arial" w:hAnsi="Arial" w:cs="Arial"/>
                <w:b/>
                <w:bCs/>
                <w:color w:val="000000"/>
                <w:sz w:val="22"/>
                <w:szCs w:val="22"/>
                <w:rPrChange w:author="Akshay Raveendran" w:date="2025-07-22T14:54:00Z" w16du:dateUtc="2025-07-22T10:54:00Z" w:id="1196">
                  <w:rPr>
                    <w:rFonts w:ascii="Arial" w:hAnsi="Arial" w:cs="Arial"/>
                    <w:color w:val="000000"/>
                    <w:sz w:val="22"/>
                    <w:szCs w:val="22"/>
                  </w:rPr>
                </w:rPrChange>
              </w:rPr>
              <w:t>with option to edit</w:t>
            </w:r>
          </w:p>
        </w:tc>
      </w:tr>
      <w:tr w:rsidRPr="00302F0C" w:rsidR="007532E9" w:rsidTr="00A929EA" w14:paraId="139ADAB4" w14:textId="77777777">
        <w:trPr>
          <w:trHeight w:val="290"/>
        </w:trPr>
        <w:tc>
          <w:tcPr>
            <w:tcW w:w="1960" w:type="dxa"/>
            <w:tcBorders>
              <w:top w:val="single" w:color="auto" w:sz="4" w:space="0"/>
              <w:left w:val="single" w:color="auto" w:sz="4" w:space="0"/>
              <w:bottom w:val="single" w:color="auto" w:sz="4" w:space="0"/>
              <w:right w:val="single" w:color="auto" w:sz="4" w:space="0"/>
            </w:tcBorders>
            <w:vAlign w:val="bottom"/>
          </w:tcPr>
          <w:p w:rsidRPr="00302F0C" w:rsidR="007532E9" w:rsidP="007532E9" w:rsidRDefault="007532E9" w14:paraId="2ABFC61C" w14:textId="3AFF785B">
            <w:pPr>
              <w:spacing w:after="0" w:line="240" w:lineRule="auto"/>
              <w:rPr>
                <w:rFonts w:ascii="Arial" w:hAnsi="Arial" w:cs="Arial"/>
                <w:b/>
              </w:rPr>
            </w:pPr>
            <w:r w:rsidRPr="00302F0C">
              <w:rPr>
                <w:rFonts w:ascii="Arial" w:hAnsi="Arial" w:cs="Arial"/>
                <w:color w:val="000000"/>
                <w:sz w:val="22"/>
                <w:szCs w:val="22"/>
              </w:rPr>
              <w:t>Default Email Body Template:</w:t>
            </w:r>
          </w:p>
        </w:tc>
        <w:tc>
          <w:tcPr>
            <w:tcW w:w="3795" w:type="dxa"/>
            <w:tcBorders>
              <w:top w:val="single" w:color="auto" w:sz="4" w:space="0"/>
              <w:left w:val="nil"/>
              <w:bottom w:val="single" w:color="auto" w:sz="4" w:space="0"/>
              <w:right w:val="single" w:color="auto" w:sz="4" w:space="0"/>
            </w:tcBorders>
            <w:vAlign w:val="bottom"/>
          </w:tcPr>
          <w:p w:rsidRPr="00302F0C" w:rsidR="007532E9" w:rsidP="007532E9" w:rsidRDefault="007532E9" w14:paraId="30586D3B" w14:textId="77777777">
            <w:pPr>
              <w:spacing w:after="0" w:line="240" w:lineRule="auto"/>
              <w:rPr>
                <w:rFonts w:ascii="Arial" w:hAnsi="Arial" w:cs="Arial"/>
                <w:color w:val="000000"/>
                <w:sz w:val="22"/>
                <w:szCs w:val="22"/>
              </w:rPr>
            </w:pPr>
            <w:r w:rsidRPr="00302F0C">
              <w:rPr>
                <w:rFonts w:ascii="Arial" w:hAnsi="Arial" w:cs="Arial"/>
                <w:color w:val="000000"/>
                <w:sz w:val="22"/>
                <w:szCs w:val="22"/>
              </w:rPr>
              <w:t>Dear [Vendor Contact Person],</w:t>
            </w:r>
            <w:r w:rsidRPr="00302F0C">
              <w:rPr>
                <w:rFonts w:ascii="Arial" w:hAnsi="Arial" w:cs="Arial"/>
                <w:color w:val="000000"/>
                <w:sz w:val="22"/>
                <w:szCs w:val="22"/>
              </w:rPr>
              <w:br/>
            </w:r>
            <w:r w:rsidRPr="00302F0C">
              <w:rPr>
                <w:rFonts w:ascii="Arial" w:hAnsi="Arial" w:cs="Arial"/>
                <w:color w:val="000000"/>
                <w:sz w:val="22"/>
                <w:szCs w:val="22"/>
              </w:rPr>
              <w:br/>
            </w:r>
            <w:r w:rsidRPr="00302F0C">
              <w:rPr>
                <w:rFonts w:ascii="Arial" w:hAnsi="Arial" w:cs="Arial"/>
                <w:color w:val="000000"/>
                <w:sz w:val="22"/>
                <w:szCs w:val="22"/>
              </w:rPr>
              <w:t>We request your quotation/site visit for the following materials marked for Disposal/Sale:</w:t>
            </w:r>
            <w:r w:rsidRPr="00302F0C">
              <w:rPr>
                <w:rFonts w:ascii="Arial" w:hAnsi="Arial" w:cs="Arial"/>
                <w:color w:val="000000"/>
                <w:sz w:val="22"/>
                <w:szCs w:val="22"/>
              </w:rPr>
              <w:br/>
            </w:r>
            <w:r w:rsidRPr="00302F0C">
              <w:rPr>
                <w:rFonts w:ascii="Arial" w:hAnsi="Arial" w:cs="Arial"/>
                <w:color w:val="000000"/>
                <w:sz w:val="22"/>
                <w:szCs w:val="22"/>
              </w:rPr>
              <w:br/>
            </w:r>
            <w:r w:rsidRPr="00302F0C">
              <w:rPr>
                <w:rFonts w:ascii="Arial" w:hAnsi="Arial" w:cs="Arial"/>
                <w:color w:val="000000"/>
                <w:sz w:val="22"/>
                <w:szCs w:val="22"/>
              </w:rPr>
              <w:t>Type of Material: [Scrap/Surplus/Asset/Vehicle]</w:t>
            </w:r>
          </w:p>
          <w:p w:rsidRPr="00302F0C" w:rsidR="007532E9" w:rsidP="007532E9" w:rsidRDefault="007532E9" w14:paraId="3BBAAA61" w14:textId="77777777">
            <w:pPr>
              <w:spacing w:after="0" w:line="240" w:lineRule="auto"/>
              <w:rPr>
                <w:rFonts w:ascii="Arial" w:hAnsi="Arial" w:cs="Arial"/>
                <w:color w:val="000000"/>
                <w:sz w:val="22"/>
                <w:szCs w:val="22"/>
              </w:rPr>
            </w:pPr>
          </w:p>
          <w:p w:rsidRPr="00302F0C" w:rsidR="007532E9" w:rsidP="007532E9" w:rsidRDefault="007532E9" w14:paraId="1E6C6491" w14:textId="50148E3A">
            <w:pPr>
              <w:spacing w:after="0" w:line="240" w:lineRule="auto"/>
              <w:rPr>
                <w:rFonts w:ascii="Arial" w:hAnsi="Arial" w:cs="Arial"/>
                <w:color w:val="000000"/>
                <w:sz w:val="22"/>
                <w:szCs w:val="22"/>
              </w:rPr>
            </w:pPr>
            <w:r w:rsidRPr="00302F0C">
              <w:rPr>
                <w:rFonts w:ascii="Arial" w:hAnsi="Arial" w:cs="Arial"/>
                <w:color w:val="000000"/>
                <w:sz w:val="22"/>
                <w:szCs w:val="22"/>
              </w:rPr>
              <w:t>Material detail:</w:t>
            </w:r>
          </w:p>
          <w:p w:rsidRPr="00302F0C" w:rsidR="007532E9" w:rsidP="007532E9" w:rsidRDefault="007532E9" w14:paraId="6548BC30" w14:textId="77777777">
            <w:pPr>
              <w:spacing w:after="0" w:line="240" w:lineRule="auto"/>
              <w:rPr>
                <w:rFonts w:ascii="Arial" w:hAnsi="Arial" w:cs="Arial"/>
                <w:color w:val="000000"/>
                <w:sz w:val="22"/>
                <w:szCs w:val="22"/>
              </w:rPr>
            </w:pPr>
            <w:r w:rsidRPr="00302F0C">
              <w:rPr>
                <w:rFonts w:ascii="Arial" w:hAnsi="Arial" w:cs="Arial"/>
                <w:color w:val="000000"/>
                <w:sz w:val="22"/>
                <w:szCs w:val="22"/>
              </w:rPr>
              <w:t>[SI No. | Item / Material Description | Weight (kg) | Original Cost (AED) | Selling Cost (AED)]</w:t>
            </w:r>
          </w:p>
          <w:p w:rsidRPr="00302F0C" w:rsidR="007532E9" w:rsidP="007532E9" w:rsidRDefault="007532E9" w14:paraId="3CFCB4BB" w14:textId="77777777">
            <w:pPr>
              <w:spacing w:after="0" w:line="240" w:lineRule="auto"/>
              <w:rPr>
                <w:rFonts w:ascii="Arial" w:hAnsi="Arial" w:cs="Arial"/>
                <w:color w:val="000000"/>
                <w:sz w:val="22"/>
                <w:szCs w:val="22"/>
              </w:rPr>
            </w:pPr>
          </w:p>
          <w:p w:rsidRPr="00302F0C" w:rsidR="007532E9" w:rsidP="007532E9" w:rsidRDefault="007532E9" w14:paraId="79654533" w14:textId="305160D6">
            <w:pPr>
              <w:spacing w:after="0" w:line="240" w:lineRule="auto"/>
              <w:rPr>
                <w:rFonts w:ascii="Arial" w:hAnsi="Arial" w:cs="Arial"/>
                <w:color w:val="000000"/>
                <w:sz w:val="22"/>
                <w:szCs w:val="22"/>
              </w:rPr>
            </w:pPr>
            <w:r w:rsidRPr="00302F0C">
              <w:rPr>
                <w:rFonts w:ascii="Arial" w:hAnsi="Arial" w:cs="Arial"/>
                <w:color w:val="000000"/>
                <w:sz w:val="22"/>
                <w:szCs w:val="22"/>
              </w:rPr>
              <w:t>Or</w:t>
            </w:r>
          </w:p>
          <w:p w:rsidRPr="00302F0C" w:rsidR="007532E9" w:rsidP="007532E9" w:rsidRDefault="007532E9" w14:paraId="6A21DE13" w14:textId="77777777">
            <w:pPr>
              <w:spacing w:after="0" w:line="240" w:lineRule="auto"/>
              <w:rPr>
                <w:rFonts w:ascii="Arial" w:hAnsi="Arial" w:cs="Arial"/>
                <w:color w:val="000000"/>
                <w:sz w:val="22"/>
                <w:szCs w:val="22"/>
              </w:rPr>
            </w:pPr>
          </w:p>
          <w:p w:rsidRPr="00302F0C" w:rsidR="007532E9" w:rsidP="007532E9" w:rsidRDefault="007532E9" w14:paraId="177111BC" w14:textId="5269B161">
            <w:pPr>
              <w:rPr>
                <w:rFonts w:ascii="Arial" w:hAnsi="Arial" w:cs="Arial"/>
                <w:color w:val="000000"/>
                <w:sz w:val="22"/>
                <w:szCs w:val="22"/>
              </w:rPr>
            </w:pPr>
            <w:r w:rsidRPr="00302F0C">
              <w:rPr>
                <w:rFonts w:ascii="Arial" w:hAnsi="Arial" w:cs="Arial"/>
                <w:color w:val="000000"/>
                <w:sz w:val="22"/>
                <w:szCs w:val="22"/>
              </w:rPr>
              <w:t>Vehicle details</w:t>
            </w:r>
          </w:p>
          <w:p w:rsidRPr="00302F0C" w:rsidR="007532E9" w:rsidP="007532E9" w:rsidRDefault="007532E9" w14:paraId="393DAE92" w14:textId="30434AB8">
            <w:pPr>
              <w:rPr>
                <w:rFonts w:ascii="Arial" w:hAnsi="Arial" w:cs="Arial"/>
                <w:color w:val="000000"/>
                <w:sz w:val="22"/>
                <w:szCs w:val="22"/>
              </w:rPr>
            </w:pPr>
            <w:r w:rsidRPr="00302F0C">
              <w:rPr>
                <w:rFonts w:ascii="Arial" w:hAnsi="Arial" w:cs="Arial"/>
                <w:color w:val="000000"/>
                <w:sz w:val="22"/>
                <w:szCs w:val="22"/>
              </w:rPr>
              <w:t xml:space="preserve"> [SI No. | Registration No | Make | Type | Manufacturing Year]</w:t>
            </w:r>
            <w:r w:rsidRPr="00302F0C">
              <w:rPr>
                <w:rFonts w:ascii="Arial" w:hAnsi="Arial" w:cs="Arial"/>
                <w:color w:val="000000"/>
                <w:sz w:val="22"/>
                <w:szCs w:val="22"/>
              </w:rPr>
              <w:br/>
            </w:r>
            <w:r w:rsidRPr="00302F0C">
              <w:rPr>
                <w:rFonts w:ascii="Arial" w:hAnsi="Arial" w:cs="Arial"/>
                <w:color w:val="000000"/>
                <w:sz w:val="22"/>
                <w:szCs w:val="22"/>
              </w:rPr>
              <w:br/>
            </w:r>
            <w:r w:rsidRPr="00302F0C">
              <w:rPr>
                <w:rFonts w:ascii="Arial" w:hAnsi="Arial" w:cs="Arial"/>
                <w:color w:val="000000"/>
                <w:sz w:val="22"/>
                <w:szCs w:val="22"/>
              </w:rPr>
              <w:t>Location: [Material Location]</w:t>
            </w:r>
            <w:r w:rsidRPr="00302F0C">
              <w:rPr>
                <w:rFonts w:ascii="Arial" w:hAnsi="Arial" w:cs="Arial"/>
                <w:color w:val="000000"/>
                <w:sz w:val="22"/>
                <w:szCs w:val="22"/>
              </w:rPr>
              <w:br/>
            </w:r>
            <w:r w:rsidRPr="00302F0C">
              <w:rPr>
                <w:rFonts w:ascii="Arial" w:hAnsi="Arial" w:cs="Arial"/>
                <w:color w:val="000000"/>
                <w:sz w:val="22"/>
                <w:szCs w:val="22"/>
              </w:rPr>
              <w:br/>
            </w:r>
            <w:r w:rsidRPr="00302F0C">
              <w:rPr>
                <w:rFonts w:ascii="Arial" w:hAnsi="Arial" w:cs="Arial"/>
                <w:color w:val="000000"/>
                <w:sz w:val="22"/>
                <w:szCs w:val="22"/>
              </w:rPr>
              <w:t>Kindly find attached supporting documents. Please revert by [Preferred Quotation Due Date].</w:t>
            </w:r>
          </w:p>
          <w:p w:rsidRPr="00302F0C" w:rsidR="007532E9" w:rsidP="007532E9" w:rsidRDefault="007532E9" w14:paraId="1A1FFB10" w14:textId="32D4F538">
            <w:pPr>
              <w:spacing w:after="0" w:line="240" w:lineRule="auto"/>
              <w:rPr>
                <w:rFonts w:ascii="Arial" w:hAnsi="Arial" w:cs="Arial"/>
              </w:rPr>
            </w:pPr>
            <w:r w:rsidRPr="00302F0C">
              <w:rPr>
                <w:rFonts w:ascii="Arial" w:hAnsi="Arial" w:cs="Arial"/>
                <w:color w:val="000000"/>
                <w:sz w:val="22"/>
                <w:szCs w:val="22"/>
              </w:rPr>
              <w:br/>
            </w:r>
            <w:r w:rsidRPr="00302F0C">
              <w:rPr>
                <w:rFonts w:ascii="Arial" w:hAnsi="Arial" w:cs="Arial"/>
                <w:color w:val="000000"/>
                <w:sz w:val="22"/>
                <w:szCs w:val="22"/>
              </w:rPr>
              <w:br/>
            </w:r>
            <w:r w:rsidRPr="00302F0C">
              <w:rPr>
                <w:rFonts w:ascii="Arial" w:hAnsi="Arial" w:cs="Arial"/>
                <w:color w:val="000000"/>
                <w:sz w:val="22"/>
                <w:szCs w:val="22"/>
              </w:rPr>
              <w:t>Regards,</w:t>
            </w:r>
            <w:r w:rsidRPr="00302F0C">
              <w:rPr>
                <w:rFonts w:ascii="Arial" w:hAnsi="Arial" w:cs="Arial"/>
                <w:color w:val="000000"/>
                <w:sz w:val="22"/>
                <w:szCs w:val="22"/>
              </w:rPr>
              <w:br/>
            </w:r>
            <w:r w:rsidRPr="00302F0C">
              <w:rPr>
                <w:rFonts w:ascii="Arial" w:hAnsi="Arial" w:cs="Arial"/>
                <w:color w:val="000000"/>
                <w:sz w:val="22"/>
                <w:szCs w:val="22"/>
              </w:rPr>
              <w:t>[PSSC Team Contact]</w:t>
            </w:r>
            <w:r w:rsidRPr="00302F0C">
              <w:rPr>
                <w:rFonts w:ascii="Arial" w:hAnsi="Arial" w:cs="Arial"/>
                <w:color w:val="000000"/>
                <w:sz w:val="22"/>
                <w:szCs w:val="22"/>
              </w:rPr>
              <w:br/>
            </w:r>
            <w:r w:rsidRPr="00302F0C">
              <w:rPr>
                <w:rFonts w:ascii="Arial" w:hAnsi="Arial" w:cs="Arial"/>
                <w:color w:val="000000"/>
                <w:sz w:val="22"/>
                <w:szCs w:val="22"/>
              </w:rPr>
              <w:t>[PSSC Email ID]</w:t>
            </w:r>
          </w:p>
        </w:tc>
        <w:tc>
          <w:tcPr>
            <w:tcW w:w="3780" w:type="dxa"/>
            <w:tcBorders>
              <w:top w:val="single" w:color="auto" w:sz="4" w:space="0"/>
              <w:left w:val="nil"/>
              <w:bottom w:val="single" w:color="auto" w:sz="4" w:space="0"/>
              <w:right w:val="single" w:color="auto" w:sz="4" w:space="0"/>
            </w:tcBorders>
            <w:vAlign w:val="center"/>
          </w:tcPr>
          <w:p w:rsidRPr="00302F0C" w:rsidR="007532E9" w:rsidP="007532E9" w:rsidRDefault="007532E9" w14:paraId="1FDCCE97" w14:textId="77777777">
            <w:pPr>
              <w:spacing w:after="0" w:line="240" w:lineRule="auto"/>
              <w:rPr>
                <w:rFonts w:ascii="Arial" w:hAnsi="Arial" w:cs="Arial"/>
                <w:color w:val="000000"/>
                <w:sz w:val="22"/>
                <w:szCs w:val="22"/>
              </w:rPr>
            </w:pPr>
            <w:r w:rsidRPr="00302F0C">
              <w:rPr>
                <w:rFonts w:ascii="Arial" w:hAnsi="Arial" w:cs="Arial"/>
                <w:color w:val="000000"/>
                <w:sz w:val="22"/>
                <w:szCs w:val="22"/>
              </w:rPr>
              <w:t>Fetch {Vendor Contact Person}, {Type of Material}, [Material Location], [PSSC Team Contact], [PSSC Email ID]</w:t>
            </w:r>
          </w:p>
          <w:p w:rsidRPr="00302F0C" w:rsidR="007532E9" w:rsidP="007532E9" w:rsidRDefault="007532E9" w14:paraId="127BD2EA" w14:textId="77777777">
            <w:pPr>
              <w:spacing w:after="0" w:line="240" w:lineRule="auto"/>
              <w:rPr>
                <w:rFonts w:ascii="Arial" w:hAnsi="Arial" w:cs="Arial"/>
                <w:color w:val="000000"/>
                <w:sz w:val="22"/>
                <w:szCs w:val="22"/>
              </w:rPr>
            </w:pPr>
            <w:r w:rsidRPr="00302F0C">
              <w:rPr>
                <w:rFonts w:ascii="Arial" w:hAnsi="Arial" w:cs="Arial"/>
                <w:color w:val="000000"/>
                <w:sz w:val="22"/>
                <w:szCs w:val="22"/>
              </w:rPr>
              <w:t>Option to edit mail body to be possible</w:t>
            </w:r>
          </w:p>
          <w:p w:rsidRPr="00302F0C" w:rsidR="007532E9" w:rsidP="007532E9" w:rsidRDefault="007532E9" w14:paraId="2EB69281" w14:textId="77777777">
            <w:pPr>
              <w:spacing w:after="0" w:line="240" w:lineRule="auto"/>
              <w:rPr>
                <w:rFonts w:ascii="Arial" w:hAnsi="Arial" w:cs="Arial"/>
                <w:color w:val="000000"/>
                <w:sz w:val="22"/>
                <w:szCs w:val="22"/>
              </w:rPr>
            </w:pPr>
          </w:p>
          <w:p w:rsidRPr="00302F0C" w:rsidR="007532E9" w:rsidP="007532E9" w:rsidRDefault="007532E9" w14:paraId="7C89579D" w14:textId="77777777">
            <w:pPr>
              <w:spacing w:after="0" w:line="240" w:lineRule="auto"/>
              <w:rPr>
                <w:rFonts w:ascii="Arial" w:hAnsi="Arial" w:cs="Arial"/>
                <w:color w:val="000000"/>
                <w:sz w:val="22"/>
                <w:szCs w:val="22"/>
              </w:rPr>
            </w:pPr>
            <w:r w:rsidRPr="00302F0C">
              <w:rPr>
                <w:rFonts w:ascii="Arial" w:hAnsi="Arial" w:cs="Arial"/>
                <w:color w:val="000000"/>
                <w:sz w:val="22"/>
                <w:szCs w:val="22"/>
              </w:rPr>
              <w:t>This should be dynamic based on “Request type” field selection, with option to edit and option to update template.</w:t>
            </w:r>
          </w:p>
          <w:p w:rsidRPr="00302F0C" w:rsidR="007532E9" w:rsidP="007532E9" w:rsidRDefault="007532E9" w14:paraId="78169FAE" w14:textId="77777777">
            <w:pPr>
              <w:spacing w:after="0" w:line="240" w:lineRule="auto"/>
              <w:rPr>
                <w:rFonts w:ascii="Arial" w:hAnsi="Arial" w:cs="Arial"/>
                <w:color w:val="000000"/>
                <w:sz w:val="22"/>
                <w:szCs w:val="22"/>
              </w:rPr>
            </w:pPr>
          </w:p>
          <w:p w:rsidRPr="00302F0C" w:rsidR="007532E9" w:rsidP="007532E9" w:rsidRDefault="007532E9" w14:paraId="64DBBFF1" w14:textId="77777777">
            <w:pPr>
              <w:spacing w:after="0" w:line="240" w:lineRule="auto"/>
              <w:rPr>
                <w:rFonts w:ascii="Arial" w:hAnsi="Arial" w:cs="Arial"/>
                <w:color w:val="000000"/>
                <w:sz w:val="22"/>
                <w:szCs w:val="22"/>
              </w:rPr>
            </w:pPr>
          </w:p>
          <w:p w:rsidRPr="00302F0C" w:rsidR="007532E9" w:rsidP="007532E9" w:rsidRDefault="007532E9" w14:paraId="32F26843" w14:textId="77777777">
            <w:pPr>
              <w:spacing w:after="0" w:line="240" w:lineRule="auto"/>
              <w:rPr>
                <w:rFonts w:ascii="Arial" w:hAnsi="Arial" w:cs="Arial"/>
                <w:color w:val="000000"/>
                <w:sz w:val="22"/>
                <w:szCs w:val="22"/>
              </w:rPr>
            </w:pPr>
          </w:p>
          <w:p w:rsidRPr="00302F0C" w:rsidR="007532E9" w:rsidP="007532E9" w:rsidRDefault="007532E9" w14:paraId="2271822D" w14:textId="77777777">
            <w:pPr>
              <w:spacing w:after="0" w:line="240" w:lineRule="auto"/>
              <w:rPr>
                <w:rFonts w:ascii="Arial" w:hAnsi="Arial" w:cs="Arial"/>
                <w:color w:val="000000"/>
                <w:sz w:val="22"/>
                <w:szCs w:val="22"/>
              </w:rPr>
            </w:pPr>
          </w:p>
          <w:p w:rsidRPr="00302F0C" w:rsidR="007532E9" w:rsidP="007532E9" w:rsidRDefault="007532E9" w14:paraId="2CA811F8" w14:textId="77777777">
            <w:pPr>
              <w:spacing w:after="0" w:line="240" w:lineRule="auto"/>
              <w:rPr>
                <w:rFonts w:ascii="Arial" w:hAnsi="Arial" w:cs="Arial"/>
                <w:color w:val="000000"/>
                <w:sz w:val="22"/>
                <w:szCs w:val="22"/>
              </w:rPr>
            </w:pPr>
          </w:p>
          <w:p w:rsidRPr="00302F0C" w:rsidR="007532E9" w:rsidP="007532E9" w:rsidRDefault="007532E9" w14:paraId="4A4413A4" w14:textId="77777777">
            <w:pPr>
              <w:spacing w:after="0" w:line="240" w:lineRule="auto"/>
              <w:rPr>
                <w:rFonts w:ascii="Arial" w:hAnsi="Arial" w:cs="Arial"/>
                <w:color w:val="000000"/>
                <w:sz w:val="22"/>
                <w:szCs w:val="22"/>
              </w:rPr>
            </w:pPr>
          </w:p>
          <w:p w:rsidRPr="00302F0C" w:rsidR="007532E9" w:rsidP="007532E9" w:rsidRDefault="007532E9" w14:paraId="41F63A38" w14:textId="77777777">
            <w:pPr>
              <w:spacing w:after="0" w:line="240" w:lineRule="auto"/>
              <w:rPr>
                <w:rFonts w:ascii="Arial" w:hAnsi="Arial" w:cs="Arial"/>
                <w:color w:val="000000"/>
                <w:sz w:val="22"/>
                <w:szCs w:val="22"/>
              </w:rPr>
            </w:pPr>
          </w:p>
          <w:p w:rsidRPr="00302F0C" w:rsidR="007532E9" w:rsidP="007532E9" w:rsidRDefault="007532E9" w14:paraId="72026E4C" w14:textId="77777777">
            <w:pPr>
              <w:spacing w:after="0" w:line="240" w:lineRule="auto"/>
              <w:rPr>
                <w:rFonts w:ascii="Arial" w:hAnsi="Arial" w:cs="Arial"/>
                <w:color w:val="000000"/>
                <w:sz w:val="22"/>
                <w:szCs w:val="22"/>
              </w:rPr>
            </w:pPr>
          </w:p>
          <w:p w:rsidRPr="00302F0C" w:rsidR="007532E9" w:rsidP="007532E9" w:rsidRDefault="007532E9" w14:paraId="6EB0C228" w14:textId="77777777">
            <w:pPr>
              <w:spacing w:after="0" w:line="240" w:lineRule="auto"/>
              <w:rPr>
                <w:rFonts w:ascii="Arial" w:hAnsi="Arial" w:cs="Arial"/>
                <w:color w:val="000000"/>
                <w:sz w:val="22"/>
                <w:szCs w:val="22"/>
              </w:rPr>
            </w:pPr>
          </w:p>
          <w:p w:rsidRPr="00302F0C" w:rsidR="007532E9" w:rsidP="007532E9" w:rsidRDefault="007532E9" w14:paraId="6849FB87" w14:textId="77777777">
            <w:pPr>
              <w:spacing w:after="0" w:line="240" w:lineRule="auto"/>
              <w:rPr>
                <w:rFonts w:ascii="Arial" w:hAnsi="Arial" w:cs="Arial"/>
                <w:color w:val="000000"/>
                <w:sz w:val="22"/>
                <w:szCs w:val="22"/>
              </w:rPr>
            </w:pPr>
          </w:p>
          <w:p w:rsidRPr="00302F0C" w:rsidR="007532E9" w:rsidP="007532E9" w:rsidRDefault="007532E9" w14:paraId="57EF54F3" w14:textId="63DC042F">
            <w:pPr>
              <w:spacing w:after="0" w:line="240" w:lineRule="auto"/>
              <w:rPr>
                <w:rFonts w:ascii="Arial" w:hAnsi="Arial" w:cs="Arial"/>
                <w:color w:val="000000"/>
                <w:sz w:val="22"/>
                <w:szCs w:val="22"/>
              </w:rPr>
            </w:pPr>
          </w:p>
        </w:tc>
      </w:tr>
      <w:tr w:rsidRPr="00302F0C" w:rsidR="007532E9" w:rsidDel="007532E9" w:rsidTr="00A929EA" w14:paraId="36C664B4" w14:textId="70014B0D">
        <w:trPr>
          <w:trHeight w:val="290"/>
          <w:del w:author="Akshay Raveendran" w:date="2025-07-22T14:55:00Z" w:id="1197"/>
        </w:trPr>
        <w:tc>
          <w:tcPr>
            <w:tcW w:w="1960" w:type="dxa"/>
            <w:tcBorders>
              <w:top w:val="single" w:color="auto" w:sz="4" w:space="0"/>
              <w:left w:val="single" w:color="auto" w:sz="4" w:space="0"/>
              <w:bottom w:val="single" w:color="auto" w:sz="4" w:space="0"/>
              <w:right w:val="single" w:color="auto" w:sz="4" w:space="0"/>
            </w:tcBorders>
            <w:vAlign w:val="bottom"/>
          </w:tcPr>
          <w:p w:rsidRPr="00302F0C" w:rsidR="007532E9" w:rsidDel="007532E9" w:rsidP="007532E9" w:rsidRDefault="007532E9" w14:paraId="36C4D880" w14:textId="4FC01A74">
            <w:pPr>
              <w:spacing w:after="0" w:line="240" w:lineRule="auto"/>
              <w:rPr>
                <w:del w:author="Akshay Raveendran" w:date="2025-07-22T14:55:00Z" w16du:dateUtc="2025-07-22T10:55:00Z" w:id="1198"/>
                <w:rFonts w:ascii="Arial" w:hAnsi="Arial" w:cs="Arial"/>
                <w:b/>
              </w:rPr>
            </w:pPr>
            <w:del w:author="Akshay Raveendran" w:date="2025-07-22T14:54:00Z" w16du:dateUtc="2025-07-22T10:54:00Z" w:id="1199">
              <w:r w:rsidRPr="00302F0C" w:rsidDel="007532E9">
                <w:rPr>
                  <w:rFonts w:ascii="Arial" w:hAnsi="Arial" w:cs="Arial"/>
                  <w:color w:val="000000"/>
                  <w:sz w:val="22"/>
                  <w:szCs w:val="22"/>
                </w:rPr>
                <w:delText>Preferred Quotation Due Date:</w:delText>
              </w:r>
              <w:r w:rsidRPr="00302F0C" w:rsidDel="007532E9">
                <w:rPr>
                  <w:rFonts w:ascii="Arial" w:hAnsi="Arial" w:cs="Arial"/>
                  <w:color w:val="FF0000"/>
                  <w:sz w:val="22"/>
                  <w:szCs w:val="22"/>
                </w:rPr>
                <w:delText xml:space="preserve"> *</w:delText>
              </w:r>
            </w:del>
          </w:p>
        </w:tc>
        <w:tc>
          <w:tcPr>
            <w:tcW w:w="3795" w:type="dxa"/>
            <w:tcBorders>
              <w:top w:val="single" w:color="auto" w:sz="4" w:space="0"/>
              <w:left w:val="nil"/>
              <w:bottom w:val="single" w:color="auto" w:sz="4" w:space="0"/>
              <w:right w:val="single" w:color="auto" w:sz="4" w:space="0"/>
            </w:tcBorders>
            <w:vAlign w:val="bottom"/>
          </w:tcPr>
          <w:p w:rsidRPr="00302F0C" w:rsidR="007532E9" w:rsidDel="007532E9" w:rsidP="007532E9" w:rsidRDefault="007532E9" w14:paraId="38B26750" w14:textId="36D2F25E">
            <w:pPr>
              <w:spacing w:after="0" w:line="240" w:lineRule="auto"/>
              <w:rPr>
                <w:del w:author="Akshay Raveendran" w:date="2025-07-22T14:55:00Z" w16du:dateUtc="2025-07-22T10:55:00Z" w:id="1200"/>
                <w:rFonts w:ascii="Arial" w:hAnsi="Arial" w:cs="Arial"/>
              </w:rPr>
            </w:pPr>
            <w:del w:author="Akshay Raveendran" w:date="2025-07-22T14:54:00Z" w16du:dateUtc="2025-07-22T10:54:00Z" w:id="1201">
              <w:r w:rsidRPr="00302F0C" w:rsidDel="007532E9">
                <w:rPr>
                  <w:rFonts w:ascii="Arial" w:hAnsi="Arial" w:cs="Arial"/>
                  <w:color w:val="000000"/>
                  <w:sz w:val="22"/>
                  <w:szCs w:val="22"/>
                </w:rPr>
                <w:delText>Dropdown - Calendar</w:delText>
              </w:r>
            </w:del>
          </w:p>
        </w:tc>
        <w:tc>
          <w:tcPr>
            <w:tcW w:w="3780" w:type="dxa"/>
            <w:tcBorders>
              <w:top w:val="single" w:color="auto" w:sz="4" w:space="0"/>
              <w:left w:val="nil"/>
              <w:bottom w:val="single" w:color="auto" w:sz="4" w:space="0"/>
              <w:right w:val="single" w:color="auto" w:sz="4" w:space="0"/>
            </w:tcBorders>
            <w:vAlign w:val="center"/>
          </w:tcPr>
          <w:p w:rsidRPr="00302F0C" w:rsidR="007532E9" w:rsidDel="007532E9" w:rsidP="007532E9" w:rsidRDefault="007532E9" w14:paraId="2F324679" w14:textId="2ADF87CA">
            <w:pPr>
              <w:spacing w:after="0" w:line="240" w:lineRule="auto"/>
              <w:rPr>
                <w:del w:author="Akshay Raveendran" w:date="2025-07-22T14:55:00Z" w16du:dateUtc="2025-07-22T10:55:00Z" w:id="1202"/>
                <w:rFonts w:ascii="Arial" w:hAnsi="Arial" w:eastAsia="Times New Roman" w:cs="Arial"/>
                <w:color w:val="000000"/>
                <w:sz w:val="22"/>
                <w:szCs w:val="22"/>
                <w:lang w:eastAsia="en-GB"/>
              </w:rPr>
            </w:pPr>
            <w:del w:author="Akshay Raveendran" w:date="2025-07-22T14:54:00Z" w16du:dateUtc="2025-07-22T10:54:00Z" w:id="1203">
              <w:r w:rsidRPr="00302F0C" w:rsidDel="007532E9">
                <w:rPr>
                  <w:rFonts w:ascii="Arial" w:hAnsi="Arial" w:eastAsia="Times New Roman" w:cs="Arial"/>
                  <w:color w:val="000000"/>
                  <w:sz w:val="22"/>
                  <w:szCs w:val="22"/>
                  <w:lang w:eastAsia="en-GB"/>
                </w:rPr>
                <w:delText>Mandatory</w:delText>
              </w:r>
            </w:del>
          </w:p>
        </w:tc>
      </w:tr>
      <w:tr w:rsidRPr="00302F0C" w:rsidR="007532E9" w:rsidTr="00A929EA" w14:paraId="2AD014D5" w14:textId="77777777">
        <w:trPr>
          <w:trHeight w:val="290"/>
        </w:trPr>
        <w:tc>
          <w:tcPr>
            <w:tcW w:w="1960" w:type="dxa"/>
            <w:tcBorders>
              <w:top w:val="single" w:color="auto" w:sz="4" w:space="0"/>
              <w:left w:val="single" w:color="auto" w:sz="4" w:space="0"/>
              <w:bottom w:val="single" w:color="auto" w:sz="4" w:space="0"/>
              <w:right w:val="single" w:color="auto" w:sz="4" w:space="0"/>
            </w:tcBorders>
            <w:vAlign w:val="center"/>
          </w:tcPr>
          <w:p w:rsidRPr="00302F0C" w:rsidR="007532E9" w:rsidP="007532E9" w:rsidRDefault="007532E9" w14:paraId="6EFE7889" w14:textId="70219297">
            <w:pPr>
              <w:spacing w:after="0" w:line="240" w:lineRule="auto"/>
              <w:rPr>
                <w:rFonts w:ascii="Arial" w:hAnsi="Arial" w:cs="Arial"/>
                <w:b/>
              </w:rPr>
            </w:pPr>
            <w:r w:rsidRPr="00302F0C">
              <w:rPr>
                <w:rFonts w:ascii="Arial" w:hAnsi="Arial" w:cs="Arial"/>
                <w:color w:val="000000"/>
                <w:sz w:val="22"/>
                <w:szCs w:val="22"/>
              </w:rPr>
              <w:t>Attachments (Auto-attached to email)</w:t>
            </w:r>
          </w:p>
        </w:tc>
        <w:tc>
          <w:tcPr>
            <w:tcW w:w="3795" w:type="dxa"/>
            <w:tcBorders>
              <w:top w:val="single" w:color="auto" w:sz="4" w:space="0"/>
              <w:left w:val="nil"/>
              <w:bottom w:val="single" w:color="auto" w:sz="4" w:space="0"/>
              <w:right w:val="single" w:color="auto" w:sz="4" w:space="0"/>
            </w:tcBorders>
            <w:vAlign w:val="center"/>
          </w:tcPr>
          <w:p w:rsidRPr="00302F0C" w:rsidR="007532E9" w:rsidP="007532E9" w:rsidRDefault="007532E9" w14:paraId="33631B8D" w14:textId="06F38BD2">
            <w:pPr>
              <w:spacing w:after="0" w:line="240" w:lineRule="auto"/>
              <w:rPr>
                <w:rFonts w:ascii="Arial" w:hAnsi="Arial" w:cs="Arial"/>
              </w:rPr>
            </w:pPr>
            <w:r w:rsidRPr="00302F0C">
              <w:rPr>
                <w:rFonts w:ascii="Arial" w:hAnsi="Arial" w:cs="Arial"/>
                <w:color w:val="000000"/>
                <w:sz w:val="22"/>
                <w:szCs w:val="22"/>
              </w:rPr>
              <w:t xml:space="preserve">Dropdown </w:t>
            </w:r>
            <w:ins w:author="Akshay Raveendran" w:date="2025-07-22T14:56:00Z" w16du:dateUtc="2025-07-22T10:56:00Z" w:id="1204">
              <w:r w:rsidRPr="00302F0C" w:rsidR="005F00B9">
                <w:rPr>
                  <w:rFonts w:ascii="Arial" w:hAnsi="Arial" w:cs="Arial"/>
                  <w:color w:val="000000"/>
                  <w:sz w:val="22"/>
                  <w:szCs w:val="22"/>
                </w:rPr>
                <w:t>to</w:t>
              </w:r>
            </w:ins>
            <w:del w:author="Akshay Raveendran" w:date="2025-07-22T14:56:00Z" w16du:dateUtc="2025-07-22T10:56:00Z" w:id="1205">
              <w:r w:rsidRPr="00302F0C" w:rsidDel="005F00B9">
                <w:rPr>
                  <w:rFonts w:ascii="Arial" w:hAnsi="Arial" w:cs="Arial"/>
                  <w:color w:val="000000"/>
                  <w:sz w:val="22"/>
                  <w:szCs w:val="22"/>
                </w:rPr>
                <w:delText>of</w:delText>
              </w:r>
            </w:del>
            <w:r w:rsidRPr="00302F0C">
              <w:rPr>
                <w:rFonts w:ascii="Arial" w:hAnsi="Arial" w:cs="Arial"/>
                <w:color w:val="000000"/>
                <w:sz w:val="22"/>
                <w:szCs w:val="22"/>
              </w:rPr>
              <w:t xml:space="preserve"> fetch </w:t>
            </w:r>
            <w:del w:author="Akshay Raveendran" w:date="2025-07-22T14:56:00Z" w16du:dateUtc="2025-07-22T10:56:00Z" w:id="1206">
              <w:r w:rsidRPr="00302F0C" w:rsidDel="00B20294">
                <w:rPr>
                  <w:rFonts w:ascii="Arial" w:hAnsi="Arial" w:cs="Arial"/>
                  <w:color w:val="000000"/>
                  <w:sz w:val="22"/>
                  <w:szCs w:val="22"/>
                </w:rPr>
                <w:delText xml:space="preserve">and </w:delText>
              </w:r>
            </w:del>
            <w:r w:rsidRPr="00302F0C">
              <w:rPr>
                <w:rFonts w:ascii="Arial" w:hAnsi="Arial" w:cs="Arial"/>
                <w:color w:val="000000"/>
                <w:sz w:val="22"/>
                <w:szCs w:val="22"/>
              </w:rPr>
              <w:t>attach</w:t>
            </w:r>
            <w:ins w:author="Akshay Raveendran" w:date="2025-07-22T14:56:00Z" w16du:dateUtc="2025-07-22T10:56:00Z" w:id="1207">
              <w:r w:rsidRPr="00302F0C" w:rsidR="00B20294">
                <w:rPr>
                  <w:rFonts w:ascii="Arial" w:hAnsi="Arial" w:cs="Arial"/>
                  <w:color w:val="000000"/>
                  <w:sz w:val="22"/>
                  <w:szCs w:val="22"/>
                </w:rPr>
                <w:t xml:space="preserve">ed </w:t>
              </w:r>
            </w:ins>
            <w:del w:author="Akshay Raveendran" w:date="2025-07-22T14:56:00Z" w16du:dateUtc="2025-07-22T10:56:00Z" w:id="1208">
              <w:r w:rsidRPr="00302F0C" w:rsidDel="00B20294">
                <w:rPr>
                  <w:rFonts w:ascii="Arial" w:hAnsi="Arial" w:cs="Arial"/>
                  <w:color w:val="000000"/>
                  <w:sz w:val="22"/>
                  <w:szCs w:val="22"/>
                </w:rPr>
                <w:delText xml:space="preserve"> </w:delText>
              </w:r>
            </w:del>
            <w:r w:rsidRPr="00302F0C">
              <w:rPr>
                <w:rFonts w:ascii="Arial" w:hAnsi="Arial" w:cs="Arial"/>
                <w:color w:val="000000"/>
                <w:sz w:val="22"/>
                <w:szCs w:val="22"/>
              </w:rPr>
              <w:t>images</w:t>
            </w:r>
            <w:ins w:author="Akshay Raveendran" w:date="2025-07-22T14:57:00Z" w16du:dateUtc="2025-07-22T10:57:00Z" w:id="1209">
              <w:r w:rsidRPr="00302F0C" w:rsidR="00323A4E">
                <w:rPr>
                  <w:rFonts w:ascii="Arial" w:hAnsi="Arial" w:cs="Arial"/>
                  <w:color w:val="000000"/>
                  <w:sz w:val="22"/>
                  <w:szCs w:val="22"/>
                </w:rPr>
                <w:t xml:space="preserve"> </w:t>
              </w:r>
              <w:r w:rsidRPr="00302F0C" w:rsidR="00142588">
                <w:rPr>
                  <w:rFonts w:ascii="Arial" w:hAnsi="Arial" w:cs="Arial"/>
                  <w:color w:val="000000"/>
                  <w:sz w:val="22"/>
                  <w:szCs w:val="22"/>
                </w:rPr>
                <w:t>and documents</w:t>
              </w:r>
            </w:ins>
            <w:del w:author="Akshay Raveendran" w:date="2025-07-22T14:56:00Z" w16du:dateUtc="2025-07-22T10:56:00Z" w:id="1210">
              <w:r w:rsidRPr="00302F0C" w:rsidDel="005F00B9">
                <w:rPr>
                  <w:rFonts w:ascii="Arial" w:hAnsi="Arial" w:cs="Arial"/>
                  <w:color w:val="000000"/>
                  <w:sz w:val="22"/>
                  <w:szCs w:val="22"/>
                </w:rPr>
                <w:delText xml:space="preserve"> and</w:delText>
              </w:r>
            </w:del>
            <w:r w:rsidRPr="00302F0C">
              <w:rPr>
                <w:rFonts w:ascii="Arial" w:hAnsi="Arial" w:cs="Arial"/>
                <w:color w:val="000000"/>
                <w:sz w:val="22"/>
                <w:szCs w:val="22"/>
              </w:rPr>
              <w:t xml:space="preserve"> from Disposal request form, with option to select multiple f</w:t>
            </w:r>
            <w:ins w:author="Akshay Raveendran" w:date="2025-07-22T14:55:00Z" w16du:dateUtc="2025-07-22T10:55:00Z" w:id="1211">
              <w:r w:rsidRPr="00302F0C" w:rsidR="008866C6">
                <w:rPr>
                  <w:rFonts w:ascii="Arial" w:hAnsi="Arial" w:cs="Arial"/>
                  <w:color w:val="000000"/>
                  <w:sz w:val="22"/>
                  <w:szCs w:val="22"/>
                </w:rPr>
                <w:t>il</w:t>
              </w:r>
              <w:r w:rsidRPr="00302F0C" w:rsidR="005F00B9">
                <w:rPr>
                  <w:rFonts w:ascii="Arial" w:hAnsi="Arial" w:cs="Arial"/>
                  <w:color w:val="000000"/>
                  <w:sz w:val="22"/>
                  <w:szCs w:val="22"/>
                </w:rPr>
                <w:t>es</w:t>
              </w:r>
            </w:ins>
            <w:del w:author="Akshay Raveendran" w:date="2025-07-22T14:55:00Z" w16du:dateUtc="2025-07-22T10:55:00Z" w:id="1212">
              <w:r w:rsidRPr="00302F0C" w:rsidDel="008866C6">
                <w:rPr>
                  <w:rFonts w:ascii="Arial" w:hAnsi="Arial" w:cs="Arial"/>
                  <w:color w:val="000000"/>
                  <w:sz w:val="22"/>
                  <w:szCs w:val="22"/>
                </w:rPr>
                <w:delText>orms</w:delText>
              </w:r>
            </w:del>
          </w:p>
        </w:tc>
        <w:tc>
          <w:tcPr>
            <w:tcW w:w="3780" w:type="dxa"/>
            <w:tcBorders>
              <w:top w:val="single" w:color="auto" w:sz="4" w:space="0"/>
              <w:left w:val="nil"/>
              <w:bottom w:val="single" w:color="auto" w:sz="4" w:space="0"/>
              <w:right w:val="single" w:color="auto" w:sz="4" w:space="0"/>
            </w:tcBorders>
            <w:vAlign w:val="center"/>
          </w:tcPr>
          <w:p w:rsidRPr="00302F0C" w:rsidR="007532E9" w:rsidP="007532E9" w:rsidRDefault="007532E9" w14:paraId="7C24CCC1" w14:textId="671818DF">
            <w:pPr>
              <w:spacing w:after="0" w:line="240" w:lineRule="auto"/>
              <w:rPr>
                <w:rFonts w:ascii="Arial" w:hAnsi="Arial" w:eastAsia="Times New Roman" w:cs="Arial"/>
                <w:color w:val="000000"/>
                <w:sz w:val="22"/>
                <w:szCs w:val="22"/>
                <w:lang w:eastAsia="en-GB"/>
              </w:rPr>
            </w:pPr>
            <w:commentRangeStart w:id="1213"/>
            <w:commentRangeStart w:id="1214"/>
            <w:r w:rsidRPr="00302F0C">
              <w:rPr>
                <w:rFonts w:ascii="Arial" w:hAnsi="Arial" w:eastAsia="Times New Roman" w:cs="Arial"/>
                <w:color w:val="000000"/>
                <w:sz w:val="22"/>
                <w:szCs w:val="22"/>
                <w:lang w:eastAsia="en-GB"/>
              </w:rPr>
              <w:t xml:space="preserve">Option to primarily attach the images uploaded on the request form by the user and to select any documents like annexure copy required to be shared to vendors which is attached to the DRF request form submitted by user </w:t>
            </w:r>
            <w:commentRangeEnd w:id="1213"/>
            <w:r w:rsidRPr="00302F0C">
              <w:rPr>
                <w:rStyle w:val="CommentReference"/>
                <w:rFonts w:ascii="Arial" w:hAnsi="Arial" w:eastAsia="Times New Roman" w:cs="Arial"/>
                <w:color w:val="000000"/>
                <w:sz w:val="22"/>
                <w:szCs w:val="22"/>
                <w:lang w:eastAsia="en-GB"/>
              </w:rPr>
              <w:commentReference w:id="1213"/>
            </w:r>
            <w:commentRangeEnd w:id="1214"/>
            <w:r w:rsidRPr="00302F0C">
              <w:rPr>
                <w:rStyle w:val="CommentReference"/>
                <w:rFonts w:ascii="Arial" w:hAnsi="Arial" w:eastAsia="Times New Roman" w:cs="Arial"/>
                <w:color w:val="000000"/>
                <w:sz w:val="22"/>
                <w:szCs w:val="22"/>
                <w:lang w:eastAsia="en-GB"/>
              </w:rPr>
              <w:commentReference w:id="1214"/>
            </w:r>
          </w:p>
        </w:tc>
      </w:tr>
    </w:tbl>
    <w:p w:rsidRPr="00302F0C" w:rsidR="008058AA" w:rsidP="002016D6" w:rsidRDefault="008058AA" w14:paraId="6E9361AF" w14:textId="77777777">
      <w:pPr>
        <w:pStyle w:val="Heading3"/>
        <w:rPr>
          <w:rFonts w:ascii="Arial" w:hAnsi="Arial" w:cs="Arial"/>
        </w:rPr>
      </w:pPr>
    </w:p>
    <w:tbl>
      <w:tblPr>
        <w:tblW w:w="9450" w:type="dxa"/>
        <w:tblLook w:val="04A0" w:firstRow="1" w:lastRow="0" w:firstColumn="1" w:lastColumn="0" w:noHBand="0" w:noVBand="1"/>
      </w:tblPr>
      <w:tblGrid>
        <w:gridCol w:w="2880"/>
        <w:gridCol w:w="3330"/>
        <w:gridCol w:w="3240"/>
      </w:tblGrid>
      <w:tr w:rsidRPr="00302F0C" w:rsidR="00DB09C0" w14:paraId="423F425C" w14:textId="77777777">
        <w:trPr>
          <w:trHeight w:val="290"/>
        </w:trPr>
        <w:tc>
          <w:tcPr>
            <w:tcW w:w="2880" w:type="dxa"/>
            <w:tcBorders>
              <w:top w:val="nil"/>
              <w:left w:val="nil"/>
              <w:bottom w:val="nil"/>
              <w:right w:val="nil"/>
            </w:tcBorders>
            <w:shd w:val="clear" w:color="000000" w:fill="DDEBF7"/>
            <w:noWrap/>
            <w:vAlign w:val="bottom"/>
            <w:hideMark/>
          </w:tcPr>
          <w:p w:rsidRPr="00302F0C" w:rsidR="00DB09C0" w:rsidRDefault="00754108" w14:paraId="4F256DD0" w14:textId="25299EA4">
            <w:pPr>
              <w:spacing w:after="0" w:line="240" w:lineRule="auto"/>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 xml:space="preserve">Executioner </w:t>
            </w:r>
            <w:commentRangeStart w:id="1215"/>
            <w:commentRangeStart w:id="1216"/>
            <w:commentRangeEnd w:id="1215"/>
            <w:r w:rsidRPr="00302F0C" w:rsidR="00BF1415">
              <w:rPr>
                <w:rStyle w:val="CommentReference"/>
                <w:rFonts w:ascii="Arial" w:hAnsi="Arial" w:eastAsia="Times New Roman" w:cs="Arial"/>
                <w:b/>
                <w:color w:val="000000"/>
                <w:sz w:val="22"/>
                <w:szCs w:val="22"/>
                <w:lang w:eastAsia="en-GB"/>
              </w:rPr>
              <w:commentReference w:id="1215"/>
            </w:r>
            <w:commentRangeEnd w:id="1216"/>
            <w:r w:rsidRPr="00302F0C">
              <w:rPr>
                <w:rStyle w:val="CommentReference"/>
                <w:rFonts w:ascii="Arial" w:hAnsi="Arial" w:eastAsia="Times New Roman" w:cs="Arial"/>
                <w:b/>
                <w:color w:val="000000"/>
                <w:sz w:val="22"/>
                <w:szCs w:val="22"/>
                <w:lang w:eastAsia="en-GB"/>
              </w:rPr>
              <w:commentReference w:id="1216"/>
            </w:r>
          </w:p>
        </w:tc>
        <w:tc>
          <w:tcPr>
            <w:tcW w:w="3330" w:type="dxa"/>
            <w:tcBorders>
              <w:top w:val="nil"/>
              <w:left w:val="nil"/>
              <w:bottom w:val="nil"/>
              <w:right w:val="nil"/>
            </w:tcBorders>
            <w:shd w:val="clear" w:color="000000" w:fill="DDEBF7"/>
            <w:noWrap/>
            <w:vAlign w:val="bottom"/>
            <w:hideMark/>
          </w:tcPr>
          <w:p w:rsidRPr="00302F0C" w:rsidR="00DB09C0" w:rsidRDefault="00DB09C0" w14:paraId="69F2A584" w14:textId="77777777">
            <w:pPr>
              <w:spacing w:after="0" w:line="240" w:lineRule="auto"/>
              <w:rPr>
                <w:rFonts w:ascii="Arial" w:hAnsi="Arial" w:eastAsia="Times New Roman" w:cs="Arial"/>
                <w:b/>
                <w:i/>
                <w:color w:val="000000"/>
                <w:sz w:val="22"/>
                <w:szCs w:val="22"/>
                <w:lang w:eastAsia="en-GB"/>
              </w:rPr>
            </w:pPr>
            <w:r w:rsidRPr="00302F0C">
              <w:rPr>
                <w:rFonts w:ascii="Arial" w:hAnsi="Arial" w:eastAsia="Times New Roman" w:cs="Arial"/>
                <w:b/>
                <w:i/>
                <w:color w:val="000000"/>
                <w:sz w:val="22"/>
                <w:szCs w:val="22"/>
                <w:lang w:eastAsia="en-GB"/>
              </w:rPr>
              <w:t> </w:t>
            </w:r>
          </w:p>
        </w:tc>
        <w:tc>
          <w:tcPr>
            <w:tcW w:w="3240" w:type="dxa"/>
            <w:tcBorders>
              <w:top w:val="nil"/>
              <w:left w:val="nil"/>
              <w:bottom w:val="nil"/>
              <w:right w:val="nil"/>
            </w:tcBorders>
            <w:shd w:val="clear" w:color="000000" w:fill="DDEBF7"/>
            <w:noWrap/>
            <w:vAlign w:val="bottom"/>
            <w:hideMark/>
          </w:tcPr>
          <w:p w:rsidRPr="00302F0C" w:rsidR="00DB09C0" w:rsidRDefault="00DB09C0" w14:paraId="1CC4BACE"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DB09C0" w14:paraId="316E7EFB" w14:textId="77777777">
        <w:trPr>
          <w:trHeight w:val="290"/>
        </w:trPr>
        <w:tc>
          <w:tcPr>
            <w:tcW w:w="2880" w:type="dxa"/>
            <w:tcBorders>
              <w:top w:val="single" w:color="auto" w:sz="4" w:space="0"/>
              <w:left w:val="single" w:color="auto" w:sz="4" w:space="0"/>
              <w:bottom w:val="single" w:color="auto" w:sz="4" w:space="0"/>
              <w:right w:val="single" w:color="auto" w:sz="4" w:space="0"/>
            </w:tcBorders>
            <w:noWrap/>
            <w:vAlign w:val="center"/>
            <w:hideMark/>
          </w:tcPr>
          <w:p w:rsidRPr="00302F0C" w:rsidR="00DB09C0" w:rsidRDefault="00DB09C0" w14:paraId="0FE18EE1"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A</w:t>
            </w:r>
          </w:p>
        </w:tc>
        <w:tc>
          <w:tcPr>
            <w:tcW w:w="3330" w:type="dxa"/>
            <w:tcBorders>
              <w:top w:val="single" w:color="auto" w:sz="4" w:space="0"/>
              <w:left w:val="nil"/>
              <w:bottom w:val="single" w:color="auto" w:sz="4" w:space="0"/>
              <w:right w:val="single" w:color="auto" w:sz="4" w:space="0"/>
            </w:tcBorders>
            <w:noWrap/>
            <w:vAlign w:val="center"/>
            <w:hideMark/>
          </w:tcPr>
          <w:p w:rsidRPr="00302F0C" w:rsidR="00DB09C0" w:rsidRDefault="00DB09C0" w14:paraId="5B32FDD7"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B</w:t>
            </w:r>
          </w:p>
        </w:tc>
        <w:tc>
          <w:tcPr>
            <w:tcW w:w="3240" w:type="dxa"/>
            <w:tcBorders>
              <w:top w:val="single" w:color="auto" w:sz="4" w:space="0"/>
              <w:left w:val="nil"/>
              <w:bottom w:val="single" w:color="auto" w:sz="4" w:space="0"/>
              <w:right w:val="single" w:color="auto" w:sz="4" w:space="0"/>
            </w:tcBorders>
            <w:noWrap/>
            <w:vAlign w:val="center"/>
            <w:hideMark/>
          </w:tcPr>
          <w:p w:rsidRPr="00302F0C" w:rsidR="00DB09C0" w:rsidRDefault="00DB09C0" w14:paraId="4E411279"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C</w:t>
            </w:r>
          </w:p>
        </w:tc>
      </w:tr>
      <w:tr w:rsidRPr="00302F0C" w:rsidR="00DB09C0" w14:paraId="57BDCF68" w14:textId="77777777">
        <w:trPr>
          <w:trHeight w:val="580"/>
        </w:trPr>
        <w:tc>
          <w:tcPr>
            <w:tcW w:w="2880" w:type="dxa"/>
            <w:tcBorders>
              <w:top w:val="nil"/>
              <w:left w:val="single" w:color="auto" w:sz="4" w:space="0"/>
              <w:bottom w:val="single" w:color="auto" w:sz="4" w:space="0"/>
              <w:right w:val="single" w:color="auto" w:sz="4" w:space="0"/>
            </w:tcBorders>
            <w:vAlign w:val="bottom"/>
            <w:hideMark/>
          </w:tcPr>
          <w:p w:rsidRPr="00302F0C" w:rsidR="00DB09C0" w:rsidRDefault="005A0B5B" w14:paraId="770A208C" w14:textId="5AECCD72">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PSSC</w:t>
            </w:r>
          </w:p>
        </w:tc>
        <w:tc>
          <w:tcPr>
            <w:tcW w:w="3330" w:type="dxa"/>
            <w:tcBorders>
              <w:top w:val="nil"/>
              <w:left w:val="nil"/>
              <w:bottom w:val="single" w:color="auto" w:sz="4" w:space="0"/>
              <w:right w:val="single" w:color="auto" w:sz="4" w:space="0"/>
            </w:tcBorders>
            <w:noWrap/>
            <w:vAlign w:val="bottom"/>
            <w:hideMark/>
          </w:tcPr>
          <w:p w:rsidRPr="00302F0C" w:rsidR="00DB09C0" w:rsidRDefault="00DB09C0" w14:paraId="5A8F91FE" w14:textId="1D466567">
            <w:pPr>
              <w:spacing w:after="0" w:line="240" w:lineRule="auto"/>
              <w:rPr>
                <w:rFonts w:ascii="Arial" w:hAnsi="Arial" w:eastAsia="Times New Roman" w:cs="Arial"/>
                <w:color w:val="000000"/>
                <w:sz w:val="22"/>
                <w:szCs w:val="22"/>
                <w:lang w:eastAsia="en-GB"/>
              </w:rPr>
            </w:pPr>
          </w:p>
        </w:tc>
        <w:tc>
          <w:tcPr>
            <w:tcW w:w="3240" w:type="dxa"/>
            <w:tcBorders>
              <w:top w:val="nil"/>
              <w:left w:val="nil"/>
              <w:bottom w:val="single" w:color="auto" w:sz="4" w:space="0"/>
              <w:right w:val="single" w:color="auto" w:sz="4" w:space="0"/>
            </w:tcBorders>
            <w:noWrap/>
            <w:vAlign w:val="bottom"/>
            <w:hideMark/>
          </w:tcPr>
          <w:p w:rsidRPr="00302F0C" w:rsidR="00DB09C0" w:rsidRDefault="00DB09C0" w14:paraId="50E0B648" w14:textId="77777777">
            <w:pPr>
              <w:spacing w:after="0" w:line="240" w:lineRule="auto"/>
              <w:rPr>
                <w:rFonts w:ascii="Arial" w:hAnsi="Arial" w:eastAsia="Times New Roman" w:cs="Arial"/>
                <w:color w:val="000000"/>
                <w:sz w:val="22"/>
                <w:szCs w:val="22"/>
                <w:lang w:eastAsia="en-GB"/>
              </w:rPr>
            </w:pPr>
          </w:p>
        </w:tc>
      </w:tr>
    </w:tbl>
    <w:p w:rsidRPr="00302F0C" w:rsidR="00DB09C0" w:rsidP="00DB09C0" w:rsidRDefault="00DB09C0" w14:paraId="618890BC" w14:textId="77777777">
      <w:pPr>
        <w:rPr>
          <w:rFonts w:ascii="Arial" w:hAnsi="Arial" w:cs="Arial"/>
        </w:rPr>
      </w:pPr>
    </w:p>
    <w:p w:rsidRPr="00302F0C" w:rsidR="005A0B5B" w:rsidP="005A0B5B" w:rsidRDefault="005A0B5B" w14:paraId="74EE9CA6" w14:textId="77777777">
      <w:pPr>
        <w:spacing w:after="0" w:line="240" w:lineRule="auto"/>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Notes:</w:t>
      </w:r>
    </w:p>
    <w:p w:rsidRPr="00302F0C" w:rsidR="00B0517B" w:rsidP="00B0517B" w:rsidRDefault="00B0517B" w14:paraId="130747E8" w14:textId="275B5447">
      <w:pPr>
        <w:pStyle w:val="ListParagraph"/>
        <w:numPr>
          <w:ilvl w:val="0"/>
          <w:numId w:val="5"/>
        </w:numPr>
        <w:spacing w:before="100" w:beforeAutospacing="1" w:after="100" w:afterAutospacing="1" w:line="240" w:lineRule="auto"/>
        <w:rPr>
          <w:rFonts w:ascii="Arial" w:hAnsi="Arial" w:eastAsia="Times New Roman" w:cs="Arial"/>
          <w:lang w:eastAsia="en-GB"/>
        </w:rPr>
      </w:pPr>
      <w:r w:rsidRPr="00302F0C">
        <w:rPr>
          <w:rFonts w:ascii="Arial" w:hAnsi="Arial" w:eastAsia="Times New Roman" w:cs="Arial"/>
          <w:lang w:eastAsia="en-GB"/>
        </w:rPr>
        <w:t>PSSC user can assign/select vendors for each line item in the auto-populated material/vehicle details table via a new column.</w:t>
      </w:r>
    </w:p>
    <w:p w:rsidRPr="00302F0C" w:rsidR="00B0517B" w:rsidP="00B0517B" w:rsidRDefault="00B0517B" w14:paraId="195E5977" w14:textId="087CECF6">
      <w:pPr>
        <w:pStyle w:val="ListParagraph"/>
        <w:numPr>
          <w:ilvl w:val="0"/>
          <w:numId w:val="5"/>
        </w:numPr>
        <w:spacing w:before="100" w:beforeAutospacing="1" w:after="100" w:afterAutospacing="1" w:line="240" w:lineRule="auto"/>
        <w:rPr>
          <w:rFonts w:ascii="Arial" w:hAnsi="Arial" w:eastAsia="Times New Roman" w:cs="Arial"/>
          <w:lang w:eastAsia="en-GB"/>
        </w:rPr>
      </w:pPr>
      <w:r w:rsidRPr="00302F0C">
        <w:rPr>
          <w:rFonts w:ascii="Arial" w:hAnsi="Arial" w:eastAsia="Times New Roman" w:cs="Arial"/>
          <w:lang w:eastAsia="en-GB"/>
        </w:rPr>
        <w:t>System fetches items tagged to each vendor and sends a consolidated email with all requirements per vendor.</w:t>
      </w:r>
    </w:p>
    <w:p w:rsidRPr="00302F0C" w:rsidR="00B0517B" w:rsidP="00B0517B" w:rsidRDefault="00B0517B" w14:paraId="539AD6F6" w14:textId="70DD63B9">
      <w:pPr>
        <w:pStyle w:val="ListParagraph"/>
        <w:numPr>
          <w:ilvl w:val="0"/>
          <w:numId w:val="5"/>
        </w:numPr>
        <w:spacing w:before="100" w:beforeAutospacing="1" w:after="100" w:afterAutospacing="1" w:line="240" w:lineRule="auto"/>
        <w:rPr>
          <w:rFonts w:ascii="Arial" w:hAnsi="Arial" w:eastAsia="Times New Roman" w:cs="Arial"/>
          <w:lang w:eastAsia="en-GB"/>
        </w:rPr>
      </w:pPr>
      <w:r w:rsidRPr="00302F0C">
        <w:rPr>
          <w:rFonts w:ascii="Arial" w:hAnsi="Arial" w:eastAsia="Times New Roman" w:cs="Arial"/>
          <w:lang w:eastAsia="en-GB"/>
        </w:rPr>
        <w:t>Email is auto-generated with relevant attachments and sent to the selected vendors.</w:t>
      </w:r>
    </w:p>
    <w:p w:rsidR="00B0517B" w:rsidP="00B0517B" w:rsidRDefault="00B0517B" w14:paraId="7E6506D3" w14:textId="0FB4A82F">
      <w:pPr>
        <w:pStyle w:val="ListParagraph"/>
        <w:numPr>
          <w:ilvl w:val="0"/>
          <w:numId w:val="5"/>
        </w:numPr>
        <w:spacing w:before="100" w:beforeAutospacing="1" w:after="100" w:afterAutospacing="1" w:line="240" w:lineRule="auto"/>
        <w:rPr>
          <w:rFonts w:ascii="Arial" w:hAnsi="Arial" w:eastAsia="Times New Roman" w:cs="Arial"/>
          <w:lang w:eastAsia="en-GB"/>
        </w:rPr>
      </w:pPr>
      <w:r w:rsidRPr="00302F0C">
        <w:rPr>
          <w:rFonts w:ascii="Arial" w:hAnsi="Arial" w:eastAsia="Times New Roman" w:cs="Arial"/>
          <w:lang w:eastAsia="en-GB"/>
        </w:rPr>
        <w:t>Portal auto-updates the status from "Approved" to "Vendor Communication Sent".</w:t>
      </w:r>
    </w:p>
    <w:p w:rsidRPr="001F3D32" w:rsidR="001F3D32" w:rsidP="001F3D32" w:rsidRDefault="001F3D32" w14:paraId="103028F7" w14:textId="15A15AE1">
      <w:pPr>
        <w:pStyle w:val="ListParagraph"/>
        <w:numPr>
          <w:ilvl w:val="0"/>
          <w:numId w:val="5"/>
        </w:numPr>
        <w:spacing w:before="100" w:beforeAutospacing="1" w:after="100" w:afterAutospacing="1" w:line="240" w:lineRule="auto"/>
        <w:rPr>
          <w:rFonts w:ascii="Arial" w:hAnsi="Arial" w:eastAsia="Times New Roman" w:cs="Arial"/>
          <w:lang w:eastAsia="en-GB"/>
        </w:rPr>
      </w:pPr>
      <w:r>
        <w:rPr>
          <w:rFonts w:ascii="Arial" w:hAnsi="Arial" w:eastAsia="Times New Roman" w:cs="Arial"/>
          <w:lang w:eastAsia="en-GB"/>
        </w:rPr>
        <w:t>E</w:t>
      </w:r>
      <w:r w:rsidRPr="00302F0C">
        <w:rPr>
          <w:rFonts w:ascii="Arial" w:hAnsi="Arial" w:eastAsia="Times New Roman" w:cs="Arial"/>
          <w:lang w:eastAsia="en-GB"/>
        </w:rPr>
        <w:t xml:space="preserve">mail notification </w:t>
      </w:r>
      <w:r>
        <w:rPr>
          <w:rFonts w:ascii="Arial" w:hAnsi="Arial" w:eastAsia="Times New Roman" w:cs="Arial"/>
          <w:lang w:eastAsia="en-GB"/>
        </w:rPr>
        <w:t xml:space="preserve">capturing change in status to “Vendor Communication Sent” </w:t>
      </w:r>
      <w:r w:rsidRPr="00302F0C">
        <w:rPr>
          <w:rFonts w:ascii="Arial" w:hAnsi="Arial" w:eastAsia="Times New Roman" w:cs="Arial"/>
          <w:lang w:eastAsia="en-GB"/>
        </w:rPr>
        <w:t xml:space="preserve">is sent to the </w:t>
      </w:r>
      <w:r>
        <w:rPr>
          <w:rFonts w:ascii="Arial" w:hAnsi="Arial" w:eastAsia="Times New Roman" w:cs="Arial"/>
          <w:lang w:eastAsia="en-GB"/>
        </w:rPr>
        <w:t xml:space="preserve">BU </w:t>
      </w:r>
      <w:r w:rsidRPr="00302F0C">
        <w:rPr>
          <w:rFonts w:ascii="Arial" w:hAnsi="Arial" w:eastAsia="Times New Roman" w:cs="Arial"/>
          <w:lang w:eastAsia="en-GB"/>
        </w:rPr>
        <w:t>requestor</w:t>
      </w:r>
      <w:r>
        <w:rPr>
          <w:rFonts w:ascii="Arial" w:hAnsi="Arial" w:eastAsia="Times New Roman" w:cs="Arial"/>
          <w:lang w:eastAsia="en-GB"/>
        </w:rPr>
        <w:t xml:space="preserve"> post the submission of form 2 by the PSSC user.</w:t>
      </w:r>
    </w:p>
    <w:p w:rsidRPr="00302F0C" w:rsidR="00B0517B" w:rsidP="00B0517B" w:rsidRDefault="00B0517B" w14:paraId="04C3C5F7" w14:textId="2B2562FE">
      <w:pPr>
        <w:pStyle w:val="ListParagraph"/>
        <w:numPr>
          <w:ilvl w:val="0"/>
          <w:numId w:val="5"/>
        </w:numPr>
        <w:spacing w:before="100" w:beforeAutospacing="1" w:after="100" w:afterAutospacing="1" w:line="240" w:lineRule="auto"/>
        <w:rPr>
          <w:rFonts w:ascii="Arial" w:hAnsi="Arial" w:eastAsia="Times New Roman" w:cs="Arial"/>
          <w:lang w:eastAsia="en-GB"/>
        </w:rPr>
      </w:pPr>
      <w:r w:rsidRPr="00302F0C">
        <w:rPr>
          <w:rFonts w:ascii="Arial" w:hAnsi="Arial" w:eastAsia="Times New Roman" w:cs="Arial"/>
          <w:lang w:eastAsia="en-GB"/>
        </w:rPr>
        <w:t>"Add Vendor" button to be included for selecting additional vendors from the registered D365 database.</w:t>
      </w:r>
    </w:p>
    <w:p w:rsidRPr="00302F0C" w:rsidR="00B0517B" w:rsidP="00B0517B" w:rsidRDefault="00B0517B" w14:paraId="658E4B34" w14:textId="412B6F83">
      <w:pPr>
        <w:pStyle w:val="ListParagraph"/>
        <w:numPr>
          <w:ilvl w:val="0"/>
          <w:numId w:val="5"/>
        </w:numPr>
        <w:spacing w:before="100" w:beforeAutospacing="1" w:after="100" w:afterAutospacing="1" w:line="240" w:lineRule="auto"/>
        <w:rPr>
          <w:rFonts w:ascii="Arial" w:hAnsi="Arial" w:eastAsia="Times New Roman" w:cs="Arial"/>
          <w:lang w:eastAsia="en-GB"/>
        </w:rPr>
      </w:pPr>
      <w:r w:rsidRPr="00302F0C">
        <w:rPr>
          <w:rFonts w:ascii="Arial" w:hAnsi="Arial" w:eastAsia="Times New Roman" w:cs="Arial"/>
          <w:lang w:eastAsia="en-GB"/>
        </w:rPr>
        <w:t>Upon email dispatch, a new form is created, status auto-updated, and assigned to PSSC under the same reference number; action is logged for traceability.</w:t>
      </w:r>
    </w:p>
    <w:p w:rsidRPr="00302F0C" w:rsidR="00775B02" w:rsidRDefault="00B0517B" w14:paraId="63AB2C6D" w14:textId="07A3EF1E">
      <w:pPr>
        <w:pStyle w:val="ListParagraph"/>
        <w:numPr>
          <w:ilvl w:val="0"/>
          <w:numId w:val="5"/>
        </w:numPr>
        <w:spacing w:before="100" w:beforeAutospacing="1" w:after="100" w:afterAutospacing="1" w:line="240" w:lineRule="auto"/>
        <w:rPr>
          <w:rFonts w:ascii="Arial" w:hAnsi="Arial" w:eastAsia="Times New Roman" w:cs="Arial"/>
          <w:lang w:eastAsia="en-GB"/>
        </w:rPr>
        <w:pPrChange w:author="Akshay Raveendran" w:date="2025-07-22T16:41:00Z" w16du:dateUtc="2025-07-22T12:41:00Z" w:id="1217">
          <w:pPr>
            <w:pStyle w:val="ListParagraph"/>
            <w:numPr>
              <w:numId w:val="5"/>
            </w:numPr>
            <w:ind w:hanging="360"/>
            <w:jc w:val="both"/>
          </w:pPr>
        </w:pPrChange>
      </w:pPr>
      <w:r w:rsidRPr="00302F0C">
        <w:rPr>
          <w:rFonts w:ascii="Arial" w:hAnsi="Arial" w:eastAsia="Times New Roman" w:cs="Arial"/>
          <w:lang w:eastAsia="en-GB"/>
        </w:rPr>
        <w:t>The entire process will be handled by the same PSSC team member.</w:t>
      </w:r>
    </w:p>
    <w:p w:rsidRPr="00302F0C" w:rsidR="17769B52" w:rsidRDefault="6EF0DC55" w14:paraId="5C73CB61" w14:textId="0C29FB09">
      <w:pPr>
        <w:jc w:val="both"/>
        <w:rPr>
          <w:rFonts w:ascii="Arial" w:hAnsi="Arial" w:cs="Arial"/>
          <w:rPrChange w:author="Akshay Raveendran" w:date="2025-07-17T14:52:00Z" w16du:dateUtc="2025-07-17T10:52:00Z" w:id="1218">
            <w:rPr/>
          </w:rPrChange>
        </w:rPr>
        <w:pPrChange w:author="Akshay Raveendran" w:date="2025-07-17T14:52:00Z" w16du:dateUtc="2025-07-17T10:52:00Z" w:id="1219">
          <w:pPr>
            <w:pStyle w:val="ListParagraph"/>
            <w:numPr>
              <w:numId w:val="5"/>
            </w:numPr>
            <w:ind w:hanging="360"/>
            <w:jc w:val="both"/>
          </w:pPr>
        </w:pPrChange>
      </w:pPr>
      <w:commentRangeStart w:id="1220"/>
      <w:commentRangeStart w:id="1221"/>
      <w:commentRangeEnd w:id="1220"/>
      <w:r w:rsidRPr="00302F0C">
        <w:rPr>
          <w:rStyle w:val="CommentReference"/>
          <w:rFonts w:ascii="Arial" w:hAnsi="Arial" w:cs="Arial"/>
          <w:sz w:val="21"/>
          <w:szCs w:val="21"/>
        </w:rPr>
        <w:commentReference w:id="1220"/>
      </w:r>
      <w:commentRangeEnd w:id="1221"/>
      <w:r w:rsidRPr="00302F0C" w:rsidR="00230D2A">
        <w:rPr>
          <w:rStyle w:val="CommentReference"/>
          <w:rFonts w:ascii="Arial" w:hAnsi="Arial" w:cs="Arial"/>
          <w:sz w:val="21"/>
          <w:szCs w:val="21"/>
          <w:rPrChange w:author="Akshay Raveendran" w:date="2025-07-21T09:53:00Z" w16du:dateUtc="2025-07-21T05:53:00Z" w:id="1222">
            <w:rPr>
              <w:rStyle w:val="CommentReference"/>
            </w:rPr>
          </w:rPrChange>
        </w:rPr>
        <w:commentReference w:id="1221"/>
      </w:r>
    </w:p>
    <w:p w:rsidRPr="00302F0C" w:rsidR="006D66E9" w:rsidDel="006A48F8" w:rsidP="00780542" w:rsidRDefault="00825D24" w14:paraId="6C0CB489" w14:textId="7DEE52E3">
      <w:pPr>
        <w:jc w:val="both"/>
        <w:rPr>
          <w:del w:author="Akshay Raveendran" w:date="2025-07-22T14:59:00Z" w16du:dateUtc="2025-07-22T10:59:00Z" w:id="1223"/>
          <w:rFonts w:ascii="Arial" w:hAnsi="Arial" w:eastAsia="Times New Roman" w:cs="Arial"/>
          <w:color w:val="000000"/>
          <w:lang w:eastAsia="en-GB"/>
        </w:rPr>
      </w:pPr>
      <w:bookmarkStart w:name="_Toc204935492" w:id="1224"/>
      <w:bookmarkStart w:name="_Hlk202874797" w:id="1225"/>
      <w:r w:rsidRPr="00302F0C">
        <w:rPr>
          <w:rFonts w:ascii="Arial" w:hAnsi="Arial" w:eastAsia="Times New Roman" w:cs="Arial"/>
          <w:color w:val="000000"/>
          <w:lang w:eastAsia="en-GB"/>
        </w:rPr>
        <w:t>2</w:t>
      </w:r>
      <w:r w:rsidRPr="00302F0C" w:rsidR="007F03FD">
        <w:rPr>
          <w:rFonts w:ascii="Arial" w:hAnsi="Arial" w:eastAsia="Times New Roman" w:cs="Arial"/>
          <w:color w:val="000000"/>
          <w:lang w:eastAsia="en-GB"/>
        </w:rPr>
        <w:t>.1.3</w:t>
      </w:r>
      <w:bookmarkEnd w:id="1224"/>
      <w:r w:rsidRPr="00302F0C" w:rsidR="007F03FD">
        <w:rPr>
          <w:rFonts w:ascii="Arial" w:hAnsi="Arial" w:eastAsia="Times New Roman" w:cs="Arial"/>
          <w:color w:val="000000"/>
          <w:lang w:eastAsia="en-GB"/>
        </w:rPr>
        <w:t xml:space="preserve"> </w:t>
      </w:r>
      <w:del w:author="Akshay Raveendran" w:date="2025-07-22T14:59:00Z" w16du:dateUtc="2025-07-22T10:59:00Z" w:id="1226">
        <w:r w:rsidRPr="00302F0C" w:rsidDel="006A48F8" w:rsidR="006D66E9">
          <w:rPr>
            <w:rFonts w:ascii="Arial" w:hAnsi="Arial" w:eastAsia="Times New Roman" w:cs="Arial"/>
            <w:color w:val="000000"/>
            <w:lang w:eastAsia="en-GB"/>
          </w:rPr>
          <w:delText>Dropdowns:</w:delText>
        </w:r>
      </w:del>
    </w:p>
    <w:p w:rsidRPr="00302F0C" w:rsidR="00780542" w:rsidDel="006A48F8" w:rsidP="00C517B4" w:rsidRDefault="00C517B4" w14:paraId="18AA2EA8" w14:textId="1F74A0E8">
      <w:pPr>
        <w:jc w:val="both"/>
        <w:rPr>
          <w:del w:author="Akshay Raveendran" w:date="2025-07-22T14:59:00Z" w16du:dateUtc="2025-07-22T10:59:00Z" w:id="1227"/>
          <w:rFonts w:ascii="Arial" w:hAnsi="Arial" w:eastAsia="Times New Roman" w:cs="Arial"/>
          <w:color w:val="000000"/>
          <w:lang w:eastAsia="en-GB"/>
        </w:rPr>
      </w:pPr>
      <w:del w:author="Akshay Raveendran" w:date="2025-07-22T14:59:00Z" w16du:dateUtc="2025-07-22T10:59:00Z" w:id="1228">
        <w:r w:rsidRPr="00302F0C" w:rsidDel="006A48F8">
          <w:rPr>
            <w:rFonts w:ascii="Arial" w:hAnsi="Arial" w:eastAsia="Times New Roman" w:cs="Arial"/>
            <w:color w:val="000000"/>
            <w:lang w:eastAsia="en-GB"/>
          </w:rPr>
          <w:delText xml:space="preserve">    </w:delText>
        </w:r>
        <w:r w:rsidRPr="00302F0C" w:rsidDel="006A48F8" w:rsidR="00780542">
          <w:rPr>
            <w:rFonts w:ascii="Arial" w:hAnsi="Arial" w:eastAsia="Times New Roman" w:cs="Arial"/>
            <w:color w:val="000000"/>
            <w:lang w:eastAsia="en-GB"/>
          </w:rPr>
          <w:delText xml:space="preserve">Request Type </w:delText>
        </w:r>
      </w:del>
    </w:p>
    <w:p w:rsidRPr="00302F0C" w:rsidR="00C517B4" w:rsidDel="0069066F" w:rsidRDefault="00C517B4" w14:paraId="6EA0994B" w14:textId="055111B3">
      <w:pPr>
        <w:pStyle w:val="ListParagraph"/>
        <w:numPr>
          <w:ilvl w:val="0"/>
          <w:numId w:val="34"/>
        </w:numPr>
        <w:jc w:val="both"/>
        <w:rPr>
          <w:del w:author="Akshay Raveendran" w:date="2025-07-21T13:46:00Z" w16du:dateUtc="2025-07-21T09:46:00Z" w:id="1229"/>
          <w:rFonts w:ascii="Arial" w:hAnsi="Arial" w:eastAsia="Times New Roman" w:cs="Arial"/>
          <w:color w:val="000000"/>
          <w:lang w:eastAsia="en-GB"/>
          <w:rPrChange w:author="Akshay Raveendran" w:date="2025-07-17T14:46:00Z" w16du:dateUtc="2025-07-17T10:46:00Z" w:id="1230">
            <w:rPr>
              <w:del w:author="Akshay Raveendran" w:date="2025-07-21T13:46:00Z" w16du:dateUtc="2025-07-21T09:46:00Z" w:id="1231"/>
            </w:rPr>
          </w:rPrChange>
        </w:rPr>
        <w:pPrChange w:author="Akshay Raveendran" w:date="2025-07-17T14:46:00Z" w16du:dateUtc="2025-07-17T10:46:00Z" w:id="1232">
          <w:pPr>
            <w:pStyle w:val="ListParagraph"/>
            <w:numPr>
              <w:numId w:val="19"/>
            </w:numPr>
            <w:ind w:left="360" w:hanging="360"/>
            <w:jc w:val="both"/>
          </w:pPr>
        </w:pPrChange>
      </w:pPr>
      <w:del w:author="Akshay Raveendran" w:date="2025-07-22T14:59:00Z" w16du:dateUtc="2025-07-22T10:59:00Z" w:id="1233">
        <w:r w:rsidRPr="00302F0C" w:rsidDel="006A48F8">
          <w:rPr>
            <w:rFonts w:ascii="Arial" w:hAnsi="Arial" w:eastAsia="Times New Roman" w:cs="Arial"/>
            <w:color w:val="000000"/>
            <w:sz w:val="26"/>
            <w:szCs w:val="26"/>
            <w:lang w:eastAsia="en-GB"/>
            <w:rPrChange w:author="Akshay Raveendran" w:date="2025-07-17T14:46:00Z" w16du:dateUtc="2025-07-17T10:46:00Z" w:id="1234">
              <w:rPr/>
            </w:rPrChange>
          </w:rPr>
          <w:delText xml:space="preserve">Inquiry for </w:delText>
        </w:r>
        <w:bookmarkEnd w:id="1225"/>
        <w:r w:rsidRPr="00302F0C" w:rsidDel="006A48F8">
          <w:rPr>
            <w:rFonts w:ascii="Arial" w:hAnsi="Arial" w:eastAsia="Times New Roman" w:cs="Arial"/>
            <w:color w:val="000000"/>
            <w:sz w:val="26"/>
            <w:szCs w:val="26"/>
            <w:lang w:eastAsia="en-GB"/>
            <w:rPrChange w:author="Akshay Raveendran" w:date="2025-07-17T14:46:00Z" w16du:dateUtc="2025-07-17T10:46:00Z" w:id="1235">
              <w:rPr/>
            </w:rPrChange>
          </w:rPr>
          <w:delText>Quotation</w:delText>
        </w:r>
      </w:del>
    </w:p>
    <w:p w:rsidRPr="00302F0C" w:rsidR="00C517B4" w:rsidDel="006A48F8" w:rsidRDefault="00C517B4" w14:paraId="74992E57" w14:textId="1220A771">
      <w:pPr>
        <w:pStyle w:val="ListParagraph"/>
        <w:numPr>
          <w:ilvl w:val="0"/>
          <w:numId w:val="34"/>
        </w:numPr>
        <w:jc w:val="both"/>
        <w:rPr>
          <w:del w:author="Akshay Raveendran" w:date="2025-07-22T14:59:00Z" w16du:dateUtc="2025-07-22T10:59:00Z" w:id="1236"/>
          <w:rFonts w:ascii="Arial" w:hAnsi="Arial" w:eastAsia="Times New Roman" w:cs="Arial"/>
          <w:color w:val="000000"/>
          <w:lang w:eastAsia="en-GB"/>
          <w:rPrChange w:author="Akshay Raveendran" w:date="2025-07-21T13:46:00Z" w16du:dateUtc="2025-07-21T09:46:00Z" w:id="1237">
            <w:rPr>
              <w:del w:author="Akshay Raveendran" w:date="2025-07-22T14:59:00Z" w16du:dateUtc="2025-07-22T10:59:00Z" w:id="1238"/>
            </w:rPr>
          </w:rPrChange>
        </w:rPr>
        <w:pPrChange w:author="Akshay Raveendran" w:date="2025-07-21T13:46:00Z" w16du:dateUtc="2025-07-21T09:46:00Z" w:id="1239">
          <w:pPr>
            <w:pStyle w:val="ListParagraph"/>
            <w:numPr>
              <w:numId w:val="19"/>
            </w:numPr>
            <w:ind w:left="360" w:hanging="360"/>
            <w:jc w:val="both"/>
          </w:pPr>
        </w:pPrChange>
      </w:pPr>
      <w:del w:author="Akshay Raveendran" w:date="2025-07-21T13:46:00Z" w16du:dateUtc="2025-07-21T09:46:00Z" w:id="1240">
        <w:r w:rsidRPr="00302F0C" w:rsidDel="0069066F">
          <w:rPr>
            <w:rFonts w:ascii="Arial" w:hAnsi="Arial" w:eastAsia="Times New Roman" w:cs="Arial"/>
            <w:color w:val="000000"/>
            <w:sz w:val="26"/>
            <w:szCs w:val="26"/>
            <w:lang w:eastAsia="en-GB"/>
            <w:rPrChange w:author="Akshay Raveendran" w:date="2025-07-21T13:46:00Z" w16du:dateUtc="2025-07-21T09:46:00Z" w:id="1241">
              <w:rPr/>
            </w:rPrChange>
          </w:rPr>
          <w:delText>Request for Pickup</w:delText>
        </w:r>
      </w:del>
    </w:p>
    <w:p w:rsidRPr="00302F0C" w:rsidR="006D66E9" w:rsidDel="006A48F8" w:rsidRDefault="00C517B4" w14:paraId="6C1855C8" w14:textId="4DFE21C3">
      <w:pPr>
        <w:pStyle w:val="ListParagraph"/>
        <w:numPr>
          <w:ilvl w:val="0"/>
          <w:numId w:val="34"/>
        </w:numPr>
        <w:jc w:val="both"/>
        <w:rPr>
          <w:del w:author="Akshay Raveendran" w:date="2025-07-22T14:59:00Z" w16du:dateUtc="2025-07-22T10:59:00Z" w:id="1242"/>
          <w:rFonts w:ascii="Arial" w:hAnsi="Arial" w:eastAsia="Times New Roman" w:cs="Arial"/>
          <w:color w:val="000000"/>
          <w:lang w:eastAsia="en-GB"/>
          <w:rPrChange w:author="Akshay Raveendran" w:date="2025-07-17T14:46:00Z" w16du:dateUtc="2025-07-17T10:46:00Z" w:id="1243">
            <w:rPr>
              <w:del w:author="Akshay Raveendran" w:date="2025-07-22T14:59:00Z" w16du:dateUtc="2025-07-22T10:59:00Z" w:id="1244"/>
            </w:rPr>
          </w:rPrChange>
        </w:rPr>
        <w:pPrChange w:author="Akshay Raveendran" w:date="2025-07-17T14:46:00Z" w16du:dateUtc="2025-07-17T10:46:00Z" w:id="1245">
          <w:pPr>
            <w:pStyle w:val="ListParagraph"/>
            <w:numPr>
              <w:numId w:val="19"/>
            </w:numPr>
            <w:ind w:left="360" w:hanging="360"/>
            <w:jc w:val="both"/>
          </w:pPr>
        </w:pPrChange>
      </w:pPr>
      <w:del w:author="Akshay Raveendran" w:date="2025-07-22T14:59:00Z" w16du:dateUtc="2025-07-22T10:59:00Z" w:id="1246">
        <w:r w:rsidRPr="00302F0C" w:rsidDel="006A48F8">
          <w:rPr>
            <w:rFonts w:ascii="Arial" w:hAnsi="Arial" w:eastAsia="Times New Roman" w:cs="Arial"/>
            <w:color w:val="000000"/>
            <w:sz w:val="26"/>
            <w:szCs w:val="26"/>
            <w:lang w:eastAsia="en-GB"/>
            <w:rPrChange w:author="Akshay Raveendran" w:date="2025-07-17T14:46:00Z" w16du:dateUtc="2025-07-17T10:46:00Z" w:id="1247">
              <w:rPr/>
            </w:rPrChange>
          </w:rPr>
          <w:delText>Site Visit Request</w:delText>
        </w:r>
      </w:del>
    </w:p>
    <w:p w:rsidRPr="00302F0C" w:rsidR="006D66E9" w:rsidDel="006A48F8" w:rsidP="006D66E9" w:rsidRDefault="0010586C" w14:paraId="524CF3BE" w14:textId="28D586FA">
      <w:pPr>
        <w:jc w:val="both"/>
        <w:rPr>
          <w:del w:author="Akshay Raveendran" w:date="2025-07-22T14:59:00Z" w16du:dateUtc="2025-07-22T10:59:00Z" w:id="1248"/>
          <w:rFonts w:ascii="Arial" w:hAnsi="Arial" w:eastAsia="Times New Roman" w:cs="Arial"/>
          <w:color w:val="000000"/>
          <w:lang w:eastAsia="en-GB"/>
        </w:rPr>
      </w:pPr>
      <w:del w:author="Akshay Raveendran" w:date="2025-07-22T14:59:00Z" w16du:dateUtc="2025-07-22T10:59:00Z" w:id="1249">
        <w:r w:rsidRPr="00302F0C" w:rsidDel="006A48F8">
          <w:rPr>
            <w:rFonts w:ascii="Arial" w:hAnsi="Arial" w:eastAsia="Times New Roman" w:cs="Arial"/>
            <w:color w:val="000000"/>
            <w:lang w:eastAsia="en-GB"/>
          </w:rPr>
          <w:delText xml:space="preserve">   Preferred Disposal Mode</w:delText>
        </w:r>
      </w:del>
    </w:p>
    <w:p w:rsidRPr="00302F0C" w:rsidR="00050636" w:rsidDel="006A48F8" w:rsidRDefault="00050636" w14:paraId="1EA4ED94" w14:textId="207CFB1B">
      <w:pPr>
        <w:pStyle w:val="ListParagraph"/>
        <w:numPr>
          <w:ilvl w:val="0"/>
          <w:numId w:val="35"/>
        </w:numPr>
        <w:jc w:val="both"/>
        <w:rPr>
          <w:del w:author="Akshay Raveendran" w:date="2025-07-22T14:59:00Z" w16du:dateUtc="2025-07-22T10:59:00Z" w:id="1250"/>
          <w:rFonts w:ascii="Arial" w:hAnsi="Arial" w:eastAsia="Times New Roman" w:cs="Arial"/>
          <w:color w:val="000000"/>
          <w:lang w:eastAsia="en-GB"/>
          <w:rPrChange w:author="Akshay Raveendran" w:date="2025-07-17T14:53:00Z" w16du:dateUtc="2025-07-17T10:53:00Z" w:id="1251">
            <w:rPr>
              <w:del w:author="Akshay Raveendran" w:date="2025-07-22T14:59:00Z" w16du:dateUtc="2025-07-22T10:59:00Z" w:id="1252"/>
            </w:rPr>
          </w:rPrChange>
        </w:rPr>
        <w:pPrChange w:author="Akshay Raveendran" w:date="2025-07-17T14:53:00Z" w16du:dateUtc="2025-07-17T10:53:00Z" w:id="1253">
          <w:pPr>
            <w:pStyle w:val="ListParagraph"/>
            <w:numPr>
              <w:numId w:val="20"/>
            </w:numPr>
            <w:ind w:left="1080" w:hanging="360"/>
            <w:jc w:val="both"/>
          </w:pPr>
        </w:pPrChange>
      </w:pPr>
      <w:del w:author="Akshay Raveendran" w:date="2025-07-22T14:59:00Z" w16du:dateUtc="2025-07-22T10:59:00Z" w:id="1254">
        <w:r w:rsidRPr="00302F0C" w:rsidDel="006A48F8">
          <w:rPr>
            <w:rFonts w:ascii="Arial" w:hAnsi="Arial" w:eastAsia="Times New Roman" w:cs="Arial"/>
            <w:color w:val="000000"/>
            <w:sz w:val="26"/>
            <w:szCs w:val="26"/>
            <w:lang w:eastAsia="en-GB"/>
            <w:rPrChange w:author="Akshay Raveendran" w:date="2025-07-17T14:53:00Z" w16du:dateUtc="2025-07-17T10:53:00Z" w:id="1255">
              <w:rPr/>
            </w:rPrChange>
          </w:rPr>
          <w:delText xml:space="preserve">Sale </w:delText>
        </w:r>
      </w:del>
    </w:p>
    <w:p w:rsidRPr="00302F0C" w:rsidR="00050636" w:rsidDel="006A48F8" w:rsidRDefault="00050636" w14:paraId="2161C326" w14:textId="7ABD63C1">
      <w:pPr>
        <w:pStyle w:val="ListParagraph"/>
        <w:numPr>
          <w:ilvl w:val="0"/>
          <w:numId w:val="35"/>
        </w:numPr>
        <w:jc w:val="both"/>
        <w:rPr>
          <w:del w:author="Akshay Raveendran" w:date="2025-07-22T14:59:00Z" w16du:dateUtc="2025-07-22T10:59:00Z" w:id="1256"/>
          <w:rFonts w:ascii="Arial" w:hAnsi="Arial" w:eastAsia="Times New Roman" w:cs="Arial"/>
          <w:color w:val="000000"/>
          <w:lang w:eastAsia="en-GB"/>
          <w:rPrChange w:author="Akshay Raveendran" w:date="2025-07-17T14:53:00Z" w16du:dateUtc="2025-07-17T10:53:00Z" w:id="1257">
            <w:rPr>
              <w:del w:author="Akshay Raveendran" w:date="2025-07-22T14:59:00Z" w16du:dateUtc="2025-07-22T10:59:00Z" w:id="1258"/>
            </w:rPr>
          </w:rPrChange>
        </w:rPr>
        <w:pPrChange w:author="Akshay Raveendran" w:date="2025-07-17T14:53:00Z" w16du:dateUtc="2025-07-17T10:53:00Z" w:id="1259">
          <w:pPr>
            <w:pStyle w:val="ListParagraph"/>
            <w:numPr>
              <w:numId w:val="20"/>
            </w:numPr>
            <w:ind w:left="1080" w:hanging="360"/>
            <w:jc w:val="both"/>
          </w:pPr>
        </w:pPrChange>
      </w:pPr>
      <w:del w:author="Akshay Raveendran" w:date="2025-07-22T14:59:00Z" w16du:dateUtc="2025-07-22T10:59:00Z" w:id="1260">
        <w:r w:rsidRPr="00302F0C" w:rsidDel="006A48F8">
          <w:rPr>
            <w:rFonts w:ascii="Arial" w:hAnsi="Arial" w:eastAsia="Times New Roman" w:cs="Arial"/>
            <w:color w:val="000000"/>
            <w:sz w:val="26"/>
            <w:szCs w:val="26"/>
            <w:lang w:eastAsia="en-GB"/>
            <w:rPrChange w:author="Akshay Raveendran" w:date="2025-07-17T14:53:00Z" w16du:dateUtc="2025-07-17T10:53:00Z" w:id="1261">
              <w:rPr/>
            </w:rPrChange>
          </w:rPr>
          <w:delText>Scrap</w:delText>
        </w:r>
      </w:del>
    </w:p>
    <w:p w:rsidRPr="00302F0C" w:rsidR="00050636" w:rsidDel="006A48F8" w:rsidRDefault="00050636" w14:paraId="05172776" w14:textId="403C6B23">
      <w:pPr>
        <w:pStyle w:val="ListParagraph"/>
        <w:numPr>
          <w:ilvl w:val="0"/>
          <w:numId w:val="35"/>
        </w:numPr>
        <w:jc w:val="both"/>
        <w:rPr>
          <w:del w:author="Akshay Raveendran" w:date="2025-07-22T14:59:00Z" w16du:dateUtc="2025-07-22T10:59:00Z" w:id="1262"/>
          <w:rFonts w:ascii="Arial" w:hAnsi="Arial" w:eastAsia="Times New Roman" w:cs="Arial"/>
          <w:color w:val="000000"/>
          <w:lang w:eastAsia="en-GB"/>
          <w:rPrChange w:author="Akshay Raveendran" w:date="2025-07-17T14:53:00Z" w16du:dateUtc="2025-07-17T10:53:00Z" w:id="1263">
            <w:rPr>
              <w:del w:author="Akshay Raveendran" w:date="2025-07-22T14:59:00Z" w16du:dateUtc="2025-07-22T10:59:00Z" w:id="1264"/>
            </w:rPr>
          </w:rPrChange>
        </w:rPr>
        <w:pPrChange w:author="Akshay Raveendran" w:date="2025-07-17T14:53:00Z" w16du:dateUtc="2025-07-17T10:53:00Z" w:id="1265">
          <w:pPr>
            <w:pStyle w:val="ListParagraph"/>
            <w:numPr>
              <w:numId w:val="20"/>
            </w:numPr>
            <w:ind w:left="1080" w:hanging="360"/>
            <w:jc w:val="both"/>
          </w:pPr>
        </w:pPrChange>
      </w:pPr>
      <w:del w:author="Akshay Raveendran" w:date="2025-07-22T14:59:00Z" w16du:dateUtc="2025-07-22T10:59:00Z" w:id="1266">
        <w:r w:rsidRPr="00302F0C" w:rsidDel="006A48F8">
          <w:rPr>
            <w:rFonts w:ascii="Arial" w:hAnsi="Arial" w:eastAsia="Times New Roman" w:cs="Arial"/>
            <w:color w:val="000000"/>
            <w:sz w:val="26"/>
            <w:szCs w:val="26"/>
            <w:lang w:eastAsia="en-GB"/>
            <w:rPrChange w:author="Akshay Raveendran" w:date="2025-07-17T14:53:00Z" w16du:dateUtc="2025-07-17T10:53:00Z" w:id="1267">
              <w:rPr/>
            </w:rPrChange>
          </w:rPr>
          <w:delText>Vehicle sale</w:delText>
        </w:r>
      </w:del>
    </w:p>
    <w:p w:rsidRPr="00302F0C" w:rsidR="00050636" w:rsidDel="006A48F8" w:rsidRDefault="00050636" w14:paraId="289BF40D" w14:textId="017CDFB3">
      <w:pPr>
        <w:pStyle w:val="ListParagraph"/>
        <w:numPr>
          <w:ilvl w:val="0"/>
          <w:numId w:val="35"/>
        </w:numPr>
        <w:jc w:val="both"/>
        <w:rPr>
          <w:del w:author="Akshay Raveendran" w:date="2025-07-22T14:59:00Z" w16du:dateUtc="2025-07-22T10:59:00Z" w:id="1268"/>
          <w:rFonts w:ascii="Arial" w:hAnsi="Arial" w:eastAsia="Times New Roman" w:cs="Arial"/>
          <w:color w:val="000000"/>
          <w:lang w:eastAsia="en-GB"/>
          <w:rPrChange w:author="Akshay Raveendran" w:date="2025-07-17T14:53:00Z" w16du:dateUtc="2025-07-17T10:53:00Z" w:id="1269">
            <w:rPr>
              <w:del w:author="Akshay Raveendran" w:date="2025-07-22T14:59:00Z" w16du:dateUtc="2025-07-22T10:59:00Z" w:id="1270"/>
            </w:rPr>
          </w:rPrChange>
        </w:rPr>
        <w:pPrChange w:author="Akshay Raveendran" w:date="2025-07-17T14:53:00Z" w16du:dateUtc="2025-07-17T10:53:00Z" w:id="1271">
          <w:pPr>
            <w:pStyle w:val="ListParagraph"/>
            <w:numPr>
              <w:numId w:val="20"/>
            </w:numPr>
            <w:ind w:left="1080" w:hanging="360"/>
            <w:jc w:val="both"/>
          </w:pPr>
        </w:pPrChange>
      </w:pPr>
      <w:del w:author="Akshay Raveendran" w:date="2025-07-22T14:59:00Z" w16du:dateUtc="2025-07-22T10:59:00Z" w:id="1272">
        <w:r w:rsidRPr="00302F0C" w:rsidDel="006A48F8">
          <w:rPr>
            <w:rFonts w:ascii="Arial" w:hAnsi="Arial" w:eastAsia="Times New Roman" w:cs="Arial"/>
            <w:color w:val="000000"/>
            <w:sz w:val="26"/>
            <w:szCs w:val="26"/>
            <w:lang w:eastAsia="en-GB"/>
            <w:rPrChange w:author="Akshay Raveendran" w:date="2025-07-17T14:53:00Z" w16du:dateUtc="2025-07-17T10:53:00Z" w:id="1273">
              <w:rPr/>
            </w:rPrChange>
          </w:rPr>
          <w:delText>Other</w:delText>
        </w:r>
      </w:del>
    </w:p>
    <w:p w:rsidRPr="00302F0C" w:rsidR="00947DFC" w:rsidP="00947DFC" w:rsidRDefault="00CC4EB5" w14:paraId="3934AC7A" w14:textId="2E951E7A">
      <w:pPr>
        <w:pStyle w:val="Heading3"/>
        <w:rPr>
          <w:ins w:author="Akshay Raveendran" w:date="2025-07-21T00:26:00Z" w16du:dateUtc="2025-07-20T20:26:00Z" w:id="1274"/>
          <w:rFonts w:ascii="Arial" w:hAnsi="Arial" w:cs="Arial"/>
        </w:rPr>
      </w:pPr>
      <w:bookmarkStart w:name="_Toc204935493" w:id="1275"/>
      <w:r w:rsidRPr="00302F0C">
        <w:rPr>
          <w:rFonts w:ascii="Arial" w:hAnsi="Arial" w:eastAsia="Times New Roman" w:cs="Arial"/>
          <w:color w:val="000000"/>
          <w:lang w:eastAsia="en-GB"/>
        </w:rPr>
        <w:t xml:space="preserve">PSSC </w:t>
      </w:r>
      <w:r w:rsidRPr="00302F0C" w:rsidR="0013492B">
        <w:rPr>
          <w:rFonts w:ascii="Arial" w:hAnsi="Arial" w:eastAsia="Times New Roman" w:cs="Arial"/>
          <w:color w:val="000000"/>
          <w:lang w:eastAsia="en-GB"/>
        </w:rPr>
        <w:t>Status update</w:t>
      </w:r>
      <w:r w:rsidRPr="00302F0C" w:rsidR="0013492B">
        <w:rPr>
          <w:rFonts w:ascii="Arial" w:hAnsi="Arial" w:cs="Arial"/>
        </w:rPr>
        <w:t xml:space="preserve"> form</w:t>
      </w:r>
      <w:ins w:author="Akshay Raveendran" w:date="2025-07-21T00:27:00Z" w16du:dateUtc="2025-07-20T20:27:00Z" w:id="1276">
        <w:r w:rsidRPr="00302F0C" w:rsidR="00947DFC">
          <w:rPr>
            <w:rFonts w:ascii="Arial" w:hAnsi="Arial" w:cs="Arial"/>
          </w:rPr>
          <w:t xml:space="preserve"> </w:t>
        </w:r>
      </w:ins>
      <w:ins w:author="Akshay Raveendran" w:date="2025-07-21T00:26:00Z" w16du:dateUtc="2025-07-20T20:26:00Z" w:id="1277">
        <w:r w:rsidRPr="00302F0C" w:rsidR="00947DFC">
          <w:rPr>
            <w:rFonts w:ascii="Arial" w:hAnsi="Arial" w:cs="Arial"/>
          </w:rPr>
          <w:t>(</w:t>
        </w:r>
      </w:ins>
      <w:r w:rsidRPr="00302F0C" w:rsidR="00307049">
        <w:rPr>
          <w:rFonts w:ascii="Arial" w:hAnsi="Arial" w:cs="Arial"/>
        </w:rPr>
        <w:t>F</w:t>
      </w:r>
      <w:ins w:author="Akshay Raveendran" w:date="2025-07-21T00:26:00Z" w16du:dateUtc="2025-07-20T20:26:00Z" w:id="1278">
        <w:r w:rsidRPr="00302F0C" w:rsidR="00947DFC">
          <w:rPr>
            <w:rFonts w:ascii="Arial" w:hAnsi="Arial" w:cs="Arial"/>
          </w:rPr>
          <w:t>orm 3)</w:t>
        </w:r>
      </w:ins>
      <w:ins w:author="Akshay Raveendran" w:date="2025-07-21T00:27:00Z" w16du:dateUtc="2025-07-20T20:27:00Z" w:id="1279">
        <w:r w:rsidRPr="00302F0C" w:rsidR="00947DFC">
          <w:rPr>
            <w:rFonts w:ascii="Arial" w:hAnsi="Arial" w:cs="Arial"/>
          </w:rPr>
          <w:t xml:space="preserve"> </w:t>
        </w:r>
      </w:ins>
      <w:r w:rsidRPr="00302F0C" w:rsidR="00F92E9A">
        <w:rPr>
          <w:rFonts w:ascii="Arial" w:hAnsi="Arial" w:cs="Arial"/>
        </w:rPr>
        <w:t>(F</w:t>
      </w:r>
      <w:ins w:author="Akshay Raveendran" w:date="2025-07-21T00:27:00Z" w16du:dateUtc="2025-07-20T20:27:00Z" w:id="1280">
        <w:r w:rsidRPr="00302F0C" w:rsidR="00947DFC">
          <w:rPr>
            <w:rFonts w:ascii="Arial" w:hAnsi="Arial" w:cs="Arial"/>
          </w:rPr>
          <w:t>rom PSSC to Requestor</w:t>
        </w:r>
      </w:ins>
      <w:r w:rsidRPr="00302F0C" w:rsidR="00F92E9A">
        <w:rPr>
          <w:rFonts w:ascii="Arial" w:hAnsi="Arial" w:cs="Arial"/>
        </w:rPr>
        <w:t>)</w:t>
      </w:r>
      <w:bookmarkEnd w:id="1275"/>
      <w:ins w:author="Akshay Raveendran" w:date="2025-07-21T00:27:00Z" w16du:dateUtc="2025-07-20T20:27:00Z" w:id="1281">
        <w:r w:rsidRPr="00302F0C" w:rsidR="00947DFC">
          <w:rPr>
            <w:rFonts w:ascii="Arial" w:hAnsi="Arial" w:cs="Arial"/>
          </w:rPr>
          <w:t xml:space="preserve"> </w:t>
        </w:r>
      </w:ins>
    </w:p>
    <w:p w:rsidRPr="00302F0C" w:rsidR="00916EA1" w:rsidP="00916EA1" w:rsidRDefault="00916EA1" w14:paraId="189CA718" w14:textId="34C989A1">
      <w:pPr>
        <w:pStyle w:val="Heading3"/>
        <w:rPr>
          <w:rFonts w:ascii="Arial" w:hAnsi="Arial" w:cs="Arial"/>
        </w:rPr>
      </w:pPr>
    </w:p>
    <w:p w:rsidRPr="00302F0C" w:rsidR="00916EA1" w:rsidP="00916EA1" w:rsidRDefault="00916EA1" w14:paraId="4CC2FD1D" w14:textId="77777777">
      <w:pPr>
        <w:pStyle w:val="Heading3"/>
        <w:rPr>
          <w:rFonts w:ascii="Arial" w:hAnsi="Arial" w:cs="Arial"/>
        </w:rPr>
      </w:pPr>
    </w:p>
    <w:tbl>
      <w:tblPr>
        <w:tblW w:w="9720" w:type="dxa"/>
        <w:tblInd w:w="-5" w:type="dxa"/>
        <w:tblLook w:val="04A0" w:firstRow="1" w:lastRow="0" w:firstColumn="1" w:lastColumn="0" w:noHBand="0" w:noVBand="1"/>
        <w:tblPrChange w:author="Akshay Raveendran" w:date="2025-07-17T15:12:00Z" w16du:dateUtc="2025-07-17T11:12:00Z" w:id="1282">
          <w:tblPr>
            <w:tblW w:w="9828" w:type="dxa"/>
            <w:tblInd w:w="-113" w:type="dxa"/>
            <w:tblLook w:val="04A0" w:firstRow="1" w:lastRow="0" w:firstColumn="1" w:lastColumn="0" w:noHBand="0" w:noVBand="1"/>
          </w:tblPr>
        </w:tblPrChange>
      </w:tblPr>
      <w:tblGrid>
        <w:gridCol w:w="2834"/>
        <w:gridCol w:w="87"/>
        <w:gridCol w:w="2413"/>
        <w:gridCol w:w="822"/>
        <w:gridCol w:w="3564"/>
      </w:tblGrid>
      <w:tr w:rsidRPr="00302F0C" w:rsidR="00916EA1" w:rsidTr="3B7D4E62" w14:paraId="7B713A7E" w14:textId="77777777">
        <w:trPr>
          <w:trHeight w:val="290"/>
          <w:trPrChange w:author="Akshay Raveendran" w:date="2025-07-17T15:12:00Z" w16du:dateUtc="2025-07-17T11:12:00Z" w:id="1284">
            <w:trPr>
              <w:gridBefore w:val="3"/>
              <w:wBefore w:w="113" w:type="dxa"/>
              <w:trHeight w:val="290"/>
            </w:trPr>
          </w:trPrChange>
        </w:trPr>
        <w:tc>
          <w:tcPr>
            <w:tcW w:w="9720" w:type="dxa"/>
            <w:gridSpan w:val="5"/>
            <w:tcBorders>
              <w:top w:val="single" w:color="auto" w:sz="4" w:space="0"/>
              <w:left w:val="single" w:color="auto" w:sz="4" w:space="0"/>
              <w:bottom w:val="single" w:color="auto" w:sz="4" w:space="0"/>
              <w:right w:val="single" w:color="auto" w:sz="4" w:space="0"/>
            </w:tcBorders>
            <w:shd w:val="clear" w:color="auto" w:fill="B4C6E7"/>
            <w:noWrap/>
            <w:tcMar/>
            <w:vAlign w:val="center"/>
            <w:hideMark/>
            <w:tcPrChange w:author="Akshay Raveendran" w:date="2025-07-17T15:12:00Z" w16du:dateUtc="2025-07-17T11:12:00Z" w:id="1285">
              <w:tcPr>
                <w:tcW w:w="9715" w:type="dxa"/>
                <w:gridSpan w:val="17"/>
                <w:tcBorders>
                  <w:top w:val="single" w:color="auto" w:sz="4" w:space="0"/>
                  <w:left w:val="single" w:color="auto" w:sz="4" w:space="0"/>
                  <w:bottom w:val="single" w:color="auto" w:sz="4" w:space="0"/>
                  <w:right w:val="single" w:color="auto" w:sz="4" w:space="0"/>
                </w:tcBorders>
                <w:shd w:val="clear" w:color="auto" w:fill="B4C6E7"/>
                <w:noWrap/>
                <w:vAlign w:val="center"/>
                <w:hideMark/>
              </w:tcPr>
            </w:tcPrChange>
          </w:tcPr>
          <w:p w:rsidRPr="00302F0C" w:rsidR="00916EA1" w:rsidRDefault="00916EA1" w14:paraId="6F75209E"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Digital Form</w:t>
            </w:r>
          </w:p>
        </w:tc>
      </w:tr>
      <w:tr w:rsidRPr="00302F0C" w:rsidR="00916EA1" w:rsidTr="3B7D4E62" w14:paraId="77D7B2BE" w14:textId="77777777">
        <w:trPr>
          <w:trHeight w:val="620"/>
          <w:trPrChange w:author="Akshay Raveendran" w:date="2025-07-17T15:12:00Z" w16du:dateUtc="2025-07-17T11:12:00Z" w:id="1286">
            <w:trPr>
              <w:gridBefore w:val="3"/>
              <w:wBefore w:w="113" w:type="dxa"/>
              <w:trHeight w:val="620"/>
            </w:trPr>
          </w:trPrChange>
        </w:trPr>
        <w:tc>
          <w:tcPr>
            <w:tcW w:w="9720" w:type="dxa"/>
            <w:gridSpan w:val="5"/>
            <w:tcBorders>
              <w:top w:val="single" w:color="auto" w:sz="4" w:space="0"/>
              <w:left w:val="single" w:color="auto" w:sz="4" w:space="0"/>
              <w:bottom w:val="single" w:color="auto" w:sz="4" w:space="0"/>
              <w:right w:val="single" w:color="auto" w:sz="4" w:space="0"/>
            </w:tcBorders>
            <w:noWrap/>
            <w:tcMar/>
            <w:vAlign w:val="center"/>
            <w:hideMark/>
            <w:tcPrChange w:author="Akshay Raveendran" w:date="2025-07-17T15:12:00Z" w16du:dateUtc="2025-07-17T11:12:00Z" w:id="1287">
              <w:tcPr>
                <w:tcW w:w="9715" w:type="dxa"/>
                <w:gridSpan w:val="17"/>
                <w:tcBorders>
                  <w:top w:val="single" w:color="auto" w:sz="4" w:space="0"/>
                  <w:left w:val="single" w:color="auto" w:sz="4" w:space="0"/>
                  <w:bottom w:val="single" w:color="auto" w:sz="4" w:space="0"/>
                  <w:right w:val="single" w:color="auto" w:sz="4" w:space="0"/>
                </w:tcBorders>
                <w:noWrap/>
                <w:vAlign w:val="center"/>
                <w:hideMark/>
              </w:tcPr>
            </w:tcPrChange>
          </w:tcPr>
          <w:p w:rsidRPr="00302F0C" w:rsidR="00916EA1" w:rsidRDefault="00CC4EB5" w14:paraId="41DDDF98" w14:textId="110D1B38">
            <w:pPr>
              <w:spacing w:after="0" w:line="240" w:lineRule="auto"/>
              <w:jc w:val="center"/>
              <w:rPr>
                <w:rFonts w:ascii="Arial" w:hAnsi="Arial" w:eastAsia="Times New Roman" w:cs="Arial"/>
                <w:color w:val="000000"/>
                <w:lang w:eastAsia="en-GB"/>
              </w:rPr>
            </w:pPr>
            <w:r w:rsidRPr="00302F0C">
              <w:rPr>
                <w:rFonts w:ascii="Arial" w:hAnsi="Arial" w:eastAsia="Times New Roman" w:cs="Arial"/>
                <w:color w:val="000000"/>
                <w:lang w:eastAsia="en-GB"/>
              </w:rPr>
              <w:t xml:space="preserve">PSSC </w:t>
            </w:r>
            <w:r w:rsidRPr="00302F0C" w:rsidR="00651012">
              <w:rPr>
                <w:rFonts w:ascii="Arial" w:hAnsi="Arial" w:eastAsia="Times New Roman" w:cs="Arial"/>
                <w:color w:val="000000"/>
                <w:lang w:eastAsia="en-GB"/>
              </w:rPr>
              <w:t>Status update</w:t>
            </w:r>
            <w:r w:rsidRPr="00302F0C" w:rsidR="00916EA1">
              <w:rPr>
                <w:rFonts w:ascii="Arial" w:hAnsi="Arial" w:eastAsia="Times New Roman" w:cs="Arial"/>
                <w:color w:val="000000"/>
                <w:lang w:eastAsia="en-GB"/>
              </w:rPr>
              <w:t xml:space="preserve"> Form</w:t>
            </w:r>
          </w:p>
        </w:tc>
      </w:tr>
      <w:tr w:rsidRPr="00302F0C" w:rsidR="00916EA1" w:rsidTr="3B7D4E62" w14:paraId="1B75000D" w14:textId="77777777">
        <w:tblPrEx>
          <w:tblPrExChange w:author="Akshay Raveendran" w:date="2025-07-22T10:12:00Z" w16du:dateUtc="2025-07-22T06:12:00Z" w:id="1288">
            <w:tblPrEx>
              <w:tblW w:w="9715" w:type="dxa"/>
              <w:tblInd w:w="0" w:type="dxa"/>
            </w:tblPrEx>
          </w:tblPrExChange>
        </w:tblPrEx>
        <w:trPr>
          <w:trHeight w:val="580"/>
          <w:trPrChange w:author="Akshay Raveendran" w:date="2025-07-22T10:12:00Z" w16du:dateUtc="2025-07-22T06:12:00Z" w:id="1289">
            <w:trPr>
              <w:gridBefore w:val="3"/>
              <w:trHeight w:val="580"/>
            </w:trPr>
          </w:trPrChange>
        </w:trPr>
        <w:tc>
          <w:tcPr>
            <w:tcW w:w="2834" w:type="dxa"/>
            <w:tcBorders>
              <w:top w:val="nil"/>
              <w:left w:val="single" w:color="auto" w:sz="4" w:space="0"/>
              <w:bottom w:val="single" w:color="auto" w:sz="4" w:space="0"/>
              <w:right w:val="single" w:color="auto" w:sz="4" w:space="0"/>
            </w:tcBorders>
            <w:tcMar/>
            <w:vAlign w:val="bottom"/>
            <w:hideMark/>
            <w:tcPrChange w:author="Akshay Raveendran" w:date="2025-07-22T10:12:00Z" w16du:dateUtc="2025-07-22T06:12:00Z" w:id="1290">
              <w:tcPr>
                <w:tcW w:w="2055" w:type="dxa"/>
                <w:gridSpan w:val="3"/>
                <w:tcBorders>
                  <w:top w:val="nil"/>
                  <w:left w:val="single" w:color="auto" w:sz="4" w:space="0"/>
                  <w:bottom w:val="single" w:color="auto" w:sz="4" w:space="0"/>
                  <w:right w:val="single" w:color="auto" w:sz="4" w:space="0"/>
                </w:tcBorders>
                <w:vAlign w:val="bottom"/>
                <w:hideMark/>
              </w:tcPr>
            </w:tcPrChange>
          </w:tcPr>
          <w:p w:rsidRPr="00302F0C" w:rsidR="00916EA1" w:rsidRDefault="00916EA1" w14:paraId="28F10BC6" w14:textId="7CB57739">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DRF Ref no</w:t>
            </w:r>
            <w:r w:rsidRPr="00302F0C" w:rsidR="0012708B">
              <w:rPr>
                <w:rFonts w:ascii="Arial" w:hAnsi="Arial" w:cs="Arial"/>
                <w:color w:val="FF0000"/>
                <w:sz w:val="22"/>
                <w:szCs w:val="22"/>
              </w:rPr>
              <w:t>*</w:t>
            </w:r>
          </w:p>
        </w:tc>
        <w:tc>
          <w:tcPr>
            <w:tcW w:w="2500" w:type="dxa"/>
            <w:gridSpan w:val="2"/>
            <w:tcBorders>
              <w:top w:val="nil"/>
              <w:left w:val="nil"/>
              <w:bottom w:val="single" w:color="auto" w:sz="4" w:space="0"/>
              <w:right w:val="single" w:color="auto" w:sz="4" w:space="0"/>
            </w:tcBorders>
            <w:tcMar/>
            <w:vAlign w:val="bottom"/>
            <w:hideMark/>
            <w:tcPrChange w:author="Akshay Raveendran" w:date="2025-07-22T10:12:00Z" w16du:dateUtc="2025-07-22T06:12:00Z" w:id="1291">
              <w:tcPr>
                <w:tcW w:w="2500" w:type="dxa"/>
                <w:gridSpan w:val="7"/>
                <w:tcBorders>
                  <w:top w:val="nil"/>
                  <w:left w:val="nil"/>
                  <w:bottom w:val="single" w:color="auto" w:sz="4" w:space="0"/>
                  <w:right w:val="single" w:color="auto" w:sz="4" w:space="0"/>
                </w:tcBorders>
                <w:vAlign w:val="bottom"/>
                <w:hideMark/>
              </w:tcPr>
            </w:tcPrChange>
          </w:tcPr>
          <w:p w:rsidRPr="00302F0C" w:rsidR="00916EA1" w:rsidP="0090387B" w:rsidRDefault="00D6419C" w14:paraId="425D825F" w14:textId="4EA642D0">
            <w:pPr>
              <w:rPr>
                <w:rFonts w:ascii="Arial" w:hAnsi="Arial" w:cs="Arial"/>
                <w:color w:val="000000"/>
                <w:sz w:val="22"/>
                <w:szCs w:val="22"/>
              </w:rPr>
            </w:pPr>
            <w:ins w:author="Akshay Raveendran" w:date="2025-07-22T15:00:00Z" w16du:dateUtc="2025-07-22T11:00:00Z" w:id="1292">
              <w:r w:rsidRPr="00302F0C">
                <w:rPr>
                  <w:rFonts w:ascii="Arial" w:hAnsi="Arial" w:cs="Arial"/>
                  <w:color w:val="000000"/>
                  <w:sz w:val="22"/>
                  <w:szCs w:val="22"/>
                </w:rPr>
                <w:t>Dropdown with</w:t>
              </w:r>
            </w:ins>
            <w:del w:author="Akshay Raveendran" w:date="2025-07-22T15:00:00Z" w16du:dateUtc="2025-07-22T11:00:00Z" w:id="1293">
              <w:r w:rsidRPr="00302F0C" w:rsidDel="00D6419C" w:rsidR="0090387B">
                <w:rPr>
                  <w:rFonts w:ascii="Arial" w:hAnsi="Arial" w:cs="Arial"/>
                  <w:color w:val="000000"/>
                  <w:sz w:val="22"/>
                  <w:szCs w:val="22"/>
                </w:rPr>
                <w:delText>Manual Input /</w:delText>
              </w:r>
            </w:del>
            <w:r w:rsidRPr="00302F0C" w:rsidR="0090387B">
              <w:rPr>
                <w:rFonts w:ascii="Arial" w:hAnsi="Arial" w:cs="Arial"/>
                <w:color w:val="000000"/>
                <w:sz w:val="22"/>
                <w:szCs w:val="22"/>
              </w:rPr>
              <w:t xml:space="preserve"> Search</w:t>
            </w:r>
          </w:p>
        </w:tc>
        <w:tc>
          <w:tcPr>
            <w:tcW w:w="4386" w:type="dxa"/>
            <w:gridSpan w:val="2"/>
            <w:tcBorders>
              <w:top w:val="nil"/>
              <w:left w:val="nil"/>
              <w:bottom w:val="single" w:color="auto" w:sz="4" w:space="0"/>
              <w:right w:val="single" w:color="auto" w:sz="4" w:space="0"/>
            </w:tcBorders>
            <w:tcMar/>
            <w:vAlign w:val="bottom"/>
            <w:hideMark/>
            <w:tcPrChange w:author="Akshay Raveendran" w:date="2025-07-22T10:12:00Z" w16du:dateUtc="2025-07-22T06:12:00Z" w:id="1294">
              <w:tcPr>
                <w:tcW w:w="5160" w:type="dxa"/>
                <w:gridSpan w:val="7"/>
                <w:tcBorders>
                  <w:top w:val="nil"/>
                  <w:left w:val="nil"/>
                  <w:bottom w:val="single" w:color="auto" w:sz="4" w:space="0"/>
                  <w:right w:val="single" w:color="auto" w:sz="4" w:space="0"/>
                </w:tcBorders>
                <w:vAlign w:val="bottom"/>
                <w:hideMark/>
              </w:tcPr>
            </w:tcPrChange>
          </w:tcPr>
          <w:p w:rsidRPr="00302F0C" w:rsidR="00916EA1" w:rsidRDefault="00D6419C" w14:paraId="185F4F61" w14:textId="75A7789E">
            <w:pPr>
              <w:spacing w:after="0" w:line="240" w:lineRule="auto"/>
              <w:rPr>
                <w:rFonts w:ascii="Arial" w:hAnsi="Arial" w:eastAsia="Times New Roman" w:cs="Arial"/>
                <w:color w:val="000000"/>
                <w:sz w:val="22"/>
                <w:szCs w:val="22"/>
                <w:lang w:eastAsia="en-GB"/>
              </w:rPr>
            </w:pPr>
            <w:ins w:author="Akshay Raveendran" w:date="2025-07-22T15:00:00Z" w16du:dateUtc="2025-07-22T11:00:00Z" w:id="1295">
              <w:r w:rsidRPr="00302F0C">
                <w:rPr>
                  <w:rFonts w:ascii="Arial" w:hAnsi="Arial" w:eastAsia="Times New Roman" w:cs="Arial"/>
                  <w:color w:val="000000"/>
                  <w:sz w:val="22"/>
                  <w:szCs w:val="22"/>
                  <w:lang w:eastAsia="en-GB"/>
                </w:rPr>
                <w:t xml:space="preserve">Based on input </w:t>
              </w:r>
            </w:ins>
            <w:del w:author="Akshay Raveendran" w:date="2025-07-22T15:00:00Z" w16du:dateUtc="2025-07-22T11:00:00Z" w:id="1296">
              <w:r w:rsidRPr="00302F0C" w:rsidDel="002C4E31" w:rsidR="00916EA1">
                <w:rPr>
                  <w:rFonts w:ascii="Arial" w:hAnsi="Arial" w:eastAsia="Times New Roman" w:cs="Arial"/>
                  <w:color w:val="000000"/>
                  <w:sz w:val="22"/>
                  <w:szCs w:val="22"/>
                  <w:lang w:eastAsia="en-GB"/>
                </w:rPr>
                <w:delText>D</w:delText>
              </w:r>
            </w:del>
            <w:ins w:author="Akshay Raveendran" w:date="2025-07-22T15:00:00Z" w16du:dateUtc="2025-07-22T11:00:00Z" w:id="1297">
              <w:r w:rsidRPr="00302F0C" w:rsidR="002C4E31">
                <w:rPr>
                  <w:rFonts w:ascii="Arial" w:hAnsi="Arial" w:eastAsia="Times New Roman" w:cs="Arial"/>
                  <w:color w:val="000000"/>
                  <w:sz w:val="22"/>
                  <w:szCs w:val="22"/>
                  <w:lang w:eastAsia="en-GB"/>
                </w:rPr>
                <w:t>d</w:t>
              </w:r>
            </w:ins>
            <w:r w:rsidRPr="00302F0C" w:rsidR="00916EA1">
              <w:rPr>
                <w:rFonts w:ascii="Arial" w:hAnsi="Arial" w:eastAsia="Times New Roman" w:cs="Arial"/>
                <w:color w:val="000000"/>
                <w:sz w:val="22"/>
                <w:szCs w:val="22"/>
                <w:lang w:eastAsia="en-GB"/>
              </w:rPr>
              <w:t xml:space="preserve">etails to be fetched from </w:t>
            </w:r>
            <w:r w:rsidRPr="00302F0C" w:rsidR="00AA2FDC">
              <w:rPr>
                <w:rFonts w:ascii="Arial" w:hAnsi="Arial" w:eastAsia="Times New Roman" w:cs="Arial"/>
                <w:color w:val="000000"/>
                <w:sz w:val="22"/>
                <w:szCs w:val="22"/>
                <w:lang w:eastAsia="en-GB"/>
              </w:rPr>
              <w:t xml:space="preserve">Disposal Request </w:t>
            </w:r>
            <w:r w:rsidRPr="00302F0C" w:rsidR="00916EA1">
              <w:rPr>
                <w:rFonts w:ascii="Arial" w:hAnsi="Arial" w:eastAsia="Times New Roman" w:cs="Arial"/>
                <w:color w:val="000000"/>
                <w:sz w:val="22"/>
                <w:szCs w:val="22"/>
                <w:lang w:eastAsia="en-GB"/>
              </w:rPr>
              <w:t xml:space="preserve">form </w:t>
            </w:r>
          </w:p>
        </w:tc>
      </w:tr>
      <w:tr w:rsidRPr="00302F0C" w:rsidR="00D1172A" w:rsidTr="3B7D4E62" w14:paraId="390311C6" w14:textId="77777777">
        <w:tblPrEx>
          <w:tblPrExChange w:author="Akshay Raveendran" w:date="2025-07-22T10:12:00Z" w16du:dateUtc="2025-07-22T06:12:00Z" w:id="1298">
            <w:tblPrEx>
              <w:tblW w:w="9715" w:type="dxa"/>
              <w:tblInd w:w="0" w:type="dxa"/>
            </w:tblPrEx>
          </w:tblPrExChange>
        </w:tblPrEx>
        <w:trPr>
          <w:trHeight w:val="290"/>
          <w:trPrChange w:author="Akshay Raveendran" w:date="2025-07-22T10:12:00Z" w16du:dateUtc="2025-07-22T06:12:00Z" w:id="1299">
            <w:trPr>
              <w:gridBefore w:val="3"/>
              <w:trHeight w:val="290"/>
            </w:trPr>
          </w:trPrChange>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300">
              <w:tcPr>
                <w:tcW w:w="205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D1172A" w:rsidP="00D1172A" w:rsidRDefault="00D1172A" w14:paraId="5DE9E8D3" w14:textId="2B51FF3C">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 xml:space="preserve">Date of last update: </w:t>
            </w:r>
            <w:r w:rsidRPr="00302F0C" w:rsidR="0066748D">
              <w:rPr>
                <w:rFonts w:ascii="Arial" w:hAnsi="Arial" w:cs="Arial"/>
                <w:color w:val="FF0000"/>
                <w:sz w:val="22"/>
                <w:szCs w:val="22"/>
              </w:rPr>
              <w:t>*</w:t>
            </w:r>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01">
              <w:tcPr>
                <w:tcW w:w="2500" w:type="dxa"/>
                <w:gridSpan w:val="7"/>
                <w:tcBorders>
                  <w:top w:val="single" w:color="auto" w:sz="4" w:space="0"/>
                  <w:left w:val="nil"/>
                  <w:bottom w:val="single" w:color="auto" w:sz="4" w:space="0"/>
                  <w:right w:val="single" w:color="auto" w:sz="4" w:space="0"/>
                </w:tcBorders>
                <w:vAlign w:val="bottom"/>
              </w:tcPr>
            </w:tcPrChange>
          </w:tcPr>
          <w:p w:rsidRPr="00302F0C" w:rsidR="00D1172A" w:rsidP="00D1172A" w:rsidRDefault="00D1172A" w14:paraId="7195CA28" w14:textId="7A903BF8">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 xml:space="preserve">Auto-filled Today's Date </w:t>
            </w:r>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02">
              <w:tcPr>
                <w:tcW w:w="5160" w:type="dxa"/>
                <w:gridSpan w:val="7"/>
                <w:tcBorders>
                  <w:top w:val="single" w:color="auto" w:sz="4" w:space="0"/>
                  <w:left w:val="nil"/>
                  <w:bottom w:val="single" w:color="auto" w:sz="4" w:space="0"/>
                  <w:right w:val="single" w:color="auto" w:sz="4" w:space="0"/>
                </w:tcBorders>
                <w:vAlign w:val="bottom"/>
              </w:tcPr>
            </w:tcPrChange>
          </w:tcPr>
          <w:p w:rsidRPr="00302F0C" w:rsidR="00D1172A" w:rsidP="00D1172A" w:rsidRDefault="00D1172A" w14:paraId="1A7942C4" w14:textId="339F0569">
            <w:pPr>
              <w:spacing w:after="0" w:line="240" w:lineRule="auto"/>
              <w:rPr>
                <w:rFonts w:ascii="Arial" w:hAnsi="Arial" w:eastAsia="Times New Roman" w:cs="Arial"/>
                <w:color w:val="000000"/>
                <w:sz w:val="22"/>
                <w:szCs w:val="22"/>
                <w:lang w:eastAsia="en-GB"/>
              </w:rPr>
            </w:pPr>
          </w:p>
        </w:tc>
      </w:tr>
      <w:tr w:rsidRPr="00302F0C" w:rsidR="001A3260" w:rsidTr="3B7D4E62" w14:paraId="2F5F22B9" w14:textId="77777777">
        <w:tblPrEx>
          <w:tblPrExChange w:author="Akshay Raveendran" w:date="2025-07-22T10:12:00Z" w16du:dateUtc="2025-07-22T06:12:00Z" w:id="1303">
            <w:tblPrEx>
              <w:tblW w:w="9715" w:type="dxa"/>
              <w:tblInd w:w="0" w:type="dxa"/>
            </w:tblPrEx>
          </w:tblPrExChange>
        </w:tblPrEx>
        <w:trPr>
          <w:trHeight w:val="290"/>
          <w:trPrChange w:author="Akshay Raveendran" w:date="2025-07-22T10:12:00Z" w16du:dateUtc="2025-07-22T06:12:00Z" w:id="1304">
            <w:trPr>
              <w:gridBefore w:val="3"/>
              <w:trHeight w:val="290"/>
            </w:trPr>
          </w:trPrChange>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305">
              <w:tcPr>
                <w:tcW w:w="205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1A3260" w:rsidP="001A3260" w:rsidRDefault="001A3260" w14:paraId="21CDFF71" w14:textId="29247EDE">
            <w:pPr>
              <w:spacing w:after="0" w:line="240" w:lineRule="auto"/>
              <w:rPr>
                <w:rFonts w:ascii="Arial" w:hAnsi="Arial" w:cs="Arial"/>
                <w:b/>
                <w:color w:val="000000"/>
                <w:sz w:val="22"/>
                <w:szCs w:val="22"/>
              </w:rPr>
            </w:pPr>
            <w:r w:rsidRPr="00302F0C">
              <w:rPr>
                <w:rFonts w:ascii="Arial" w:hAnsi="Arial" w:cs="Arial"/>
                <w:b/>
                <w:color w:val="000000"/>
                <w:sz w:val="22"/>
                <w:szCs w:val="22"/>
              </w:rPr>
              <w:t>Request Status</w:t>
            </w:r>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06">
              <w:tcPr>
                <w:tcW w:w="2500" w:type="dxa"/>
                <w:gridSpan w:val="7"/>
                <w:tcBorders>
                  <w:top w:val="single" w:color="auto" w:sz="4" w:space="0"/>
                  <w:left w:val="nil"/>
                  <w:bottom w:val="single" w:color="auto" w:sz="4" w:space="0"/>
                  <w:right w:val="single" w:color="auto" w:sz="4" w:space="0"/>
                </w:tcBorders>
                <w:vAlign w:val="bottom"/>
              </w:tcPr>
            </w:tcPrChange>
          </w:tcPr>
          <w:p w:rsidRPr="00302F0C" w:rsidR="001A3260" w:rsidP="001A3260" w:rsidRDefault="001A3260" w14:paraId="76CD5E66" w14:textId="77777777">
            <w:pPr>
              <w:spacing w:after="0" w:line="240" w:lineRule="auto"/>
              <w:rPr>
                <w:rFonts w:ascii="Arial" w:hAnsi="Arial" w:cs="Arial"/>
                <w:color w:val="000000"/>
                <w:sz w:val="22"/>
                <w:szCs w:val="22"/>
              </w:rPr>
            </w:pPr>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07">
              <w:tcPr>
                <w:tcW w:w="5160" w:type="dxa"/>
                <w:gridSpan w:val="7"/>
                <w:tcBorders>
                  <w:top w:val="single" w:color="auto" w:sz="4" w:space="0"/>
                  <w:left w:val="nil"/>
                  <w:bottom w:val="single" w:color="auto" w:sz="4" w:space="0"/>
                  <w:right w:val="single" w:color="auto" w:sz="4" w:space="0"/>
                </w:tcBorders>
                <w:vAlign w:val="bottom"/>
              </w:tcPr>
            </w:tcPrChange>
          </w:tcPr>
          <w:p w:rsidRPr="00302F0C" w:rsidR="001A3260" w:rsidP="001A3260" w:rsidRDefault="001A3260" w14:paraId="3FAB72C7" w14:textId="77777777">
            <w:pPr>
              <w:spacing w:after="0" w:line="240" w:lineRule="auto"/>
              <w:rPr>
                <w:rFonts w:ascii="Arial" w:hAnsi="Arial" w:eastAsia="Times New Roman" w:cs="Arial"/>
                <w:color w:val="000000"/>
                <w:sz w:val="22"/>
                <w:szCs w:val="22"/>
                <w:lang w:eastAsia="en-GB"/>
              </w:rPr>
            </w:pPr>
          </w:p>
        </w:tc>
      </w:tr>
      <w:tr w:rsidRPr="00302F0C" w:rsidR="001A3260" w:rsidTr="3B7D4E62" w14:paraId="6DAD4451" w14:textId="77777777">
        <w:tblPrEx>
          <w:tblPrExChange w:author="Akshay Raveendran" w:date="2025-07-22T10:12:00Z" w16du:dateUtc="2025-07-22T06:12:00Z" w:id="1308">
            <w:tblPrEx>
              <w:tblW w:w="9715" w:type="dxa"/>
              <w:tblInd w:w="0" w:type="dxa"/>
            </w:tblPrEx>
          </w:tblPrExChange>
        </w:tblPrEx>
        <w:trPr>
          <w:trHeight w:val="290"/>
          <w:trPrChange w:author="Akshay Raveendran" w:date="2025-07-22T10:12:00Z" w16du:dateUtc="2025-07-22T06:12:00Z" w:id="1309">
            <w:trPr>
              <w:gridBefore w:val="3"/>
              <w:trHeight w:val="290"/>
            </w:trPr>
          </w:trPrChange>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310">
              <w:tcPr>
                <w:tcW w:w="205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1A3260" w:rsidP="001A3260" w:rsidRDefault="00864AF9" w14:paraId="6FC3D24B" w14:textId="085B644F">
            <w:pPr>
              <w:spacing w:after="0" w:line="240" w:lineRule="auto"/>
              <w:rPr>
                <w:rFonts w:ascii="Arial" w:hAnsi="Arial" w:cs="Arial"/>
                <w:color w:val="000000"/>
                <w:sz w:val="22"/>
                <w:szCs w:val="22"/>
              </w:rPr>
            </w:pPr>
            <w:ins w:author="Akshay Raveendran" w:date="2025-07-17T15:16:00Z" w16du:dateUtc="2025-07-17T11:16:00Z" w:id="1311">
              <w:r w:rsidRPr="00302F0C">
                <w:rPr>
                  <w:rFonts w:ascii="Arial" w:hAnsi="Arial" w:cs="Arial"/>
                  <w:color w:val="000000" w:themeColor="text1"/>
                  <w:sz w:val="22"/>
                  <w:szCs w:val="22"/>
                </w:rPr>
                <w:t>Current</w:t>
              </w:r>
            </w:ins>
            <w:del w:author="Akshay Raveendran" w:date="2025-07-17T15:16:00Z" w16du:dateUtc="2025-07-17T11:16:00Z" w:id="1312">
              <w:r w:rsidRPr="00302F0C" w:rsidDel="00864AF9" w:rsidR="001A3260">
                <w:rPr>
                  <w:rFonts w:ascii="Arial" w:hAnsi="Arial" w:cs="Arial"/>
                  <w:color w:val="000000" w:themeColor="text1"/>
                  <w:sz w:val="22"/>
                  <w:szCs w:val="22"/>
                </w:rPr>
                <w:delText>Updated</w:delText>
              </w:r>
            </w:del>
            <w:r w:rsidRPr="00302F0C" w:rsidR="001A3260">
              <w:rPr>
                <w:rFonts w:ascii="Arial" w:hAnsi="Arial" w:cs="Arial"/>
                <w:color w:val="000000" w:themeColor="text1"/>
                <w:sz w:val="22"/>
                <w:szCs w:val="22"/>
              </w:rPr>
              <w:t xml:space="preserve"> Request </w:t>
            </w:r>
            <w:commentRangeStart w:id="1313"/>
            <w:commentRangeStart w:id="1314"/>
            <w:r w:rsidRPr="00302F0C" w:rsidR="001A3260">
              <w:rPr>
                <w:rFonts w:ascii="Arial" w:hAnsi="Arial" w:cs="Arial"/>
                <w:color w:val="000000" w:themeColor="text1"/>
                <w:sz w:val="22"/>
                <w:szCs w:val="22"/>
              </w:rPr>
              <w:t>Status</w:t>
            </w:r>
            <w:r w:rsidRPr="00302F0C" w:rsidR="001A3260">
              <w:rPr>
                <w:rFonts w:ascii="Arial" w:hAnsi="Arial" w:cs="Arial"/>
                <w:color w:val="FF0000"/>
                <w:sz w:val="22"/>
                <w:szCs w:val="22"/>
              </w:rPr>
              <w:t>*</w:t>
            </w:r>
            <w:commentRangeEnd w:id="1313"/>
            <w:r w:rsidRPr="00302F0C" w:rsidR="001A3260">
              <w:rPr>
                <w:rStyle w:val="CommentReference"/>
                <w:rFonts w:ascii="Arial" w:hAnsi="Arial" w:cs="Arial"/>
                <w:color w:val="000000"/>
                <w:sz w:val="22"/>
                <w:szCs w:val="22"/>
              </w:rPr>
              <w:commentReference w:id="1313"/>
            </w:r>
            <w:commentRangeEnd w:id="1314"/>
            <w:r w:rsidRPr="00302F0C" w:rsidR="006420F7">
              <w:rPr>
                <w:rStyle w:val="CommentReference"/>
                <w:rFonts w:ascii="Arial" w:hAnsi="Arial" w:cs="Arial"/>
                <w:color w:val="000000"/>
                <w:sz w:val="22"/>
                <w:szCs w:val="22"/>
              </w:rPr>
              <w:commentReference w:id="1314"/>
            </w:r>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15">
              <w:tcPr>
                <w:tcW w:w="2500" w:type="dxa"/>
                <w:gridSpan w:val="7"/>
                <w:tcBorders>
                  <w:top w:val="single" w:color="auto" w:sz="4" w:space="0"/>
                  <w:left w:val="nil"/>
                  <w:bottom w:val="single" w:color="auto" w:sz="4" w:space="0"/>
                  <w:right w:val="single" w:color="auto" w:sz="4" w:space="0"/>
                </w:tcBorders>
                <w:vAlign w:val="bottom"/>
              </w:tcPr>
            </w:tcPrChange>
          </w:tcPr>
          <w:p w:rsidRPr="00302F0C" w:rsidR="001A3260" w:rsidP="001A3260" w:rsidRDefault="001A3260" w14:paraId="46678533" w14:textId="409EFECD">
            <w:pPr>
              <w:spacing w:after="0" w:line="240" w:lineRule="auto"/>
              <w:rPr>
                <w:rFonts w:ascii="Arial" w:hAnsi="Arial" w:cs="Arial"/>
                <w:color w:val="000000"/>
                <w:sz w:val="22"/>
                <w:szCs w:val="22"/>
              </w:rPr>
            </w:pPr>
            <w:del w:author="Akshay Raveendran" w:date="2025-07-17T14:57:00Z" w16du:dateUtc="2025-07-17T10:57:00Z" w:id="1316">
              <w:r w:rsidRPr="00302F0C" w:rsidDel="00B46737">
                <w:rPr>
                  <w:rFonts w:ascii="Arial" w:hAnsi="Arial" w:cs="Arial"/>
                  <w:color w:val="000000"/>
                  <w:sz w:val="22"/>
                  <w:szCs w:val="22"/>
                </w:rPr>
                <w:delText>Dropdown</w:delText>
              </w:r>
            </w:del>
            <w:ins w:author="Akshay Raveendran" w:date="2025-07-17T14:57:00Z" w16du:dateUtc="2025-07-17T10:57:00Z" w:id="1317">
              <w:r w:rsidRPr="00302F0C" w:rsidR="00B46737">
                <w:rPr>
                  <w:rFonts w:ascii="Arial" w:hAnsi="Arial" w:cs="Arial"/>
                  <w:color w:val="000000"/>
                  <w:sz w:val="22"/>
                  <w:szCs w:val="22"/>
                </w:rPr>
                <w:t>Sta</w:t>
              </w:r>
              <w:r w:rsidRPr="00302F0C" w:rsidR="008C5BE7">
                <w:rPr>
                  <w:rFonts w:ascii="Arial" w:hAnsi="Arial" w:cs="Arial"/>
                  <w:color w:val="000000"/>
                  <w:sz w:val="22"/>
                  <w:szCs w:val="22"/>
                </w:rPr>
                <w:t xml:space="preserve">tus to be updated by the system as per the current stage of the </w:t>
              </w:r>
            </w:ins>
            <w:ins w:author="Akshay Raveendran" w:date="2025-07-17T14:58:00Z" w16du:dateUtc="2025-07-17T10:58:00Z" w:id="1318">
              <w:r w:rsidRPr="00302F0C" w:rsidR="008C5BE7">
                <w:rPr>
                  <w:rFonts w:ascii="Arial" w:hAnsi="Arial" w:cs="Arial"/>
                  <w:color w:val="000000"/>
                  <w:sz w:val="22"/>
                  <w:szCs w:val="22"/>
                </w:rPr>
                <w:t>form</w:t>
              </w:r>
            </w:ins>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19">
              <w:tcPr>
                <w:tcW w:w="5160" w:type="dxa"/>
                <w:gridSpan w:val="7"/>
                <w:tcBorders>
                  <w:top w:val="single" w:color="auto" w:sz="4" w:space="0"/>
                  <w:left w:val="nil"/>
                  <w:bottom w:val="single" w:color="auto" w:sz="4" w:space="0"/>
                  <w:right w:val="single" w:color="auto" w:sz="4" w:space="0"/>
                </w:tcBorders>
                <w:vAlign w:val="bottom"/>
              </w:tcPr>
            </w:tcPrChange>
          </w:tcPr>
          <w:p w:rsidRPr="00302F0C" w:rsidR="00F1784D" w:rsidP="00F1784D" w:rsidRDefault="001A3260" w14:paraId="088A39A1" w14:textId="194B13A7">
            <w:pPr>
              <w:jc w:val="both"/>
              <w:rPr>
                <w:ins w:author="Akshay Raveendran" w:date="2025-07-17T14:59:00Z" w16du:dateUtc="2025-07-17T10:59:00Z" w:id="1320"/>
                <w:rFonts w:ascii="Arial" w:hAnsi="Arial" w:cs="Arial"/>
              </w:rPr>
            </w:pPr>
            <w:commentRangeStart w:id="1321"/>
            <w:commentRangeEnd w:id="1321"/>
            <w:r w:rsidRPr="00302F0C">
              <w:rPr>
                <w:rStyle w:val="CommentReference"/>
                <w:rFonts w:ascii="Arial" w:hAnsi="Arial" w:cs="Arial"/>
                <w:b/>
                <w:sz w:val="21"/>
                <w:szCs w:val="21"/>
              </w:rPr>
              <w:commentReference w:id="1321"/>
            </w:r>
            <w:ins w:author="Akshay Raveendran" w:date="2025-07-17T14:59:00Z" w16du:dateUtc="2025-07-17T10:59:00Z" w:id="1322">
              <w:r w:rsidRPr="00302F0C" w:rsidR="00F1784D">
                <w:rPr>
                  <w:rFonts w:ascii="Arial" w:hAnsi="Arial" w:cs="Arial"/>
                  <w:b/>
                  <w:bCs/>
                </w:rPr>
                <w:t xml:space="preserve"> Request Status</w:t>
              </w:r>
            </w:ins>
          </w:p>
          <w:p w:rsidRPr="00302F0C" w:rsidR="00F1784D" w:rsidRDefault="00F1784D" w14:paraId="39D19900" w14:textId="77777777">
            <w:pPr>
              <w:pStyle w:val="ListParagraph"/>
              <w:numPr>
                <w:ilvl w:val="0"/>
                <w:numId w:val="21"/>
              </w:numPr>
              <w:rPr>
                <w:ins w:author="Akshay Raveendran" w:date="2025-07-17T14:59:00Z" w16du:dateUtc="2025-07-17T10:59:00Z" w:id="1323"/>
                <w:rFonts w:ascii="Arial" w:hAnsi="Arial" w:cs="Arial"/>
              </w:rPr>
              <w:pPrChange w:author="Akshay Raveendran" w:date="2025-07-21T13:47:00Z" w16du:dateUtc="2025-07-21T09:47:00Z" w:id="1324">
                <w:pPr>
                  <w:pStyle w:val="ListParagraph"/>
                  <w:numPr>
                    <w:numId w:val="21"/>
                  </w:numPr>
                  <w:ind w:left="1080" w:hanging="360"/>
                  <w:jc w:val="both"/>
                </w:pPr>
              </w:pPrChange>
            </w:pPr>
            <w:ins w:author="Akshay Raveendran" w:date="2025-07-17T14:59:00Z" w16du:dateUtc="2025-07-17T10:59:00Z" w:id="1325">
              <w:r w:rsidRPr="00302F0C">
                <w:rPr>
                  <w:rFonts w:ascii="Arial" w:hAnsi="Arial" w:cs="Arial"/>
                  <w:color w:val="000000"/>
                </w:rPr>
                <w:t>Vendor Sourcing floated</w:t>
              </w:r>
            </w:ins>
          </w:p>
          <w:p w:rsidRPr="00302F0C" w:rsidR="00F1784D" w:rsidP="00F1784D" w:rsidRDefault="00B9276B" w14:paraId="38E761BA" w14:textId="37FD900A">
            <w:pPr>
              <w:pStyle w:val="ListParagraph"/>
              <w:numPr>
                <w:ilvl w:val="0"/>
                <w:numId w:val="21"/>
              </w:numPr>
              <w:jc w:val="both"/>
              <w:rPr>
                <w:ins w:author="Akshay Raveendran" w:date="2025-07-17T14:59:00Z" w16du:dateUtc="2025-07-17T10:59:00Z" w:id="1326"/>
                <w:rFonts w:ascii="Arial" w:hAnsi="Arial" w:cs="Arial"/>
              </w:rPr>
            </w:pPr>
            <w:ins w:author="Akshay Raveendran" w:date="2025-07-17T15:02:00Z" w16du:dateUtc="2025-07-17T11:02:00Z" w:id="1327">
              <w:r w:rsidRPr="00302F0C">
                <w:rPr>
                  <w:rFonts w:ascii="Arial" w:hAnsi="Arial" w:cs="Arial"/>
                </w:rPr>
                <w:t>Negotiation and Qu</w:t>
              </w:r>
            </w:ins>
            <w:ins w:author="Akshay Raveendran" w:date="2025-07-17T15:03:00Z" w16du:dateUtc="2025-07-17T11:03:00Z" w:id="1328">
              <w:r w:rsidRPr="00302F0C">
                <w:rPr>
                  <w:rFonts w:ascii="Arial" w:hAnsi="Arial" w:cs="Arial"/>
                </w:rPr>
                <w:t>ote finalization</w:t>
              </w:r>
            </w:ins>
          </w:p>
          <w:p w:rsidRPr="00302F0C" w:rsidR="00F1784D" w:rsidP="00F1784D" w:rsidRDefault="00B9276B" w14:paraId="1F9CF669" w14:textId="585EF389">
            <w:pPr>
              <w:pStyle w:val="ListParagraph"/>
              <w:numPr>
                <w:ilvl w:val="0"/>
                <w:numId w:val="21"/>
              </w:numPr>
              <w:jc w:val="both"/>
              <w:rPr>
                <w:ins w:author="Akshay Raveendran" w:date="2025-07-17T14:59:00Z" w16du:dateUtc="2025-07-17T10:59:00Z" w:id="1329"/>
                <w:rFonts w:ascii="Arial" w:hAnsi="Arial" w:cs="Arial"/>
              </w:rPr>
            </w:pPr>
            <w:ins w:author="Akshay Raveendran" w:date="2025-07-17T15:03:00Z" w16du:dateUtc="2025-07-17T11:03:00Z" w:id="1330">
              <w:r w:rsidRPr="00302F0C">
                <w:rPr>
                  <w:rFonts w:ascii="Arial" w:hAnsi="Arial" w:cs="Arial"/>
                  <w:color w:val="000000"/>
                </w:rPr>
                <w:t>C</w:t>
              </w:r>
              <w:r w:rsidRPr="00302F0C" w:rsidR="004035FE">
                <w:rPr>
                  <w:rFonts w:ascii="Arial" w:hAnsi="Arial" w:cs="Arial"/>
                  <w:color w:val="000000"/>
                </w:rPr>
                <w:t xml:space="preserve">ost Comparison </w:t>
              </w:r>
            </w:ins>
          </w:p>
          <w:p w:rsidRPr="00302F0C" w:rsidR="001A3260" w:rsidRDefault="00F1784D" w14:paraId="0C6DDC68" w14:textId="34E187A9">
            <w:pPr>
              <w:pStyle w:val="ListParagraph"/>
              <w:numPr>
                <w:ilvl w:val="0"/>
                <w:numId w:val="21"/>
              </w:numPr>
              <w:jc w:val="both"/>
              <w:rPr>
                <w:rFonts w:ascii="Arial" w:hAnsi="Arial" w:cs="Arial"/>
                <w:rPrChange w:author="Akshay Raveendran" w:date="2025-07-17T14:59:00Z" w16du:dateUtc="2025-07-17T10:59:00Z" w:id="1331">
                  <w:rPr>
                    <w:lang w:eastAsia="en-GB"/>
                  </w:rPr>
                </w:rPrChange>
              </w:rPr>
              <w:pPrChange w:author="Akshay Raveendran" w:date="2025-07-17T14:59:00Z" w16du:dateUtc="2025-07-17T10:59:00Z" w:id="1332">
                <w:pPr>
                  <w:spacing w:after="0" w:line="240" w:lineRule="auto"/>
                </w:pPr>
              </w:pPrChange>
            </w:pPr>
            <w:ins w:author="Akshay Raveendran" w:date="2025-07-17T14:59:00Z" w16du:dateUtc="2025-07-17T10:59:00Z" w:id="1333">
              <w:r w:rsidRPr="00302F0C">
                <w:rPr>
                  <w:rFonts w:ascii="Arial" w:hAnsi="Arial" w:cs="Arial"/>
                  <w:color w:val="000000"/>
                </w:rPr>
                <w:t>Completed</w:t>
              </w:r>
            </w:ins>
          </w:p>
        </w:tc>
      </w:tr>
      <w:tr w:rsidRPr="00302F0C" w:rsidR="00A93A91" w:rsidTr="3B7D4E62" w14:paraId="4B0292DF" w14:textId="77777777">
        <w:tblPrEx>
          <w:tblPrExChange w:author="Akshay Raveendran" w:date="2025-07-22T10:12:00Z" w16du:dateUtc="2025-07-22T06:12:00Z" w:id="1334">
            <w:tblPrEx>
              <w:tblW w:w="9715" w:type="dxa"/>
              <w:tblInd w:w="0" w:type="dxa"/>
            </w:tblPrEx>
          </w:tblPrExChange>
        </w:tblPrEx>
        <w:trPr>
          <w:trHeight w:val="290"/>
          <w:trPrChange w:author="Akshay Raveendran" w:date="2025-07-22T10:12:00Z" w16du:dateUtc="2025-07-22T06:12:00Z" w:id="1336">
            <w:trPr>
              <w:gridBefore w:val="3"/>
              <w:trHeight w:val="290"/>
            </w:trPr>
          </w:trPrChange>
          <w:ins w:author="Akshay Raveendran" w:date="2025-07-17T14:58:00Z" w:id="1827244947"/>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337">
              <w:tcPr>
                <w:tcW w:w="2055" w:type="dxa"/>
                <w:tcBorders>
                  <w:top w:val="single" w:color="auto" w:sz="4" w:space="0"/>
                  <w:left w:val="single" w:color="auto" w:sz="4" w:space="0"/>
                  <w:bottom w:val="single" w:color="auto" w:sz="4" w:space="0"/>
                  <w:right w:val="single" w:color="auto" w:sz="4" w:space="0"/>
                </w:tcBorders>
                <w:vAlign w:val="bottom"/>
              </w:tcPr>
            </w:tcPrChange>
          </w:tcPr>
          <w:p w:rsidRPr="00302F0C" w:rsidR="00A93A91" w:rsidP="001A3260" w:rsidRDefault="00A93A91" w14:paraId="148ECEC4" w14:textId="77777777">
            <w:pPr>
              <w:spacing w:after="0" w:line="240" w:lineRule="auto"/>
              <w:rPr>
                <w:ins w:author="Akshay Raveendran" w:date="2025-07-17T14:58:00Z" w16du:dateUtc="2025-07-17T10:58:00Z" w:id="1338"/>
                <w:rFonts w:ascii="Arial" w:hAnsi="Arial" w:cs="Arial"/>
                <w:b/>
                <w:color w:val="000000"/>
                <w:sz w:val="22"/>
                <w:szCs w:val="22"/>
              </w:rPr>
            </w:pPr>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39">
              <w:tcPr>
                <w:tcW w:w="2500" w:type="dxa"/>
                <w:gridSpan w:val="7"/>
                <w:tcBorders>
                  <w:top w:val="single" w:color="auto" w:sz="4" w:space="0"/>
                  <w:left w:val="nil"/>
                  <w:bottom w:val="single" w:color="auto" w:sz="4" w:space="0"/>
                  <w:right w:val="single" w:color="auto" w:sz="4" w:space="0"/>
                </w:tcBorders>
                <w:vAlign w:val="bottom"/>
              </w:tcPr>
            </w:tcPrChange>
          </w:tcPr>
          <w:p w:rsidRPr="00302F0C" w:rsidR="00A93A91" w:rsidP="001A3260" w:rsidRDefault="00A93A91" w14:paraId="459EF411" w14:textId="77777777">
            <w:pPr>
              <w:spacing w:after="0" w:line="240" w:lineRule="auto"/>
              <w:rPr>
                <w:ins w:author="Akshay Raveendran" w:date="2025-07-17T14:58:00Z" w16du:dateUtc="2025-07-17T10:58:00Z" w:id="1340"/>
                <w:rFonts w:ascii="Arial" w:hAnsi="Arial" w:cs="Arial"/>
                <w:color w:val="000000"/>
                <w:sz w:val="22"/>
                <w:szCs w:val="22"/>
              </w:rPr>
            </w:pPr>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41">
              <w:tcPr>
                <w:tcW w:w="5160" w:type="dxa"/>
                <w:gridSpan w:val="9"/>
                <w:tcBorders>
                  <w:top w:val="single" w:color="auto" w:sz="4" w:space="0"/>
                  <w:left w:val="nil"/>
                  <w:bottom w:val="single" w:color="auto" w:sz="4" w:space="0"/>
                  <w:right w:val="single" w:color="auto" w:sz="4" w:space="0"/>
                </w:tcBorders>
                <w:vAlign w:val="bottom"/>
              </w:tcPr>
            </w:tcPrChange>
          </w:tcPr>
          <w:p w:rsidRPr="00302F0C" w:rsidR="00A93A91" w:rsidP="001A3260" w:rsidRDefault="00A93A91" w14:paraId="7E061939" w14:textId="77777777">
            <w:pPr>
              <w:spacing w:after="0" w:line="240" w:lineRule="auto"/>
              <w:rPr>
                <w:ins w:author="Akshay Raveendran" w:date="2025-07-17T14:58:00Z" w16du:dateUtc="2025-07-17T10:58:00Z" w:id="1342"/>
                <w:rFonts w:ascii="Arial" w:hAnsi="Arial" w:eastAsia="Times New Roman" w:cs="Arial"/>
                <w:color w:val="000000"/>
                <w:sz w:val="22"/>
                <w:szCs w:val="22"/>
                <w:lang w:eastAsia="en-GB"/>
              </w:rPr>
            </w:pPr>
          </w:p>
        </w:tc>
      </w:tr>
      <w:tr w:rsidRPr="00302F0C" w:rsidR="00880A09" w:rsidTr="3B7D4E62" w14:paraId="70BB18FF" w14:textId="77777777">
        <w:tblPrEx>
          <w:tblPrExChange w:author="Akshay Raveendran" w:date="2025-07-17T15:12:00Z" w16du:dateUtc="2025-07-17T11:12:00Z" w:id="1343">
            <w:tblPrEx>
              <w:tblW w:w="9715" w:type="dxa"/>
              <w:tblInd w:w="0" w:type="dxa"/>
            </w:tblPrEx>
          </w:tblPrExChange>
        </w:tblPrEx>
        <w:trPr>
          <w:trHeight w:val="590"/>
          <w:trPrChange w:author="Akshay Raveendran" w:date="2025-07-17T15:12:00Z" w16du:dateUtc="2025-07-17T11:12:00Z" w:id="1345">
            <w:trPr>
              <w:gridBefore w:val="3"/>
              <w:trHeight w:val="590"/>
            </w:trPr>
          </w:trPrChange>
          <w:ins w:author="Akshay Raveendran" w:date="2025-07-17T14:58:00Z" w:id="1685539050"/>
        </w:trPr>
        <w:tc>
          <w:tcPr>
            <w:tcW w:w="9720" w:type="dxa"/>
            <w:gridSpan w:val="5"/>
            <w:tcBorders>
              <w:top w:val="single" w:color="auto" w:sz="4" w:space="0"/>
            </w:tcBorders>
            <w:tcMar/>
            <w:vAlign w:val="bottom"/>
            <w:tcPrChange w:author="Akshay Raveendran" w:date="2025-07-17T15:12:00Z" w16du:dateUtc="2025-07-17T11:12:00Z" w:id="1346">
              <w:tcPr>
                <w:tcW w:w="9715" w:type="dxa"/>
                <w:gridSpan w:val="17"/>
                <w:tcBorders>
                  <w:top w:val="single" w:color="auto" w:sz="4" w:space="0"/>
                  <w:left w:val="single" w:color="auto" w:sz="4" w:space="0"/>
                  <w:right w:val="single" w:color="auto" w:sz="4" w:space="0"/>
                </w:tcBorders>
                <w:vAlign w:val="bottom"/>
              </w:tcPr>
            </w:tcPrChange>
          </w:tcPr>
          <w:p w:rsidRPr="00302F0C" w:rsidR="00880A09" w:rsidP="001A3260" w:rsidRDefault="00880A09" w14:paraId="6E4BE5C8" w14:textId="77777777">
            <w:pPr>
              <w:spacing w:after="0" w:line="240" w:lineRule="auto"/>
              <w:rPr>
                <w:ins w:author="Akshay Raveendran" w:date="2025-07-17T14:58:00Z" w16du:dateUtc="2025-07-17T10:58:00Z" w:id="1347"/>
                <w:rFonts w:ascii="Arial" w:hAnsi="Arial" w:eastAsia="Times New Roman" w:cs="Arial"/>
                <w:color w:val="000000"/>
                <w:sz w:val="22"/>
                <w:szCs w:val="22"/>
                <w:lang w:eastAsia="en-GB"/>
              </w:rPr>
            </w:pPr>
          </w:p>
        </w:tc>
      </w:tr>
      <w:tr w:rsidRPr="00302F0C" w:rsidR="00A93A91" w:rsidTr="3B7D4E62" w14:paraId="0BA6492B" w14:textId="77777777">
        <w:tblPrEx>
          <w:tblPrExChange w:author="Akshay Raveendran" w:date="2025-07-22T10:12:00Z" w16du:dateUtc="2025-07-22T06:12:00Z" w:id="1348">
            <w:tblPrEx>
              <w:tblW w:w="9715" w:type="dxa"/>
              <w:tblInd w:w="0" w:type="dxa"/>
            </w:tblPrEx>
          </w:tblPrExChange>
        </w:tblPrEx>
        <w:trPr>
          <w:trHeight w:val="290"/>
          <w:trPrChange w:author="Akshay Raveendran" w:date="2025-07-22T10:12:00Z" w16du:dateUtc="2025-07-22T06:12:00Z" w:id="1350">
            <w:trPr>
              <w:gridBefore w:val="3"/>
              <w:trHeight w:val="290"/>
            </w:trPr>
          </w:trPrChange>
          <w:ins w:author="Akshay Raveendran" w:date="2025-07-17T14:58:00Z" w:id="382732989"/>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351">
              <w:tcPr>
                <w:tcW w:w="205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A93A91" w:rsidP="001A3260" w:rsidRDefault="004035FE" w14:paraId="0ECBF374" w14:textId="0FA3357F">
            <w:pPr>
              <w:spacing w:after="0" w:line="240" w:lineRule="auto"/>
              <w:rPr>
                <w:ins w:author="Akshay Raveendran" w:date="2025-07-17T14:58:00Z" w16du:dateUtc="2025-07-17T10:58:00Z" w:id="1352"/>
                <w:rFonts w:ascii="Arial" w:hAnsi="Arial" w:cs="Arial"/>
                <w:b/>
                <w:color w:val="000000"/>
                <w:sz w:val="22"/>
                <w:szCs w:val="22"/>
              </w:rPr>
            </w:pPr>
            <w:ins w:author="Akshay Raveendran" w:date="2025-07-17T15:03:00Z" w16du:dateUtc="2025-07-17T11:03:00Z" w:id="1353">
              <w:r w:rsidRPr="00302F0C">
                <w:rPr>
                  <w:rFonts w:ascii="Arial" w:hAnsi="Arial" w:cs="Arial"/>
                  <w:b/>
                  <w:color w:val="000000"/>
                  <w:sz w:val="22"/>
                  <w:szCs w:val="22"/>
                </w:rPr>
                <w:t>Stage 1</w:t>
              </w:r>
            </w:ins>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54">
              <w:tcPr>
                <w:tcW w:w="2500" w:type="dxa"/>
                <w:gridSpan w:val="7"/>
                <w:tcBorders>
                  <w:top w:val="single" w:color="auto" w:sz="4" w:space="0"/>
                  <w:left w:val="nil"/>
                  <w:bottom w:val="single" w:color="auto" w:sz="4" w:space="0"/>
                  <w:right w:val="single" w:color="auto" w:sz="4" w:space="0"/>
                </w:tcBorders>
                <w:vAlign w:val="bottom"/>
              </w:tcPr>
            </w:tcPrChange>
          </w:tcPr>
          <w:p w:rsidRPr="00302F0C" w:rsidR="00A93A91" w:rsidP="001A3260" w:rsidRDefault="00A93A91" w14:paraId="414761F0" w14:textId="77777777">
            <w:pPr>
              <w:spacing w:after="0" w:line="240" w:lineRule="auto"/>
              <w:rPr>
                <w:ins w:author="Akshay Raveendran" w:date="2025-07-17T14:58:00Z" w16du:dateUtc="2025-07-17T10:58:00Z" w:id="1355"/>
                <w:rFonts w:ascii="Arial" w:hAnsi="Arial" w:cs="Arial"/>
                <w:color w:val="000000"/>
                <w:sz w:val="22"/>
                <w:szCs w:val="22"/>
              </w:rPr>
            </w:pPr>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56">
              <w:tcPr>
                <w:tcW w:w="5160" w:type="dxa"/>
                <w:gridSpan w:val="7"/>
                <w:tcBorders>
                  <w:top w:val="single" w:color="auto" w:sz="4" w:space="0"/>
                  <w:left w:val="nil"/>
                  <w:bottom w:val="single" w:color="auto" w:sz="4" w:space="0"/>
                  <w:right w:val="single" w:color="auto" w:sz="4" w:space="0"/>
                </w:tcBorders>
                <w:vAlign w:val="bottom"/>
              </w:tcPr>
            </w:tcPrChange>
          </w:tcPr>
          <w:p w:rsidRPr="00302F0C" w:rsidR="00A93A91" w:rsidP="001A3260" w:rsidRDefault="00A93A91" w14:paraId="6A8501E3" w14:textId="77777777">
            <w:pPr>
              <w:spacing w:after="0" w:line="240" w:lineRule="auto"/>
              <w:rPr>
                <w:ins w:author="Akshay Raveendran" w:date="2025-07-17T14:58:00Z" w16du:dateUtc="2025-07-17T10:58:00Z" w:id="1357"/>
                <w:rFonts w:ascii="Arial" w:hAnsi="Arial" w:eastAsia="Times New Roman" w:cs="Arial"/>
                <w:color w:val="000000"/>
                <w:sz w:val="22"/>
                <w:szCs w:val="22"/>
                <w:lang w:eastAsia="en-GB"/>
              </w:rPr>
            </w:pPr>
          </w:p>
        </w:tc>
      </w:tr>
      <w:tr w:rsidRPr="00302F0C" w:rsidR="00571BB5" w:rsidTr="3B7D4E62" w14:paraId="3DE8526B" w14:textId="77777777">
        <w:trPr>
          <w:trHeight w:val="290"/>
        </w:trPr>
        <w:tc>
          <w:tcPr>
            <w:tcW w:w="9720" w:type="dxa"/>
            <w:gridSpan w:val="5"/>
            <w:tcBorders>
              <w:top w:val="single" w:color="auto" w:sz="4" w:space="0"/>
              <w:left w:val="single" w:color="auto" w:sz="4" w:space="0"/>
              <w:bottom w:val="single" w:color="auto" w:sz="4" w:space="0"/>
              <w:right w:val="single" w:color="auto" w:sz="4" w:space="0"/>
            </w:tcBorders>
            <w:tcMar/>
            <w:vAlign w:val="bottom"/>
          </w:tcPr>
          <w:p w:rsidRPr="00302F0C" w:rsidR="00571BB5" w:rsidP="001A3260" w:rsidRDefault="00571BB5" w14:paraId="66C56609" w14:textId="5FF4ABDA">
            <w:pPr>
              <w:spacing w:after="0" w:line="240" w:lineRule="auto"/>
              <w:rPr>
                <w:rFonts w:ascii="Arial" w:hAnsi="Arial" w:eastAsia="Times New Roman" w:cs="Arial"/>
                <w:color w:val="000000"/>
                <w:sz w:val="22"/>
                <w:szCs w:val="22"/>
                <w:lang w:eastAsia="en-GB"/>
              </w:rPr>
            </w:pPr>
            <w:r w:rsidRPr="00302F0C">
              <w:rPr>
                <w:rFonts w:ascii="Arial" w:hAnsi="Arial" w:cs="Arial"/>
                <w:b/>
                <w:color w:val="000000"/>
                <w:sz w:val="22"/>
                <w:szCs w:val="22"/>
              </w:rPr>
              <w:t>Bid Summary</w:t>
            </w:r>
          </w:p>
        </w:tc>
      </w:tr>
      <w:tr w:rsidRPr="00302F0C" w:rsidR="001A3260" w:rsidTr="3B7D4E62" w14:paraId="2FD1D4DC" w14:textId="77777777">
        <w:tblPrEx>
          <w:tblPrExChange w:author="Akshay Raveendran" w:date="2025-07-22T10:12:00Z" w16du:dateUtc="2025-07-22T06:12:00Z" w:id="1358">
            <w:tblPrEx>
              <w:tblW w:w="9715" w:type="dxa"/>
              <w:tblInd w:w="0" w:type="dxa"/>
            </w:tblPrEx>
          </w:tblPrExChange>
        </w:tblPrEx>
        <w:trPr>
          <w:trHeight w:val="290"/>
          <w:trPrChange w:author="Akshay Raveendran" w:date="2025-07-22T10:12:00Z" w16du:dateUtc="2025-07-22T06:12:00Z" w:id="1359">
            <w:trPr>
              <w:gridBefore w:val="3"/>
              <w:trHeight w:val="290"/>
            </w:trPr>
          </w:trPrChange>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360">
              <w:tcPr>
                <w:tcW w:w="205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1A3260" w:rsidP="001A3260" w:rsidRDefault="001A3260" w14:paraId="420A0C23" w14:textId="1E7A54F8">
            <w:pPr>
              <w:spacing w:after="0" w:line="240" w:lineRule="auto"/>
              <w:rPr>
                <w:rFonts w:ascii="Arial" w:hAnsi="Arial" w:cs="Arial"/>
                <w:color w:val="000000"/>
                <w:sz w:val="22"/>
                <w:szCs w:val="22"/>
              </w:rPr>
            </w:pPr>
            <w:r w:rsidRPr="00302F0C">
              <w:rPr>
                <w:rFonts w:ascii="Arial" w:hAnsi="Arial" w:cs="Arial"/>
                <w:color w:val="000000"/>
                <w:sz w:val="22"/>
                <w:szCs w:val="22"/>
              </w:rPr>
              <w:t>No. of Vendor Bids Received</w:t>
            </w:r>
            <w:ins w:author="Akshay Raveendran" w:date="2025-07-17T15:04:00Z" w16du:dateUtc="2025-07-17T11:04:00Z" w:id="1361">
              <w:r w:rsidRPr="00302F0C" w:rsidR="004035FE">
                <w:rPr>
                  <w:rFonts w:ascii="Arial" w:hAnsi="Arial" w:cs="Arial"/>
                  <w:color w:val="FF0000"/>
                  <w:sz w:val="22"/>
                  <w:szCs w:val="22"/>
                </w:rPr>
                <w:t>*</w:t>
              </w:r>
              <w:commentRangeStart w:id="1362"/>
              <w:commentRangeEnd w:id="1362"/>
              <w:r w:rsidRPr="00302F0C" w:rsidR="004035FE">
                <w:rPr>
                  <w:rStyle w:val="CommentReference"/>
                  <w:rFonts w:ascii="Arial" w:hAnsi="Arial" w:cs="Arial"/>
                  <w:color w:val="000000"/>
                  <w:sz w:val="22"/>
                  <w:szCs w:val="22"/>
                </w:rPr>
                <w:commentReference w:id="1362"/>
              </w:r>
              <w:commentRangeStart w:id="1363"/>
              <w:commentRangeEnd w:id="1363"/>
              <w:r w:rsidRPr="00302F0C" w:rsidR="004035FE">
                <w:rPr>
                  <w:rStyle w:val="CommentReference"/>
                  <w:rFonts w:ascii="Arial" w:hAnsi="Arial" w:cs="Arial"/>
                  <w:color w:val="000000"/>
                  <w:sz w:val="22"/>
                  <w:szCs w:val="22"/>
                </w:rPr>
                <w:commentReference w:id="1363"/>
              </w:r>
            </w:ins>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64">
              <w:tcPr>
                <w:tcW w:w="2500" w:type="dxa"/>
                <w:gridSpan w:val="7"/>
                <w:tcBorders>
                  <w:top w:val="single" w:color="auto" w:sz="4" w:space="0"/>
                  <w:left w:val="nil"/>
                  <w:bottom w:val="single" w:color="auto" w:sz="4" w:space="0"/>
                  <w:right w:val="single" w:color="auto" w:sz="4" w:space="0"/>
                </w:tcBorders>
                <w:vAlign w:val="bottom"/>
              </w:tcPr>
            </w:tcPrChange>
          </w:tcPr>
          <w:p w:rsidRPr="00302F0C" w:rsidR="001A3260" w:rsidP="001A3260" w:rsidRDefault="001A3260" w14:paraId="168084AB" w14:textId="3841C3D5">
            <w:pPr>
              <w:spacing w:after="0" w:line="240" w:lineRule="auto"/>
              <w:rPr>
                <w:rFonts w:ascii="Arial" w:hAnsi="Arial" w:cs="Arial"/>
                <w:color w:val="000000"/>
                <w:sz w:val="22"/>
                <w:szCs w:val="22"/>
              </w:rPr>
            </w:pPr>
            <w:r w:rsidRPr="00302F0C">
              <w:rPr>
                <w:rFonts w:ascii="Arial" w:hAnsi="Arial" w:cs="Arial"/>
                <w:color w:val="000000"/>
                <w:sz w:val="22"/>
                <w:szCs w:val="22"/>
              </w:rPr>
              <w:t>Number Field</w:t>
            </w:r>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65">
              <w:tcPr>
                <w:tcW w:w="5160" w:type="dxa"/>
                <w:gridSpan w:val="7"/>
                <w:tcBorders>
                  <w:top w:val="single" w:color="auto" w:sz="4" w:space="0"/>
                  <w:left w:val="nil"/>
                  <w:bottom w:val="single" w:color="auto" w:sz="4" w:space="0"/>
                  <w:right w:val="single" w:color="auto" w:sz="4" w:space="0"/>
                </w:tcBorders>
                <w:vAlign w:val="bottom"/>
              </w:tcPr>
            </w:tcPrChange>
          </w:tcPr>
          <w:p w:rsidRPr="00302F0C" w:rsidR="001A3260" w:rsidP="001A3260" w:rsidRDefault="00C54DEF" w14:paraId="5B6E4174" w14:textId="60590798">
            <w:pPr>
              <w:spacing w:after="0" w:line="240" w:lineRule="auto"/>
              <w:rPr>
                <w:rFonts w:ascii="Arial" w:hAnsi="Arial" w:cs="Arial"/>
                <w:color w:val="000000"/>
                <w:sz w:val="22"/>
                <w:szCs w:val="22"/>
              </w:rPr>
            </w:pPr>
            <w:del w:author="Akshay Raveendran" w:date="2025-07-17T15:04:00Z" w16du:dateUtc="2025-07-17T11:04:00Z" w:id="1366">
              <w:r w:rsidRPr="00302F0C" w:rsidDel="00BE45AC">
                <w:rPr>
                  <w:rFonts w:ascii="Arial" w:hAnsi="Arial" w:eastAsia="Times New Roman" w:cs="Arial"/>
                  <w:color w:val="000000"/>
                  <w:sz w:val="22"/>
                  <w:szCs w:val="22"/>
                  <w:lang w:eastAsia="en-GB"/>
                </w:rPr>
                <w:delText xml:space="preserve">Mandatory </w:delText>
              </w:r>
              <w:r w:rsidRPr="00302F0C" w:rsidDel="00BE45AC" w:rsidR="00782606">
                <w:rPr>
                  <w:rFonts w:ascii="Arial" w:hAnsi="Arial" w:eastAsia="Times New Roman" w:cs="Arial"/>
                  <w:color w:val="000000"/>
                  <w:sz w:val="22"/>
                  <w:szCs w:val="22"/>
                  <w:lang w:eastAsia="en-GB"/>
                </w:rPr>
                <w:delText xml:space="preserve">for </w:delText>
              </w:r>
              <w:r w:rsidRPr="00302F0C" w:rsidDel="00BE45AC">
                <w:rPr>
                  <w:rFonts w:ascii="Arial" w:hAnsi="Arial" w:eastAsia="Times New Roman" w:cs="Arial"/>
                  <w:color w:val="000000"/>
                  <w:sz w:val="22"/>
                  <w:szCs w:val="22"/>
                  <w:lang w:eastAsia="en-GB"/>
                </w:rPr>
                <w:delText>process</w:delText>
              </w:r>
              <w:r w:rsidRPr="00302F0C" w:rsidDel="00BE45AC" w:rsidR="00AA2FDC">
                <w:rPr>
                  <w:rFonts w:ascii="Arial" w:hAnsi="Arial" w:eastAsia="Times New Roman" w:cs="Arial"/>
                  <w:color w:val="000000"/>
                  <w:sz w:val="22"/>
                  <w:szCs w:val="22"/>
                  <w:lang w:eastAsia="en-GB"/>
                </w:rPr>
                <w:delText>es</w:delText>
              </w:r>
              <w:r w:rsidRPr="00302F0C" w:rsidDel="00BE45AC">
                <w:rPr>
                  <w:rFonts w:ascii="Arial" w:hAnsi="Arial" w:eastAsia="Times New Roman" w:cs="Arial"/>
                  <w:color w:val="000000"/>
                  <w:sz w:val="22"/>
                  <w:szCs w:val="22"/>
                  <w:lang w:eastAsia="en-GB"/>
                </w:rPr>
                <w:delText xml:space="preserve"> </w:delText>
              </w:r>
              <w:r w:rsidRPr="00302F0C" w:rsidDel="00BE45AC" w:rsidR="00782606">
                <w:rPr>
                  <w:rFonts w:ascii="Arial" w:hAnsi="Arial" w:eastAsia="Times New Roman" w:cs="Arial"/>
                  <w:color w:val="000000"/>
                  <w:sz w:val="22"/>
                  <w:szCs w:val="22"/>
                  <w:lang w:eastAsia="en-GB"/>
                </w:rPr>
                <w:delText>other than</w:delText>
              </w:r>
              <w:r w:rsidRPr="00302F0C" w:rsidDel="00BE45AC">
                <w:rPr>
                  <w:rFonts w:ascii="Arial" w:hAnsi="Arial" w:eastAsia="Times New Roman" w:cs="Arial"/>
                  <w:color w:val="000000"/>
                  <w:sz w:val="22"/>
                  <w:szCs w:val="22"/>
                  <w:lang w:eastAsia="en-GB"/>
                </w:rPr>
                <w:delText xml:space="preserve"> </w:delText>
              </w:r>
              <w:r w:rsidRPr="00302F0C" w:rsidDel="00BE45AC" w:rsidR="0085113B">
                <w:rPr>
                  <w:rFonts w:ascii="Arial" w:hAnsi="Arial" w:eastAsia="Times New Roman" w:cs="Arial"/>
                  <w:color w:val="000000"/>
                  <w:sz w:val="22"/>
                  <w:szCs w:val="22"/>
                  <w:lang w:eastAsia="en-GB"/>
                </w:rPr>
                <w:delText>‘Vendor Sourcing floated’</w:delText>
              </w:r>
            </w:del>
          </w:p>
        </w:tc>
      </w:tr>
      <w:tr w:rsidRPr="00302F0C" w:rsidR="00EB5E22" w:rsidTr="3B7D4E62" w14:paraId="7A5606F6" w14:textId="77777777">
        <w:trPr>
          <w:trHeight w:val="290"/>
          <w:ins w:author="Akshay Raveendran" w:date="2025-07-22T15:03:00Z" w:id="853708779"/>
        </w:trPr>
        <w:tc>
          <w:tcPr>
            <w:tcW w:w="2834" w:type="dxa"/>
            <w:tcBorders>
              <w:top w:val="single" w:color="auto" w:sz="4" w:space="0"/>
              <w:left w:val="single" w:color="auto" w:sz="4" w:space="0"/>
              <w:bottom w:val="single" w:color="auto" w:sz="4" w:space="0"/>
              <w:right w:val="single" w:color="auto" w:sz="4" w:space="0"/>
            </w:tcBorders>
            <w:tcMar/>
            <w:vAlign w:val="bottom"/>
          </w:tcPr>
          <w:p w:rsidRPr="00302F0C" w:rsidR="00EB5E22" w:rsidP="001A3260" w:rsidRDefault="00445208" w14:paraId="2C062C44" w14:textId="2E6A0552">
            <w:pPr>
              <w:spacing w:after="0" w:line="240" w:lineRule="auto"/>
              <w:rPr>
                <w:ins w:author="Akshay Raveendran" w:date="2025-07-22T15:03:00Z" w16du:dateUtc="2025-07-22T11:03:00Z" w:id="1368"/>
                <w:rFonts w:ascii="Arial" w:hAnsi="Arial" w:cs="Arial"/>
                <w:color w:val="000000"/>
                <w:sz w:val="22"/>
                <w:szCs w:val="22"/>
              </w:rPr>
            </w:pPr>
            <w:ins w:author="Akshay Raveendran" w:date="2025-07-22T15:03:00Z" w16du:dateUtc="2025-07-22T11:03:00Z" w:id="1369">
              <w:r w:rsidRPr="00302F0C">
                <w:rPr>
                  <w:rFonts w:ascii="Arial" w:hAnsi="Arial" w:cs="Arial"/>
                  <w:color w:val="000000"/>
                  <w:sz w:val="22"/>
                  <w:szCs w:val="22"/>
                </w:rPr>
                <w:t>Currency</w:t>
              </w:r>
              <w:r w:rsidRPr="00302F0C">
                <w:rPr>
                  <w:rFonts w:ascii="Arial" w:hAnsi="Arial" w:cs="Arial"/>
                  <w:color w:val="FF0000"/>
                  <w:sz w:val="22"/>
                  <w:szCs w:val="22"/>
                </w:rPr>
                <w:t>*</w:t>
              </w:r>
              <w:commentRangeStart w:id="1370"/>
              <w:commentRangeEnd w:id="1370"/>
              <w:r w:rsidRPr="00302F0C">
                <w:rPr>
                  <w:rStyle w:val="CommentReference"/>
                  <w:rFonts w:ascii="Arial" w:hAnsi="Arial" w:cs="Arial"/>
                  <w:color w:val="000000"/>
                  <w:sz w:val="22"/>
                  <w:szCs w:val="22"/>
                </w:rPr>
                <w:commentReference w:id="1370"/>
              </w:r>
              <w:commentRangeStart w:id="1371"/>
              <w:commentRangeEnd w:id="1371"/>
              <w:r w:rsidRPr="00302F0C">
                <w:rPr>
                  <w:rStyle w:val="CommentReference"/>
                  <w:rFonts w:ascii="Arial" w:hAnsi="Arial" w:cs="Arial"/>
                  <w:color w:val="000000"/>
                  <w:sz w:val="22"/>
                  <w:szCs w:val="22"/>
                </w:rPr>
                <w:commentReference w:id="1371"/>
              </w:r>
            </w:ins>
          </w:p>
        </w:tc>
        <w:tc>
          <w:tcPr>
            <w:tcW w:w="2500" w:type="dxa"/>
            <w:gridSpan w:val="2"/>
            <w:tcBorders>
              <w:top w:val="single" w:color="auto" w:sz="4" w:space="0"/>
              <w:left w:val="nil"/>
              <w:bottom w:val="single" w:color="auto" w:sz="4" w:space="0"/>
              <w:right w:val="single" w:color="auto" w:sz="4" w:space="0"/>
            </w:tcBorders>
            <w:tcMar/>
            <w:vAlign w:val="bottom"/>
          </w:tcPr>
          <w:p w:rsidRPr="00302F0C" w:rsidR="00EB5E22" w:rsidP="001A3260" w:rsidRDefault="00445208" w14:paraId="03DCE86D" w14:textId="689D431E">
            <w:pPr>
              <w:spacing w:after="0" w:line="240" w:lineRule="auto"/>
              <w:rPr>
                <w:ins w:author="Akshay Raveendran" w:date="2025-07-22T15:03:00Z" w16du:dateUtc="2025-07-22T11:03:00Z" w:id="1372"/>
                <w:rFonts w:ascii="Arial" w:hAnsi="Arial" w:cs="Arial"/>
                <w:color w:val="000000"/>
                <w:sz w:val="22"/>
                <w:szCs w:val="22"/>
              </w:rPr>
            </w:pPr>
            <w:ins w:author="Akshay Raveendran" w:date="2025-07-22T15:03:00Z" w16du:dateUtc="2025-07-22T11:03:00Z" w:id="1373">
              <w:r w:rsidRPr="00302F0C">
                <w:rPr>
                  <w:rFonts w:ascii="Arial" w:hAnsi="Arial" w:cs="Arial"/>
                  <w:color w:val="000000"/>
                  <w:sz w:val="22"/>
                  <w:szCs w:val="22"/>
                </w:rPr>
                <w:t xml:space="preserve">Dropdown of </w:t>
              </w:r>
              <w:r w:rsidRPr="00302F0C" w:rsidR="00982E2C">
                <w:rPr>
                  <w:rFonts w:ascii="Arial" w:hAnsi="Arial" w:cs="Arial"/>
                  <w:color w:val="000000"/>
                  <w:sz w:val="22"/>
                  <w:szCs w:val="22"/>
                </w:rPr>
                <w:t>currencies</w:t>
              </w:r>
              <w:r w:rsidRPr="00302F0C">
                <w:rPr>
                  <w:rFonts w:ascii="Arial" w:hAnsi="Arial" w:cs="Arial"/>
                  <w:color w:val="000000"/>
                  <w:sz w:val="22"/>
                  <w:szCs w:val="22"/>
                </w:rPr>
                <w:t xml:space="preserve"> in D365</w:t>
              </w:r>
            </w:ins>
          </w:p>
        </w:tc>
        <w:tc>
          <w:tcPr>
            <w:tcW w:w="4386" w:type="dxa"/>
            <w:gridSpan w:val="2"/>
            <w:tcBorders>
              <w:top w:val="single" w:color="auto" w:sz="4" w:space="0"/>
              <w:left w:val="nil"/>
              <w:bottom w:val="single" w:color="auto" w:sz="4" w:space="0"/>
              <w:right w:val="single" w:color="auto" w:sz="4" w:space="0"/>
            </w:tcBorders>
            <w:tcMar/>
            <w:vAlign w:val="bottom"/>
          </w:tcPr>
          <w:p w:rsidRPr="00302F0C" w:rsidR="00EB5E22" w:rsidDel="00BE45AC" w:rsidP="001A3260" w:rsidRDefault="00EB5E22" w14:paraId="4CCD4828" w14:textId="77777777">
            <w:pPr>
              <w:spacing w:after="0" w:line="240" w:lineRule="auto"/>
              <w:rPr>
                <w:ins w:author="Akshay Raveendran" w:date="2025-07-22T15:03:00Z" w16du:dateUtc="2025-07-22T11:03:00Z" w:id="1374"/>
                <w:rFonts w:ascii="Arial" w:hAnsi="Arial" w:eastAsia="Times New Roman" w:cs="Arial"/>
                <w:color w:val="000000"/>
                <w:sz w:val="22"/>
                <w:szCs w:val="22"/>
                <w:lang w:eastAsia="en-GB"/>
              </w:rPr>
            </w:pPr>
          </w:p>
        </w:tc>
      </w:tr>
      <w:tr w:rsidRPr="00302F0C" w:rsidR="00562B4E" w:rsidTr="3B7D4E62" w14:paraId="02878367" w14:textId="77777777">
        <w:tblPrEx>
          <w:tblPrExChange w:author="Akshay Raveendran" w:date="2025-07-22T10:12:00Z" w16du:dateUtc="2025-07-22T06:12:00Z" w:id="1375">
            <w:tblPrEx>
              <w:tblW w:w="9715" w:type="dxa"/>
              <w:tblInd w:w="0" w:type="dxa"/>
            </w:tblPrEx>
          </w:tblPrExChange>
        </w:tblPrEx>
        <w:trPr>
          <w:trHeight w:val="290"/>
          <w:trPrChange w:author="Akshay Raveendran" w:date="2025-07-22T10:12:00Z" w16du:dateUtc="2025-07-22T06:12:00Z" w:id="1376">
            <w:trPr>
              <w:gridBefore w:val="3"/>
              <w:trHeight w:val="290"/>
            </w:trPr>
          </w:trPrChange>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377">
              <w:tcPr>
                <w:tcW w:w="205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562B4E" w:rsidP="001A3260" w:rsidRDefault="00E14765" w14:paraId="1788D59A" w14:textId="7D152252">
            <w:pPr>
              <w:spacing w:after="0" w:line="240" w:lineRule="auto"/>
              <w:rPr>
                <w:rFonts w:ascii="Arial" w:hAnsi="Arial" w:cs="Arial"/>
                <w:color w:val="000000"/>
                <w:sz w:val="22"/>
                <w:szCs w:val="22"/>
              </w:rPr>
            </w:pPr>
            <w:r w:rsidRPr="00302F0C">
              <w:rPr>
                <w:rFonts w:ascii="Arial" w:hAnsi="Arial" w:cs="Arial"/>
                <w:color w:val="000000"/>
                <w:sz w:val="22"/>
                <w:szCs w:val="22"/>
              </w:rPr>
              <w:t>High</w:t>
            </w:r>
            <w:r w:rsidRPr="00302F0C" w:rsidR="00AA2FDC">
              <w:rPr>
                <w:rFonts w:ascii="Arial" w:hAnsi="Arial" w:cs="Arial"/>
                <w:color w:val="000000"/>
                <w:sz w:val="22"/>
                <w:szCs w:val="22"/>
              </w:rPr>
              <w:t>est bid received</w:t>
            </w:r>
            <w:r w:rsidRPr="00302F0C" w:rsidR="002A3B30">
              <w:rPr>
                <w:rFonts w:ascii="Arial" w:hAnsi="Arial" w:cs="Arial"/>
                <w:color w:val="000000"/>
                <w:sz w:val="22"/>
                <w:szCs w:val="22"/>
              </w:rPr>
              <w:t xml:space="preserve"> </w:t>
            </w:r>
            <w:r w:rsidRPr="00302F0C" w:rsidR="009533B0">
              <w:rPr>
                <w:rFonts w:ascii="Arial" w:hAnsi="Arial" w:cs="Arial"/>
                <w:color w:val="000000"/>
                <w:sz w:val="22"/>
                <w:szCs w:val="22"/>
              </w:rPr>
              <w:t>post negotiations</w:t>
            </w:r>
            <w:ins w:author="Akshay Raveendran" w:date="2025-07-17T15:04:00Z" w16du:dateUtc="2025-07-17T11:04:00Z" w:id="1378">
              <w:r w:rsidRPr="00302F0C" w:rsidR="004035FE">
                <w:rPr>
                  <w:rFonts w:ascii="Arial" w:hAnsi="Arial" w:cs="Arial"/>
                  <w:color w:val="FF0000"/>
                  <w:sz w:val="22"/>
                  <w:szCs w:val="22"/>
                </w:rPr>
                <w:t>*</w:t>
              </w:r>
              <w:commentRangeStart w:id="1379"/>
              <w:commentRangeEnd w:id="1379"/>
              <w:r w:rsidRPr="00302F0C" w:rsidR="004035FE">
                <w:rPr>
                  <w:rStyle w:val="CommentReference"/>
                  <w:rFonts w:ascii="Arial" w:hAnsi="Arial" w:cs="Arial"/>
                  <w:color w:val="000000"/>
                  <w:sz w:val="22"/>
                  <w:szCs w:val="22"/>
                </w:rPr>
                <w:commentReference w:id="1379"/>
              </w:r>
              <w:commentRangeStart w:id="1380"/>
              <w:commentRangeEnd w:id="1380"/>
              <w:r w:rsidRPr="00302F0C" w:rsidR="004035FE">
                <w:rPr>
                  <w:rStyle w:val="CommentReference"/>
                  <w:rFonts w:ascii="Arial" w:hAnsi="Arial" w:cs="Arial"/>
                  <w:color w:val="000000"/>
                  <w:sz w:val="22"/>
                  <w:szCs w:val="22"/>
                </w:rPr>
                <w:commentReference w:id="1380"/>
              </w:r>
            </w:ins>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81">
              <w:tcPr>
                <w:tcW w:w="2500" w:type="dxa"/>
                <w:gridSpan w:val="7"/>
                <w:tcBorders>
                  <w:top w:val="single" w:color="auto" w:sz="4" w:space="0"/>
                  <w:left w:val="nil"/>
                  <w:bottom w:val="single" w:color="auto" w:sz="4" w:space="0"/>
                  <w:right w:val="single" w:color="auto" w:sz="4" w:space="0"/>
                </w:tcBorders>
                <w:vAlign w:val="bottom"/>
              </w:tcPr>
            </w:tcPrChange>
          </w:tcPr>
          <w:p w:rsidRPr="00302F0C" w:rsidR="00562B4E" w:rsidP="001A3260" w:rsidRDefault="00AA2FDC" w14:paraId="7777457D" w14:textId="3E5BC543">
            <w:pPr>
              <w:spacing w:after="0" w:line="240" w:lineRule="auto"/>
              <w:rPr>
                <w:rFonts w:ascii="Arial" w:hAnsi="Arial" w:cs="Arial"/>
                <w:color w:val="000000"/>
                <w:sz w:val="22"/>
                <w:szCs w:val="22"/>
              </w:rPr>
            </w:pPr>
            <w:r w:rsidRPr="00302F0C">
              <w:rPr>
                <w:rFonts w:ascii="Arial" w:hAnsi="Arial" w:cs="Arial"/>
                <w:color w:val="000000"/>
                <w:sz w:val="22"/>
                <w:szCs w:val="22"/>
              </w:rPr>
              <w:t>Number Field</w:t>
            </w:r>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82">
              <w:tcPr>
                <w:tcW w:w="5160" w:type="dxa"/>
                <w:gridSpan w:val="7"/>
                <w:tcBorders>
                  <w:top w:val="single" w:color="auto" w:sz="4" w:space="0"/>
                  <w:left w:val="nil"/>
                  <w:bottom w:val="single" w:color="auto" w:sz="4" w:space="0"/>
                  <w:right w:val="single" w:color="auto" w:sz="4" w:space="0"/>
                </w:tcBorders>
                <w:vAlign w:val="bottom"/>
              </w:tcPr>
            </w:tcPrChange>
          </w:tcPr>
          <w:p w:rsidRPr="00302F0C" w:rsidR="00562B4E" w:rsidP="001A3260" w:rsidRDefault="00A44367" w14:paraId="35B1D6BB" w14:textId="5538E4F9">
            <w:pPr>
              <w:spacing w:after="0" w:line="240" w:lineRule="auto"/>
              <w:rPr>
                <w:rFonts w:ascii="Arial" w:hAnsi="Arial" w:cs="Arial"/>
                <w:color w:val="000000"/>
                <w:sz w:val="22"/>
                <w:szCs w:val="22"/>
              </w:rPr>
            </w:pPr>
            <w:del w:author="Akshay Raveendran" w:date="2025-07-17T15:04:00Z" w16du:dateUtc="2025-07-17T11:04:00Z" w:id="1383">
              <w:r w:rsidRPr="00302F0C" w:rsidDel="00BE45AC">
                <w:rPr>
                  <w:rFonts w:ascii="Arial" w:hAnsi="Arial" w:eastAsia="Times New Roman" w:cs="Arial"/>
                  <w:color w:val="000000"/>
                  <w:sz w:val="22"/>
                  <w:szCs w:val="22"/>
                  <w:lang w:eastAsia="en-GB"/>
                </w:rPr>
                <w:delText>Mandatory for processes other than ‘Vendor Sourcing floated’</w:delText>
              </w:r>
            </w:del>
          </w:p>
        </w:tc>
      </w:tr>
      <w:tr w:rsidRPr="00302F0C" w:rsidR="00BE45AC" w:rsidTr="3B7D4E62" w14:paraId="5B953158" w14:textId="77777777">
        <w:tblPrEx>
          <w:tblPrExChange w:author="Akshay Raveendran" w:date="2025-07-22T10:12:00Z" w16du:dateUtc="2025-07-22T06:12:00Z" w:id="1384">
            <w:tblPrEx>
              <w:tblW w:w="9715" w:type="dxa"/>
              <w:tblInd w:w="0" w:type="dxa"/>
            </w:tblPrEx>
          </w:tblPrExChange>
        </w:tblPrEx>
        <w:trPr>
          <w:trHeight w:val="290"/>
          <w:trPrChange w:author="Akshay Raveendran" w:date="2025-07-22T10:12:00Z" w16du:dateUtc="2025-07-22T06:12:00Z" w:id="1386">
            <w:trPr>
              <w:gridBefore w:val="3"/>
              <w:trHeight w:val="290"/>
            </w:trPr>
          </w:trPrChange>
          <w:ins w:author="Akshay Raveendran" w:date="2025-07-17T15:04:00Z" w:id="1320681786"/>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387">
              <w:tcPr>
                <w:tcW w:w="205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BE45AC" w:rsidP="001A3260" w:rsidRDefault="00BE45AC" w14:paraId="0CA99C39" w14:textId="77777777">
            <w:pPr>
              <w:spacing w:after="0" w:line="240" w:lineRule="auto"/>
              <w:rPr>
                <w:ins w:author="Akshay Raveendran" w:date="2025-07-17T15:04:00Z" w16du:dateUtc="2025-07-17T11:04:00Z" w:id="1388"/>
                <w:rFonts w:ascii="Arial" w:hAnsi="Arial" w:cs="Arial"/>
                <w:color w:val="000000"/>
                <w:sz w:val="22"/>
                <w:szCs w:val="22"/>
              </w:rPr>
            </w:pPr>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89">
              <w:tcPr>
                <w:tcW w:w="2500" w:type="dxa"/>
                <w:gridSpan w:val="7"/>
                <w:tcBorders>
                  <w:top w:val="single" w:color="auto" w:sz="4" w:space="0"/>
                  <w:left w:val="nil"/>
                  <w:bottom w:val="single" w:color="auto" w:sz="4" w:space="0"/>
                  <w:right w:val="single" w:color="auto" w:sz="4" w:space="0"/>
                </w:tcBorders>
                <w:vAlign w:val="bottom"/>
              </w:tcPr>
            </w:tcPrChange>
          </w:tcPr>
          <w:p w:rsidRPr="00302F0C" w:rsidR="00BE45AC" w:rsidP="001A3260" w:rsidRDefault="00BE45AC" w14:paraId="61DAF8DE" w14:textId="77777777">
            <w:pPr>
              <w:spacing w:after="0" w:line="240" w:lineRule="auto"/>
              <w:rPr>
                <w:ins w:author="Akshay Raveendran" w:date="2025-07-17T15:04:00Z" w16du:dateUtc="2025-07-17T11:04:00Z" w:id="1390"/>
                <w:rFonts w:ascii="Arial" w:hAnsi="Arial" w:cs="Arial"/>
                <w:color w:val="000000"/>
                <w:sz w:val="22"/>
                <w:szCs w:val="22"/>
              </w:rPr>
            </w:pPr>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391">
              <w:tcPr>
                <w:tcW w:w="5160" w:type="dxa"/>
                <w:gridSpan w:val="7"/>
                <w:tcBorders>
                  <w:top w:val="single" w:color="auto" w:sz="4" w:space="0"/>
                  <w:left w:val="nil"/>
                  <w:bottom w:val="single" w:color="auto" w:sz="4" w:space="0"/>
                  <w:right w:val="single" w:color="auto" w:sz="4" w:space="0"/>
                </w:tcBorders>
                <w:vAlign w:val="bottom"/>
              </w:tcPr>
            </w:tcPrChange>
          </w:tcPr>
          <w:p w:rsidRPr="00302F0C" w:rsidR="00BE45AC" w:rsidDel="00BE45AC" w:rsidP="001A3260" w:rsidRDefault="00BE45AC" w14:paraId="288A4566" w14:textId="77777777">
            <w:pPr>
              <w:spacing w:after="0" w:line="240" w:lineRule="auto"/>
              <w:rPr>
                <w:ins w:author="Akshay Raveendran" w:date="2025-07-17T15:04:00Z" w16du:dateUtc="2025-07-17T11:04:00Z" w:id="1392"/>
                <w:rFonts w:ascii="Arial" w:hAnsi="Arial" w:eastAsia="Times New Roman" w:cs="Arial"/>
                <w:color w:val="000000"/>
                <w:sz w:val="22"/>
                <w:szCs w:val="22"/>
                <w:lang w:eastAsia="en-GB"/>
              </w:rPr>
            </w:pPr>
          </w:p>
        </w:tc>
      </w:tr>
      <w:tr w:rsidRPr="00302F0C" w:rsidR="00E91D5D" w:rsidTr="3B7D4E62" w14:paraId="075E9A77" w14:textId="77777777">
        <w:trPr>
          <w:trHeight w:val="1190"/>
          <w:ins w:author="Akshay Raveendran" w:date="2025-07-17T15:04:00Z" w:id="2131957656"/>
        </w:trPr>
        <w:tc>
          <w:tcPr>
            <w:tcW w:w="9720" w:type="dxa"/>
            <w:gridSpan w:val="5"/>
            <w:tcBorders>
              <w:top w:val="single" w:color="auto" w:sz="4" w:space="0"/>
              <w:left w:val="single" w:color="auto" w:sz="4" w:space="0"/>
              <w:right w:val="single" w:color="auto" w:sz="4" w:space="0"/>
            </w:tcBorders>
            <w:tcMar/>
            <w:vAlign w:val="bottom"/>
          </w:tcPr>
          <w:tbl>
            <w:tblPr>
              <w:tblW w:w="9450" w:type="dxa"/>
              <w:tblLook w:val="04A0" w:firstRow="1" w:lastRow="0" w:firstColumn="1" w:lastColumn="0" w:noHBand="0" w:noVBand="1"/>
            </w:tblPr>
            <w:tblGrid>
              <w:gridCol w:w="3150"/>
              <w:gridCol w:w="3150"/>
              <w:gridCol w:w="3150"/>
              <w:tblGridChange w:id="1394">
                <w:tblGrid>
                  <w:gridCol w:w="3150"/>
                  <w:gridCol w:w="3150"/>
                  <w:gridCol w:w="3150"/>
                </w:tblGrid>
              </w:tblGridChange>
            </w:tblGrid>
            <w:tr w:rsidRPr="00302F0C" w:rsidR="00D65542" w14:paraId="2A308B2A" w14:textId="77777777">
              <w:trPr>
                <w:trHeight w:val="290"/>
                <w:ins w:author="Akshay Raveendran" w:date="2025-07-17T15:24:00Z" w:id="1395"/>
              </w:trPr>
              <w:tc>
                <w:tcPr>
                  <w:tcW w:w="9450" w:type="dxa"/>
                  <w:gridSpan w:val="3"/>
                  <w:tcBorders>
                    <w:top w:val="nil"/>
                    <w:left w:val="nil"/>
                    <w:bottom w:val="nil"/>
                    <w:right w:val="nil"/>
                  </w:tcBorders>
                  <w:shd w:val="clear" w:color="000000" w:fill="DDEBF7"/>
                  <w:noWrap/>
                  <w:vAlign w:val="bottom"/>
                  <w:hideMark/>
                </w:tcPr>
                <w:p w:rsidRPr="00302F0C" w:rsidR="00D65542" w:rsidP="00E91D5D" w:rsidRDefault="00D65542" w14:paraId="52F27A7B" w14:textId="6E3BD704">
                  <w:pPr>
                    <w:spacing w:after="0" w:line="240" w:lineRule="auto"/>
                    <w:rPr>
                      <w:ins w:author="Akshay Raveendran" w:date="2025-07-17T15:24:00Z" w16du:dateUtc="2025-07-17T11:24:00Z" w:id="1396"/>
                      <w:rFonts w:ascii="Arial" w:hAnsi="Arial" w:eastAsia="Times New Roman" w:cs="Arial"/>
                      <w:b/>
                      <w:bCs/>
                      <w:color w:val="000000"/>
                      <w:sz w:val="22"/>
                      <w:szCs w:val="22"/>
                      <w:lang w:eastAsia="en-GB"/>
                      <w:rPrChange w:author="Akshay Raveendran" w:date="2025-07-22T15:48:00Z" w16du:dateUtc="2025-07-22T11:48:00Z" w:id="1397">
                        <w:rPr>
                          <w:ins w:author="Akshay Raveendran" w:date="2025-07-17T15:24:00Z" w16du:dateUtc="2025-07-17T11:24:00Z" w:id="1398"/>
                          <w:rFonts w:ascii="Arial" w:hAnsi="Arial" w:eastAsia="Times New Roman" w:cs="Arial"/>
                          <w:b/>
                          <w:i/>
                          <w:color w:val="000000"/>
                          <w:sz w:val="22"/>
                          <w:szCs w:val="22"/>
                          <w:lang w:eastAsia="en-GB"/>
                        </w:rPr>
                      </w:rPrChange>
                    </w:rPr>
                  </w:pPr>
                  <w:ins w:author="Akshay Raveendran" w:date="2025-07-17T15:24:00Z" w16du:dateUtc="2025-07-17T11:24:00Z" w:id="1399">
                    <w:r w:rsidRPr="00302F0C">
                      <w:rPr>
                        <w:rFonts w:ascii="Arial" w:hAnsi="Arial" w:eastAsia="Times New Roman" w:cs="Arial"/>
                        <w:b/>
                        <w:color w:val="000000"/>
                        <w:sz w:val="22"/>
                        <w:szCs w:val="22"/>
                        <w:lang w:eastAsia="en-GB"/>
                      </w:rPr>
                      <w:t>DoA for Pushing request</w:t>
                    </w:r>
                  </w:ins>
                  <w:ins w:author="Akshay Raveendran" w:date="2025-07-17T15:28:00Z" w16du:dateUtc="2025-07-17T11:28:00Z" w:id="1400">
                    <w:r w:rsidRPr="00302F0C">
                      <w:rPr>
                        <w:rFonts w:ascii="Arial" w:hAnsi="Arial" w:eastAsia="Times New Roman" w:cs="Arial"/>
                        <w:b/>
                        <w:color w:val="000000"/>
                        <w:sz w:val="22"/>
                        <w:szCs w:val="22"/>
                        <w:lang w:eastAsia="en-GB"/>
                      </w:rPr>
                      <w:t xml:space="preserve"> to</w:t>
                    </w:r>
                  </w:ins>
                  <w:ins w:author="Akshay Raveendran" w:date="2025-07-17T15:25:00Z" w16du:dateUtc="2025-07-17T11:25:00Z" w:id="1401">
                    <w:r w:rsidRPr="00302F0C">
                      <w:rPr>
                        <w:rFonts w:ascii="Arial" w:hAnsi="Arial" w:eastAsia="Times New Roman" w:cs="Arial"/>
                        <w:b/>
                        <w:color w:val="000000"/>
                        <w:sz w:val="22"/>
                        <w:szCs w:val="22"/>
                        <w:lang w:eastAsia="en-GB"/>
                      </w:rPr>
                      <w:t xml:space="preserve"> E-auction</w:t>
                    </w:r>
                  </w:ins>
                  <w:ins w:author="Akshay Raveendran" w:date="2025-07-17T15:28:00Z" w16du:dateUtc="2025-07-17T11:28:00Z" w:id="1402">
                    <w:r w:rsidRPr="00302F0C">
                      <w:rPr>
                        <w:rFonts w:ascii="Arial" w:hAnsi="Arial" w:eastAsia="Times New Roman" w:cs="Arial"/>
                        <w:b/>
                        <w:color w:val="000000"/>
                        <w:sz w:val="22"/>
                        <w:szCs w:val="22"/>
                        <w:lang w:eastAsia="en-GB"/>
                      </w:rPr>
                      <w:t xml:space="preserve">/Create </w:t>
                    </w:r>
                  </w:ins>
                  <w:ins w:author="Akshay Raveendran" w:date="2025-07-17T15:29:00Z" w16du:dateUtc="2025-07-17T11:29:00Z" w:id="1403">
                    <w:r w:rsidRPr="00302F0C">
                      <w:rPr>
                        <w:rFonts w:ascii="Arial" w:hAnsi="Arial" w:eastAsia="Times New Roman" w:cs="Arial"/>
                        <w:b/>
                        <w:color w:val="000000"/>
                        <w:sz w:val="22"/>
                        <w:szCs w:val="22"/>
                        <w:lang w:eastAsia="en-GB"/>
                      </w:rPr>
                      <w:t>e-auction request</w:t>
                    </w:r>
                  </w:ins>
                  <w:ins w:author="Akshay Raveendran" w:date="2025-07-22T15:48:00Z" w16du:dateUtc="2025-07-22T11:48:00Z" w:id="1404">
                    <w:r w:rsidRPr="00302F0C" w:rsidR="003A103F">
                      <w:rPr>
                        <w:rFonts w:ascii="Arial" w:hAnsi="Arial" w:eastAsia="Times New Roman" w:cs="Arial"/>
                        <w:b/>
                        <w:color w:val="000000"/>
                        <w:sz w:val="22"/>
                        <w:szCs w:val="22"/>
                        <w:lang w:eastAsia="en-GB"/>
                      </w:rPr>
                      <w:t xml:space="preserve"> and </w:t>
                    </w:r>
                    <w:r w:rsidRPr="00302F0C" w:rsidR="003A103F">
                      <w:rPr>
                        <w:rFonts w:ascii="Arial" w:hAnsi="Arial" w:cs="Arial"/>
                        <w:b/>
                        <w:bCs/>
                        <w:rPrChange w:author="Akshay Raveendran" w:date="2025-07-22T15:48:00Z" w16du:dateUtc="2025-07-22T11:48:00Z" w:id="1405">
                          <w:rPr>
                            <w:rFonts w:ascii="Arial" w:hAnsi="Arial" w:cs="Arial"/>
                          </w:rPr>
                        </w:rPrChange>
                      </w:rPr>
                      <w:t>Exceptional Approval Request Form</w:t>
                    </w:r>
                  </w:ins>
                </w:p>
                <w:p w:rsidRPr="00302F0C" w:rsidR="00D65542" w:rsidP="00E91D5D" w:rsidRDefault="00D65542" w14:paraId="6D066A7F" w14:textId="47639907">
                  <w:pPr>
                    <w:spacing w:after="0" w:line="240" w:lineRule="auto"/>
                    <w:rPr>
                      <w:ins w:author="Akshay Raveendran" w:date="2025-07-17T15:24:00Z" w16du:dateUtc="2025-07-17T11:24:00Z" w:id="1406"/>
                      <w:rFonts w:ascii="Arial" w:hAnsi="Arial" w:eastAsia="Times New Roman" w:cs="Arial"/>
                      <w:color w:val="000000"/>
                      <w:sz w:val="22"/>
                      <w:szCs w:val="22"/>
                      <w:lang w:eastAsia="en-GB"/>
                    </w:rPr>
                  </w:pPr>
                  <w:ins w:author="Akshay Raveendran" w:date="2025-07-17T15:24:00Z" w16du:dateUtc="2025-07-17T11:24:00Z" w:id="1407">
                    <w:r w:rsidRPr="00302F0C">
                      <w:rPr>
                        <w:rFonts w:ascii="Arial" w:hAnsi="Arial" w:eastAsia="Times New Roman" w:cs="Arial"/>
                        <w:color w:val="000000"/>
                        <w:sz w:val="22"/>
                        <w:szCs w:val="22"/>
                        <w:lang w:eastAsia="en-GB"/>
                      </w:rPr>
                      <w:t> </w:t>
                    </w:r>
                  </w:ins>
                </w:p>
              </w:tc>
            </w:tr>
            <w:tr w:rsidRPr="00302F0C" w:rsidR="001D13A1" w:rsidTr="001B6EC5" w14:paraId="35483E22" w14:textId="77777777">
              <w:tblPrEx>
                <w:tblW w:w="9450" w:type="dxa"/>
                <w:tblPrExChange w:author="Akshay Raveendran" w:date="2025-07-22T09:59:00Z" w16du:dateUtc="2025-07-22T05:59:00Z" w:id="1408">
                  <w:tblPrEx>
                    <w:tblW w:w="9450" w:type="dxa"/>
                  </w:tblPrEx>
                </w:tblPrExChange>
              </w:tblPrEx>
              <w:trPr>
                <w:trHeight w:val="580"/>
                <w:ins w:author="Akshay Raveendran" w:date="2025-07-17T15:24:00Z" w:id="1409"/>
                <w:trPrChange w:author="Akshay Raveendran" w:date="2025-07-22T09:59:00Z" w16du:dateUtc="2025-07-22T05:59:00Z" w:id="1410">
                  <w:trPr>
                    <w:trHeight w:val="580"/>
                  </w:trPr>
                </w:trPrChange>
              </w:trPr>
              <w:tc>
                <w:tcPr>
                  <w:tcW w:w="9450" w:type="dxa"/>
                  <w:gridSpan w:val="3"/>
                  <w:tcBorders>
                    <w:top w:val="nil"/>
                    <w:left w:val="single" w:color="auto" w:sz="4" w:space="0"/>
                    <w:bottom w:val="single" w:color="auto" w:sz="4" w:space="0"/>
                    <w:right w:val="single" w:color="auto" w:sz="4" w:space="0"/>
                  </w:tcBorders>
                  <w:vAlign w:val="bottom"/>
                  <w:hideMark/>
                  <w:tcPrChange w:author="Akshay Raveendran" w:date="2025-07-22T09:59:00Z" w16du:dateUtc="2025-07-22T05:59:00Z" w:id="1411">
                    <w:tcPr>
                      <w:tcW w:w="9450" w:type="dxa"/>
                      <w:gridSpan w:val="3"/>
                      <w:tcBorders>
                        <w:top w:val="nil"/>
                        <w:left w:val="single" w:color="auto" w:sz="4" w:space="0"/>
                        <w:bottom w:val="single" w:color="auto" w:sz="4" w:space="0"/>
                        <w:right w:val="single" w:color="auto" w:sz="4" w:space="0"/>
                      </w:tcBorders>
                      <w:vAlign w:val="bottom"/>
                      <w:hideMark/>
                    </w:tcPr>
                  </w:tcPrChange>
                </w:tcPr>
                <w:p w:rsidRPr="00302F0C" w:rsidR="00996AC5" w:rsidP="00996AC5" w:rsidRDefault="00996AC5" w14:paraId="182C027A" w14:textId="59EB43EB">
                  <w:pPr>
                    <w:jc w:val="both"/>
                    <w:rPr>
                      <w:ins w:author="Akshay Raveendran" w:date="2025-07-22T09:57:00Z" w16du:dateUtc="2025-07-22T05:57:00Z" w:id="1412"/>
                      <w:rFonts w:ascii="Arial" w:hAnsi="Arial" w:cs="Arial"/>
                    </w:rPr>
                  </w:pPr>
                  <w:commentRangeStart w:id="1413"/>
                  <w:commentRangeStart w:id="1414"/>
                  <w:ins w:author="Akshay Raveendran" w:date="2025-07-17T15:25:00Z" w16du:dateUtc="2025-07-17T11:25:00Z" w:id="1415">
                    <w:r w:rsidRPr="00302F0C">
                      <w:rPr>
                        <w:rFonts w:ascii="Arial" w:hAnsi="Arial" w:cs="Arial"/>
                        <w:rPrChange w:author="Akshay Raveendran" w:date="2025-07-17T15:25:00Z" w16du:dateUtc="2025-07-17T11:25:00Z" w:id="1416">
                          <w:rPr/>
                        </w:rPrChange>
                      </w:rPr>
                      <w:t xml:space="preserve">If </w:t>
                    </w:r>
                  </w:ins>
                  <w:ins w:author="Akshay Raveendran" w:date="2025-07-17T15:26:00Z" w16du:dateUtc="2025-07-17T11:26:00Z" w:id="1417">
                    <w:r w:rsidRPr="00302F0C">
                      <w:rPr>
                        <w:rFonts w:ascii="Arial" w:hAnsi="Arial" w:cs="Arial"/>
                        <w:b/>
                        <w:bCs/>
                        <w:color w:val="000000"/>
                        <w:sz w:val="22"/>
                        <w:szCs w:val="22"/>
                        <w:rPrChange w:author="Akshay Raveendran" w:date="2025-07-17T15:26:00Z" w16du:dateUtc="2025-07-17T11:26:00Z" w:id="1418">
                          <w:rPr>
                            <w:rFonts w:ascii="Arial" w:hAnsi="Arial" w:cs="Arial"/>
                            <w:color w:val="000000"/>
                            <w:sz w:val="22"/>
                            <w:szCs w:val="22"/>
                          </w:rPr>
                        </w:rPrChange>
                      </w:rPr>
                      <w:t>Highest bid received post negotiations</w:t>
                    </w:r>
                    <w:r w:rsidRPr="00302F0C">
                      <w:rPr>
                        <w:rFonts w:ascii="Arial" w:hAnsi="Arial" w:cs="Arial"/>
                      </w:rPr>
                      <w:t xml:space="preserve"> </w:t>
                    </w:r>
                    <w:r w:rsidRPr="00302F0C" w:rsidR="009C14D3">
                      <w:rPr>
                        <w:rFonts w:ascii="Arial" w:hAnsi="Arial" w:cs="Arial"/>
                      </w:rPr>
                      <w:t xml:space="preserve">&gt;= 50,000 </w:t>
                    </w:r>
                  </w:ins>
                  <w:ins w:author="Akshay Raveendran" w:date="2025-07-22T09:34:00Z" w16du:dateUtc="2025-07-22T05:34:00Z" w:id="1419">
                    <w:r w:rsidRPr="00302F0C" w:rsidR="00633531">
                      <w:rPr>
                        <w:rFonts w:ascii="Arial" w:hAnsi="Arial" w:cs="Arial"/>
                      </w:rPr>
                      <w:t xml:space="preserve">option to initiate </w:t>
                    </w:r>
                  </w:ins>
                  <w:ins w:author="Akshay Raveendran" w:date="2025-07-17T15:25:00Z" w16du:dateUtc="2025-07-17T11:25:00Z" w:id="1420">
                    <w:r w:rsidRPr="00302F0C">
                      <w:rPr>
                        <w:rFonts w:ascii="Arial" w:hAnsi="Arial" w:cs="Arial"/>
                        <w:rPrChange w:author="Akshay Raveendran" w:date="2025-07-17T15:25:00Z" w16du:dateUtc="2025-07-17T11:25:00Z" w:id="1421">
                          <w:rPr/>
                        </w:rPrChange>
                      </w:rPr>
                      <w:t>request form</w:t>
                    </w:r>
                  </w:ins>
                  <w:ins w:author="Akshay Raveendran" w:date="2025-07-22T09:34:00Z" w16du:dateUtc="2025-07-22T05:34:00Z" w:id="1422">
                    <w:r w:rsidRPr="00302F0C" w:rsidR="00633531">
                      <w:rPr>
                        <w:rFonts w:ascii="Arial" w:hAnsi="Arial" w:cs="Arial"/>
                      </w:rPr>
                      <w:t xml:space="preserve"> for</w:t>
                    </w:r>
                  </w:ins>
                  <w:ins w:author="Akshay Raveendran" w:date="2025-07-17T15:25:00Z" w16du:dateUtc="2025-07-17T11:25:00Z" w:id="1423">
                    <w:r w:rsidRPr="00302F0C">
                      <w:rPr>
                        <w:rFonts w:ascii="Arial" w:hAnsi="Arial" w:cs="Arial"/>
                        <w:rPrChange w:author="Akshay Raveendran" w:date="2025-07-17T15:25:00Z" w16du:dateUtc="2025-07-17T11:25:00Z" w:id="1424">
                          <w:rPr/>
                        </w:rPrChange>
                      </w:rPr>
                      <w:t xml:space="preserve"> E-auction </w:t>
                    </w:r>
                  </w:ins>
                  <w:ins w:author="Akshay Raveendran" w:date="2025-07-17T15:27:00Z" w16du:dateUtc="2025-07-17T11:27:00Z" w:id="1425">
                    <w:r w:rsidRPr="00302F0C" w:rsidR="00B23099">
                      <w:rPr>
                        <w:rFonts w:ascii="Arial" w:hAnsi="Arial" w:cs="Arial"/>
                      </w:rPr>
                      <w:t>form</w:t>
                    </w:r>
                  </w:ins>
                  <w:ins w:author="Akshay Raveendran" w:date="2025-07-17T15:25:00Z" w16du:dateUtc="2025-07-17T11:25:00Z" w:id="1426">
                    <w:commentRangeEnd w:id="1413"/>
                    <w:r w:rsidRPr="00302F0C">
                      <w:rPr>
                        <w:rStyle w:val="CommentReference"/>
                        <w:rFonts w:ascii="Arial" w:hAnsi="Arial" w:cs="Arial"/>
                        <w:sz w:val="21"/>
                        <w:szCs w:val="21"/>
                      </w:rPr>
                      <w:commentReference w:id="1413"/>
                    </w:r>
                  </w:ins>
                  <w:ins w:author="Akshay Raveendran" w:date="2025-07-17T15:28:00Z" w16du:dateUtc="2025-07-17T11:28:00Z" w:id="1427">
                    <w:commentRangeEnd w:id="1414"/>
                    <w:r w:rsidRPr="00302F0C" w:rsidR="00D564E1">
                      <w:rPr>
                        <w:rStyle w:val="CommentReference"/>
                        <w:rFonts w:ascii="Arial" w:hAnsi="Arial" w:cs="Arial"/>
                        <w:sz w:val="21"/>
                        <w:szCs w:val="21"/>
                      </w:rPr>
                      <w:commentReference w:id="1414"/>
                    </w:r>
                  </w:ins>
                  <w:ins w:author="Akshay Raveendran" w:date="2025-07-22T09:33:00Z" w16du:dateUtc="2025-07-22T05:33:00Z" w:id="1428">
                    <w:r w:rsidRPr="00302F0C" w:rsidR="00A22FA7">
                      <w:rPr>
                        <w:rFonts w:ascii="Arial" w:hAnsi="Arial" w:cs="Arial"/>
                      </w:rPr>
                      <w:t xml:space="preserve"> </w:t>
                    </w:r>
                  </w:ins>
                  <w:ins w:author="Akshay Raveendran" w:date="2025-07-22T09:43:00Z" w16du:dateUtc="2025-07-22T05:43:00Z" w:id="1429">
                    <w:r w:rsidRPr="00302F0C" w:rsidR="00425384">
                      <w:rPr>
                        <w:rFonts w:ascii="Arial" w:hAnsi="Arial" w:cs="Arial"/>
                      </w:rPr>
                      <w:t xml:space="preserve">and </w:t>
                    </w:r>
                  </w:ins>
                  <w:ins w:author="Akshay Raveendran" w:date="2025-07-22T09:44:00Z" w16du:dateUtc="2025-07-22T05:44:00Z" w:id="1430">
                    <w:r w:rsidRPr="00302F0C" w:rsidR="0035702E">
                      <w:rPr>
                        <w:rFonts w:ascii="Arial" w:hAnsi="Arial" w:cs="Arial"/>
                      </w:rPr>
                      <w:t xml:space="preserve">exceptional approval form </w:t>
                    </w:r>
                  </w:ins>
                  <w:ins w:author="Akshay Raveendran" w:date="2025-07-22T09:33:00Z" w16du:dateUtc="2025-07-22T05:33:00Z" w:id="1431">
                    <w:r w:rsidRPr="00302F0C" w:rsidR="00A22FA7">
                      <w:rPr>
                        <w:rFonts w:ascii="Arial" w:hAnsi="Arial" w:cs="Arial"/>
                      </w:rPr>
                      <w:t>should appear</w:t>
                    </w:r>
                  </w:ins>
                </w:p>
                <w:p w:rsidRPr="00302F0C" w:rsidR="003F10F4" w:rsidP="003F10F4" w:rsidRDefault="003F10F4" w14:paraId="4D09D84B" w14:textId="77777777">
                  <w:pPr>
                    <w:jc w:val="both"/>
                    <w:rPr>
                      <w:ins w:author="Akshay Raveendran" w:date="2025-07-22T09:58:00Z" w:id="1432"/>
                      <w:rFonts w:ascii="Arial" w:hAnsi="Arial" w:cs="Arial"/>
                    </w:rPr>
                  </w:pPr>
                  <w:ins w:author="Akshay Raveendran" w:date="2025-07-22T09:58:00Z" w:id="1433">
                    <w:r w:rsidRPr="00302F0C">
                      <w:rPr>
                        <w:rFonts w:ascii="Arial" w:hAnsi="Arial" w:cs="Arial"/>
                      </w:rPr>
                      <w:t>If the condition is met:</w:t>
                    </w:r>
                  </w:ins>
                </w:p>
                <w:p w:rsidRPr="00302F0C" w:rsidR="003F10F4" w:rsidP="003F10F4" w:rsidRDefault="003F10F4" w14:paraId="0DBBA185" w14:textId="1BF643BF">
                  <w:pPr>
                    <w:jc w:val="both"/>
                    <w:rPr>
                      <w:ins w:author="Akshay Raveendran" w:date="2025-07-22T09:58:00Z" w:id="1434"/>
                      <w:rFonts w:ascii="Arial" w:hAnsi="Arial" w:cs="Arial"/>
                      <w:b/>
                      <w:bCs/>
                    </w:rPr>
                  </w:pPr>
                  <w:ins w:author="Akshay Raveendran" w:date="2025-07-22T09:58:00Z" w:id="1435">
                    <w:r w:rsidRPr="00302F0C">
                      <w:rPr>
                        <w:rFonts w:ascii="Arial" w:hAnsi="Arial" w:cs="Arial"/>
                        <w:rPrChange w:author="Akshay Raveendran" w:date="2025-07-22T09:58:00Z" w16du:dateUtc="2025-07-22T05:58:00Z" w:id="1436">
                          <w:rPr>
                            <w:rFonts w:ascii="Arial" w:hAnsi="Arial" w:cs="Arial"/>
                            <w:b/>
                            <w:bCs/>
                          </w:rPr>
                        </w:rPrChange>
                      </w:rPr>
                      <w:t xml:space="preserve">PSSC </w:t>
                    </w:r>
                  </w:ins>
                  <w:ins w:author="Akshay Raveendran" w:date="2025-07-22T15:05:00Z" w16du:dateUtc="2025-07-22T11:05:00Z" w:id="1437">
                    <w:r w:rsidRPr="00302F0C" w:rsidR="000A307C">
                      <w:rPr>
                        <w:rFonts w:ascii="Arial" w:hAnsi="Arial" w:cs="Arial"/>
                      </w:rPr>
                      <w:t xml:space="preserve">user </w:t>
                    </w:r>
                  </w:ins>
                  <w:ins w:author="Akshay Raveendran" w:date="2025-07-22T09:58:00Z" w:id="1438">
                    <w:r w:rsidRPr="00302F0C">
                      <w:rPr>
                        <w:rFonts w:ascii="Arial" w:hAnsi="Arial" w:cs="Arial"/>
                        <w:rPrChange w:author="Akshay Raveendran" w:date="2025-07-22T09:58:00Z" w16du:dateUtc="2025-07-22T05:58:00Z" w:id="1439">
                          <w:rPr>
                            <w:rFonts w:ascii="Arial" w:hAnsi="Arial" w:cs="Arial"/>
                            <w:b/>
                            <w:bCs/>
                          </w:rPr>
                        </w:rPrChange>
                      </w:rPr>
                      <w:t>sees the following options on screen</w:t>
                    </w:r>
                    <w:r w:rsidRPr="00302F0C">
                      <w:rPr>
                        <w:rFonts w:ascii="Arial" w:hAnsi="Arial" w:cs="Arial"/>
                        <w:b/>
                        <w:bCs/>
                      </w:rPr>
                      <w:t>:</w:t>
                    </w:r>
                  </w:ins>
                </w:p>
                <w:p w:rsidRPr="00302F0C" w:rsidR="00D94A5E" w:rsidRDefault="00D94A5E" w14:paraId="4F006418" w14:textId="77777777">
                  <w:pPr>
                    <w:jc w:val="both"/>
                    <w:rPr>
                      <w:ins w:author="Akshay Raveendran" w:date="2025-07-17T15:25:00Z" w16du:dateUtc="2025-07-17T11:25:00Z" w:id="1440"/>
                      <w:rFonts w:ascii="Arial" w:hAnsi="Arial" w:cs="Arial"/>
                      <w:rPrChange w:author="Akshay Raveendran" w:date="2025-07-17T15:25:00Z" w16du:dateUtc="2025-07-17T11:25:00Z" w:id="1441">
                        <w:rPr>
                          <w:ins w:author="Akshay Raveendran" w:date="2025-07-17T15:25:00Z" w16du:dateUtc="2025-07-17T11:25:00Z" w:id="1442"/>
                        </w:rPr>
                      </w:rPrChange>
                    </w:rPr>
                    <w:pPrChange w:author="Akshay Raveendran" w:date="2025-07-17T15:25:00Z" w16du:dateUtc="2025-07-17T11:25:00Z" w:id="1443">
                      <w:pPr>
                        <w:pStyle w:val="ListParagraph"/>
                        <w:numPr>
                          <w:numId w:val="6"/>
                        </w:numPr>
                        <w:ind w:hanging="360"/>
                        <w:jc w:val="both"/>
                      </w:pPr>
                    </w:pPrChange>
                  </w:pPr>
                </w:p>
                <w:p w:rsidRPr="00302F0C" w:rsidR="001D13A1" w:rsidP="00E91D5D" w:rsidRDefault="001D13A1" w14:paraId="183E9E36" w14:textId="36E930DC">
                  <w:pPr>
                    <w:spacing w:after="0" w:line="240" w:lineRule="auto"/>
                    <w:rPr>
                      <w:ins w:author="Akshay Raveendran" w:date="2025-07-17T15:24:00Z" w16du:dateUtc="2025-07-17T11:24:00Z" w:id="1444"/>
                      <w:rFonts w:ascii="Arial" w:hAnsi="Arial" w:eastAsia="Times New Roman" w:cs="Arial"/>
                      <w:color w:val="000000"/>
                      <w:sz w:val="22"/>
                      <w:szCs w:val="22"/>
                      <w:lang w:eastAsia="en-GB"/>
                    </w:rPr>
                  </w:pPr>
                </w:p>
              </w:tc>
            </w:tr>
            <w:tr w:rsidRPr="00302F0C" w:rsidR="001B6EC5" w:rsidTr="001B6EC5" w14:paraId="5B31D786" w14:textId="77777777">
              <w:trPr>
                <w:trHeight w:val="580"/>
                <w:ins w:author="Akshay Raveendran" w:date="2025-07-22T10:00:00Z" w:id="1445"/>
              </w:trPr>
              <w:tc>
                <w:tcPr>
                  <w:tcW w:w="3150" w:type="dxa"/>
                  <w:tcBorders>
                    <w:top w:val="single" w:color="auto" w:sz="4" w:space="0"/>
                    <w:left w:val="single" w:color="auto" w:sz="4" w:space="0"/>
                    <w:bottom w:val="single" w:color="auto" w:sz="4" w:space="0"/>
                    <w:right w:val="single" w:color="auto" w:sz="4" w:space="0"/>
                  </w:tcBorders>
                  <w:vAlign w:val="bottom"/>
                </w:tcPr>
                <w:p w:rsidRPr="00302F0C" w:rsidR="001B6EC5" w:rsidRDefault="001B6EC5" w14:paraId="406E2DCE" w14:textId="77777777">
                  <w:pPr>
                    <w:jc w:val="both"/>
                    <w:rPr>
                      <w:ins w:author="Akshay Raveendran" w:date="2025-07-22T10:00:00Z" w16du:dateUtc="2025-07-22T06:00:00Z" w:id="1446"/>
                      <w:rFonts w:ascii="Arial" w:hAnsi="Arial" w:cs="Arial"/>
                      <w:b/>
                      <w:bCs/>
                      <w:rPrChange w:author="Akshay Raveendran" w:date="2025-07-22T10:00:00Z" w16du:dateUtc="2025-07-22T06:00:00Z" w:id="1447">
                        <w:rPr>
                          <w:ins w:author="Akshay Raveendran" w:date="2025-07-22T10:00:00Z" w16du:dateUtc="2025-07-22T06:00:00Z" w:id="1448"/>
                          <w:rFonts w:ascii="Arial" w:hAnsi="Arial" w:cs="Arial"/>
                        </w:rPr>
                      </w:rPrChange>
                    </w:rPr>
                  </w:pPr>
                  <w:ins w:author="Akshay Raveendran" w:date="2025-07-22T10:00:00Z" w16du:dateUtc="2025-07-22T06:00:00Z" w:id="1449">
                    <w:r w:rsidRPr="00302F0C">
                      <w:rPr>
                        <w:rFonts w:ascii="Arial" w:hAnsi="Arial" w:cs="Arial"/>
                        <w:b/>
                        <w:bCs/>
                        <w:rPrChange w:author="Akshay Raveendran" w:date="2025-07-22T10:00:00Z" w16du:dateUtc="2025-07-22T06:00:00Z" w:id="1450">
                          <w:rPr>
                            <w:rFonts w:ascii="Arial" w:hAnsi="Arial" w:cs="Arial"/>
                          </w:rPr>
                        </w:rPrChange>
                      </w:rPr>
                      <w:t>Option</w:t>
                    </w:r>
                  </w:ins>
                </w:p>
              </w:tc>
              <w:tc>
                <w:tcPr>
                  <w:tcW w:w="3150" w:type="dxa"/>
                  <w:tcBorders>
                    <w:top w:val="single" w:color="auto" w:sz="4" w:space="0"/>
                    <w:left w:val="single" w:color="auto" w:sz="4" w:space="0"/>
                    <w:bottom w:val="single" w:color="auto" w:sz="4" w:space="0"/>
                    <w:right w:val="single" w:color="auto" w:sz="4" w:space="0"/>
                  </w:tcBorders>
                  <w:vAlign w:val="bottom"/>
                </w:tcPr>
                <w:p w:rsidRPr="00302F0C" w:rsidR="001B6EC5" w:rsidRDefault="00D46CD3" w14:paraId="5DE0218F" w14:textId="133DAC70">
                  <w:pPr>
                    <w:jc w:val="both"/>
                    <w:rPr>
                      <w:ins w:author="Akshay Raveendran" w:date="2025-07-22T10:00:00Z" w16du:dateUtc="2025-07-22T06:00:00Z" w:id="1451"/>
                      <w:rFonts w:ascii="Arial" w:hAnsi="Arial" w:cs="Arial"/>
                      <w:b/>
                      <w:bCs/>
                      <w:rPrChange w:author="Akshay Raveendran" w:date="2025-07-22T10:00:00Z" w16du:dateUtc="2025-07-22T06:00:00Z" w:id="1452">
                        <w:rPr>
                          <w:ins w:author="Akshay Raveendran" w:date="2025-07-22T10:00:00Z" w16du:dateUtc="2025-07-22T06:00:00Z" w:id="1453"/>
                          <w:rFonts w:ascii="Arial" w:hAnsi="Arial" w:cs="Arial"/>
                        </w:rPr>
                      </w:rPrChange>
                    </w:rPr>
                  </w:pPr>
                  <w:ins w:author="Akshay Raveendran" w:date="2025-07-22T15:05:00Z" w16du:dateUtc="2025-07-22T11:05:00Z" w:id="1454">
                    <w:r w:rsidRPr="00302F0C">
                      <w:rPr>
                        <w:rFonts w:ascii="Arial" w:hAnsi="Arial" w:cs="Arial"/>
                        <w:b/>
                        <w:bCs/>
                      </w:rPr>
                      <w:t>Condition</w:t>
                    </w:r>
                  </w:ins>
                </w:p>
              </w:tc>
              <w:tc>
                <w:tcPr>
                  <w:tcW w:w="3150" w:type="dxa"/>
                  <w:tcBorders>
                    <w:top w:val="single" w:color="auto" w:sz="4" w:space="0"/>
                    <w:left w:val="single" w:color="auto" w:sz="4" w:space="0"/>
                    <w:bottom w:val="single" w:color="auto" w:sz="4" w:space="0"/>
                    <w:right w:val="single" w:color="auto" w:sz="4" w:space="0"/>
                  </w:tcBorders>
                  <w:vAlign w:val="bottom"/>
                </w:tcPr>
                <w:p w:rsidRPr="00302F0C" w:rsidR="001B6EC5" w:rsidRDefault="001B6EC5" w14:paraId="7A745019" w14:textId="77777777">
                  <w:pPr>
                    <w:jc w:val="both"/>
                    <w:rPr>
                      <w:ins w:author="Akshay Raveendran" w:date="2025-07-22T10:00:00Z" w16du:dateUtc="2025-07-22T06:00:00Z" w:id="1455"/>
                      <w:rFonts w:ascii="Arial" w:hAnsi="Arial" w:cs="Arial"/>
                      <w:b/>
                      <w:bCs/>
                      <w:rPrChange w:author="Akshay Raveendran" w:date="2025-07-22T10:00:00Z" w16du:dateUtc="2025-07-22T06:00:00Z" w:id="1456">
                        <w:rPr>
                          <w:ins w:author="Akshay Raveendran" w:date="2025-07-22T10:00:00Z" w16du:dateUtc="2025-07-22T06:00:00Z" w:id="1457"/>
                          <w:rFonts w:ascii="Arial" w:hAnsi="Arial" w:cs="Arial"/>
                        </w:rPr>
                      </w:rPrChange>
                    </w:rPr>
                  </w:pPr>
                  <w:ins w:author="Akshay Raveendran" w:date="2025-07-22T10:00:00Z" w16du:dateUtc="2025-07-22T06:00:00Z" w:id="1458">
                    <w:r w:rsidRPr="00302F0C">
                      <w:rPr>
                        <w:rFonts w:ascii="Arial" w:hAnsi="Arial" w:cs="Arial"/>
                        <w:b/>
                        <w:bCs/>
                        <w:rPrChange w:author="Akshay Raveendran" w:date="2025-07-22T10:00:00Z" w16du:dateUtc="2025-07-22T06:00:00Z" w:id="1459">
                          <w:rPr>
                            <w:rFonts w:ascii="Arial" w:hAnsi="Arial" w:cs="Arial"/>
                          </w:rPr>
                        </w:rPrChange>
                      </w:rPr>
                      <w:t>Action</w:t>
                    </w:r>
                  </w:ins>
                </w:p>
              </w:tc>
            </w:tr>
            <w:tr w:rsidRPr="00302F0C" w:rsidR="00922373" w14:paraId="3532F106" w14:textId="77777777">
              <w:trPr>
                <w:trHeight w:val="580"/>
                <w:ins w:author="Akshay Raveendran" w:date="2025-07-22T09:30:00Z" w:id="1460"/>
              </w:trPr>
              <w:tc>
                <w:tcPr>
                  <w:tcW w:w="3150" w:type="dxa"/>
                  <w:tcBorders>
                    <w:top w:val="nil"/>
                    <w:left w:val="single" w:color="auto" w:sz="4" w:space="0"/>
                    <w:bottom w:val="single" w:color="auto" w:sz="4" w:space="0"/>
                    <w:right w:val="single" w:color="auto" w:sz="4" w:space="0"/>
                  </w:tcBorders>
                  <w:vAlign w:val="bottom"/>
                </w:tcPr>
                <w:p w:rsidRPr="00302F0C" w:rsidR="00922373" w:rsidP="00996AC5" w:rsidRDefault="00A422B9" w14:paraId="615A7095" w14:textId="15C2B12D">
                  <w:pPr>
                    <w:jc w:val="both"/>
                    <w:rPr>
                      <w:ins w:author="Akshay Raveendran" w:date="2025-07-22T09:30:00Z" w16du:dateUtc="2025-07-22T05:30:00Z" w:id="1461"/>
                      <w:rFonts w:ascii="Arial" w:hAnsi="Arial" w:cs="Arial"/>
                    </w:rPr>
                  </w:pPr>
                  <w:ins w:author="Akshay Raveendran" w:date="2025-07-22T10:00:00Z" w16du:dateUtc="2025-07-22T06:00:00Z" w:id="1462">
                    <w:r w:rsidRPr="00302F0C">
                      <w:rPr>
                        <w:rFonts w:ascii="Arial" w:hAnsi="Arial" w:cs="Arial"/>
                        <w:rPrChange w:author="Akshay Raveendran" w:date="2025-07-22T10:08:00Z" w16du:dateUtc="2025-07-22T06:08:00Z" w:id="1463">
                          <w:rPr>
                            <w:rFonts w:ascii="Arial" w:hAnsi="Arial" w:cs="Arial"/>
                            <w:b/>
                            <w:bCs/>
                          </w:rPr>
                        </w:rPrChange>
                      </w:rPr>
                      <w:t>Create / Redirect to E-Auction Request Form</w:t>
                    </w:r>
                  </w:ins>
                </w:p>
              </w:tc>
              <w:tc>
                <w:tcPr>
                  <w:tcW w:w="3150" w:type="dxa"/>
                  <w:tcBorders>
                    <w:top w:val="nil"/>
                    <w:left w:val="single" w:color="auto" w:sz="4" w:space="0"/>
                    <w:bottom w:val="single" w:color="auto" w:sz="4" w:space="0"/>
                    <w:right w:val="single" w:color="auto" w:sz="4" w:space="0"/>
                  </w:tcBorders>
                  <w:vAlign w:val="bottom"/>
                </w:tcPr>
                <w:p w:rsidRPr="00302F0C" w:rsidR="00922373" w:rsidP="00996AC5" w:rsidRDefault="00B90B24" w14:paraId="659DE7A2" w14:textId="0002813D">
                  <w:pPr>
                    <w:jc w:val="both"/>
                    <w:rPr>
                      <w:ins w:author="Akshay Raveendran" w:date="2025-07-22T09:30:00Z" w16du:dateUtc="2025-07-22T05:30:00Z" w:id="1464"/>
                      <w:rFonts w:ascii="Arial" w:hAnsi="Arial" w:cs="Arial"/>
                      <w:b/>
                      <w:bCs/>
                      <w:rPrChange w:author="Akshay Raveendran" w:date="2025-07-22T09:44:00Z" w16du:dateUtc="2025-07-22T05:44:00Z" w:id="1465">
                        <w:rPr>
                          <w:ins w:author="Akshay Raveendran" w:date="2025-07-22T09:30:00Z" w16du:dateUtc="2025-07-22T05:30:00Z" w:id="1466"/>
                          <w:rFonts w:ascii="Arial" w:hAnsi="Arial" w:cs="Arial"/>
                        </w:rPr>
                      </w:rPrChange>
                    </w:rPr>
                  </w:pPr>
                  <w:ins w:author="Akshay Raveendran" w:date="2025-07-22T09:44:00Z" w16du:dateUtc="2025-07-22T05:44:00Z" w:id="1467">
                    <w:r w:rsidRPr="00302F0C">
                      <w:rPr>
                        <w:rFonts w:ascii="Arial" w:hAnsi="Arial" w:cs="Arial"/>
                      </w:rPr>
                      <w:t xml:space="preserve">If Highest bid received post negotiations </w:t>
                    </w:r>
                    <w:r w:rsidRPr="00302F0C">
                      <w:rPr>
                        <w:rFonts w:ascii="Arial" w:hAnsi="Arial" w:cs="Arial"/>
                        <w:b/>
                        <w:bCs/>
                        <w:rPrChange w:author="Akshay Raveendran" w:date="2025-07-22T09:45:00Z" w16du:dateUtc="2025-07-22T05:45:00Z" w:id="1468">
                          <w:rPr>
                            <w:rFonts w:ascii="Arial" w:hAnsi="Arial" w:cs="Arial"/>
                          </w:rPr>
                        </w:rPrChange>
                      </w:rPr>
                      <w:t>&gt;= 50,000</w:t>
                    </w:r>
                    <w:r w:rsidRPr="00302F0C">
                      <w:rPr>
                        <w:rFonts w:ascii="Arial" w:hAnsi="Arial" w:cs="Arial"/>
                        <w:b/>
                        <w:bCs/>
                        <w:rPrChange w:author="Akshay Raveendran" w:date="2025-07-22T09:44:00Z" w16du:dateUtc="2025-07-22T05:44:00Z" w:id="1469">
                          <w:rPr>
                            <w:rFonts w:ascii="Arial" w:hAnsi="Arial" w:cs="Arial"/>
                          </w:rPr>
                        </w:rPrChange>
                      </w:rPr>
                      <w:t xml:space="preserve"> </w:t>
                    </w:r>
                    <w:r w:rsidRPr="00302F0C">
                      <w:rPr>
                        <w:rFonts w:ascii="Arial" w:hAnsi="Arial" w:cs="Arial"/>
                      </w:rPr>
                      <w:t>and</w:t>
                    </w:r>
                    <w:r w:rsidRPr="00302F0C">
                      <w:rPr>
                        <w:rFonts w:ascii="Arial" w:hAnsi="Arial" w:cs="Arial"/>
                        <w:b/>
                        <w:bCs/>
                        <w:rPrChange w:author="Akshay Raveendran" w:date="2025-07-22T09:44:00Z" w16du:dateUtc="2025-07-22T05:44:00Z" w:id="1470">
                          <w:rPr>
                            <w:rFonts w:ascii="Arial" w:hAnsi="Arial" w:cs="Arial"/>
                          </w:rPr>
                        </w:rPrChange>
                      </w:rPr>
                      <w:t xml:space="preserve"> E-auction is conducted</w:t>
                    </w:r>
                  </w:ins>
                </w:p>
              </w:tc>
              <w:tc>
                <w:tcPr>
                  <w:tcW w:w="3150" w:type="dxa"/>
                  <w:tcBorders>
                    <w:top w:val="nil"/>
                    <w:left w:val="single" w:color="auto" w:sz="4" w:space="0"/>
                    <w:bottom w:val="single" w:color="auto" w:sz="4" w:space="0"/>
                    <w:right w:val="single" w:color="auto" w:sz="4" w:space="0"/>
                  </w:tcBorders>
                  <w:vAlign w:val="bottom"/>
                </w:tcPr>
                <w:p w:rsidRPr="00302F0C" w:rsidR="00922373" w:rsidP="00996AC5" w:rsidRDefault="00EA5451" w14:paraId="40667212" w14:textId="6E40E856">
                  <w:pPr>
                    <w:jc w:val="both"/>
                    <w:rPr>
                      <w:ins w:author="Akshay Raveendran" w:date="2025-07-22T09:30:00Z" w16du:dateUtc="2025-07-22T05:30:00Z" w:id="1471"/>
                      <w:rFonts w:ascii="Arial" w:hAnsi="Arial" w:cs="Arial"/>
                    </w:rPr>
                  </w:pPr>
                  <w:ins w:author="Akshay Raveendran" w:date="2025-07-22T10:01:00Z" w16du:dateUtc="2025-07-22T06:01:00Z" w:id="1472">
                    <w:r w:rsidRPr="00302F0C">
                      <w:rPr>
                        <w:rFonts w:ascii="Arial" w:hAnsi="Arial" w:cs="Arial"/>
                      </w:rPr>
                      <w:t>Button to create a new E-Auction form (pre-filled from DRF), OR push existing request into E-Auction flow</w:t>
                    </w:r>
                  </w:ins>
                </w:p>
              </w:tc>
            </w:tr>
            <w:tr w:rsidRPr="00302F0C" w:rsidR="0045563C" w14:paraId="1F9EEAE2" w14:textId="77777777">
              <w:trPr>
                <w:trHeight w:val="580"/>
                <w:ins w:author="Akshay Raveendran" w:date="2025-07-22T09:38:00Z" w:id="1473"/>
              </w:trPr>
              <w:tc>
                <w:tcPr>
                  <w:tcW w:w="3150" w:type="dxa"/>
                  <w:tcBorders>
                    <w:top w:val="single" w:color="auto" w:sz="4" w:space="0"/>
                    <w:left w:val="single" w:color="auto" w:sz="4" w:space="0"/>
                    <w:bottom w:val="single" w:color="auto" w:sz="4" w:space="0"/>
                    <w:right w:val="single" w:color="auto" w:sz="4" w:space="0"/>
                  </w:tcBorders>
                  <w:vAlign w:val="bottom"/>
                </w:tcPr>
                <w:p w:rsidRPr="00302F0C" w:rsidR="0045563C" w:rsidP="00996AC5" w:rsidRDefault="00A422B9" w14:paraId="2C2B15C6" w14:textId="4898399C">
                  <w:pPr>
                    <w:jc w:val="both"/>
                    <w:rPr>
                      <w:ins w:author="Akshay Raveendran" w:date="2025-07-22T09:38:00Z" w16du:dateUtc="2025-07-22T05:38:00Z" w:id="1474"/>
                      <w:rFonts w:ascii="Arial" w:hAnsi="Arial" w:cs="Arial"/>
                    </w:rPr>
                  </w:pPr>
                  <w:ins w:author="Akshay Raveendran" w:date="2025-07-22T10:00:00Z" w16du:dateUtc="2025-07-22T06:00:00Z" w:id="1475">
                    <w:r w:rsidRPr="00302F0C">
                      <w:rPr>
                        <w:rFonts w:ascii="Arial" w:hAnsi="Arial" w:cs="Arial"/>
                        <w:rPrChange w:author="Akshay Raveendran" w:date="2025-07-22T10:08:00Z" w16du:dateUtc="2025-07-22T06:08:00Z" w:id="1476">
                          <w:rPr>
                            <w:rFonts w:ascii="Arial" w:hAnsi="Arial" w:cs="Arial"/>
                            <w:b/>
                            <w:bCs/>
                          </w:rPr>
                        </w:rPrChange>
                      </w:rPr>
                      <w:t>Create Exceptional Approval Request Form</w:t>
                    </w:r>
                  </w:ins>
                </w:p>
              </w:tc>
              <w:tc>
                <w:tcPr>
                  <w:tcW w:w="3150" w:type="dxa"/>
                  <w:tcBorders>
                    <w:top w:val="single" w:color="auto" w:sz="4" w:space="0"/>
                    <w:left w:val="single" w:color="auto" w:sz="4" w:space="0"/>
                    <w:bottom w:val="single" w:color="auto" w:sz="4" w:space="0"/>
                    <w:right w:val="single" w:color="auto" w:sz="4" w:space="0"/>
                  </w:tcBorders>
                  <w:vAlign w:val="bottom"/>
                </w:tcPr>
                <w:p w:rsidRPr="00302F0C" w:rsidR="0045563C" w:rsidP="00996AC5" w:rsidRDefault="00555255" w14:paraId="0BEF2054" w14:textId="1827DB8C">
                  <w:pPr>
                    <w:jc w:val="both"/>
                    <w:rPr>
                      <w:ins w:author="Akshay Raveendran" w:date="2025-07-22T09:38:00Z" w16du:dateUtc="2025-07-22T05:38:00Z" w:id="1477"/>
                      <w:rFonts w:ascii="Arial" w:hAnsi="Arial" w:cs="Arial"/>
                    </w:rPr>
                  </w:pPr>
                  <w:ins w:author="Akshay Raveendran" w:date="2025-07-22T09:42:00Z" w16du:dateUtc="2025-07-22T05:42:00Z" w:id="1478">
                    <w:r w:rsidRPr="00302F0C">
                      <w:rPr>
                        <w:rFonts w:ascii="Arial" w:hAnsi="Arial" w:cs="Arial"/>
                      </w:rPr>
                      <w:t xml:space="preserve">If Highest bid received post negotiations </w:t>
                    </w:r>
                    <w:r w:rsidRPr="00302F0C">
                      <w:rPr>
                        <w:rFonts w:ascii="Arial" w:hAnsi="Arial" w:cs="Arial"/>
                        <w:b/>
                        <w:bCs/>
                        <w:rPrChange w:author="Akshay Raveendran" w:date="2025-07-22T09:45:00Z" w16du:dateUtc="2025-07-22T05:45:00Z" w:id="1479">
                          <w:rPr>
                            <w:rFonts w:ascii="Arial" w:hAnsi="Arial" w:cs="Arial"/>
                          </w:rPr>
                        </w:rPrChange>
                      </w:rPr>
                      <w:t>&gt;= 50,000</w:t>
                    </w:r>
                    <w:r w:rsidRPr="00302F0C">
                      <w:rPr>
                        <w:rFonts w:ascii="Arial" w:hAnsi="Arial" w:cs="Arial"/>
                      </w:rPr>
                      <w:t xml:space="preserve"> and </w:t>
                    </w:r>
                  </w:ins>
                  <w:ins w:author="Akshay Raveendran" w:date="2025-07-22T09:43:00Z" w16du:dateUtc="2025-07-22T05:43:00Z" w:id="1480">
                    <w:r w:rsidRPr="00302F0C" w:rsidR="003E3366">
                      <w:rPr>
                        <w:rFonts w:ascii="Arial" w:hAnsi="Arial" w:cs="Arial"/>
                        <w:b/>
                        <w:bCs/>
                        <w:rPrChange w:author="Akshay Raveendran" w:date="2025-07-22T09:45:00Z" w16du:dateUtc="2025-07-22T05:45:00Z" w:id="1481">
                          <w:rPr>
                            <w:rFonts w:ascii="Arial" w:hAnsi="Arial" w:cs="Arial"/>
                          </w:rPr>
                        </w:rPrChange>
                      </w:rPr>
                      <w:t xml:space="preserve">E-auction </w:t>
                    </w:r>
                    <w:r w:rsidRPr="00302F0C" w:rsidR="00425384">
                      <w:rPr>
                        <w:rFonts w:ascii="Arial" w:hAnsi="Arial" w:cs="Arial"/>
                        <w:b/>
                        <w:bCs/>
                        <w:rPrChange w:author="Akshay Raveendran" w:date="2025-07-22T09:45:00Z" w16du:dateUtc="2025-07-22T05:45:00Z" w:id="1482">
                          <w:rPr>
                            <w:rFonts w:ascii="Arial" w:hAnsi="Arial" w:cs="Arial"/>
                          </w:rPr>
                        </w:rPrChange>
                      </w:rPr>
                      <w:t>not</w:t>
                    </w:r>
                  </w:ins>
                  <w:ins w:author="Akshay Raveendran" w:date="2025-07-22T09:44:00Z" w16du:dateUtc="2025-07-22T05:44:00Z" w:id="1483">
                    <w:r w:rsidRPr="00302F0C" w:rsidR="0035702E">
                      <w:rPr>
                        <w:rFonts w:ascii="Arial" w:hAnsi="Arial" w:cs="Arial"/>
                        <w:b/>
                        <w:bCs/>
                        <w:rPrChange w:author="Akshay Raveendran" w:date="2025-07-22T09:45:00Z" w16du:dateUtc="2025-07-22T05:45:00Z" w:id="1484">
                          <w:rPr>
                            <w:rFonts w:ascii="Arial" w:hAnsi="Arial" w:cs="Arial"/>
                          </w:rPr>
                        </w:rPrChange>
                      </w:rPr>
                      <w:t xml:space="preserve"> being conducted</w:t>
                    </w:r>
                  </w:ins>
                </w:p>
              </w:tc>
              <w:tc>
                <w:tcPr>
                  <w:tcW w:w="3150" w:type="dxa"/>
                  <w:tcBorders>
                    <w:top w:val="single" w:color="auto" w:sz="4" w:space="0"/>
                    <w:left w:val="single" w:color="auto" w:sz="4" w:space="0"/>
                    <w:bottom w:val="single" w:color="auto" w:sz="4" w:space="0"/>
                    <w:right w:val="single" w:color="auto" w:sz="4" w:space="0"/>
                  </w:tcBorders>
                  <w:vAlign w:val="bottom"/>
                </w:tcPr>
                <w:p w:rsidRPr="00302F0C" w:rsidR="0045563C" w:rsidP="00996AC5" w:rsidRDefault="00EA5451" w14:paraId="75141CB9" w14:textId="32859EF6">
                  <w:pPr>
                    <w:jc w:val="both"/>
                    <w:rPr>
                      <w:ins w:author="Akshay Raveendran" w:date="2025-07-22T09:38:00Z" w16du:dateUtc="2025-07-22T05:38:00Z" w:id="1485"/>
                      <w:rFonts w:ascii="Arial" w:hAnsi="Arial" w:cs="Arial"/>
                    </w:rPr>
                  </w:pPr>
                  <w:ins w:author="Akshay Raveendran" w:date="2025-07-22T10:01:00Z" w16du:dateUtc="2025-07-22T06:01:00Z" w:id="1486">
                    <w:r w:rsidRPr="00302F0C">
                      <w:rPr>
                        <w:rFonts w:ascii="Arial" w:hAnsi="Arial" w:cs="Arial"/>
                      </w:rPr>
                      <w:t>Button to raise an Exceptional Approval form (linked to DRF) explaining justification for bypassing e-auction</w:t>
                    </w:r>
                  </w:ins>
                </w:p>
              </w:tc>
            </w:tr>
          </w:tbl>
          <w:p w:rsidRPr="00302F0C" w:rsidR="00E91D5D" w:rsidDel="00BE45AC" w:rsidP="001A3260" w:rsidRDefault="00E91D5D" w14:paraId="3AF941D0" w14:textId="77777777">
            <w:pPr>
              <w:spacing w:after="0" w:line="240" w:lineRule="auto"/>
              <w:rPr>
                <w:ins w:author="Akshay Raveendran" w:date="2025-07-17T15:04:00Z" w16du:dateUtc="2025-07-17T11:04:00Z" w:id="1487"/>
                <w:rFonts w:ascii="Arial" w:hAnsi="Arial" w:eastAsia="Times New Roman" w:cs="Arial"/>
                <w:color w:val="000000"/>
                <w:sz w:val="22"/>
                <w:szCs w:val="22"/>
                <w:lang w:eastAsia="en-GB"/>
              </w:rPr>
            </w:pPr>
          </w:p>
        </w:tc>
      </w:tr>
      <w:tr w:rsidRPr="00302F0C" w:rsidR="00BF40FF" w:rsidTr="3B7D4E62" w14:paraId="015729B8" w14:textId="77777777">
        <w:trPr>
          <w:trHeight w:val="590"/>
          <w:ins w:author="Akshay Raveendran" w:date="2025-07-17T15:23:00Z" w:id="637254886"/>
        </w:trPr>
        <w:tc>
          <w:tcPr>
            <w:tcW w:w="9720" w:type="dxa"/>
            <w:gridSpan w:val="5"/>
            <w:tcBorders>
              <w:top w:val="single" w:color="auto" w:sz="4" w:space="0"/>
              <w:left w:val="single" w:color="auto" w:sz="4" w:space="0"/>
              <w:right w:val="single" w:color="auto" w:sz="4" w:space="0"/>
            </w:tcBorders>
            <w:tcMar/>
            <w:vAlign w:val="bottom"/>
          </w:tcPr>
          <w:p w:rsidRPr="00302F0C" w:rsidR="00BF40FF" w:rsidDel="00BE45AC" w:rsidP="001A3260" w:rsidRDefault="00BF40FF" w14:paraId="32D71BED" w14:textId="77777777">
            <w:pPr>
              <w:spacing w:after="0" w:line="240" w:lineRule="auto"/>
              <w:rPr>
                <w:ins w:author="Akshay Raveendran" w:date="2025-07-17T15:23:00Z" w16du:dateUtc="2025-07-17T11:23:00Z" w:id="1489"/>
                <w:rFonts w:ascii="Arial" w:hAnsi="Arial" w:eastAsia="Times New Roman" w:cs="Arial"/>
                <w:color w:val="000000"/>
                <w:sz w:val="22"/>
                <w:szCs w:val="22"/>
                <w:lang w:eastAsia="en-GB"/>
              </w:rPr>
            </w:pPr>
          </w:p>
        </w:tc>
      </w:tr>
      <w:tr w:rsidRPr="00302F0C" w:rsidR="00BE45AC" w:rsidTr="3B7D4E62" w14:paraId="053C90A5" w14:textId="77777777">
        <w:trPr>
          <w:trHeight w:val="290"/>
          <w:trPrChange w:author="Akshay Raveendran" w:date="2025-07-22T10:12:00Z" w16du:dateUtc="2025-07-22T06:12:00Z" w:id="1491">
            <w:trPr>
              <w:gridBefore w:val="3"/>
              <w:wBefore w:w="113" w:type="dxa"/>
              <w:trHeight w:val="290"/>
            </w:trPr>
          </w:trPrChange>
          <w:ins w:author="Akshay Raveendran" w:date="2025-07-17T15:04:00Z" w:id="711597681"/>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492">
              <w:tcPr>
                <w:tcW w:w="2618"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BE45AC" w:rsidP="001A3260" w:rsidRDefault="00BE45AC" w14:paraId="749F11D7" w14:textId="5F1442E6">
            <w:pPr>
              <w:spacing w:after="0" w:line="240" w:lineRule="auto"/>
              <w:rPr>
                <w:ins w:author="Akshay Raveendran" w:date="2025-07-17T15:04:00Z" w16du:dateUtc="2025-07-17T11:04:00Z" w:id="1493"/>
                <w:rFonts w:ascii="Arial" w:hAnsi="Arial" w:cs="Arial"/>
                <w:b/>
                <w:bCs/>
                <w:color w:val="000000"/>
                <w:sz w:val="22"/>
                <w:szCs w:val="22"/>
                <w:rPrChange w:author="Akshay Raveendran" w:date="2025-07-17T15:05:00Z" w16du:dateUtc="2025-07-17T11:05:00Z" w:id="1494">
                  <w:rPr>
                    <w:ins w:author="Akshay Raveendran" w:date="2025-07-17T15:04:00Z" w16du:dateUtc="2025-07-17T11:04:00Z" w:id="1495"/>
                    <w:rFonts w:ascii="Arial" w:hAnsi="Arial" w:cs="Arial"/>
                    <w:color w:val="000000"/>
                    <w:sz w:val="22"/>
                    <w:szCs w:val="22"/>
                  </w:rPr>
                </w:rPrChange>
              </w:rPr>
            </w:pPr>
            <w:ins w:author="Akshay Raveendran" w:date="2025-07-17T15:05:00Z" w16du:dateUtc="2025-07-17T11:05:00Z" w:id="1496">
              <w:r w:rsidRPr="00302F0C">
                <w:rPr>
                  <w:rFonts w:ascii="Arial" w:hAnsi="Arial" w:cs="Arial"/>
                  <w:b/>
                  <w:bCs/>
                  <w:color w:val="000000"/>
                  <w:sz w:val="22"/>
                  <w:szCs w:val="22"/>
                  <w:rPrChange w:author="Akshay Raveendran" w:date="2025-07-17T15:05:00Z" w16du:dateUtc="2025-07-17T11:05:00Z" w:id="1497">
                    <w:rPr>
                      <w:rFonts w:ascii="Arial" w:hAnsi="Arial" w:cs="Arial"/>
                      <w:color w:val="000000"/>
                      <w:sz w:val="22"/>
                      <w:szCs w:val="22"/>
                    </w:rPr>
                  </w:rPrChange>
                </w:rPr>
                <w:t>Stage 2</w:t>
              </w:r>
            </w:ins>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498">
              <w:tcPr>
                <w:tcW w:w="2500" w:type="dxa"/>
                <w:gridSpan w:val="7"/>
                <w:tcBorders>
                  <w:top w:val="single" w:color="auto" w:sz="4" w:space="0"/>
                  <w:left w:val="nil"/>
                  <w:bottom w:val="single" w:color="auto" w:sz="4" w:space="0"/>
                  <w:right w:val="single" w:color="auto" w:sz="4" w:space="0"/>
                </w:tcBorders>
                <w:vAlign w:val="bottom"/>
              </w:tcPr>
            </w:tcPrChange>
          </w:tcPr>
          <w:p w:rsidRPr="00302F0C" w:rsidR="00BE45AC" w:rsidP="001A3260" w:rsidRDefault="00BE45AC" w14:paraId="157C5653" w14:textId="77777777">
            <w:pPr>
              <w:spacing w:after="0" w:line="240" w:lineRule="auto"/>
              <w:rPr>
                <w:ins w:author="Akshay Raveendran" w:date="2025-07-17T15:04:00Z" w16du:dateUtc="2025-07-17T11:04:00Z" w:id="1499"/>
                <w:rFonts w:ascii="Arial" w:hAnsi="Arial" w:cs="Arial"/>
                <w:color w:val="000000"/>
                <w:sz w:val="22"/>
                <w:szCs w:val="22"/>
              </w:rPr>
            </w:pPr>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500">
              <w:tcPr>
                <w:tcW w:w="4597" w:type="dxa"/>
                <w:gridSpan w:val="7"/>
                <w:tcBorders>
                  <w:top w:val="single" w:color="auto" w:sz="4" w:space="0"/>
                  <w:left w:val="nil"/>
                  <w:bottom w:val="single" w:color="auto" w:sz="4" w:space="0"/>
                  <w:right w:val="single" w:color="auto" w:sz="4" w:space="0"/>
                </w:tcBorders>
                <w:vAlign w:val="bottom"/>
              </w:tcPr>
            </w:tcPrChange>
          </w:tcPr>
          <w:p w:rsidRPr="00302F0C" w:rsidR="00BE45AC" w:rsidDel="00BE45AC" w:rsidP="001A3260" w:rsidRDefault="00BE45AC" w14:paraId="5E08734F" w14:textId="77777777">
            <w:pPr>
              <w:spacing w:after="0" w:line="240" w:lineRule="auto"/>
              <w:rPr>
                <w:ins w:author="Akshay Raveendran" w:date="2025-07-17T15:04:00Z" w16du:dateUtc="2025-07-17T11:04:00Z" w:id="1501"/>
                <w:rFonts w:ascii="Arial" w:hAnsi="Arial" w:eastAsia="Times New Roman" w:cs="Arial"/>
                <w:color w:val="000000"/>
                <w:sz w:val="22"/>
                <w:szCs w:val="22"/>
                <w:lang w:eastAsia="en-GB"/>
              </w:rPr>
            </w:pPr>
          </w:p>
        </w:tc>
      </w:tr>
      <w:tr w:rsidRPr="00302F0C" w:rsidR="0064295B" w:rsidTr="3B7D4E62" w14:paraId="2D96A6F4" w14:textId="77777777">
        <w:tblPrEx>
          <w:tblPrExChange w:author="Akshay Raveendran" w:date="2025-07-22T10:12:00Z" w16du:dateUtc="2025-07-22T06:12:00Z" w:id="1502">
            <w:tblPrEx>
              <w:tblW w:w="9715" w:type="dxa"/>
              <w:tblInd w:w="0" w:type="dxa"/>
            </w:tblPrEx>
          </w:tblPrExChange>
        </w:tblPrEx>
        <w:trPr>
          <w:trHeight w:val="290"/>
          <w:trPrChange w:author="Akshay Raveendran" w:date="2025-07-22T10:12:00Z" w16du:dateUtc="2025-07-22T06:12:00Z" w:id="1503">
            <w:trPr>
              <w:gridBefore w:val="3"/>
              <w:trHeight w:val="290"/>
            </w:trPr>
          </w:trPrChange>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504">
              <w:tcPr>
                <w:tcW w:w="205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64295B" w:rsidP="0064295B" w:rsidRDefault="0064295B" w14:paraId="07233CC9" w14:textId="09730549">
            <w:pPr>
              <w:spacing w:after="0" w:line="240" w:lineRule="auto"/>
              <w:rPr>
                <w:rFonts w:ascii="Arial" w:hAnsi="Arial" w:cs="Arial"/>
                <w:b/>
                <w:color w:val="000000"/>
                <w:sz w:val="22"/>
                <w:szCs w:val="22"/>
              </w:rPr>
            </w:pPr>
            <w:ins w:author="Akshay Raveendran" w:date="2025-07-17T15:07:00Z" w16du:dateUtc="2025-07-17T11:07:00Z" w:id="1505">
              <w:r w:rsidRPr="00302F0C">
                <w:rPr>
                  <w:rFonts w:ascii="Arial" w:hAnsi="Arial" w:eastAsia="Times New Roman" w:cs="Arial"/>
                  <w:color w:val="000000"/>
                  <w:sz w:val="22"/>
                  <w:szCs w:val="22"/>
                  <w:lang w:eastAsia="en-GB"/>
                </w:rPr>
                <w:t>CC Reference Number</w:t>
              </w:r>
              <w:r w:rsidRPr="00302F0C">
                <w:rPr>
                  <w:rFonts w:ascii="Arial" w:hAnsi="Arial" w:eastAsia="Times New Roman" w:cs="Arial"/>
                  <w:color w:val="FF0000"/>
                  <w:sz w:val="22"/>
                  <w:szCs w:val="22"/>
                  <w:lang w:eastAsia="en-GB"/>
                </w:rPr>
                <w:t>*</w:t>
              </w:r>
            </w:ins>
            <w:del w:author="Akshay Raveendran" w:date="2025-07-17T15:07:00Z" w16du:dateUtc="2025-07-17T11:07:00Z" w:id="1506">
              <w:r w:rsidRPr="00302F0C" w:rsidDel="005D583B">
                <w:rPr>
                  <w:rFonts w:ascii="Arial" w:hAnsi="Arial" w:cs="Arial"/>
                  <w:color w:val="000000" w:themeColor="text1"/>
                  <w:sz w:val="22"/>
                  <w:szCs w:val="22"/>
                </w:rPr>
                <w:delText>Cost Comparison (CC)</w:delText>
              </w:r>
              <w:r w:rsidRPr="00302F0C" w:rsidDel="005D583B">
                <w:rPr>
                  <w:rFonts w:ascii="Arial" w:hAnsi="Arial" w:cs="Arial"/>
                  <w:color w:val="FF0000"/>
                  <w:sz w:val="22"/>
                  <w:szCs w:val="22"/>
                </w:rPr>
                <w:delText xml:space="preserve"> </w:delText>
              </w:r>
            </w:del>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507">
              <w:tcPr>
                <w:tcW w:w="2500" w:type="dxa"/>
                <w:gridSpan w:val="7"/>
                <w:tcBorders>
                  <w:top w:val="single" w:color="auto" w:sz="4" w:space="0"/>
                  <w:left w:val="nil"/>
                  <w:bottom w:val="single" w:color="auto" w:sz="4" w:space="0"/>
                  <w:right w:val="single" w:color="auto" w:sz="4" w:space="0"/>
                </w:tcBorders>
                <w:vAlign w:val="bottom"/>
              </w:tcPr>
            </w:tcPrChange>
          </w:tcPr>
          <w:p w:rsidRPr="00302F0C" w:rsidR="0064295B" w:rsidP="0064295B" w:rsidRDefault="0064295B" w14:paraId="6DDF8E88" w14:textId="5223E857">
            <w:pPr>
              <w:spacing w:after="0" w:line="240" w:lineRule="auto"/>
              <w:rPr>
                <w:rFonts w:ascii="Arial" w:hAnsi="Arial" w:cs="Arial"/>
                <w:color w:val="000000"/>
                <w:sz w:val="22"/>
                <w:szCs w:val="22"/>
              </w:rPr>
            </w:pPr>
            <w:ins w:author="Akshay Raveendran" w:date="2025-07-17T15:07:00Z" w16du:dateUtc="2025-07-17T11:07:00Z" w:id="1508">
              <w:r w:rsidRPr="00302F0C">
                <w:rPr>
                  <w:rFonts w:ascii="Arial" w:hAnsi="Arial" w:eastAsia="Times New Roman" w:cs="Arial"/>
                  <w:color w:val="000000"/>
                  <w:sz w:val="22"/>
                  <w:szCs w:val="22"/>
                  <w:lang w:eastAsia="en-GB"/>
                </w:rPr>
                <w:t>Auto generated</w:t>
              </w:r>
            </w:ins>
            <w:del w:author="Akshay Raveendran" w:date="2025-07-17T15:07:00Z" w16du:dateUtc="2025-07-17T11:07:00Z" w:id="1509">
              <w:r w:rsidRPr="00302F0C" w:rsidDel="005D583B">
                <w:rPr>
                  <w:rFonts w:ascii="Arial" w:hAnsi="Arial" w:cs="Arial"/>
                  <w:color w:val="000000"/>
                  <w:sz w:val="22"/>
                  <w:szCs w:val="22"/>
                </w:rPr>
                <w:delText>File Upload (Excel/PDF)/Link to CC creation form</w:delText>
              </w:r>
            </w:del>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510">
              <w:tcPr>
                <w:tcW w:w="5160" w:type="dxa"/>
                <w:gridSpan w:val="7"/>
                <w:tcBorders>
                  <w:top w:val="single" w:color="auto" w:sz="4" w:space="0"/>
                  <w:left w:val="nil"/>
                  <w:bottom w:val="single" w:color="auto" w:sz="4" w:space="0"/>
                  <w:right w:val="single" w:color="auto" w:sz="4" w:space="0"/>
                </w:tcBorders>
                <w:vAlign w:val="bottom"/>
              </w:tcPr>
            </w:tcPrChange>
          </w:tcPr>
          <w:p w:rsidRPr="00302F0C" w:rsidR="0064295B" w:rsidP="0064295B" w:rsidRDefault="0064295B" w14:paraId="346BFB5B" w14:textId="7117A4DC">
            <w:pPr>
              <w:spacing w:after="0" w:line="240" w:lineRule="auto"/>
              <w:rPr>
                <w:rFonts w:ascii="Arial" w:hAnsi="Arial" w:cs="Arial"/>
                <w:color w:val="000000"/>
                <w:sz w:val="22"/>
                <w:szCs w:val="22"/>
              </w:rPr>
            </w:pPr>
            <w:ins w:author="Akshay Raveendran" w:date="2025-07-17T15:07:00Z" w16du:dateUtc="2025-07-17T11:07:00Z" w:id="1511">
              <w:r w:rsidRPr="00302F0C">
                <w:rPr>
                  <w:rFonts w:ascii="Arial" w:hAnsi="Arial" w:eastAsia="Times New Roman" w:cs="Arial"/>
                  <w:color w:val="000000"/>
                  <w:sz w:val="22"/>
                  <w:szCs w:val="22"/>
                  <w:lang w:eastAsia="en-GB"/>
                </w:rPr>
                <w:t>System-generated unique ID (read-only)</w:t>
              </w:r>
            </w:ins>
            <w:del w:author="Akshay Raveendran" w:date="2025-07-17T15:07:00Z" w16du:dateUtc="2025-07-17T11:07:00Z" w:id="1512">
              <w:r w:rsidRPr="00302F0C" w:rsidDel="005D583B">
                <w:rPr>
                  <w:rFonts w:ascii="Arial" w:hAnsi="Arial" w:cs="Arial"/>
                  <w:color w:val="000000" w:themeColor="text1"/>
                  <w:sz w:val="22"/>
                  <w:szCs w:val="22"/>
                </w:rPr>
                <w:delText>Mandatory field when updated request status is “Completed”</w:delText>
              </w:r>
              <w:commentRangeStart w:id="1513"/>
              <w:commentRangeStart w:id="1514"/>
              <w:commentRangeEnd w:id="1513"/>
              <w:r w:rsidRPr="00302F0C" w:rsidDel="005D583B">
                <w:rPr>
                  <w:rStyle w:val="CommentReference"/>
                  <w:rFonts w:ascii="Arial" w:hAnsi="Arial" w:cs="Arial"/>
                  <w:color w:val="000000"/>
                  <w:sz w:val="22"/>
                  <w:szCs w:val="22"/>
                </w:rPr>
                <w:commentReference w:id="1513"/>
              </w:r>
            </w:del>
            <w:commentRangeEnd w:id="1514"/>
            <w:r w:rsidRPr="00302F0C" w:rsidR="002155B8">
              <w:rPr>
                <w:rStyle w:val="CommentReference"/>
                <w:rFonts w:ascii="Arial" w:hAnsi="Arial" w:cs="Arial"/>
                <w:color w:val="000000"/>
                <w:sz w:val="22"/>
                <w:szCs w:val="22"/>
              </w:rPr>
              <w:commentReference w:id="1514"/>
            </w:r>
          </w:p>
        </w:tc>
      </w:tr>
      <w:tr w:rsidRPr="00302F0C" w:rsidR="0064295B" w:rsidTr="3B7D4E62" w14:paraId="41C8A91E" w14:textId="77777777">
        <w:tblPrEx>
          <w:tblPrExChange w:author="Akshay Raveendran" w:date="2025-07-22T10:12:00Z" w16du:dateUtc="2025-07-22T06:12:00Z" w:id="1515">
            <w:tblPrEx>
              <w:tblW w:w="9715" w:type="dxa"/>
              <w:tblInd w:w="0" w:type="dxa"/>
            </w:tblPrEx>
          </w:tblPrExChange>
        </w:tblPrEx>
        <w:trPr>
          <w:trHeight w:val="290"/>
          <w:trPrChange w:author="Akshay Raveendran" w:date="2025-07-22T10:12:00Z" w16du:dateUtc="2025-07-22T06:12:00Z" w:id="1516">
            <w:trPr>
              <w:gridBefore w:val="3"/>
              <w:trHeight w:val="290"/>
            </w:trPr>
          </w:trPrChange>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517">
              <w:tcPr>
                <w:tcW w:w="205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64295B" w:rsidP="0064295B" w:rsidRDefault="0064295B" w14:paraId="078FB0C4" w14:textId="69F630D6">
            <w:pPr>
              <w:spacing w:after="0" w:line="240" w:lineRule="auto"/>
              <w:rPr>
                <w:rFonts w:ascii="Arial" w:hAnsi="Arial" w:cs="Arial"/>
                <w:color w:val="000000"/>
                <w:sz w:val="22"/>
                <w:szCs w:val="22"/>
              </w:rPr>
            </w:pPr>
            <w:ins w:author="Akshay Raveendran" w:date="2025-07-17T15:07:00Z" w16du:dateUtc="2025-07-17T11:07:00Z" w:id="1518">
              <w:r w:rsidRPr="00302F0C">
                <w:rPr>
                  <w:rFonts w:ascii="Arial" w:hAnsi="Arial" w:eastAsia="Times New Roman" w:cs="Arial"/>
                  <w:color w:val="000000"/>
                  <w:sz w:val="22"/>
                  <w:szCs w:val="22"/>
                  <w:lang w:eastAsia="en-GB"/>
                </w:rPr>
                <w:t>Request Reference Number</w:t>
              </w:r>
              <w:r w:rsidRPr="00302F0C">
                <w:rPr>
                  <w:rFonts w:ascii="Arial" w:hAnsi="Arial" w:eastAsia="Times New Roman" w:cs="Arial"/>
                  <w:color w:val="FF0000"/>
                  <w:sz w:val="22"/>
                  <w:szCs w:val="22"/>
                  <w:lang w:eastAsia="en-GB"/>
                </w:rPr>
                <w:t>*</w:t>
              </w:r>
            </w:ins>
            <w:del w:author="Akshay Raveendran" w:date="2025-07-17T15:07:00Z" w16du:dateUtc="2025-07-17T11:07:00Z" w:id="1519">
              <w:r w:rsidRPr="00302F0C" w:rsidDel="005D583B">
                <w:rPr>
                  <w:rFonts w:ascii="Arial" w:hAnsi="Arial" w:cs="Arial"/>
                  <w:color w:val="000000"/>
                  <w:sz w:val="22"/>
                  <w:szCs w:val="22"/>
                </w:rPr>
                <w:delText>Other documents</w:delText>
              </w:r>
            </w:del>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520">
              <w:tcPr>
                <w:tcW w:w="2500" w:type="dxa"/>
                <w:gridSpan w:val="7"/>
                <w:tcBorders>
                  <w:top w:val="single" w:color="auto" w:sz="4" w:space="0"/>
                  <w:left w:val="nil"/>
                  <w:bottom w:val="single" w:color="auto" w:sz="4" w:space="0"/>
                  <w:right w:val="single" w:color="auto" w:sz="4" w:space="0"/>
                </w:tcBorders>
                <w:vAlign w:val="bottom"/>
              </w:tcPr>
            </w:tcPrChange>
          </w:tcPr>
          <w:p w:rsidRPr="00302F0C" w:rsidR="0064295B" w:rsidP="0064295B" w:rsidRDefault="0064295B" w14:paraId="2E7D05AD" w14:textId="123660F1">
            <w:pPr>
              <w:spacing w:after="0" w:line="240" w:lineRule="auto"/>
              <w:rPr>
                <w:rFonts w:ascii="Arial" w:hAnsi="Arial" w:cs="Arial"/>
                <w:color w:val="000000"/>
                <w:sz w:val="22"/>
                <w:szCs w:val="22"/>
              </w:rPr>
            </w:pPr>
            <w:ins w:author="Akshay Raveendran" w:date="2025-07-17T15:07:00Z" w16du:dateUtc="2025-07-17T11:07:00Z" w:id="1521">
              <w:r w:rsidRPr="00302F0C">
                <w:rPr>
                  <w:rFonts w:ascii="Arial" w:hAnsi="Arial" w:eastAsia="Times New Roman" w:cs="Arial"/>
                  <w:color w:val="000000"/>
                  <w:sz w:val="22"/>
                  <w:szCs w:val="22"/>
                  <w:lang w:eastAsia="en-GB"/>
                </w:rPr>
                <w:t>Auto populated from DRF number</w:t>
              </w:r>
            </w:ins>
            <w:del w:author="Akshay Raveendran" w:date="2025-07-17T15:07:00Z" w16du:dateUtc="2025-07-17T11:07:00Z" w:id="1522">
              <w:r w:rsidRPr="00302F0C" w:rsidDel="005D583B">
                <w:rPr>
                  <w:rFonts w:ascii="Arial" w:hAnsi="Arial" w:cs="Arial"/>
                  <w:color w:val="000000"/>
                  <w:sz w:val="22"/>
                  <w:szCs w:val="22"/>
                </w:rPr>
                <w:delText>File Upload (PDF)</w:delText>
              </w:r>
            </w:del>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523">
              <w:tcPr>
                <w:tcW w:w="5160" w:type="dxa"/>
                <w:gridSpan w:val="7"/>
                <w:tcBorders>
                  <w:top w:val="single" w:color="auto" w:sz="4" w:space="0"/>
                  <w:left w:val="nil"/>
                  <w:bottom w:val="single" w:color="auto" w:sz="4" w:space="0"/>
                  <w:right w:val="single" w:color="auto" w:sz="4" w:space="0"/>
                </w:tcBorders>
                <w:vAlign w:val="bottom"/>
              </w:tcPr>
            </w:tcPrChange>
          </w:tcPr>
          <w:p w:rsidRPr="00302F0C" w:rsidR="0064295B" w:rsidP="0064295B" w:rsidRDefault="0064295B" w14:paraId="0D4F99B7" w14:textId="4F80ABF1">
            <w:pPr>
              <w:spacing w:after="0" w:line="240" w:lineRule="auto"/>
              <w:rPr>
                <w:rFonts w:ascii="Arial" w:hAnsi="Arial" w:cs="Arial"/>
                <w:color w:val="000000"/>
                <w:sz w:val="22"/>
                <w:szCs w:val="22"/>
              </w:rPr>
            </w:pPr>
            <w:del w:author="Akshay Raveendran" w:date="2025-07-17T15:07:00Z" w16du:dateUtc="2025-07-17T11:07:00Z" w:id="1524">
              <w:r w:rsidRPr="00302F0C" w:rsidDel="005D583B">
                <w:rPr>
                  <w:rFonts w:ascii="Arial" w:hAnsi="Arial" w:cs="Arial"/>
                  <w:color w:val="000000"/>
                  <w:sz w:val="22"/>
                  <w:szCs w:val="22"/>
                </w:rPr>
                <w:delText>Optional field to attach any other documents</w:delText>
              </w:r>
            </w:del>
          </w:p>
        </w:tc>
      </w:tr>
      <w:tr w:rsidRPr="00302F0C" w:rsidR="00E74BB1" w:rsidTr="3B7D4E62" w14:paraId="4E390D93" w14:textId="77777777">
        <w:trPr>
          <w:trHeight w:val="290"/>
          <w:ins w:author="Akshay Raveendran" w:date="2025-07-22T10:12:00Z" w:id="1312906430"/>
        </w:trPr>
        <w:tc>
          <w:tcPr>
            <w:tcW w:w="2834" w:type="dxa"/>
            <w:tcBorders>
              <w:top w:val="single" w:color="auto" w:sz="4" w:space="0"/>
              <w:left w:val="single" w:color="auto" w:sz="4" w:space="0"/>
              <w:bottom w:val="single" w:color="auto" w:sz="4" w:space="0"/>
              <w:right w:val="single" w:color="auto" w:sz="4" w:space="0"/>
            </w:tcBorders>
            <w:tcMar/>
            <w:vAlign w:val="bottom"/>
          </w:tcPr>
          <w:p w:rsidRPr="00302F0C" w:rsidR="00E74BB1" w:rsidP="0064295B" w:rsidRDefault="00E74BB1" w14:paraId="718990A1" w14:textId="3280FB39">
            <w:pPr>
              <w:spacing w:after="0" w:line="240" w:lineRule="auto"/>
              <w:rPr>
                <w:ins w:author="Akshay Raveendran" w:date="2025-07-22T10:12:00Z" w16du:dateUtc="2025-07-22T06:12:00Z" w:id="1526"/>
                <w:rFonts w:ascii="Arial" w:hAnsi="Arial" w:eastAsia="Times New Roman" w:cs="Arial"/>
                <w:color w:val="000000"/>
                <w:sz w:val="22"/>
                <w:szCs w:val="22"/>
                <w:lang w:eastAsia="en-GB"/>
              </w:rPr>
            </w:pPr>
            <w:ins w:author="Akshay Raveendran" w:date="2025-07-22T10:12:00Z" w16du:dateUtc="2025-07-22T06:12:00Z" w:id="1527">
              <w:r w:rsidRPr="00302F0C">
                <w:rPr>
                  <w:rFonts w:ascii="Arial" w:hAnsi="Arial" w:eastAsia="Times New Roman" w:cs="Arial"/>
                  <w:color w:val="000000"/>
                  <w:sz w:val="22"/>
                  <w:szCs w:val="22"/>
                  <w:lang w:eastAsia="en-GB"/>
                </w:rPr>
                <w:t>E-auction reference number</w:t>
              </w:r>
            </w:ins>
          </w:p>
        </w:tc>
        <w:tc>
          <w:tcPr>
            <w:tcW w:w="2500" w:type="dxa"/>
            <w:gridSpan w:val="2"/>
            <w:tcBorders>
              <w:top w:val="single" w:color="auto" w:sz="4" w:space="0"/>
              <w:left w:val="nil"/>
              <w:bottom w:val="single" w:color="auto" w:sz="4" w:space="0"/>
              <w:right w:val="single" w:color="auto" w:sz="4" w:space="0"/>
            </w:tcBorders>
            <w:tcMar/>
            <w:vAlign w:val="bottom"/>
          </w:tcPr>
          <w:p w:rsidRPr="00302F0C" w:rsidR="00E74BB1" w:rsidP="0064295B" w:rsidRDefault="00B20EA9" w14:paraId="457E734E" w14:textId="53A41EB7">
            <w:pPr>
              <w:spacing w:after="0" w:line="240" w:lineRule="auto"/>
              <w:rPr>
                <w:ins w:author="Akshay Raveendran" w:date="2025-07-22T10:12:00Z" w16du:dateUtc="2025-07-22T06:12:00Z" w:id="1528"/>
                <w:rFonts w:ascii="Arial" w:hAnsi="Arial" w:eastAsia="Times New Roman" w:cs="Arial"/>
                <w:color w:val="000000"/>
                <w:sz w:val="22"/>
                <w:szCs w:val="22"/>
                <w:lang w:eastAsia="en-GB"/>
              </w:rPr>
            </w:pPr>
            <w:ins w:author="Akshay Raveendran" w:date="2025-07-22T10:14:00Z" w16du:dateUtc="2025-07-22T06:14:00Z" w:id="1529">
              <w:r w:rsidRPr="00302F0C">
                <w:rPr>
                  <w:rFonts w:ascii="Arial" w:hAnsi="Arial" w:eastAsia="Times New Roman" w:cs="Arial"/>
                  <w:color w:val="000000"/>
                  <w:sz w:val="22"/>
                  <w:szCs w:val="22"/>
                  <w:lang w:eastAsia="en-GB"/>
                </w:rPr>
                <w:t>To be</w:t>
              </w:r>
            </w:ins>
            <w:ins w:author="Akshay Raveendran" w:date="2025-07-22T10:15:00Z" w16du:dateUtc="2025-07-22T06:15:00Z" w:id="1530">
              <w:r w:rsidRPr="00302F0C" w:rsidR="00283935">
                <w:rPr>
                  <w:rFonts w:ascii="Arial" w:hAnsi="Arial" w:eastAsia="Times New Roman" w:cs="Arial"/>
                  <w:color w:val="000000"/>
                  <w:sz w:val="22"/>
                  <w:szCs w:val="22"/>
                  <w:lang w:eastAsia="en-GB"/>
                </w:rPr>
                <w:t xml:space="preserve"> auto</w:t>
              </w:r>
            </w:ins>
            <w:ins w:author="Akshay Raveendran" w:date="2025-07-22T10:14:00Z" w16du:dateUtc="2025-07-22T06:14:00Z" w:id="1531">
              <w:r w:rsidRPr="00302F0C">
                <w:rPr>
                  <w:rFonts w:ascii="Arial" w:hAnsi="Arial" w:eastAsia="Times New Roman" w:cs="Arial"/>
                  <w:color w:val="000000"/>
                  <w:sz w:val="22"/>
                  <w:szCs w:val="22"/>
                  <w:lang w:eastAsia="en-GB"/>
                </w:rPr>
                <w:t xml:space="preserve"> captured </w:t>
              </w:r>
            </w:ins>
            <w:ins w:author="Akshay Raveendran" w:date="2025-07-22T10:15:00Z" w16du:dateUtc="2025-07-22T06:15:00Z" w:id="1532">
              <w:r w:rsidRPr="00302F0C" w:rsidR="008C0FAA">
                <w:rPr>
                  <w:rFonts w:ascii="Arial" w:hAnsi="Arial" w:eastAsia="Times New Roman" w:cs="Arial"/>
                  <w:color w:val="000000"/>
                  <w:sz w:val="22"/>
                  <w:szCs w:val="22"/>
                  <w:lang w:eastAsia="en-GB"/>
                </w:rPr>
                <w:t xml:space="preserve">from the e-auction request </w:t>
              </w:r>
            </w:ins>
            <w:ins w:author="Akshay Raveendran" w:date="2025-07-22T10:17:00Z" w16du:dateUtc="2025-07-22T06:17:00Z" w:id="1533">
              <w:r w:rsidRPr="00302F0C" w:rsidR="00633790">
                <w:rPr>
                  <w:rFonts w:ascii="Arial" w:hAnsi="Arial" w:eastAsia="Times New Roman" w:cs="Arial"/>
                  <w:color w:val="000000"/>
                  <w:sz w:val="22"/>
                  <w:szCs w:val="22"/>
                  <w:lang w:eastAsia="en-GB"/>
                </w:rPr>
                <w:t>generated in stage 1</w:t>
              </w:r>
            </w:ins>
            <w:ins w:author="Akshay Raveendran" w:date="2025-07-22T10:16:00Z" w16du:dateUtc="2025-07-22T06:16:00Z" w:id="1534">
              <w:r w:rsidRPr="00302F0C" w:rsidR="00AE2D60">
                <w:rPr>
                  <w:rFonts w:ascii="Arial" w:hAnsi="Arial" w:eastAsia="Times New Roman" w:cs="Arial"/>
                  <w:color w:val="000000"/>
                  <w:sz w:val="22"/>
                  <w:szCs w:val="22"/>
                  <w:lang w:eastAsia="en-GB"/>
                </w:rPr>
                <w:t xml:space="preserve"> or entered manually if not </w:t>
              </w:r>
              <w:r w:rsidRPr="00302F0C" w:rsidR="00D24BB3">
                <w:rPr>
                  <w:rFonts w:ascii="Arial" w:hAnsi="Arial" w:eastAsia="Times New Roman" w:cs="Arial"/>
                  <w:color w:val="000000"/>
                  <w:sz w:val="22"/>
                  <w:szCs w:val="22"/>
                  <w:lang w:eastAsia="en-GB"/>
                </w:rPr>
                <w:t>possible</w:t>
              </w:r>
            </w:ins>
          </w:p>
        </w:tc>
        <w:tc>
          <w:tcPr>
            <w:tcW w:w="4386" w:type="dxa"/>
            <w:gridSpan w:val="2"/>
            <w:tcBorders>
              <w:top w:val="single" w:color="auto" w:sz="4" w:space="0"/>
              <w:left w:val="nil"/>
              <w:bottom w:val="single" w:color="auto" w:sz="4" w:space="0"/>
              <w:right w:val="single" w:color="auto" w:sz="4" w:space="0"/>
            </w:tcBorders>
            <w:tcMar/>
            <w:vAlign w:val="bottom"/>
          </w:tcPr>
          <w:p w:rsidRPr="00302F0C" w:rsidR="00E74BB1" w:rsidP="0064295B" w:rsidRDefault="004A0D80" w14:paraId="1F1A4796" w14:textId="2466179F">
            <w:pPr>
              <w:spacing w:after="0" w:line="240" w:lineRule="auto"/>
              <w:rPr>
                <w:ins w:author="Akshay Raveendran" w:date="2025-07-22T10:12:00Z" w16du:dateUtc="2025-07-22T06:12:00Z" w:id="1535"/>
                <w:rFonts w:ascii="Arial" w:hAnsi="Arial" w:eastAsia="Times New Roman" w:cs="Arial"/>
                <w:color w:val="000000"/>
                <w:sz w:val="22"/>
                <w:szCs w:val="22"/>
                <w:lang w:eastAsia="en-GB"/>
              </w:rPr>
            </w:pPr>
            <w:ins w:author="Akshay Raveendran" w:date="2025-07-22T10:17:00Z" w16du:dateUtc="2025-07-22T06:17:00Z" w:id="1536">
              <w:r w:rsidRPr="00302F0C">
                <w:rPr>
                  <w:rFonts w:ascii="Arial" w:hAnsi="Arial" w:eastAsia="Times New Roman" w:cs="Arial"/>
                  <w:color w:val="000000"/>
                  <w:sz w:val="22"/>
                  <w:szCs w:val="22"/>
                  <w:lang w:eastAsia="en-GB"/>
                </w:rPr>
                <w:t>Mandatory</w:t>
              </w:r>
            </w:ins>
            <w:ins w:author="Akshay Raveendran" w:date="2025-07-22T10:18:00Z" w16du:dateUtc="2025-07-22T06:18:00Z" w:id="1537">
              <w:r w:rsidRPr="00302F0C">
                <w:rPr>
                  <w:rFonts w:ascii="Arial" w:hAnsi="Arial" w:eastAsia="Times New Roman" w:cs="Arial"/>
                  <w:color w:val="000000"/>
                  <w:sz w:val="22"/>
                  <w:szCs w:val="22"/>
                  <w:lang w:eastAsia="en-GB"/>
                </w:rPr>
                <w:t xml:space="preserve"> if </w:t>
              </w:r>
              <w:r w:rsidRPr="00302F0C">
                <w:rPr>
                  <w:rFonts w:ascii="Arial" w:hAnsi="Arial" w:cs="Arial"/>
                  <w:b/>
                  <w:bCs/>
                  <w:color w:val="000000"/>
                  <w:sz w:val="22"/>
                  <w:szCs w:val="22"/>
                </w:rPr>
                <w:t>Highest bid received post negotiations</w:t>
              </w:r>
              <w:r w:rsidRPr="00302F0C">
                <w:rPr>
                  <w:rFonts w:ascii="Arial" w:hAnsi="Arial" w:cs="Arial"/>
                </w:rPr>
                <w:t xml:space="preserve"> &gt;= 50,000</w:t>
              </w:r>
              <w:r w:rsidRPr="00302F0C" w:rsidR="007062FC">
                <w:rPr>
                  <w:rFonts w:ascii="Arial" w:hAnsi="Arial" w:cs="Arial"/>
                </w:rPr>
                <w:t xml:space="preserve"> and e-auction is conducted</w:t>
              </w:r>
            </w:ins>
          </w:p>
        </w:tc>
      </w:tr>
      <w:tr w:rsidRPr="00302F0C" w:rsidR="00E74BB1" w:rsidTr="3B7D4E62" w14:paraId="7F74CB6E" w14:textId="77777777">
        <w:tblPrEx>
          <w:tblPrExChange w:author="Akshay Raveendran" w:date="2025-07-22T10:12:00Z" w16du:dateUtc="2025-07-22T06:12:00Z" w:id="1538">
            <w:tblPrEx>
              <w:tblW w:w="9720" w:type="dxa"/>
              <w:tblInd w:w="-5" w:type="dxa"/>
            </w:tblPrEx>
          </w:tblPrExChange>
        </w:tblPrEx>
        <w:trPr>
          <w:trHeight w:val="290"/>
          <w:trPrChange w:author="Akshay Raveendran" w:date="2025-07-22T10:12:00Z" w16du:dateUtc="2025-07-22T06:12:00Z" w:id="1540">
            <w:trPr>
              <w:gridBefore w:val="2"/>
              <w:trHeight w:val="290"/>
            </w:trPr>
          </w:trPrChange>
          <w:ins w:author="Akshay Raveendran" w:date="2025-07-22T10:12:00Z" w:id="1429749895"/>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541">
              <w:tcPr>
                <w:tcW w:w="2618" w:type="dxa"/>
                <w:gridSpan w:val="7"/>
                <w:tcBorders>
                  <w:top w:val="single" w:color="auto" w:sz="4" w:space="0"/>
                  <w:left w:val="single" w:color="auto" w:sz="4" w:space="0"/>
                  <w:bottom w:val="single" w:color="auto" w:sz="4" w:space="0"/>
                  <w:right w:val="single" w:color="auto" w:sz="4" w:space="0"/>
                </w:tcBorders>
                <w:vAlign w:val="bottom"/>
              </w:tcPr>
            </w:tcPrChange>
          </w:tcPr>
          <w:p w:rsidRPr="00302F0C" w:rsidR="00E74BB1" w:rsidP="0064295B" w:rsidRDefault="00D24BB3" w14:paraId="40367B5B" w14:textId="5A5BC95F">
            <w:pPr>
              <w:spacing w:after="0" w:line="240" w:lineRule="auto"/>
              <w:rPr>
                <w:ins w:author="Akshay Raveendran" w:date="2025-07-22T10:12:00Z" w16du:dateUtc="2025-07-22T06:12:00Z" w:id="1542"/>
                <w:rFonts w:ascii="Arial" w:hAnsi="Arial" w:eastAsia="Times New Roman" w:cs="Arial"/>
                <w:color w:val="000000"/>
                <w:sz w:val="22"/>
                <w:szCs w:val="22"/>
                <w:lang w:eastAsia="en-GB"/>
              </w:rPr>
            </w:pPr>
            <w:ins w:author="Akshay Raveendran" w:date="2025-07-22T10:16:00Z" w16du:dateUtc="2025-07-22T06:16:00Z" w:id="1543">
              <w:r w:rsidRPr="00302F0C">
                <w:rPr>
                  <w:rFonts w:ascii="Arial" w:hAnsi="Arial" w:eastAsia="Times New Roman" w:cs="Arial"/>
                  <w:color w:val="000000"/>
                  <w:sz w:val="22"/>
                  <w:szCs w:val="22"/>
                  <w:lang w:eastAsia="en-GB"/>
                </w:rPr>
                <w:t>Exceptional approval reference number</w:t>
              </w:r>
            </w:ins>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544">
              <w:tcPr>
                <w:tcW w:w="2500" w:type="dxa"/>
                <w:gridSpan w:val="6"/>
                <w:tcBorders>
                  <w:top w:val="single" w:color="auto" w:sz="4" w:space="0"/>
                  <w:left w:val="nil"/>
                  <w:bottom w:val="single" w:color="auto" w:sz="4" w:space="0"/>
                  <w:right w:val="single" w:color="auto" w:sz="4" w:space="0"/>
                </w:tcBorders>
                <w:vAlign w:val="bottom"/>
              </w:tcPr>
            </w:tcPrChange>
          </w:tcPr>
          <w:p w:rsidRPr="00302F0C" w:rsidR="00E74BB1" w:rsidP="0064295B" w:rsidRDefault="00633790" w14:paraId="052738F0" w14:textId="0C0DB7DF">
            <w:pPr>
              <w:spacing w:after="0" w:line="240" w:lineRule="auto"/>
              <w:rPr>
                <w:ins w:author="Akshay Raveendran" w:date="2025-07-22T10:12:00Z" w16du:dateUtc="2025-07-22T06:12:00Z" w:id="1545"/>
                <w:rFonts w:ascii="Arial" w:hAnsi="Arial" w:eastAsia="Times New Roman" w:cs="Arial"/>
                <w:color w:val="000000"/>
                <w:sz w:val="22"/>
                <w:szCs w:val="22"/>
                <w:lang w:eastAsia="en-GB"/>
              </w:rPr>
            </w:pPr>
            <w:ins w:author="Akshay Raveendran" w:date="2025-07-22T10:17:00Z" w16du:dateUtc="2025-07-22T06:17:00Z" w:id="1546">
              <w:r w:rsidRPr="00302F0C">
                <w:rPr>
                  <w:rFonts w:ascii="Arial" w:hAnsi="Arial" w:eastAsia="Times New Roman" w:cs="Arial"/>
                  <w:color w:val="000000"/>
                  <w:sz w:val="22"/>
                  <w:szCs w:val="22"/>
                  <w:lang w:eastAsia="en-GB"/>
                </w:rPr>
                <w:t>To be auto captured from the Exceptional approval request generated in stage 1 or entered manually if not possible</w:t>
              </w:r>
            </w:ins>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547">
              <w:tcPr>
                <w:tcW w:w="4602" w:type="dxa"/>
                <w:gridSpan w:val="5"/>
                <w:tcBorders>
                  <w:top w:val="single" w:color="auto" w:sz="4" w:space="0"/>
                  <w:left w:val="nil"/>
                  <w:bottom w:val="single" w:color="auto" w:sz="4" w:space="0"/>
                  <w:right w:val="single" w:color="auto" w:sz="4" w:space="0"/>
                </w:tcBorders>
                <w:vAlign w:val="bottom"/>
              </w:tcPr>
            </w:tcPrChange>
          </w:tcPr>
          <w:p w:rsidRPr="00302F0C" w:rsidR="00E74BB1" w:rsidP="0064295B" w:rsidRDefault="007062FC" w14:paraId="4CC011B9" w14:textId="6FD402A2">
            <w:pPr>
              <w:spacing w:after="0" w:line="240" w:lineRule="auto"/>
              <w:rPr>
                <w:ins w:author="Akshay Raveendran" w:date="2025-07-22T10:12:00Z" w16du:dateUtc="2025-07-22T06:12:00Z" w:id="1548"/>
                <w:rFonts w:ascii="Arial" w:hAnsi="Arial" w:eastAsia="Times New Roman" w:cs="Arial"/>
                <w:color w:val="000000"/>
                <w:sz w:val="22"/>
                <w:szCs w:val="22"/>
                <w:lang w:eastAsia="en-GB"/>
              </w:rPr>
            </w:pPr>
            <w:ins w:author="Akshay Raveendran" w:date="2025-07-22T10:18:00Z" w16du:dateUtc="2025-07-22T06:18:00Z" w:id="1549">
              <w:r w:rsidRPr="00302F0C">
                <w:rPr>
                  <w:rFonts w:ascii="Arial" w:hAnsi="Arial" w:eastAsia="Times New Roman" w:cs="Arial"/>
                  <w:color w:val="000000"/>
                  <w:sz w:val="22"/>
                  <w:szCs w:val="22"/>
                  <w:lang w:eastAsia="en-GB"/>
                </w:rPr>
                <w:t xml:space="preserve">Mandatory if </w:t>
              </w:r>
              <w:r w:rsidRPr="00302F0C">
                <w:rPr>
                  <w:rFonts w:ascii="Arial" w:hAnsi="Arial" w:cs="Arial"/>
                  <w:b/>
                  <w:bCs/>
                  <w:color w:val="000000"/>
                  <w:sz w:val="22"/>
                  <w:szCs w:val="22"/>
                </w:rPr>
                <w:t>Highest bid received post negotiations</w:t>
              </w:r>
              <w:r w:rsidRPr="00302F0C">
                <w:rPr>
                  <w:rFonts w:ascii="Arial" w:hAnsi="Arial" w:cs="Arial"/>
                </w:rPr>
                <w:t xml:space="preserve"> &gt;= 50,000 and e-auction is not conducted</w:t>
              </w:r>
            </w:ins>
          </w:p>
        </w:tc>
      </w:tr>
      <w:tr w:rsidRPr="00302F0C" w:rsidR="0064295B" w:rsidDel="00272098" w:rsidTr="3B7D4E62" w14:paraId="78552F62" w14:textId="4D081A8E">
        <w:tblPrEx>
          <w:tblPrExChange w:author="Akshay Raveendran" w:date="2025-07-22T10:12:00Z" w16du:dateUtc="2025-07-22T06:12:00Z" w:id="1550">
            <w:tblPrEx>
              <w:tblW w:w="9715" w:type="dxa"/>
              <w:tblInd w:w="0" w:type="dxa"/>
            </w:tblPrEx>
          </w:tblPrExChange>
        </w:tblPrEx>
        <w:trPr>
          <w:trHeight w:val="290"/>
          <w:trPrChange w:author="Akshay Raveendran" w:date="2025-07-22T10:12:00Z" w16du:dateUtc="2025-07-22T06:12:00Z" w:id="1552">
            <w:trPr>
              <w:gridBefore w:val="3"/>
              <w:trHeight w:val="290"/>
            </w:trPr>
          </w:trPrChange>
          <w:del w:author="Akshay Raveendran" w:date="2025-07-22T15:10:00Z" w:id="1255322841"/>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553">
              <w:tcPr>
                <w:tcW w:w="205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64295B" w:rsidDel="00272098" w:rsidP="0064295B" w:rsidRDefault="0064295B" w14:paraId="7C96780D" w14:textId="62F050EB">
            <w:pPr>
              <w:spacing w:after="0" w:line="240" w:lineRule="auto"/>
              <w:rPr>
                <w:del w:author="Akshay Raveendran" w:date="2025-07-22T15:10:00Z" w16du:dateUtc="2025-07-22T11:10:00Z" w:id="1554"/>
                <w:rFonts w:ascii="Arial" w:hAnsi="Arial" w:cs="Arial"/>
                <w:color w:val="000000"/>
                <w:sz w:val="22"/>
                <w:szCs w:val="22"/>
              </w:rPr>
            </w:pPr>
            <w:del w:author="Akshay Raveendran" w:date="2025-07-17T15:07:00Z" w16du:dateUtc="2025-07-17T11:07:00Z" w:id="1555">
              <w:r w:rsidRPr="00302F0C" w:rsidDel="005D583B">
                <w:rPr>
                  <w:rFonts w:ascii="Arial" w:hAnsi="Arial" w:cs="Arial"/>
                  <w:color w:val="000000"/>
                  <w:sz w:val="22"/>
                  <w:szCs w:val="22"/>
                </w:rPr>
                <w:delText>Remarks (if any)</w:delText>
              </w:r>
            </w:del>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556">
              <w:tcPr>
                <w:tcW w:w="2500" w:type="dxa"/>
                <w:gridSpan w:val="7"/>
                <w:tcBorders>
                  <w:top w:val="single" w:color="auto" w:sz="4" w:space="0"/>
                  <w:left w:val="nil"/>
                  <w:bottom w:val="single" w:color="auto" w:sz="4" w:space="0"/>
                  <w:right w:val="single" w:color="auto" w:sz="4" w:space="0"/>
                </w:tcBorders>
                <w:vAlign w:val="bottom"/>
              </w:tcPr>
            </w:tcPrChange>
          </w:tcPr>
          <w:p w:rsidRPr="00302F0C" w:rsidR="0064295B" w:rsidDel="00272098" w:rsidP="0064295B" w:rsidRDefault="0064295B" w14:paraId="338881A3" w14:textId="6A930679">
            <w:pPr>
              <w:spacing w:after="0" w:line="240" w:lineRule="auto"/>
              <w:rPr>
                <w:del w:author="Akshay Raveendran" w:date="2025-07-22T15:10:00Z" w16du:dateUtc="2025-07-22T11:10:00Z" w:id="1557"/>
                <w:rFonts w:ascii="Arial" w:hAnsi="Arial" w:cs="Arial"/>
                <w:color w:val="000000"/>
                <w:sz w:val="22"/>
                <w:szCs w:val="22"/>
              </w:rPr>
            </w:pPr>
            <w:del w:author="Akshay Raveendran" w:date="2025-07-17T15:07:00Z" w16du:dateUtc="2025-07-17T11:07:00Z" w:id="1558">
              <w:r w:rsidRPr="00302F0C" w:rsidDel="005D583B">
                <w:rPr>
                  <w:rFonts w:ascii="Arial" w:hAnsi="Arial" w:cs="Arial"/>
                  <w:color w:val="000000"/>
                  <w:sz w:val="22"/>
                  <w:szCs w:val="22"/>
                </w:rPr>
                <w:delText>Text field</w:delText>
              </w:r>
            </w:del>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559">
              <w:tcPr>
                <w:tcW w:w="5160" w:type="dxa"/>
                <w:gridSpan w:val="7"/>
                <w:tcBorders>
                  <w:top w:val="single" w:color="auto" w:sz="4" w:space="0"/>
                  <w:left w:val="nil"/>
                  <w:bottom w:val="single" w:color="auto" w:sz="4" w:space="0"/>
                  <w:right w:val="single" w:color="auto" w:sz="4" w:space="0"/>
                </w:tcBorders>
                <w:vAlign w:val="bottom"/>
              </w:tcPr>
            </w:tcPrChange>
          </w:tcPr>
          <w:p w:rsidRPr="00302F0C" w:rsidR="0064295B" w:rsidDel="00272098" w:rsidP="0064295B" w:rsidRDefault="0064295B" w14:paraId="16E207E2" w14:textId="44C82389">
            <w:pPr>
              <w:spacing w:after="0" w:line="240" w:lineRule="auto"/>
              <w:rPr>
                <w:del w:author="Akshay Raveendran" w:date="2025-07-22T15:10:00Z" w16du:dateUtc="2025-07-22T11:10:00Z" w:id="1560"/>
                <w:rFonts w:ascii="Arial" w:hAnsi="Arial" w:cs="Arial"/>
                <w:color w:val="000000"/>
                <w:sz w:val="22"/>
                <w:szCs w:val="22"/>
              </w:rPr>
            </w:pPr>
            <w:del w:author="Akshay Raveendran" w:date="2025-07-17T15:07:00Z" w16du:dateUtc="2025-07-17T11:07:00Z" w:id="1561">
              <w:r w:rsidRPr="00302F0C" w:rsidDel="005D583B">
                <w:rPr>
                  <w:rFonts w:ascii="Arial" w:hAnsi="Arial" w:cs="Arial"/>
                  <w:color w:val="000000"/>
                  <w:sz w:val="22"/>
                  <w:szCs w:val="22"/>
                </w:rPr>
                <w:delText>(Optional Comments, visible to BU)</w:delText>
              </w:r>
            </w:del>
          </w:p>
        </w:tc>
      </w:tr>
      <w:tr w:rsidRPr="00302F0C" w:rsidR="0064295B" w:rsidTr="3B7D4E62" w14:paraId="3DA95C2E" w14:textId="77777777">
        <w:trPr>
          <w:trHeight w:val="290"/>
          <w:trPrChange w:author="Akshay Raveendran" w:date="2025-07-22T10:12:00Z" w16du:dateUtc="2025-07-22T06:12:00Z" w:id="1563">
            <w:trPr>
              <w:gridBefore w:val="3"/>
              <w:wBefore w:w="113" w:type="dxa"/>
              <w:trHeight w:val="290"/>
            </w:trPr>
          </w:trPrChange>
          <w:ins w:author="Akshay Raveendran" w:date="2025-07-17T15:07:00Z" w:id="334032430"/>
        </w:trPr>
        <w:tc>
          <w:tcPr>
            <w:tcW w:w="2834" w:type="dxa"/>
            <w:tcBorders>
              <w:top w:val="single" w:color="auto" w:sz="4" w:space="0"/>
              <w:left w:val="single" w:color="auto" w:sz="4" w:space="0"/>
              <w:bottom w:val="single" w:color="auto" w:sz="4" w:space="0"/>
              <w:right w:val="single" w:color="auto" w:sz="4" w:space="0"/>
            </w:tcBorders>
            <w:tcMar/>
            <w:vAlign w:val="center"/>
            <w:tcPrChange w:author="Akshay Raveendran" w:date="2025-07-22T10:12:00Z" w16du:dateUtc="2025-07-22T06:12:00Z" w:id="1564">
              <w:tcPr>
                <w:tcW w:w="2618" w:type="dxa"/>
                <w:gridSpan w:val="3"/>
                <w:tcBorders>
                  <w:top w:val="single" w:color="auto" w:sz="4" w:space="0"/>
                  <w:left w:val="single" w:color="auto" w:sz="4" w:space="0"/>
                  <w:bottom w:val="single" w:color="auto" w:sz="4" w:space="0"/>
                  <w:right w:val="single" w:color="auto" w:sz="4" w:space="0"/>
                </w:tcBorders>
                <w:vAlign w:val="center"/>
              </w:tcPr>
            </w:tcPrChange>
          </w:tcPr>
          <w:p w:rsidRPr="00302F0C" w:rsidR="0064295B" w:rsidP="0064295B" w:rsidRDefault="0064295B" w14:paraId="6B6E605B" w14:textId="221E2C92">
            <w:pPr>
              <w:spacing w:after="0" w:line="240" w:lineRule="auto"/>
              <w:rPr>
                <w:ins w:author="Akshay Raveendran" w:date="2025-07-17T15:07:00Z" w16du:dateUtc="2025-07-17T11:07:00Z" w:id="1565"/>
                <w:rFonts w:ascii="Arial" w:hAnsi="Arial" w:eastAsia="Times New Roman" w:cs="Arial"/>
                <w:color w:val="FF0000"/>
                <w:sz w:val="22"/>
                <w:szCs w:val="22"/>
                <w:lang w:eastAsia="en-GB"/>
              </w:rPr>
            </w:pPr>
            <w:ins w:author="Akshay Raveendran" w:date="2025-07-17T15:07:00Z" w16du:dateUtc="2025-07-17T11:07:00Z" w:id="1566">
              <w:r w:rsidRPr="00302F0C">
                <w:rPr>
                  <w:rFonts w:ascii="Arial" w:hAnsi="Arial" w:eastAsia="Times New Roman" w:cs="Arial"/>
                  <w:color w:val="000000" w:themeColor="text1"/>
                  <w:sz w:val="22"/>
                  <w:szCs w:val="22"/>
                  <w:lang w:eastAsia="en-GB"/>
                </w:rPr>
                <w:t>Business</w:t>
              </w:r>
            </w:ins>
          </w:p>
        </w:tc>
        <w:tc>
          <w:tcPr>
            <w:tcW w:w="2500" w:type="dxa"/>
            <w:gridSpan w:val="2"/>
            <w:tcBorders>
              <w:top w:val="single" w:color="auto" w:sz="4" w:space="0"/>
              <w:left w:val="nil"/>
              <w:bottom w:val="single" w:color="auto" w:sz="4" w:space="0"/>
              <w:right w:val="single" w:color="auto" w:sz="4" w:space="0"/>
            </w:tcBorders>
            <w:tcMar/>
            <w:vAlign w:val="center"/>
            <w:tcPrChange w:author="Akshay Raveendran" w:date="2025-07-22T10:12:00Z" w16du:dateUtc="2025-07-22T06:12:00Z" w:id="1567">
              <w:tcPr>
                <w:tcW w:w="2500" w:type="dxa"/>
                <w:gridSpan w:val="7"/>
                <w:tcBorders>
                  <w:top w:val="single" w:color="auto" w:sz="4" w:space="0"/>
                  <w:left w:val="nil"/>
                  <w:bottom w:val="single" w:color="auto" w:sz="4" w:space="0"/>
                  <w:right w:val="single" w:color="auto" w:sz="4" w:space="0"/>
                </w:tcBorders>
                <w:vAlign w:val="center"/>
              </w:tcPr>
            </w:tcPrChange>
          </w:tcPr>
          <w:p w:rsidRPr="00302F0C" w:rsidR="0064295B" w:rsidP="0064295B" w:rsidRDefault="00604C62" w14:paraId="0473648B" w14:textId="4EF8813E">
            <w:pPr>
              <w:spacing w:after="0" w:line="240" w:lineRule="auto"/>
              <w:rPr>
                <w:ins w:author="Akshay Raveendran" w:date="2025-07-17T15:07:00Z" w16du:dateUtc="2025-07-17T11:07:00Z" w:id="1568"/>
                <w:rFonts w:ascii="Arial" w:hAnsi="Arial" w:eastAsia="Times New Roman" w:cs="Arial"/>
                <w:color w:val="000000"/>
                <w:sz w:val="22"/>
                <w:szCs w:val="22"/>
                <w:lang w:eastAsia="en-GB"/>
              </w:rPr>
            </w:pPr>
            <w:ins w:author="Akshay Raveendran" w:date="2025-07-17T15:08:00Z" w16du:dateUtc="2025-07-17T11:08:00Z" w:id="1569">
              <w:r w:rsidRPr="00302F0C">
                <w:rPr>
                  <w:rFonts w:ascii="Arial" w:hAnsi="Arial" w:eastAsia="Times New Roman" w:cs="Arial"/>
                  <w:color w:val="000000"/>
                  <w:sz w:val="22"/>
                  <w:szCs w:val="22"/>
                  <w:lang w:eastAsia="en-GB"/>
                </w:rPr>
                <w:t>Auto populate from DRF form</w:t>
              </w:r>
            </w:ins>
          </w:p>
        </w:tc>
        <w:tc>
          <w:tcPr>
            <w:tcW w:w="4386" w:type="dxa"/>
            <w:gridSpan w:val="2"/>
            <w:tcBorders>
              <w:top w:val="single" w:color="auto" w:sz="4" w:space="0"/>
              <w:left w:val="nil"/>
              <w:bottom w:val="single" w:color="auto" w:sz="4" w:space="0"/>
              <w:right w:val="single" w:color="auto" w:sz="4" w:space="0"/>
            </w:tcBorders>
            <w:tcMar/>
            <w:vAlign w:val="center"/>
            <w:tcPrChange w:author="Akshay Raveendran" w:date="2025-07-22T10:12:00Z" w16du:dateUtc="2025-07-22T06:12:00Z" w:id="1570">
              <w:tcPr>
                <w:tcW w:w="4597" w:type="dxa"/>
                <w:gridSpan w:val="7"/>
                <w:tcBorders>
                  <w:top w:val="single" w:color="auto" w:sz="4" w:space="0"/>
                  <w:left w:val="nil"/>
                  <w:bottom w:val="single" w:color="auto" w:sz="4" w:space="0"/>
                  <w:right w:val="single" w:color="auto" w:sz="4" w:space="0"/>
                </w:tcBorders>
                <w:vAlign w:val="center"/>
              </w:tcPr>
            </w:tcPrChange>
          </w:tcPr>
          <w:p w:rsidRPr="00302F0C" w:rsidR="0064295B" w:rsidP="0064295B" w:rsidRDefault="0064295B" w14:paraId="59E4E81C" w14:textId="0D4A3C42">
            <w:pPr>
              <w:spacing w:after="0" w:line="240" w:lineRule="auto"/>
              <w:rPr>
                <w:ins w:author="Akshay Raveendran" w:date="2025-07-17T15:07:00Z" w16du:dateUtc="2025-07-17T11:07:00Z" w:id="1571"/>
                <w:rFonts w:ascii="Arial" w:hAnsi="Arial" w:eastAsia="Times New Roman" w:cs="Arial"/>
                <w:color w:val="000000"/>
                <w:sz w:val="22"/>
                <w:szCs w:val="22"/>
                <w:lang w:eastAsia="en-GB"/>
              </w:rPr>
            </w:pPr>
          </w:p>
        </w:tc>
      </w:tr>
      <w:tr w:rsidRPr="00302F0C" w:rsidR="0064295B" w:rsidTr="3B7D4E62" w14:paraId="7281D1E4" w14:textId="77777777">
        <w:trPr>
          <w:trHeight w:val="290"/>
          <w:trPrChange w:author="Akshay Raveendran" w:date="2025-07-22T10:12:00Z" w16du:dateUtc="2025-07-22T06:12:00Z" w:id="1573">
            <w:trPr>
              <w:gridBefore w:val="3"/>
              <w:wBefore w:w="113" w:type="dxa"/>
              <w:trHeight w:val="290"/>
            </w:trPr>
          </w:trPrChange>
          <w:ins w:author="Akshay Raveendran" w:date="2025-07-17T15:07:00Z" w:id="2092101259"/>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574">
              <w:tcPr>
                <w:tcW w:w="2618"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64295B" w:rsidP="0064295B" w:rsidRDefault="00BD0F8E" w14:paraId="77B62312" w14:textId="15F07D81">
            <w:pPr>
              <w:spacing w:after="0" w:line="240" w:lineRule="auto"/>
              <w:rPr>
                <w:ins w:author="Akshay Raveendran" w:date="2025-07-17T15:07:00Z" w16du:dateUtc="2025-07-17T11:07:00Z" w:id="1575"/>
                <w:rFonts w:ascii="Arial" w:hAnsi="Arial" w:cs="Arial"/>
                <w:color w:val="FF0000"/>
                <w:sz w:val="22"/>
                <w:szCs w:val="22"/>
                <w:lang w:eastAsia="en-GB"/>
              </w:rPr>
            </w:pPr>
            <w:ins w:author="Akshay Raveendran" w:date="2025-07-17T15:10:00Z" w16du:dateUtc="2025-07-17T11:10:00Z" w:id="1576">
              <w:r w:rsidRPr="00302F0C">
                <w:rPr>
                  <w:rFonts w:ascii="Arial" w:hAnsi="Arial" w:cs="Arial"/>
                  <w:color w:val="000000" w:themeColor="text1"/>
                  <w:sz w:val="22"/>
                  <w:szCs w:val="22"/>
                </w:rPr>
                <w:t>No. of Vendor Bids Received</w:t>
              </w:r>
            </w:ins>
            <w:commentRangeStart w:id="1577"/>
            <w:commentRangeEnd w:id="1577"/>
            <w:r w:rsidRPr="00302F0C">
              <w:rPr>
                <w:rStyle w:val="CommentReference"/>
                <w:rFonts w:ascii="Arial" w:hAnsi="Arial" w:cs="Arial"/>
              </w:rPr>
              <w:commentReference w:id="1577"/>
            </w:r>
            <w:commentRangeStart w:id="1578"/>
            <w:commentRangeEnd w:id="1578"/>
            <w:r w:rsidRPr="00302F0C">
              <w:rPr>
                <w:rStyle w:val="CommentReference"/>
                <w:rFonts w:ascii="Arial" w:hAnsi="Arial" w:cs="Arial"/>
              </w:rPr>
              <w:commentReference w:id="1578"/>
            </w:r>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579">
              <w:tcPr>
                <w:tcW w:w="2500" w:type="dxa"/>
                <w:gridSpan w:val="7"/>
                <w:tcBorders>
                  <w:top w:val="single" w:color="auto" w:sz="4" w:space="0"/>
                  <w:left w:val="nil"/>
                  <w:bottom w:val="single" w:color="auto" w:sz="4" w:space="0"/>
                  <w:right w:val="single" w:color="auto" w:sz="4" w:space="0"/>
                </w:tcBorders>
                <w:vAlign w:val="bottom"/>
              </w:tcPr>
            </w:tcPrChange>
          </w:tcPr>
          <w:p w:rsidRPr="00302F0C" w:rsidR="0064295B" w:rsidP="0064295B" w:rsidRDefault="00BD0F8E" w14:paraId="216C51B1" w14:textId="454642E4">
            <w:pPr>
              <w:spacing w:after="0" w:line="240" w:lineRule="auto"/>
              <w:rPr>
                <w:ins w:author="Akshay Raveendran" w:date="2025-07-17T15:07:00Z" w16du:dateUtc="2025-07-17T11:07:00Z" w:id="1580"/>
                <w:rFonts w:ascii="Arial" w:hAnsi="Arial" w:eastAsia="Times New Roman" w:cs="Arial"/>
                <w:color w:val="000000"/>
                <w:sz w:val="22"/>
                <w:szCs w:val="22"/>
                <w:lang w:eastAsia="en-GB"/>
              </w:rPr>
            </w:pPr>
            <w:ins w:author="Akshay Raveendran" w:date="2025-07-17T15:10:00Z" w16du:dateUtc="2025-07-17T11:10:00Z" w:id="1581">
              <w:r w:rsidRPr="00302F0C">
                <w:rPr>
                  <w:rFonts w:ascii="Arial" w:hAnsi="Arial" w:eastAsia="Times New Roman" w:cs="Arial"/>
                  <w:color w:val="000000"/>
                  <w:sz w:val="22"/>
                  <w:szCs w:val="22"/>
                  <w:lang w:eastAsia="en-GB"/>
                </w:rPr>
                <w:t>Auto</w:t>
              </w:r>
            </w:ins>
            <w:ins w:author="Akshay Raveendran" w:date="2025-07-21T10:24:00Z" w16du:dateUtc="2025-07-21T06:24:00Z" w:id="1582">
              <w:r w:rsidRPr="00302F0C" w:rsidR="00763D40">
                <w:rPr>
                  <w:rFonts w:ascii="Arial" w:hAnsi="Arial" w:eastAsia="Times New Roman" w:cs="Arial"/>
                  <w:color w:val="000000"/>
                  <w:sz w:val="22"/>
                  <w:szCs w:val="22"/>
                  <w:lang w:eastAsia="en-GB"/>
                </w:rPr>
                <w:t xml:space="preserve"> </w:t>
              </w:r>
            </w:ins>
            <w:ins w:author="Akshay Raveendran" w:date="2025-07-17T15:10:00Z" w16du:dateUtc="2025-07-17T11:10:00Z" w:id="1583">
              <w:r w:rsidRPr="00302F0C">
                <w:rPr>
                  <w:rFonts w:ascii="Arial" w:hAnsi="Arial" w:eastAsia="Times New Roman" w:cs="Arial"/>
                  <w:color w:val="000000"/>
                  <w:sz w:val="22"/>
                  <w:szCs w:val="22"/>
                  <w:lang w:eastAsia="en-GB"/>
                </w:rPr>
                <w:t>populate from stage 1</w:t>
              </w:r>
            </w:ins>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584">
              <w:tcPr>
                <w:tcW w:w="4597" w:type="dxa"/>
                <w:gridSpan w:val="7"/>
                <w:tcBorders>
                  <w:top w:val="single" w:color="auto" w:sz="4" w:space="0"/>
                  <w:left w:val="nil"/>
                  <w:bottom w:val="single" w:color="auto" w:sz="4" w:space="0"/>
                  <w:right w:val="single" w:color="auto" w:sz="4" w:space="0"/>
                </w:tcBorders>
                <w:vAlign w:val="bottom"/>
              </w:tcPr>
            </w:tcPrChange>
          </w:tcPr>
          <w:p w:rsidRPr="00302F0C" w:rsidR="0064295B" w:rsidP="0064295B" w:rsidRDefault="0064295B" w14:paraId="5386B95C" w14:textId="77777777">
            <w:pPr>
              <w:spacing w:after="0" w:line="240" w:lineRule="auto"/>
              <w:rPr>
                <w:ins w:author="Akshay Raveendran" w:date="2025-07-17T15:07:00Z" w16du:dateUtc="2025-07-17T11:07:00Z" w:id="1585"/>
                <w:rStyle w:val="CommentReference"/>
                <w:rFonts w:ascii="Arial" w:hAnsi="Arial" w:eastAsia="Times New Roman" w:cs="Arial"/>
                <w:color w:val="000000"/>
                <w:sz w:val="22"/>
                <w:szCs w:val="22"/>
                <w:lang w:eastAsia="en-GB"/>
              </w:rPr>
            </w:pPr>
          </w:p>
        </w:tc>
      </w:tr>
      <w:tr w:rsidRPr="00302F0C" w:rsidR="00B13309" w:rsidTr="3B7D4E62" w14:paraId="5E4BB9D3" w14:textId="77777777">
        <w:tblPrEx>
          <w:tblPrExChange w:author="Akshay Raveendran" w:date="2025-07-22T10:12:00Z" w16du:dateUtc="2025-07-22T06:12:00Z" w:id="1586">
            <w:tblPrEx>
              <w:tblW w:w="9720" w:type="dxa"/>
              <w:tblInd w:w="-5" w:type="dxa"/>
            </w:tblPrEx>
          </w:tblPrExChange>
        </w:tblPrEx>
        <w:trPr>
          <w:trHeight w:val="290"/>
          <w:trPrChange w:author="Akshay Raveendran" w:date="2025-07-22T10:12:00Z" w16du:dateUtc="2025-07-22T06:12:00Z" w:id="1588">
            <w:trPr>
              <w:gridBefore w:val="2"/>
              <w:trHeight w:val="290"/>
            </w:trPr>
          </w:trPrChange>
          <w:ins w:author="Akshay Raveendran" w:date="2025-07-17T15:12:00Z" w:id="319471625"/>
        </w:trPr>
        <w:tc>
          <w:tcPr>
            <w:tcW w:w="2834" w:type="dxa"/>
            <w:tcBorders>
              <w:top w:val="single" w:color="auto" w:sz="4" w:space="0"/>
              <w:left w:val="single" w:color="auto" w:sz="4" w:space="0"/>
              <w:bottom w:val="single" w:color="auto" w:sz="4" w:space="0"/>
              <w:right w:val="single" w:color="auto" w:sz="4" w:space="0"/>
            </w:tcBorders>
            <w:tcMar/>
            <w:vAlign w:val="bottom"/>
            <w:tcPrChange w:author="Akshay Raveendran" w:date="2025-07-22T10:12:00Z" w16du:dateUtc="2025-07-22T06:12:00Z" w:id="1589">
              <w:tcPr>
                <w:tcW w:w="2618"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B13309" w:rsidRDefault="00B13309" w14:paraId="42E9562F" w14:textId="77777777">
            <w:pPr>
              <w:spacing w:after="0" w:line="240" w:lineRule="auto"/>
              <w:rPr>
                <w:ins w:author="Akshay Raveendran" w:date="2025-07-17T15:12:00Z" w16du:dateUtc="2025-07-17T11:12:00Z" w:id="1590"/>
                <w:rFonts w:ascii="Arial" w:hAnsi="Arial" w:cs="Arial"/>
                <w:color w:val="000000"/>
                <w:sz w:val="22"/>
                <w:szCs w:val="22"/>
              </w:rPr>
            </w:pPr>
            <w:ins w:author="Akshay Raveendran" w:date="2025-07-17T15:12:00Z" w16du:dateUtc="2025-07-17T11:12:00Z" w:id="1591">
              <w:r w:rsidRPr="00302F0C">
                <w:rPr>
                  <w:rFonts w:ascii="Arial" w:hAnsi="Arial" w:cs="Arial"/>
                  <w:color w:val="000000"/>
                  <w:sz w:val="22"/>
                  <w:szCs w:val="22"/>
                </w:rPr>
                <w:t>Cost Comparison Table*</w:t>
              </w:r>
            </w:ins>
          </w:p>
        </w:tc>
        <w:tc>
          <w:tcPr>
            <w:tcW w:w="2500"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592">
              <w:tcPr>
                <w:tcW w:w="2500" w:type="dxa"/>
                <w:gridSpan w:val="7"/>
                <w:tcBorders>
                  <w:top w:val="single" w:color="auto" w:sz="4" w:space="0"/>
                  <w:left w:val="nil"/>
                  <w:bottom w:val="single" w:color="auto" w:sz="4" w:space="0"/>
                  <w:right w:val="single" w:color="auto" w:sz="4" w:space="0"/>
                </w:tcBorders>
                <w:vAlign w:val="bottom"/>
              </w:tcPr>
            </w:tcPrChange>
          </w:tcPr>
          <w:p w:rsidRPr="00302F0C" w:rsidR="00B13309" w:rsidRDefault="00B13309" w14:paraId="0C9C1042" w14:textId="73DAC7AE">
            <w:pPr>
              <w:spacing w:after="0" w:line="240" w:lineRule="auto"/>
              <w:rPr>
                <w:ins w:author="Akshay Raveendran" w:date="2025-07-17T15:12:00Z" w16du:dateUtc="2025-07-17T11:12:00Z" w:id="1593"/>
                <w:rFonts w:ascii="Arial" w:hAnsi="Arial" w:eastAsia="Times New Roman" w:cs="Arial"/>
                <w:color w:val="000000"/>
                <w:sz w:val="22"/>
                <w:szCs w:val="22"/>
                <w:lang w:eastAsia="en-GB"/>
              </w:rPr>
            </w:pPr>
            <w:ins w:author="Akshay Raveendran" w:date="2025-07-17T15:12:00Z" w16du:dateUtc="2025-07-17T11:12:00Z" w:id="1594">
              <w:r w:rsidRPr="00302F0C">
                <w:rPr>
                  <w:rFonts w:ascii="Arial" w:hAnsi="Arial" w:eastAsia="Times New Roman" w:cs="Arial"/>
                  <w:color w:val="000000"/>
                  <w:sz w:val="22"/>
                  <w:szCs w:val="22"/>
                  <w:lang w:eastAsia="en-GB"/>
                </w:rPr>
                <w:t>(Dynamic Grid Table) Option to add vendor</w:t>
              </w:r>
            </w:ins>
            <w:ins w:author="Akshay Raveendran" w:date="2025-07-17T15:13:00Z" w16du:dateUtc="2025-07-17T11:13:00Z" w:id="1595">
              <w:r w:rsidRPr="00302F0C" w:rsidR="00E718A5">
                <w:rPr>
                  <w:rFonts w:ascii="Arial" w:hAnsi="Arial" w:eastAsia="Times New Roman" w:cs="Arial"/>
                  <w:color w:val="000000"/>
                  <w:sz w:val="22"/>
                  <w:szCs w:val="22"/>
                  <w:lang w:eastAsia="en-GB"/>
                </w:rPr>
                <w:t xml:space="preserve"> details</w:t>
              </w:r>
            </w:ins>
            <w:ins w:author="Akshay Raveendran" w:date="2025-07-17T15:12:00Z" w16du:dateUtc="2025-07-17T11:12:00Z" w:id="1596">
              <w:r w:rsidRPr="00302F0C">
                <w:rPr>
                  <w:rFonts w:ascii="Arial" w:hAnsi="Arial" w:eastAsia="Times New Roman" w:cs="Arial"/>
                  <w:color w:val="000000"/>
                  <w:sz w:val="22"/>
                  <w:szCs w:val="22"/>
                  <w:lang w:eastAsia="en-GB"/>
                </w:rPr>
                <w:t xml:space="preserve"> as columns and items as rows</w:t>
              </w:r>
            </w:ins>
          </w:p>
        </w:tc>
        <w:tc>
          <w:tcPr>
            <w:tcW w:w="4386" w:type="dxa"/>
            <w:gridSpan w:val="2"/>
            <w:tcBorders>
              <w:top w:val="single" w:color="auto" w:sz="4" w:space="0"/>
              <w:left w:val="nil"/>
              <w:bottom w:val="single" w:color="auto" w:sz="4" w:space="0"/>
              <w:right w:val="single" w:color="auto" w:sz="4" w:space="0"/>
            </w:tcBorders>
            <w:tcMar/>
            <w:vAlign w:val="bottom"/>
            <w:tcPrChange w:author="Akshay Raveendran" w:date="2025-07-22T10:12:00Z" w16du:dateUtc="2025-07-22T06:12:00Z" w:id="1597">
              <w:tcPr>
                <w:tcW w:w="4597" w:type="dxa"/>
                <w:gridSpan w:val="8"/>
                <w:tcBorders>
                  <w:top w:val="single" w:color="auto" w:sz="4" w:space="0"/>
                  <w:left w:val="nil"/>
                  <w:bottom w:val="single" w:color="auto" w:sz="4" w:space="0"/>
                  <w:right w:val="single" w:color="auto" w:sz="4" w:space="0"/>
                </w:tcBorders>
                <w:vAlign w:val="bottom"/>
              </w:tcPr>
            </w:tcPrChange>
          </w:tcPr>
          <w:p w:rsidRPr="00302F0C" w:rsidR="005017F9" w:rsidRDefault="005017F9" w14:paraId="4FEB267F" w14:textId="3497C8F4">
            <w:pPr>
              <w:spacing w:after="0" w:line="240" w:lineRule="auto"/>
              <w:rPr>
                <w:ins w:author="Akshay Raveendran" w:date="2025-07-22T11:04:00Z" w16du:dateUtc="2025-07-22T07:04:00Z" w:id="1598"/>
                <w:rFonts w:ascii="Arial" w:hAnsi="Arial" w:eastAsia="Times New Roman" w:cs="Arial"/>
                <w:color w:val="000000"/>
                <w:sz w:val="22"/>
                <w:szCs w:val="22"/>
                <w:lang w:eastAsia="en-GB"/>
              </w:rPr>
            </w:pPr>
          </w:p>
          <w:p w:rsidRPr="00302F0C" w:rsidR="00B13309" w:rsidRDefault="000627D0" w14:paraId="1CA88A92" w14:textId="77777777">
            <w:pPr>
              <w:spacing w:after="0" w:line="240" w:lineRule="auto"/>
              <w:rPr>
                <w:rFonts w:ascii="Arial" w:hAnsi="Arial" w:eastAsia="Times New Roman" w:cs="Arial"/>
                <w:color w:val="000000"/>
                <w:sz w:val="22"/>
                <w:szCs w:val="22"/>
                <w:lang w:eastAsia="en-GB"/>
              </w:rPr>
            </w:pPr>
            <w:ins w:author="Akshay Raveendran" w:date="2025-07-22T11:04:00Z" w16du:dateUtc="2025-07-22T07:04:00Z" w:id="1599">
              <w:r w:rsidRPr="00302F0C">
                <w:rPr>
                  <w:rFonts w:ascii="Arial" w:hAnsi="Arial" w:eastAsia="Times New Roman" w:cs="Arial"/>
                  <w:color w:val="000000"/>
                  <w:sz w:val="22"/>
                  <w:szCs w:val="22"/>
                  <w:lang w:eastAsia="en-GB"/>
                </w:rPr>
                <w:t xml:space="preserve">Sample </w:t>
              </w:r>
              <w:r w:rsidRPr="00302F0C" w:rsidR="005017F9">
                <w:rPr>
                  <w:rFonts w:ascii="Arial" w:hAnsi="Arial" w:eastAsia="Times New Roman" w:cs="Arial"/>
                  <w:color w:val="000000"/>
                  <w:sz w:val="22"/>
                  <w:szCs w:val="22"/>
                  <w:lang w:eastAsia="en-GB"/>
                </w:rPr>
                <w:t>output of Cost Comparison Generated</w:t>
              </w:r>
            </w:ins>
          </w:p>
          <w:p w:rsidRPr="00302F0C" w:rsidR="00B370C4" w:rsidRDefault="00261A99" w14:paraId="5A287CE1" w14:textId="31C67A1C">
            <w:pPr>
              <w:spacing w:after="0" w:line="240" w:lineRule="auto"/>
              <w:rPr>
                <w:ins w:author="Akshay Raveendran" w:date="2025-07-17T15:12:00Z" w16du:dateUtc="2025-07-17T11:12:00Z" w:id="429455886"/>
                <w:rFonts w:ascii="Arial" w:hAnsi="Arial" w:eastAsia="Times New Roman" w:cs="Arial"/>
                <w:color w:val="000000"/>
                <w:sz w:val="22"/>
                <w:szCs w:val="22"/>
                <w:lang w:eastAsia="en-GB"/>
              </w:rPr>
            </w:pPr>
            <w:r w:rsidRPr="00302F0C" w:rsidR="00261A99">
              <w:rPr>
                <w:rFonts w:ascii="Arial" w:hAnsi="Arial" w:eastAsia="Times New Roman" w:cs="Arial"/>
                <w:color w:val="000000"/>
                <w:sz w:val="22"/>
                <w:szCs w:val="22"/>
                <w:lang w:eastAsia="en-GB"/>
              </w:rPr>
              <w:t>Reference table</w:t>
            </w:r>
            <w:r w:rsidRPr="00302F0C" w:rsidR="00CB21DB">
              <w:rPr>
                <w:rFonts w:ascii="Arial" w:hAnsi="Arial" w:eastAsia="Times New Roman" w:cs="Arial"/>
                <w:color w:val="000000"/>
                <w:sz w:val="22"/>
                <w:szCs w:val="22"/>
                <w:lang w:eastAsia="en-GB"/>
              </w:rPr>
              <w:t xml:space="preserve"> for design</w:t>
            </w:r>
            <w:r w:rsidRPr="00302F0C" w:rsidR="00261A99">
              <w:rPr>
                <w:rFonts w:ascii="Arial" w:hAnsi="Arial" w:eastAsia="Times New Roman" w:cs="Arial"/>
                <w:color w:val="000000"/>
                <w:sz w:val="22"/>
                <w:szCs w:val="22"/>
                <w:lang w:eastAsia="en-GB"/>
              </w:rPr>
              <w:t xml:space="preserve"> - </w:t>
            </w:r>
            <w:bookmarkStart w:name="_MON_1814947891" w:id="1601"/>
            <w:bookmarkEnd w:id="1601"/>
            <w:r w:rsidRPr="00302F0C" w:rsidR="00B64DD1">
              <w:rPr>
                <w:rFonts w:ascii="Arial" w:hAnsi="Arial" w:eastAsia="Times New Roman" w:cs="Arial"/>
                <w:color w:val="000000"/>
                <w:sz w:val="22"/>
                <w:szCs w:val="22"/>
                <w:lang w:eastAsia="en-GB"/>
              </w:rPr>
              <w:object w:dxaOrig="1504" w:dyaOrig="981" w14:anchorId="463204DF">
                <v:shape id="_x0000_i1028" style="width:75pt;height:48.75pt" o:ole="" type="#_x0000_t75">
                  <v:imagedata o:title="" r:id="rId22"/>
                </v:shape>
                <o:OLEObject Type="Embed" ProgID="Excel.Sheet.12" ShapeID="_x0000_i1028" DrawAspect="Icon" ObjectID="_1815513440" r:id="rId23"/>
              </w:object>
            </w:r>
          </w:p>
        </w:tc>
      </w:tr>
      <w:tr w:rsidRPr="00302F0C" w:rsidR="00B13309" w:rsidTr="3B7D4E62" w14:paraId="0DA77ADC" w14:textId="77777777">
        <w:trPr>
          <w:trHeight w:val="290"/>
          <w:trPrChange w:author="Akshay Raveendran" w:date="2025-07-17T15:12:00Z" w16du:dateUtc="2025-07-17T11:12:00Z" w:id="1603">
            <w:trPr>
              <w:gridBefore w:val="1"/>
              <w:gridAfter w:val="0"/>
              <w:wAfter w:w="270" w:type="dxa"/>
              <w:trHeight w:val="290"/>
            </w:trPr>
          </w:trPrChange>
          <w:ins w:author="Akshay Raveendran" w:date="2025-07-17T15:12:00Z" w:id="1117142906"/>
        </w:trPr>
        <w:tc>
          <w:tcPr>
            <w:tcW w:w="9720" w:type="dxa"/>
            <w:gridSpan w:val="5"/>
            <w:tcBorders>
              <w:top w:val="nil"/>
              <w:left w:val="single" w:color="auto" w:sz="8" w:space="0"/>
              <w:bottom w:val="single" w:color="auto" w:sz="4" w:space="0"/>
              <w:right w:val="single" w:color="000000" w:themeColor="text1" w:sz="8" w:space="0"/>
            </w:tcBorders>
            <w:tcMar/>
            <w:vAlign w:val="bottom"/>
            <w:hideMark/>
            <w:tcPrChange w:author="Akshay Raveendran" w:date="2025-07-17T15:12:00Z" w16du:dateUtc="2025-07-17T11:12:00Z" w:id="1604">
              <w:tcPr>
                <w:tcW w:w="9558" w:type="dxa"/>
                <w:gridSpan w:val="17"/>
                <w:tcBorders>
                  <w:top w:val="nil"/>
                  <w:left w:val="single" w:color="auto" w:sz="8" w:space="0"/>
                  <w:bottom w:val="single" w:color="auto" w:sz="4" w:space="0"/>
                  <w:right w:val="single" w:color="000000" w:sz="8" w:space="0"/>
                </w:tcBorders>
                <w:vAlign w:val="bottom"/>
                <w:hideMark/>
              </w:tcPr>
            </w:tcPrChange>
          </w:tcPr>
          <w:p w:rsidRPr="00302F0C" w:rsidR="00B13309" w:rsidRDefault="00B13309" w14:paraId="1A24B7AF" w14:textId="1241B60E">
            <w:pPr>
              <w:spacing w:after="0" w:line="240" w:lineRule="auto"/>
              <w:jc w:val="center"/>
              <w:rPr>
                <w:ins w:author="Akshay Raveendran" w:date="2025-07-17T15:12:00Z" w16du:dateUtc="2025-07-17T11:12:00Z" w:id="1605"/>
                <w:rFonts w:ascii="Arial" w:hAnsi="Arial" w:eastAsia="Times New Roman" w:cs="Arial"/>
                <w:color w:val="000000"/>
                <w:sz w:val="22"/>
                <w:szCs w:val="22"/>
                <w:lang w:eastAsia="en-GB"/>
              </w:rPr>
            </w:pPr>
            <w:ins w:author="Akshay Raveendran" w:date="2025-07-17T15:12:00Z" w16du:dateUtc="2025-07-17T11:12:00Z" w:id="1606">
              <w:r w:rsidRPr="00302F0C">
                <w:rPr>
                  <w:rFonts w:ascii="Arial" w:hAnsi="Arial" w:eastAsia="Times New Roman" w:cs="Arial"/>
                  <w:color w:val="000000"/>
                  <w:sz w:val="22"/>
                  <w:szCs w:val="22"/>
                  <w:lang w:eastAsia="en-GB"/>
                </w:rPr>
                <w:t xml:space="preserve">SI# | Item | Category |Description | Qty | UOM | Historic Rate | Total Amount | </w:t>
              </w:r>
              <w:r w:rsidRPr="00302F0C">
                <w:rPr>
                  <w:rFonts w:ascii="Arial" w:hAnsi="Arial" w:eastAsia="Times New Roman" w:cs="Arial"/>
                  <w:color w:val="156082"/>
                  <w:sz w:val="22"/>
                  <w:szCs w:val="22"/>
                  <w:lang w:eastAsia="en-GB"/>
                </w:rPr>
                <w:t xml:space="preserve">Vendor </w:t>
              </w:r>
            </w:ins>
            <w:ins w:author="Akshay Raveendran" w:date="2025-07-22T11:10:00Z" w16du:dateUtc="2025-07-22T07:10:00Z" w:id="1607">
              <w:r w:rsidRPr="00302F0C" w:rsidR="003641DF">
                <w:rPr>
                  <w:rFonts w:ascii="Arial" w:hAnsi="Arial" w:eastAsia="Times New Roman" w:cs="Arial"/>
                  <w:color w:val="156082"/>
                  <w:sz w:val="22"/>
                  <w:szCs w:val="22"/>
                  <w:lang w:eastAsia="en-GB"/>
                </w:rPr>
                <w:t xml:space="preserve">Name </w:t>
              </w:r>
            </w:ins>
            <w:ins w:author="Akshay Raveendran" w:date="2025-07-17T15:12:00Z" w16du:dateUtc="2025-07-17T11:12:00Z" w:id="1608">
              <w:r w:rsidRPr="00302F0C">
                <w:rPr>
                  <w:rFonts w:ascii="Arial" w:hAnsi="Arial" w:eastAsia="Times New Roman" w:cs="Arial"/>
                  <w:color w:val="156082"/>
                  <w:sz w:val="22"/>
                  <w:szCs w:val="22"/>
                  <w:lang w:eastAsia="en-GB"/>
                </w:rPr>
                <w:t>1 (</w:t>
              </w:r>
            </w:ins>
            <w:ins w:author="Akshay Raveendran" w:date="2025-07-22T11:13:00Z" w16du:dateUtc="2025-07-22T07:13:00Z" w:id="1609">
              <w:r w:rsidRPr="00302F0C" w:rsidR="00572685">
                <w:rPr>
                  <w:rFonts w:ascii="Arial" w:hAnsi="Arial" w:eastAsia="Times New Roman" w:cs="Arial"/>
                  <w:color w:val="156082"/>
                  <w:sz w:val="22"/>
                  <w:szCs w:val="22"/>
                  <w:lang w:eastAsia="en-GB"/>
                </w:rPr>
                <w:t xml:space="preserve">Initial </w:t>
              </w:r>
            </w:ins>
            <w:ins w:author="Akshay Raveendran" w:date="2025-07-17T15:12:00Z" w16du:dateUtc="2025-07-17T11:12:00Z" w:id="1610">
              <w:r w:rsidRPr="00302F0C">
                <w:rPr>
                  <w:rFonts w:ascii="Arial" w:hAnsi="Arial" w:eastAsia="Times New Roman" w:cs="Arial"/>
                  <w:color w:val="156082"/>
                  <w:sz w:val="22"/>
                  <w:szCs w:val="22"/>
                  <w:lang w:eastAsia="en-GB"/>
                </w:rPr>
                <w:t>Rate</w:t>
              </w:r>
            </w:ins>
            <w:ins w:author="Akshay Raveendran" w:date="2025-07-22T11:13:00Z" w16du:dateUtc="2025-07-22T07:13:00Z" w:id="1611">
              <w:r w:rsidRPr="00302F0C" w:rsidR="00C2610C">
                <w:rPr>
                  <w:rFonts w:ascii="Arial" w:hAnsi="Arial" w:eastAsia="Times New Roman" w:cs="Arial"/>
                  <w:color w:val="156082"/>
                  <w:sz w:val="22"/>
                  <w:szCs w:val="22"/>
                  <w:lang w:eastAsia="en-GB"/>
                </w:rPr>
                <w:t>/bid</w:t>
              </w:r>
            </w:ins>
            <w:ins w:author="Akshay Raveendran" w:date="2025-07-17T15:12:00Z" w16du:dateUtc="2025-07-17T11:12:00Z" w:id="1612">
              <w:r w:rsidRPr="00302F0C">
                <w:rPr>
                  <w:rFonts w:ascii="Arial" w:hAnsi="Arial" w:eastAsia="Times New Roman" w:cs="Arial"/>
                  <w:color w:val="156082"/>
                  <w:sz w:val="22"/>
                  <w:szCs w:val="22"/>
                  <w:lang w:eastAsia="en-GB"/>
                </w:rPr>
                <w:t xml:space="preserve"> | </w:t>
              </w:r>
            </w:ins>
            <w:ins w:author="Akshay Raveendran" w:date="2025-07-22T11:13:00Z" w16du:dateUtc="2025-07-22T07:13:00Z" w:id="1613">
              <w:r w:rsidRPr="00302F0C" w:rsidR="00C2610C">
                <w:rPr>
                  <w:rFonts w:ascii="Arial" w:hAnsi="Arial" w:eastAsia="Times New Roman" w:cs="Arial"/>
                  <w:color w:val="156082"/>
                  <w:sz w:val="22"/>
                  <w:szCs w:val="22"/>
                  <w:lang w:eastAsia="en-GB"/>
                </w:rPr>
                <w:t>Initia</w:t>
              </w:r>
            </w:ins>
            <w:ins w:author="Akshay Raveendran" w:date="2025-07-22T11:14:00Z" w16du:dateUtc="2025-07-22T07:14:00Z" w:id="1614">
              <w:r w:rsidRPr="00302F0C" w:rsidR="00C2610C">
                <w:rPr>
                  <w:rFonts w:ascii="Arial" w:hAnsi="Arial" w:eastAsia="Times New Roman" w:cs="Arial"/>
                  <w:color w:val="156082"/>
                  <w:sz w:val="22"/>
                  <w:szCs w:val="22"/>
                  <w:lang w:eastAsia="en-GB"/>
                </w:rPr>
                <w:t xml:space="preserve">l </w:t>
              </w:r>
            </w:ins>
            <w:ins w:author="Akshay Raveendran" w:date="2025-07-17T15:12:00Z" w16du:dateUtc="2025-07-17T11:12:00Z" w:id="1615">
              <w:r w:rsidRPr="00302F0C">
                <w:rPr>
                  <w:rFonts w:ascii="Arial" w:hAnsi="Arial" w:eastAsia="Times New Roman" w:cs="Arial"/>
                  <w:color w:val="156082"/>
                  <w:sz w:val="22"/>
                  <w:szCs w:val="22"/>
                  <w:lang w:eastAsia="en-GB"/>
                </w:rPr>
                <w:t>Amt</w:t>
              </w:r>
            </w:ins>
            <w:ins w:author="Akshay Raveendran" w:date="2025-07-22T11:14:00Z" w16du:dateUtc="2025-07-22T07:14:00Z" w:id="1616">
              <w:r w:rsidRPr="00302F0C" w:rsidR="00C2610C">
                <w:rPr>
                  <w:rFonts w:ascii="Arial" w:hAnsi="Arial" w:eastAsia="Times New Roman" w:cs="Arial"/>
                  <w:color w:val="156082"/>
                  <w:sz w:val="22"/>
                  <w:szCs w:val="22"/>
                  <w:lang w:eastAsia="en-GB"/>
                </w:rPr>
                <w:t>/bid</w:t>
              </w:r>
            </w:ins>
            <w:ins w:author="Akshay Raveendran" w:date="2025-07-17T15:12:00Z" w16du:dateUtc="2025-07-17T11:12:00Z" w:id="1617">
              <w:r w:rsidRPr="00302F0C">
                <w:rPr>
                  <w:rFonts w:ascii="Arial" w:hAnsi="Arial" w:eastAsia="Times New Roman" w:cs="Arial"/>
                  <w:color w:val="156082"/>
                  <w:sz w:val="22"/>
                  <w:szCs w:val="22"/>
                  <w:lang w:eastAsia="en-GB"/>
                </w:rPr>
                <w:t xml:space="preserve"> | Disc Amt| Amt after Disc</w:t>
              </w:r>
            </w:ins>
            <w:ins w:author="Akshay Raveendran" w:date="2025-07-22T11:14:00Z" w16du:dateUtc="2025-07-22T07:14:00Z" w:id="1618">
              <w:r w:rsidRPr="00302F0C" w:rsidR="00C2610C">
                <w:rPr>
                  <w:rFonts w:ascii="Arial" w:hAnsi="Arial" w:eastAsia="Times New Roman" w:cs="Arial"/>
                  <w:color w:val="156082"/>
                  <w:sz w:val="22"/>
                  <w:szCs w:val="22"/>
                  <w:lang w:eastAsia="en-GB"/>
                </w:rPr>
                <w:t>/</w:t>
              </w:r>
              <w:r w:rsidRPr="00302F0C" w:rsidR="00825DF5">
                <w:rPr>
                  <w:rFonts w:ascii="Arial" w:hAnsi="Arial" w:eastAsia="Times New Roman" w:cs="Arial"/>
                  <w:color w:val="156082"/>
                  <w:sz w:val="22"/>
                  <w:szCs w:val="22"/>
                  <w:lang w:eastAsia="en-GB"/>
                </w:rPr>
                <w:t>Negotiation</w:t>
              </w:r>
            </w:ins>
            <w:ins w:author="Akshay Raveendran" w:date="2025-07-17T15:12:00Z" w16du:dateUtc="2025-07-17T11:12:00Z" w:id="1619">
              <w:r w:rsidRPr="00302F0C">
                <w:rPr>
                  <w:rFonts w:ascii="Arial" w:hAnsi="Arial" w:eastAsia="Times New Roman" w:cs="Arial"/>
                  <w:color w:val="156082"/>
                  <w:sz w:val="22"/>
                  <w:szCs w:val="22"/>
                  <w:lang w:eastAsia="en-GB"/>
                </w:rPr>
                <w:t xml:space="preserve"> | </w:t>
              </w:r>
            </w:ins>
            <w:ins w:author="Akshay Raveendran" w:date="2025-07-22T11:15:00Z" w16du:dateUtc="2025-07-22T07:15:00Z" w:id="1620">
              <w:r w:rsidRPr="00302F0C" w:rsidR="00E167D7">
                <w:rPr>
                  <w:rFonts w:ascii="Arial" w:hAnsi="Arial" w:eastAsia="Times New Roman" w:cs="Arial"/>
                  <w:color w:val="156082"/>
                  <w:sz w:val="22"/>
                  <w:szCs w:val="22"/>
                  <w:lang w:eastAsia="en-GB"/>
                </w:rPr>
                <w:t>Rate after E-auction| Amou</w:t>
              </w:r>
            </w:ins>
            <w:ins w:author="Akshay Raveendran" w:date="2025-07-22T11:17:00Z" w16du:dateUtc="2025-07-22T07:17:00Z" w:id="1621">
              <w:r w:rsidRPr="00302F0C" w:rsidR="00465206">
                <w:rPr>
                  <w:rFonts w:ascii="Arial" w:hAnsi="Arial" w:eastAsia="Times New Roman" w:cs="Arial"/>
                  <w:color w:val="156082"/>
                  <w:sz w:val="22"/>
                  <w:szCs w:val="22"/>
                  <w:lang w:eastAsia="en-GB"/>
                </w:rPr>
                <w:t xml:space="preserve">nt after E-auction| Final rate| Final amount | </w:t>
              </w:r>
            </w:ins>
            <w:ins w:author="Akshay Raveendran" w:date="2025-07-17T15:12:00Z" w16du:dateUtc="2025-07-17T11:12:00Z" w:id="1622">
              <w:r w:rsidRPr="00302F0C">
                <w:rPr>
                  <w:rFonts w:ascii="Arial" w:hAnsi="Arial" w:eastAsia="Times New Roman" w:cs="Arial"/>
                  <w:color w:val="156082"/>
                  <w:sz w:val="22"/>
                  <w:szCs w:val="22"/>
                  <w:lang w:eastAsia="en-GB"/>
                </w:rPr>
                <w:t>Delivery date|</w:t>
              </w:r>
            </w:ins>
            <w:ins w:author="Akshay Raveendran" w:date="2025-07-17T15:13:00Z" w16du:dateUtc="2025-07-17T11:13:00Z" w:id="1623">
              <w:r w:rsidRPr="00302F0C" w:rsidR="00E718A5">
                <w:rPr>
                  <w:rFonts w:ascii="Arial" w:hAnsi="Arial" w:eastAsia="Times New Roman" w:cs="Arial"/>
                  <w:color w:val="156082"/>
                  <w:sz w:val="22"/>
                  <w:szCs w:val="22"/>
                  <w:lang w:eastAsia="en-GB"/>
                </w:rPr>
                <w:t xml:space="preserve"> Quote attachment</w:t>
              </w:r>
            </w:ins>
          </w:p>
        </w:tc>
      </w:tr>
      <w:tr w:rsidRPr="00302F0C" w:rsidR="00EB3DAC" w:rsidTr="3B7D4E62" w14:paraId="24A7C7CF" w14:textId="77777777">
        <w:tblPrEx>
          <w:tblPrExChange w:author="Akshay Raveendran" w:date="2025-07-22T11:07:00Z" w16du:dateUtc="2025-07-22T07:07:00Z" w:id="1624">
            <w:tblPrEx>
              <w:tblW w:w="9720" w:type="dxa"/>
              <w:tblInd w:w="-5" w:type="dxa"/>
            </w:tblPrEx>
          </w:tblPrExChange>
        </w:tblPrEx>
        <w:trPr>
          <w:trHeight w:val="290"/>
          <w:trPrChange w:author="Akshay Raveendran" w:date="2025-07-22T11:07:00Z" w16du:dateUtc="2025-07-22T07:07:00Z" w:id="1626">
            <w:trPr>
              <w:gridBefore w:val="2"/>
              <w:trHeight w:val="290"/>
            </w:trPr>
          </w:trPrChange>
          <w:ins w:author="Akshay Raveendran" w:date="2025-07-17T15:12:00Z" w:id="1989068956"/>
        </w:trPr>
        <w:tc>
          <w:tcPr>
            <w:tcW w:w="2921" w:type="dxa"/>
            <w:gridSpan w:val="2"/>
            <w:tcBorders>
              <w:top w:val="nil"/>
              <w:left w:val="single" w:color="auto" w:sz="8" w:space="0"/>
              <w:bottom w:val="single" w:color="auto" w:sz="4" w:space="0"/>
              <w:right w:val="single" w:color="auto" w:sz="4" w:space="0"/>
            </w:tcBorders>
            <w:tcMar/>
            <w:vAlign w:val="bottom"/>
            <w:hideMark/>
            <w:tcPrChange w:author="Akshay Raveendran" w:date="2025-07-22T11:07:00Z" w16du:dateUtc="2025-07-22T07:07:00Z" w:id="1627">
              <w:tcPr>
                <w:tcW w:w="2921" w:type="dxa"/>
                <w:gridSpan w:val="8"/>
                <w:tcBorders>
                  <w:top w:val="nil"/>
                  <w:left w:val="single" w:color="auto" w:sz="8" w:space="0"/>
                  <w:bottom w:val="nil"/>
                  <w:right w:val="single" w:color="auto" w:sz="4" w:space="0"/>
                </w:tcBorders>
                <w:vAlign w:val="bottom"/>
                <w:hideMark/>
              </w:tcPr>
            </w:tcPrChange>
          </w:tcPr>
          <w:p w:rsidRPr="00302F0C" w:rsidR="00B13309" w:rsidRDefault="00B13309" w14:paraId="6D210BEE" w14:textId="77777777">
            <w:pPr>
              <w:spacing w:after="0" w:line="240" w:lineRule="auto"/>
              <w:rPr>
                <w:ins w:author="Akshay Raveendran" w:date="2025-07-17T15:12:00Z" w16du:dateUtc="2025-07-17T11:12:00Z" w:id="1628"/>
                <w:rFonts w:ascii="Arial" w:hAnsi="Arial" w:eastAsia="Times New Roman" w:cs="Arial"/>
                <w:color w:val="156082"/>
                <w:sz w:val="22"/>
                <w:szCs w:val="22"/>
                <w:lang w:eastAsia="en-GB"/>
              </w:rPr>
            </w:pPr>
            <w:ins w:author="Akshay Raveendran" w:date="2025-07-17T15:12:00Z" w16du:dateUtc="2025-07-17T11:12:00Z" w:id="1629">
              <w:r w:rsidRPr="00302F0C">
                <w:rPr>
                  <w:rFonts w:ascii="Arial" w:hAnsi="Arial" w:eastAsia="Times New Roman" w:cs="Arial"/>
                  <w:color w:val="156082"/>
                  <w:sz w:val="22"/>
                  <w:szCs w:val="22"/>
                  <w:lang w:eastAsia="en-GB"/>
                </w:rPr>
                <w:t>Item 1</w:t>
              </w:r>
            </w:ins>
          </w:p>
        </w:tc>
        <w:tc>
          <w:tcPr>
            <w:tcW w:w="3235" w:type="dxa"/>
            <w:gridSpan w:val="2"/>
            <w:tcBorders>
              <w:top w:val="nil"/>
              <w:left w:val="nil"/>
              <w:bottom w:val="single" w:color="auto" w:sz="4" w:space="0"/>
              <w:right w:val="single" w:color="auto" w:sz="4" w:space="0"/>
            </w:tcBorders>
            <w:tcMar/>
            <w:vAlign w:val="bottom"/>
            <w:hideMark/>
            <w:tcPrChange w:author="Akshay Raveendran" w:date="2025-07-22T11:07:00Z" w16du:dateUtc="2025-07-22T07:07:00Z" w:id="1630">
              <w:tcPr>
                <w:tcW w:w="3235" w:type="dxa"/>
                <w:gridSpan w:val="7"/>
                <w:tcBorders>
                  <w:top w:val="nil"/>
                  <w:left w:val="nil"/>
                  <w:bottom w:val="nil"/>
                  <w:right w:val="single" w:color="auto" w:sz="4" w:space="0"/>
                </w:tcBorders>
                <w:vAlign w:val="bottom"/>
                <w:hideMark/>
              </w:tcPr>
            </w:tcPrChange>
          </w:tcPr>
          <w:p w:rsidRPr="00302F0C" w:rsidR="00B13309" w:rsidRDefault="00B13309" w14:paraId="27D3AAA4" w14:textId="77777777">
            <w:pPr>
              <w:spacing w:after="0" w:line="240" w:lineRule="auto"/>
              <w:jc w:val="center"/>
              <w:rPr>
                <w:ins w:author="Akshay Raveendran" w:date="2025-07-17T15:12:00Z" w16du:dateUtc="2025-07-17T11:12:00Z" w:id="1631"/>
                <w:rFonts w:ascii="Arial" w:hAnsi="Arial" w:eastAsia="Times New Roman" w:cs="Arial"/>
                <w:color w:val="000000"/>
                <w:sz w:val="22"/>
                <w:szCs w:val="22"/>
                <w:lang w:eastAsia="en-GB"/>
              </w:rPr>
            </w:pPr>
            <w:ins w:author="Akshay Raveendran" w:date="2025-07-17T15:12:00Z" w16du:dateUtc="2025-07-17T11:12:00Z" w:id="1632">
              <w:r w:rsidRPr="00302F0C">
                <w:rPr>
                  <w:rFonts w:ascii="Arial" w:hAnsi="Arial" w:eastAsia="Times New Roman" w:cs="Arial"/>
                  <w:color w:val="000000"/>
                  <w:sz w:val="22"/>
                  <w:szCs w:val="22"/>
                  <w:lang w:eastAsia="en-GB"/>
                </w:rPr>
                <w:t> </w:t>
              </w:r>
            </w:ins>
          </w:p>
        </w:tc>
        <w:tc>
          <w:tcPr>
            <w:tcW w:w="3564" w:type="dxa"/>
            <w:tcBorders>
              <w:top w:val="nil"/>
              <w:left w:val="nil"/>
              <w:bottom w:val="single" w:color="auto" w:sz="4" w:space="0"/>
              <w:right w:val="single" w:color="auto" w:sz="8" w:space="0"/>
            </w:tcBorders>
            <w:tcMar/>
            <w:vAlign w:val="bottom"/>
            <w:hideMark/>
            <w:tcPrChange w:author="Akshay Raveendran" w:date="2025-07-22T11:07:00Z" w16du:dateUtc="2025-07-22T07:07:00Z" w:id="1633">
              <w:tcPr>
                <w:tcW w:w="3564" w:type="dxa"/>
                <w:gridSpan w:val="3"/>
                <w:tcBorders>
                  <w:top w:val="nil"/>
                  <w:left w:val="nil"/>
                  <w:bottom w:val="nil"/>
                  <w:right w:val="single" w:color="auto" w:sz="8" w:space="0"/>
                </w:tcBorders>
                <w:vAlign w:val="bottom"/>
                <w:hideMark/>
              </w:tcPr>
            </w:tcPrChange>
          </w:tcPr>
          <w:p w:rsidRPr="00302F0C" w:rsidR="00B13309" w:rsidRDefault="00B13309" w14:paraId="7E460EBF" w14:textId="77777777">
            <w:pPr>
              <w:spacing w:after="0" w:line="240" w:lineRule="auto"/>
              <w:jc w:val="center"/>
              <w:rPr>
                <w:ins w:author="Akshay Raveendran" w:date="2025-07-17T15:12:00Z" w16du:dateUtc="2025-07-17T11:12:00Z" w:id="1634"/>
                <w:rFonts w:ascii="Arial" w:hAnsi="Arial" w:eastAsia="Times New Roman" w:cs="Arial"/>
                <w:color w:val="000000"/>
                <w:sz w:val="22"/>
                <w:szCs w:val="22"/>
                <w:lang w:eastAsia="en-GB"/>
              </w:rPr>
            </w:pPr>
            <w:ins w:author="Akshay Raveendran" w:date="2025-07-17T15:12:00Z" w16du:dateUtc="2025-07-17T11:12:00Z" w:id="1635">
              <w:r w:rsidRPr="00302F0C">
                <w:rPr>
                  <w:rFonts w:ascii="Arial" w:hAnsi="Arial" w:eastAsia="Times New Roman" w:cs="Arial"/>
                  <w:color w:val="000000"/>
                  <w:sz w:val="22"/>
                  <w:szCs w:val="22"/>
                  <w:lang w:eastAsia="en-GB"/>
                </w:rPr>
                <w:t> </w:t>
              </w:r>
            </w:ins>
          </w:p>
        </w:tc>
      </w:tr>
      <w:tr w:rsidRPr="00302F0C" w:rsidR="00EB3DAC" w:rsidTr="3B7D4E62" w14:paraId="5C809AE1" w14:textId="77777777">
        <w:tblPrEx>
          <w:tblPrExChange w:author="Akshay Raveendran" w:date="2025-07-22T11:07:00Z" w16du:dateUtc="2025-07-22T07:07:00Z" w:id="1636">
            <w:tblPrEx>
              <w:tblW w:w="9720" w:type="dxa"/>
              <w:tblInd w:w="-5" w:type="dxa"/>
            </w:tblPrEx>
          </w:tblPrExChange>
        </w:tblPrEx>
        <w:trPr>
          <w:trHeight w:val="290"/>
          <w:trPrChange w:author="Akshay Raveendran" w:date="2025-07-22T11:07:00Z" w16du:dateUtc="2025-07-22T07:07:00Z" w:id="1638">
            <w:trPr>
              <w:gridBefore w:val="2"/>
              <w:trHeight w:val="290"/>
            </w:trPr>
          </w:trPrChange>
          <w:ins w:author="Akshay Raveendran" w:date="2025-07-22T11:07:00Z" w:id="1293208625"/>
        </w:trPr>
        <w:tc>
          <w:tcPr>
            <w:tcW w:w="2921" w:type="dxa"/>
            <w:gridSpan w:val="2"/>
            <w:tcBorders>
              <w:top w:val="single" w:color="auto" w:sz="4" w:space="0"/>
              <w:left w:val="single" w:color="auto" w:sz="4" w:space="0"/>
              <w:bottom w:val="single" w:color="auto" w:sz="4" w:space="0"/>
              <w:right w:val="single" w:color="auto" w:sz="4" w:space="0"/>
            </w:tcBorders>
            <w:tcMar/>
            <w:vAlign w:val="bottom"/>
            <w:tcPrChange w:author="Akshay Raveendran" w:date="2025-07-22T11:07:00Z" w16du:dateUtc="2025-07-22T07:07:00Z" w:id="1639">
              <w:tcPr>
                <w:tcW w:w="2921" w:type="dxa"/>
                <w:gridSpan w:val="8"/>
                <w:tcBorders>
                  <w:top w:val="nil"/>
                  <w:left w:val="single" w:color="auto" w:sz="8" w:space="0"/>
                  <w:bottom w:val="single" w:color="auto" w:sz="4" w:space="0"/>
                  <w:right w:val="single" w:color="auto" w:sz="4" w:space="0"/>
                </w:tcBorders>
                <w:vAlign w:val="bottom"/>
              </w:tcPr>
            </w:tcPrChange>
          </w:tcPr>
          <w:p w:rsidRPr="00302F0C" w:rsidR="00EB3DAC" w:rsidRDefault="00EB3DAC" w14:paraId="666F73BA" w14:textId="77777777">
            <w:pPr>
              <w:spacing w:after="0" w:line="240" w:lineRule="auto"/>
              <w:rPr>
                <w:ins w:author="Akshay Raveendran" w:date="2025-07-22T11:07:00Z" w16du:dateUtc="2025-07-22T07:07:00Z" w:id="1640"/>
                <w:rFonts w:ascii="Arial" w:hAnsi="Arial" w:eastAsia="Times New Roman" w:cs="Arial"/>
                <w:color w:val="156082"/>
                <w:sz w:val="22"/>
                <w:szCs w:val="22"/>
                <w:lang w:eastAsia="en-GB"/>
              </w:rPr>
            </w:pPr>
          </w:p>
        </w:tc>
        <w:tc>
          <w:tcPr>
            <w:tcW w:w="3235" w:type="dxa"/>
            <w:gridSpan w:val="2"/>
            <w:tcBorders>
              <w:top w:val="single" w:color="auto" w:sz="4" w:space="0"/>
              <w:left w:val="nil"/>
              <w:bottom w:val="single" w:color="auto" w:sz="4" w:space="0"/>
              <w:right w:val="single" w:color="auto" w:sz="4" w:space="0"/>
            </w:tcBorders>
            <w:tcMar/>
            <w:vAlign w:val="bottom"/>
            <w:tcPrChange w:author="Akshay Raveendran" w:date="2025-07-22T11:07:00Z" w16du:dateUtc="2025-07-22T07:07:00Z" w:id="1641">
              <w:tcPr>
                <w:tcW w:w="3235" w:type="dxa"/>
                <w:gridSpan w:val="7"/>
                <w:tcBorders>
                  <w:top w:val="nil"/>
                  <w:left w:val="nil"/>
                  <w:bottom w:val="single" w:color="auto" w:sz="4" w:space="0"/>
                  <w:right w:val="single" w:color="auto" w:sz="4" w:space="0"/>
                </w:tcBorders>
                <w:vAlign w:val="bottom"/>
              </w:tcPr>
            </w:tcPrChange>
          </w:tcPr>
          <w:p w:rsidRPr="00302F0C" w:rsidR="00EB3DAC" w:rsidRDefault="00EB3DAC" w14:paraId="5CB7A666" w14:textId="77777777">
            <w:pPr>
              <w:spacing w:after="0" w:line="240" w:lineRule="auto"/>
              <w:jc w:val="center"/>
              <w:rPr>
                <w:ins w:author="Akshay Raveendran" w:date="2025-07-22T11:07:00Z" w16du:dateUtc="2025-07-22T07:07:00Z" w:id="1642"/>
                <w:rFonts w:ascii="Arial" w:hAnsi="Arial" w:eastAsia="Times New Roman" w:cs="Arial"/>
                <w:color w:val="000000"/>
                <w:sz w:val="22"/>
                <w:szCs w:val="22"/>
                <w:lang w:eastAsia="en-GB"/>
              </w:rPr>
            </w:pPr>
          </w:p>
        </w:tc>
        <w:tc>
          <w:tcPr>
            <w:tcW w:w="3564" w:type="dxa"/>
            <w:tcBorders>
              <w:top w:val="single" w:color="auto" w:sz="4" w:space="0"/>
              <w:left w:val="nil"/>
              <w:bottom w:val="single" w:color="auto" w:sz="4" w:space="0"/>
              <w:right w:val="single" w:color="auto" w:sz="4" w:space="0"/>
            </w:tcBorders>
            <w:tcMar/>
            <w:vAlign w:val="bottom"/>
            <w:tcPrChange w:author="Akshay Raveendran" w:date="2025-07-22T11:07:00Z" w16du:dateUtc="2025-07-22T07:07:00Z" w:id="1643">
              <w:tcPr>
                <w:tcW w:w="3564" w:type="dxa"/>
                <w:gridSpan w:val="3"/>
                <w:tcBorders>
                  <w:top w:val="nil"/>
                  <w:left w:val="nil"/>
                  <w:bottom w:val="single" w:color="auto" w:sz="4" w:space="0"/>
                  <w:right w:val="single" w:color="auto" w:sz="8" w:space="0"/>
                </w:tcBorders>
                <w:vAlign w:val="bottom"/>
              </w:tcPr>
            </w:tcPrChange>
          </w:tcPr>
          <w:p w:rsidRPr="00302F0C" w:rsidR="00EB3DAC" w:rsidRDefault="00EB3DAC" w14:paraId="0C776C40" w14:textId="77777777">
            <w:pPr>
              <w:spacing w:after="0" w:line="240" w:lineRule="auto"/>
              <w:jc w:val="center"/>
              <w:rPr>
                <w:ins w:author="Akshay Raveendran" w:date="2025-07-22T11:07:00Z" w16du:dateUtc="2025-07-22T07:07:00Z" w:id="1644"/>
                <w:rFonts w:ascii="Arial" w:hAnsi="Arial" w:eastAsia="Times New Roman" w:cs="Arial"/>
                <w:color w:val="000000"/>
                <w:sz w:val="22"/>
                <w:szCs w:val="22"/>
                <w:lang w:eastAsia="en-GB"/>
              </w:rPr>
            </w:pPr>
          </w:p>
        </w:tc>
      </w:tr>
      <w:tr w:rsidRPr="00302F0C" w:rsidR="00EB3DAC" w:rsidTr="3B7D4E62" w14:paraId="3A8694E8" w14:textId="77777777">
        <w:tblPrEx>
          <w:tblPrExChange w:author="Akshay Raveendran" w:date="2025-07-22T11:07:00Z" w16du:dateUtc="2025-07-22T07:07:00Z" w:id="1645">
            <w:tblPrEx>
              <w:tblW w:w="9720" w:type="dxa"/>
              <w:tblInd w:w="-5" w:type="dxa"/>
            </w:tblPrEx>
          </w:tblPrExChange>
        </w:tblPrEx>
        <w:trPr>
          <w:trHeight w:val="290"/>
          <w:trPrChange w:author="Akshay Raveendran" w:date="2025-07-22T11:07:00Z" w16du:dateUtc="2025-07-22T07:07:00Z" w:id="1647">
            <w:trPr>
              <w:gridBefore w:val="2"/>
              <w:trHeight w:val="290"/>
            </w:trPr>
          </w:trPrChange>
          <w:ins w:author="Akshay Raveendran" w:date="2025-07-22T11:07:00Z" w:id="720753336"/>
        </w:trPr>
        <w:tc>
          <w:tcPr>
            <w:tcW w:w="2921" w:type="dxa"/>
            <w:gridSpan w:val="2"/>
            <w:tcBorders>
              <w:top w:val="single" w:color="auto" w:sz="4" w:space="0"/>
              <w:left w:val="single" w:color="auto" w:sz="4" w:space="0"/>
              <w:bottom w:val="single" w:color="auto" w:sz="4" w:space="0"/>
              <w:right w:val="single" w:color="auto" w:sz="4" w:space="0"/>
            </w:tcBorders>
            <w:tcMar/>
            <w:vAlign w:val="bottom"/>
            <w:tcPrChange w:author="Akshay Raveendran" w:date="2025-07-22T11:07:00Z" w16du:dateUtc="2025-07-22T07:07:00Z" w:id="1648">
              <w:tcPr>
                <w:tcW w:w="2921" w:type="dxa"/>
                <w:gridSpan w:val="8"/>
                <w:tcBorders>
                  <w:top w:val="nil"/>
                  <w:left w:val="single" w:color="auto" w:sz="8" w:space="0"/>
                  <w:bottom w:val="single" w:color="auto" w:sz="4" w:space="0"/>
                  <w:right w:val="single" w:color="auto" w:sz="4" w:space="0"/>
                </w:tcBorders>
                <w:vAlign w:val="bottom"/>
              </w:tcPr>
            </w:tcPrChange>
          </w:tcPr>
          <w:p w:rsidRPr="00302F0C" w:rsidR="00EB3DAC" w:rsidRDefault="00EB3DAC" w14:paraId="78C5FB85" w14:textId="77777777">
            <w:pPr>
              <w:spacing w:after="0" w:line="240" w:lineRule="auto"/>
              <w:rPr>
                <w:ins w:author="Akshay Raveendran" w:date="2025-07-22T11:07:00Z" w16du:dateUtc="2025-07-22T07:07:00Z" w:id="1649"/>
                <w:rFonts w:ascii="Arial" w:hAnsi="Arial" w:eastAsia="Times New Roman" w:cs="Arial"/>
                <w:color w:val="156082"/>
                <w:sz w:val="22"/>
                <w:szCs w:val="22"/>
                <w:lang w:eastAsia="en-GB"/>
              </w:rPr>
            </w:pPr>
          </w:p>
        </w:tc>
        <w:tc>
          <w:tcPr>
            <w:tcW w:w="3235" w:type="dxa"/>
            <w:gridSpan w:val="2"/>
            <w:tcBorders>
              <w:top w:val="single" w:color="auto" w:sz="4" w:space="0"/>
              <w:left w:val="nil"/>
              <w:bottom w:val="single" w:color="auto" w:sz="4" w:space="0"/>
              <w:right w:val="single" w:color="auto" w:sz="4" w:space="0"/>
            </w:tcBorders>
            <w:tcMar/>
            <w:vAlign w:val="bottom"/>
            <w:tcPrChange w:author="Akshay Raveendran" w:date="2025-07-22T11:07:00Z" w16du:dateUtc="2025-07-22T07:07:00Z" w:id="1650">
              <w:tcPr>
                <w:tcW w:w="3235" w:type="dxa"/>
                <w:gridSpan w:val="7"/>
                <w:tcBorders>
                  <w:top w:val="nil"/>
                  <w:left w:val="nil"/>
                  <w:bottom w:val="single" w:color="auto" w:sz="4" w:space="0"/>
                  <w:right w:val="single" w:color="auto" w:sz="4" w:space="0"/>
                </w:tcBorders>
                <w:vAlign w:val="bottom"/>
              </w:tcPr>
            </w:tcPrChange>
          </w:tcPr>
          <w:p w:rsidRPr="00302F0C" w:rsidR="00EB3DAC" w:rsidRDefault="00EB3DAC" w14:paraId="5E4F25D6" w14:textId="77777777">
            <w:pPr>
              <w:spacing w:after="0" w:line="240" w:lineRule="auto"/>
              <w:jc w:val="center"/>
              <w:rPr>
                <w:ins w:author="Akshay Raveendran" w:date="2025-07-22T11:07:00Z" w16du:dateUtc="2025-07-22T07:07:00Z" w:id="1651"/>
                <w:rFonts w:ascii="Arial" w:hAnsi="Arial" w:eastAsia="Times New Roman" w:cs="Arial"/>
                <w:color w:val="000000"/>
                <w:sz w:val="22"/>
                <w:szCs w:val="22"/>
                <w:lang w:eastAsia="en-GB"/>
              </w:rPr>
            </w:pPr>
          </w:p>
        </w:tc>
        <w:tc>
          <w:tcPr>
            <w:tcW w:w="3564" w:type="dxa"/>
            <w:tcBorders>
              <w:top w:val="single" w:color="auto" w:sz="4" w:space="0"/>
              <w:left w:val="nil"/>
              <w:bottom w:val="single" w:color="auto" w:sz="4" w:space="0"/>
              <w:right w:val="single" w:color="auto" w:sz="4" w:space="0"/>
            </w:tcBorders>
            <w:tcMar/>
            <w:vAlign w:val="bottom"/>
            <w:tcPrChange w:author="Akshay Raveendran" w:date="2025-07-22T11:07:00Z" w16du:dateUtc="2025-07-22T07:07:00Z" w:id="1652">
              <w:tcPr>
                <w:tcW w:w="3564" w:type="dxa"/>
                <w:gridSpan w:val="3"/>
                <w:tcBorders>
                  <w:top w:val="nil"/>
                  <w:left w:val="nil"/>
                  <w:bottom w:val="single" w:color="auto" w:sz="4" w:space="0"/>
                  <w:right w:val="single" w:color="auto" w:sz="8" w:space="0"/>
                </w:tcBorders>
                <w:vAlign w:val="bottom"/>
              </w:tcPr>
            </w:tcPrChange>
          </w:tcPr>
          <w:p w:rsidRPr="00302F0C" w:rsidR="00EB3DAC" w:rsidRDefault="00EB3DAC" w14:paraId="1D6B5AC9" w14:textId="77777777">
            <w:pPr>
              <w:spacing w:after="0" w:line="240" w:lineRule="auto"/>
              <w:jc w:val="center"/>
              <w:rPr>
                <w:ins w:author="Akshay Raveendran" w:date="2025-07-22T11:07:00Z" w16du:dateUtc="2025-07-22T07:07:00Z" w:id="1653"/>
                <w:rFonts w:ascii="Arial" w:hAnsi="Arial" w:eastAsia="Times New Roman" w:cs="Arial"/>
                <w:color w:val="000000"/>
                <w:sz w:val="22"/>
                <w:szCs w:val="22"/>
                <w:lang w:eastAsia="en-GB"/>
              </w:rPr>
            </w:pPr>
          </w:p>
        </w:tc>
      </w:tr>
      <w:tr w:rsidRPr="00302F0C" w:rsidR="00D934C7" w:rsidTr="3B7D4E62" w14:paraId="2BAA202D" w14:textId="77777777">
        <w:trPr>
          <w:trHeight w:val="290"/>
          <w:ins w:author="Akshay Raveendran" w:date="2025-07-22T11:07:00Z" w:id="639285381"/>
        </w:trPr>
        <w:tc>
          <w:tcPr>
            <w:tcW w:w="2921" w:type="dxa"/>
            <w:gridSpan w:val="2"/>
            <w:tcBorders>
              <w:top w:val="single" w:color="auto" w:sz="4" w:space="0"/>
              <w:left w:val="single" w:color="auto" w:sz="4" w:space="0"/>
              <w:bottom w:val="single" w:color="auto" w:sz="4" w:space="0"/>
              <w:right w:val="single" w:color="auto" w:sz="4" w:space="0"/>
            </w:tcBorders>
            <w:tcMar/>
            <w:vAlign w:val="bottom"/>
          </w:tcPr>
          <w:p w:rsidRPr="00302F0C" w:rsidR="00D934C7" w:rsidRDefault="00D934C7" w14:paraId="46A63961" w14:textId="77777777">
            <w:pPr>
              <w:spacing w:after="0" w:line="240" w:lineRule="auto"/>
              <w:rPr>
                <w:ins w:author="Akshay Raveendran" w:date="2025-07-22T11:07:00Z" w16du:dateUtc="2025-07-22T07:07:00Z" w:id="1655"/>
                <w:rFonts w:ascii="Arial" w:hAnsi="Arial" w:eastAsia="Times New Roman" w:cs="Arial"/>
                <w:color w:val="156082"/>
                <w:sz w:val="22"/>
                <w:szCs w:val="22"/>
                <w:lang w:eastAsia="en-GB"/>
              </w:rPr>
            </w:pPr>
          </w:p>
        </w:tc>
        <w:tc>
          <w:tcPr>
            <w:tcW w:w="3235" w:type="dxa"/>
            <w:gridSpan w:val="2"/>
            <w:tcBorders>
              <w:top w:val="single" w:color="auto" w:sz="4" w:space="0"/>
              <w:left w:val="nil"/>
              <w:bottom w:val="single" w:color="auto" w:sz="4" w:space="0"/>
              <w:right w:val="single" w:color="auto" w:sz="4" w:space="0"/>
            </w:tcBorders>
            <w:tcMar/>
            <w:vAlign w:val="bottom"/>
          </w:tcPr>
          <w:p w:rsidRPr="00302F0C" w:rsidR="00D934C7" w:rsidRDefault="00D934C7" w14:paraId="71F424BD" w14:textId="77777777">
            <w:pPr>
              <w:spacing w:after="0" w:line="240" w:lineRule="auto"/>
              <w:jc w:val="center"/>
              <w:rPr>
                <w:ins w:author="Akshay Raveendran" w:date="2025-07-22T11:07:00Z" w16du:dateUtc="2025-07-22T07:07:00Z" w:id="1656"/>
                <w:rFonts w:ascii="Arial" w:hAnsi="Arial" w:eastAsia="Times New Roman" w:cs="Arial"/>
                <w:color w:val="000000"/>
                <w:sz w:val="22"/>
                <w:szCs w:val="22"/>
                <w:lang w:eastAsia="en-GB"/>
              </w:rPr>
            </w:pPr>
          </w:p>
        </w:tc>
        <w:tc>
          <w:tcPr>
            <w:tcW w:w="3564" w:type="dxa"/>
            <w:tcBorders>
              <w:top w:val="single" w:color="auto" w:sz="4" w:space="0"/>
              <w:left w:val="nil"/>
              <w:bottom w:val="single" w:color="auto" w:sz="4" w:space="0"/>
              <w:right w:val="single" w:color="auto" w:sz="4" w:space="0"/>
            </w:tcBorders>
            <w:tcMar/>
            <w:vAlign w:val="bottom"/>
          </w:tcPr>
          <w:p w:rsidRPr="00302F0C" w:rsidR="00D934C7" w:rsidRDefault="00D934C7" w14:paraId="3E325315" w14:textId="77777777">
            <w:pPr>
              <w:spacing w:after="0" w:line="240" w:lineRule="auto"/>
              <w:jc w:val="center"/>
              <w:rPr>
                <w:ins w:author="Akshay Raveendran" w:date="2025-07-22T11:07:00Z" w16du:dateUtc="2025-07-22T07:07:00Z" w:id="1657"/>
                <w:rFonts w:ascii="Arial" w:hAnsi="Arial" w:eastAsia="Times New Roman" w:cs="Arial"/>
                <w:color w:val="000000"/>
                <w:sz w:val="22"/>
                <w:szCs w:val="22"/>
                <w:lang w:eastAsia="en-GB"/>
              </w:rPr>
            </w:pPr>
          </w:p>
        </w:tc>
      </w:tr>
      <w:tr w:rsidRPr="00302F0C" w:rsidR="00D934C7" w:rsidTr="3B7D4E62" w14:paraId="522D173C" w14:textId="77777777">
        <w:trPr>
          <w:trHeight w:val="290"/>
          <w:ins w:author="Akshay Raveendran" w:date="2025-07-22T11:07:00Z" w:id="886151017"/>
        </w:trPr>
        <w:tc>
          <w:tcPr>
            <w:tcW w:w="2921" w:type="dxa"/>
            <w:gridSpan w:val="2"/>
            <w:tcBorders>
              <w:top w:val="single" w:color="auto" w:sz="4" w:space="0"/>
              <w:left w:val="single" w:color="auto" w:sz="4" w:space="0"/>
              <w:bottom w:val="single" w:color="auto" w:sz="4" w:space="0"/>
              <w:right w:val="single" w:color="auto" w:sz="4" w:space="0"/>
            </w:tcBorders>
            <w:tcMar/>
            <w:vAlign w:val="bottom"/>
          </w:tcPr>
          <w:p w:rsidRPr="00302F0C" w:rsidR="00D934C7" w:rsidP="00D934C7" w:rsidRDefault="00D934C7" w14:paraId="4E2B73C6" w14:textId="1CAB031E">
            <w:pPr>
              <w:spacing w:after="0" w:line="240" w:lineRule="auto"/>
              <w:rPr>
                <w:ins w:author="Akshay Raveendran" w:date="2025-07-22T11:07:00Z" w16du:dateUtc="2025-07-22T07:07:00Z" w:id="1659"/>
                <w:rFonts w:ascii="Arial" w:hAnsi="Arial" w:eastAsia="Times New Roman" w:cs="Arial"/>
                <w:color w:val="156082"/>
                <w:sz w:val="22"/>
                <w:szCs w:val="22"/>
                <w:lang w:eastAsia="en-GB"/>
              </w:rPr>
            </w:pPr>
            <w:ins w:author="Akshay Raveendran" w:date="2025-07-22T11:08:00Z" w16du:dateUtc="2025-07-22T07:08:00Z" w:id="1660">
              <w:r w:rsidRPr="00302F0C">
                <w:rPr>
                  <w:rFonts w:ascii="Arial" w:hAnsi="Arial" w:eastAsia="Times New Roman" w:cs="Arial"/>
                  <w:color w:val="000000"/>
                  <w:sz w:val="22"/>
                  <w:szCs w:val="22"/>
                  <w:lang w:eastAsia="en-GB"/>
                </w:rPr>
                <w:t>L1 Vendor Name</w:t>
              </w:r>
              <w:r w:rsidRPr="00302F0C">
                <w:rPr>
                  <w:rFonts w:ascii="Arial" w:hAnsi="Arial" w:eastAsia="Times New Roman" w:cs="Arial"/>
                  <w:color w:val="FF0000"/>
                  <w:sz w:val="22"/>
                  <w:szCs w:val="22"/>
                  <w:lang w:eastAsia="en-GB"/>
                </w:rPr>
                <w:t>*</w:t>
              </w:r>
            </w:ins>
          </w:p>
        </w:tc>
        <w:tc>
          <w:tcPr>
            <w:tcW w:w="3235" w:type="dxa"/>
            <w:gridSpan w:val="2"/>
            <w:tcBorders>
              <w:top w:val="single" w:color="auto" w:sz="4" w:space="0"/>
              <w:left w:val="nil"/>
              <w:bottom w:val="single" w:color="auto" w:sz="4" w:space="0"/>
              <w:right w:val="single" w:color="auto" w:sz="4" w:space="0"/>
            </w:tcBorders>
            <w:tcMar/>
            <w:vAlign w:val="bottom"/>
          </w:tcPr>
          <w:p w:rsidRPr="00302F0C" w:rsidR="00D934C7" w:rsidP="00D934C7" w:rsidRDefault="00577768" w14:paraId="74054F17" w14:textId="00281CBC">
            <w:pPr>
              <w:spacing w:after="0" w:line="240" w:lineRule="auto"/>
              <w:jc w:val="center"/>
              <w:rPr>
                <w:ins w:author="Akshay Raveendran" w:date="2025-07-22T11:07:00Z" w16du:dateUtc="2025-07-22T07:07:00Z" w:id="1661"/>
                <w:rFonts w:ascii="Arial" w:hAnsi="Arial" w:eastAsia="Times New Roman" w:cs="Arial"/>
                <w:color w:val="000000"/>
                <w:sz w:val="22"/>
                <w:szCs w:val="22"/>
                <w:lang w:eastAsia="en-GB"/>
              </w:rPr>
            </w:pPr>
            <w:ins w:author="Akshay Raveendran" w:date="2025-07-22T11:10:00Z" w16du:dateUtc="2025-07-22T07:10:00Z" w:id="1662">
              <w:r w:rsidRPr="00302F0C">
                <w:rPr>
                  <w:rFonts w:ascii="Arial" w:hAnsi="Arial" w:eastAsia="Times New Roman" w:cs="Arial"/>
                  <w:color w:val="000000"/>
                  <w:sz w:val="22"/>
                  <w:szCs w:val="22"/>
                  <w:lang w:eastAsia="en-GB"/>
                </w:rPr>
                <w:t>Auto populated based on user</w:t>
              </w:r>
              <w:r w:rsidRPr="00302F0C" w:rsidR="003641DF">
                <w:rPr>
                  <w:rFonts w:ascii="Arial" w:hAnsi="Arial" w:eastAsia="Times New Roman" w:cs="Arial"/>
                  <w:color w:val="000000"/>
                  <w:sz w:val="22"/>
                  <w:szCs w:val="22"/>
                  <w:lang w:eastAsia="en-GB"/>
                </w:rPr>
                <w:t xml:space="preserve"> input in Cost </w:t>
              </w:r>
            </w:ins>
            <w:ins w:author="Akshay Raveendran" w:date="2025-07-22T11:11:00Z" w16du:dateUtc="2025-07-22T07:11:00Z" w:id="1663">
              <w:r w:rsidRPr="00302F0C" w:rsidR="003641DF">
                <w:rPr>
                  <w:rFonts w:ascii="Arial" w:hAnsi="Arial" w:eastAsia="Times New Roman" w:cs="Arial"/>
                  <w:color w:val="000000"/>
                  <w:sz w:val="22"/>
                  <w:szCs w:val="22"/>
                  <w:lang w:eastAsia="en-GB"/>
                </w:rPr>
                <w:t>comparison</w:t>
              </w:r>
            </w:ins>
            <w:ins w:author="Akshay Raveendran" w:date="2025-07-22T11:10:00Z" w16du:dateUtc="2025-07-22T07:10:00Z" w:id="1664">
              <w:r w:rsidRPr="00302F0C">
                <w:rPr>
                  <w:rFonts w:ascii="Arial" w:hAnsi="Arial" w:eastAsia="Times New Roman" w:cs="Arial"/>
                  <w:color w:val="000000"/>
                  <w:sz w:val="22"/>
                  <w:szCs w:val="22"/>
                  <w:lang w:eastAsia="en-GB"/>
                </w:rPr>
                <w:t xml:space="preserve"> </w:t>
              </w:r>
            </w:ins>
          </w:p>
        </w:tc>
        <w:tc>
          <w:tcPr>
            <w:tcW w:w="3564" w:type="dxa"/>
            <w:tcBorders>
              <w:top w:val="single" w:color="auto" w:sz="4" w:space="0"/>
              <w:left w:val="nil"/>
              <w:bottom w:val="single" w:color="auto" w:sz="4" w:space="0"/>
              <w:right w:val="single" w:color="auto" w:sz="4" w:space="0"/>
            </w:tcBorders>
            <w:tcMar/>
            <w:vAlign w:val="bottom"/>
          </w:tcPr>
          <w:p w:rsidRPr="00302F0C" w:rsidR="00D934C7" w:rsidRDefault="00312A8E" w14:paraId="0AB80F3C" w14:textId="0888837C">
            <w:pPr>
              <w:spacing w:after="0" w:line="240" w:lineRule="auto"/>
              <w:rPr>
                <w:ins w:author="Akshay Raveendran" w:date="2025-07-22T11:07:00Z" w16du:dateUtc="2025-07-22T07:07:00Z" w:id="1665"/>
                <w:rFonts w:ascii="Arial" w:hAnsi="Arial" w:eastAsia="Times New Roman" w:cs="Arial"/>
                <w:color w:val="000000"/>
                <w:sz w:val="22"/>
                <w:szCs w:val="22"/>
                <w:lang w:eastAsia="en-GB"/>
              </w:rPr>
              <w:pPrChange w:author="Akshay Raveendran" w:date="2025-07-22T11:08:00Z" w16du:dateUtc="2025-07-22T07:08:00Z" w:id="1666">
                <w:pPr>
                  <w:spacing w:after="0" w:line="240" w:lineRule="auto"/>
                  <w:jc w:val="center"/>
                </w:pPr>
              </w:pPrChange>
            </w:pPr>
            <w:ins w:author="Akshay Raveendran" w:date="2025-07-22T11:08:00Z" w16du:dateUtc="2025-07-22T07:08:00Z" w:id="1667">
              <w:r w:rsidRPr="00302F0C">
                <w:rPr>
                  <w:rFonts w:ascii="Arial" w:hAnsi="Arial" w:eastAsia="Times New Roman" w:cs="Arial"/>
                  <w:color w:val="000000"/>
                  <w:sz w:val="22"/>
                  <w:szCs w:val="22"/>
                  <w:lang w:eastAsia="en-GB"/>
                </w:rPr>
                <w:t>L1 vendor corresponds</w:t>
              </w:r>
              <w:r w:rsidRPr="00302F0C" w:rsidR="000C6C07">
                <w:rPr>
                  <w:rFonts w:ascii="Arial" w:hAnsi="Arial" w:eastAsia="Times New Roman" w:cs="Arial"/>
                  <w:color w:val="000000"/>
                  <w:sz w:val="22"/>
                  <w:szCs w:val="22"/>
                  <w:lang w:eastAsia="en-GB"/>
                </w:rPr>
                <w:t xml:space="preserve"> to vendor</w:t>
              </w:r>
            </w:ins>
            <w:ins w:author="Akshay Raveendran" w:date="2025-07-22T11:09:00Z" w16du:dateUtc="2025-07-22T07:09:00Z" w:id="1668">
              <w:r w:rsidRPr="00302F0C" w:rsidR="000C6C07">
                <w:rPr>
                  <w:rFonts w:ascii="Arial" w:hAnsi="Arial" w:eastAsia="Times New Roman" w:cs="Arial"/>
                  <w:color w:val="000000"/>
                  <w:sz w:val="22"/>
                  <w:szCs w:val="22"/>
                  <w:lang w:eastAsia="en-GB"/>
                </w:rPr>
                <w:t xml:space="preserve"> with highest </w:t>
              </w:r>
              <w:r w:rsidRPr="00302F0C" w:rsidR="009E5425">
                <w:rPr>
                  <w:rFonts w:ascii="Arial" w:hAnsi="Arial" w:eastAsia="Times New Roman" w:cs="Arial"/>
                  <w:color w:val="000000"/>
                  <w:sz w:val="22"/>
                  <w:szCs w:val="22"/>
                  <w:lang w:eastAsia="en-GB"/>
                </w:rPr>
                <w:t xml:space="preserve">value final </w:t>
              </w:r>
              <w:r w:rsidRPr="00302F0C" w:rsidR="000C6C07">
                <w:rPr>
                  <w:rFonts w:ascii="Arial" w:hAnsi="Arial" w:eastAsia="Times New Roman" w:cs="Arial"/>
                  <w:color w:val="000000"/>
                  <w:sz w:val="22"/>
                  <w:szCs w:val="22"/>
                  <w:lang w:eastAsia="en-GB"/>
                </w:rPr>
                <w:t>bid</w:t>
              </w:r>
              <w:r w:rsidRPr="00302F0C" w:rsidR="009E5425">
                <w:rPr>
                  <w:rFonts w:ascii="Arial" w:hAnsi="Arial" w:eastAsia="Times New Roman" w:cs="Arial"/>
                  <w:color w:val="000000"/>
                  <w:sz w:val="22"/>
                  <w:szCs w:val="22"/>
                  <w:lang w:eastAsia="en-GB"/>
                </w:rPr>
                <w:t xml:space="preserve"> after Cost comparison creation</w:t>
              </w:r>
            </w:ins>
            <w:ins w:author="Akshay Raveendran" w:date="2025-07-22T11:08:00Z" w16du:dateUtc="2025-07-22T07:08:00Z" w:id="1669">
              <w:r w:rsidRPr="00302F0C" w:rsidR="00D934C7">
                <w:rPr>
                  <w:rFonts w:ascii="Arial" w:hAnsi="Arial" w:eastAsia="Times New Roman" w:cs="Arial"/>
                  <w:color w:val="000000"/>
                  <w:sz w:val="22"/>
                  <w:szCs w:val="22"/>
                  <w:lang w:eastAsia="en-GB"/>
                </w:rPr>
                <w:t> </w:t>
              </w:r>
            </w:ins>
          </w:p>
        </w:tc>
      </w:tr>
      <w:tr w:rsidRPr="00302F0C" w:rsidR="004F7472" w:rsidTr="3B7D4E62" w14:paraId="4405261B" w14:textId="77777777">
        <w:trPr>
          <w:trHeight w:val="290"/>
          <w:ins w:author="Akshay Raveendran" w:date="2025-07-22T11:08:00Z" w:id="1531079228"/>
        </w:trPr>
        <w:tc>
          <w:tcPr>
            <w:tcW w:w="2921" w:type="dxa"/>
            <w:gridSpan w:val="2"/>
            <w:tcBorders>
              <w:top w:val="single" w:color="auto" w:sz="4" w:space="0"/>
              <w:left w:val="single" w:color="auto" w:sz="4" w:space="0"/>
              <w:bottom w:val="single" w:color="auto" w:sz="4" w:space="0"/>
              <w:right w:val="single" w:color="auto" w:sz="4" w:space="0"/>
            </w:tcBorders>
            <w:tcMar/>
            <w:vAlign w:val="bottom"/>
          </w:tcPr>
          <w:p w:rsidRPr="00302F0C" w:rsidR="004F7472" w:rsidP="004F7472" w:rsidRDefault="004F7472" w14:paraId="7AAA6150" w14:textId="1493A9D6">
            <w:pPr>
              <w:spacing w:after="0" w:line="240" w:lineRule="auto"/>
              <w:rPr>
                <w:ins w:author="Akshay Raveendran" w:date="2025-07-22T11:08:00Z" w16du:dateUtc="2025-07-22T07:08:00Z" w:id="1671"/>
                <w:rFonts w:ascii="Arial" w:hAnsi="Arial" w:eastAsia="Times New Roman" w:cs="Arial"/>
                <w:color w:val="000000"/>
                <w:sz w:val="22"/>
                <w:szCs w:val="22"/>
                <w:lang w:eastAsia="en-GB"/>
              </w:rPr>
            </w:pPr>
            <w:ins w:author="Akshay Raveendran" w:date="2025-07-22T11:08:00Z" w16du:dateUtc="2025-07-22T07:08:00Z" w:id="1672">
              <w:r w:rsidRPr="00302F0C">
                <w:rPr>
                  <w:rFonts w:ascii="Arial" w:hAnsi="Arial" w:eastAsia="Times New Roman" w:cs="Arial"/>
                  <w:color w:val="000000"/>
                  <w:sz w:val="22"/>
                  <w:szCs w:val="22"/>
                  <w:lang w:eastAsia="en-GB"/>
                </w:rPr>
                <w:t>L1 Vendor Rate</w:t>
              </w:r>
              <w:r w:rsidRPr="00302F0C">
                <w:rPr>
                  <w:rFonts w:ascii="Arial" w:hAnsi="Arial" w:eastAsia="Times New Roman" w:cs="Arial"/>
                  <w:color w:val="FF0000"/>
                  <w:sz w:val="22"/>
                  <w:szCs w:val="22"/>
                  <w:lang w:eastAsia="en-GB"/>
                </w:rPr>
                <w:t>*</w:t>
              </w:r>
            </w:ins>
          </w:p>
        </w:tc>
        <w:tc>
          <w:tcPr>
            <w:tcW w:w="3235" w:type="dxa"/>
            <w:gridSpan w:val="2"/>
            <w:tcBorders>
              <w:top w:val="single" w:color="auto" w:sz="4" w:space="0"/>
              <w:left w:val="nil"/>
              <w:bottom w:val="single" w:color="auto" w:sz="4" w:space="0"/>
              <w:right w:val="single" w:color="auto" w:sz="4" w:space="0"/>
            </w:tcBorders>
            <w:tcMar/>
            <w:vAlign w:val="bottom"/>
          </w:tcPr>
          <w:p w:rsidRPr="00302F0C" w:rsidR="004F7472" w:rsidP="004F7472" w:rsidRDefault="004F7472" w14:paraId="75642309" w14:textId="79F18094">
            <w:pPr>
              <w:spacing w:after="0" w:line="240" w:lineRule="auto"/>
              <w:jc w:val="center"/>
              <w:rPr>
                <w:ins w:author="Akshay Raveendran" w:date="2025-07-22T11:08:00Z" w16du:dateUtc="2025-07-22T07:08:00Z" w:id="1673"/>
                <w:rFonts w:ascii="Arial" w:hAnsi="Arial" w:eastAsia="Times New Roman" w:cs="Arial"/>
                <w:color w:val="000000"/>
                <w:sz w:val="22"/>
                <w:szCs w:val="22"/>
                <w:lang w:eastAsia="en-GB"/>
              </w:rPr>
            </w:pPr>
            <w:ins w:author="Akshay Raveendran" w:date="2025-07-22T11:12:00Z" w16du:dateUtc="2025-07-22T07:12:00Z" w:id="1674">
              <w:r w:rsidRPr="00302F0C">
                <w:rPr>
                  <w:rFonts w:ascii="Arial" w:hAnsi="Arial" w:eastAsia="Times New Roman" w:cs="Arial"/>
                  <w:color w:val="000000"/>
                  <w:sz w:val="22"/>
                  <w:szCs w:val="22"/>
                  <w:lang w:eastAsia="en-GB"/>
                </w:rPr>
                <w:t xml:space="preserve">Auto populated based on user input in Cost comparison </w:t>
              </w:r>
            </w:ins>
          </w:p>
        </w:tc>
        <w:tc>
          <w:tcPr>
            <w:tcW w:w="3564" w:type="dxa"/>
            <w:tcBorders>
              <w:top w:val="single" w:color="auto" w:sz="4" w:space="0"/>
              <w:left w:val="nil"/>
              <w:bottom w:val="single" w:color="auto" w:sz="4" w:space="0"/>
              <w:right w:val="single" w:color="auto" w:sz="4" w:space="0"/>
            </w:tcBorders>
            <w:tcMar/>
            <w:vAlign w:val="bottom"/>
          </w:tcPr>
          <w:p w:rsidRPr="00302F0C" w:rsidR="004F7472" w:rsidP="004F7472" w:rsidRDefault="004F7472" w14:paraId="1DA0FC8B" w14:textId="39B0B5AC">
            <w:pPr>
              <w:spacing w:after="0" w:line="240" w:lineRule="auto"/>
              <w:jc w:val="center"/>
              <w:rPr>
                <w:ins w:author="Akshay Raveendran" w:date="2025-07-22T11:08:00Z" w16du:dateUtc="2025-07-22T07:08:00Z" w:id="1675"/>
                <w:rFonts w:ascii="Arial" w:hAnsi="Arial" w:eastAsia="Times New Roman" w:cs="Arial"/>
                <w:color w:val="000000"/>
                <w:sz w:val="22"/>
                <w:szCs w:val="22"/>
                <w:lang w:eastAsia="en-GB"/>
              </w:rPr>
            </w:pPr>
            <w:ins w:author="Akshay Raveendran" w:date="2025-07-22T11:12:00Z" w16du:dateUtc="2025-07-22T07:12:00Z" w:id="1676">
              <w:r w:rsidRPr="00302F0C">
                <w:rPr>
                  <w:rFonts w:ascii="Arial" w:hAnsi="Arial" w:eastAsia="Times New Roman" w:cs="Arial"/>
                  <w:color w:val="000000"/>
                  <w:sz w:val="22"/>
                  <w:szCs w:val="22"/>
                  <w:lang w:eastAsia="en-GB"/>
                </w:rPr>
                <w:t>L1 vendor corresponds to vendor with highest value final bid after Cost comparison creation </w:t>
              </w:r>
            </w:ins>
          </w:p>
        </w:tc>
      </w:tr>
      <w:tr w:rsidRPr="00302F0C" w:rsidR="00D934C7" w:rsidTr="3B7D4E62" w14:paraId="74397AC2" w14:textId="77777777">
        <w:trPr>
          <w:trHeight w:val="290"/>
          <w:ins w:author="Akshay Raveendran" w:date="2025-07-22T11:08:00Z" w:id="367996586"/>
        </w:trPr>
        <w:tc>
          <w:tcPr>
            <w:tcW w:w="2921" w:type="dxa"/>
            <w:gridSpan w:val="2"/>
            <w:tcBorders>
              <w:top w:val="single" w:color="auto" w:sz="4" w:space="0"/>
              <w:left w:val="single" w:color="auto" w:sz="4" w:space="0"/>
              <w:bottom w:val="single" w:color="auto" w:sz="4" w:space="0"/>
              <w:right w:val="single" w:color="auto" w:sz="4" w:space="0"/>
            </w:tcBorders>
            <w:tcMar/>
            <w:vAlign w:val="bottom"/>
          </w:tcPr>
          <w:p w:rsidRPr="00302F0C" w:rsidR="00D934C7" w:rsidP="00D934C7" w:rsidRDefault="00BB73B3" w14:paraId="586EBFA1" w14:textId="0CC05241">
            <w:pPr>
              <w:spacing w:after="0" w:line="240" w:lineRule="auto"/>
              <w:rPr>
                <w:ins w:author="Akshay Raveendran" w:date="2025-07-22T11:08:00Z" w16du:dateUtc="2025-07-22T07:08:00Z" w:id="1678"/>
                <w:rFonts w:ascii="Arial" w:hAnsi="Arial" w:eastAsia="Times New Roman" w:cs="Arial"/>
                <w:color w:val="000000"/>
                <w:sz w:val="22"/>
                <w:szCs w:val="22"/>
                <w:lang w:eastAsia="en-GB"/>
              </w:rPr>
            </w:pPr>
            <w:ins w:author="Akshay Raveendran" w:date="2025-07-22T16:56:00Z" w16du:dateUtc="2025-07-22T12:56:00Z" w:id="1679">
              <w:r w:rsidRPr="00302F0C">
                <w:rPr>
                  <w:rFonts w:ascii="Arial" w:hAnsi="Arial" w:eastAsia="Times New Roman" w:cs="Arial"/>
                  <w:color w:val="000000"/>
                  <w:sz w:val="22"/>
                  <w:szCs w:val="22"/>
                  <w:lang w:eastAsia="en-GB"/>
                </w:rPr>
                <w:t>Cus</w:t>
              </w:r>
            </w:ins>
            <w:ins w:author="Akshay Raveendran" w:date="2025-07-22T16:57:00Z" w16du:dateUtc="2025-07-22T12:57:00Z" w:id="1680">
              <w:r w:rsidRPr="00302F0C" w:rsidR="00205386">
                <w:rPr>
                  <w:rFonts w:ascii="Arial" w:hAnsi="Arial" w:eastAsia="Times New Roman" w:cs="Arial"/>
                  <w:color w:val="000000"/>
                  <w:sz w:val="22"/>
                  <w:szCs w:val="22"/>
                  <w:lang w:eastAsia="en-GB"/>
                </w:rPr>
                <w:t>tome</w:t>
              </w:r>
            </w:ins>
            <w:ins w:author="Akshay Raveendran" w:date="2025-07-22T11:12:00Z" w16du:dateUtc="2025-07-22T07:12:00Z" w:id="1681">
              <w:r w:rsidRPr="00302F0C" w:rsidR="008D6B0D">
                <w:rPr>
                  <w:rFonts w:ascii="Arial" w:hAnsi="Arial" w:eastAsia="Times New Roman" w:cs="Arial"/>
                  <w:color w:val="000000"/>
                  <w:sz w:val="22"/>
                  <w:szCs w:val="22"/>
                  <w:lang w:eastAsia="en-GB"/>
                </w:rPr>
                <w:t xml:space="preserve">r SPOC </w:t>
              </w:r>
            </w:ins>
            <w:ins w:author="Akshay Raveendran" w:date="2025-07-22T11:08:00Z" w16du:dateUtc="2025-07-22T07:08:00Z" w:id="1682">
              <w:r w:rsidRPr="00302F0C" w:rsidR="00D934C7">
                <w:rPr>
                  <w:rFonts w:ascii="Arial" w:hAnsi="Arial" w:eastAsia="Times New Roman" w:cs="Arial"/>
                  <w:color w:val="000000"/>
                  <w:sz w:val="22"/>
                  <w:szCs w:val="22"/>
                  <w:lang w:eastAsia="en-GB"/>
                </w:rPr>
                <w:t>Contact Details</w:t>
              </w:r>
              <w:r w:rsidRPr="00302F0C" w:rsidR="00D934C7">
                <w:rPr>
                  <w:rFonts w:ascii="Arial" w:hAnsi="Arial" w:eastAsia="Times New Roman" w:cs="Arial"/>
                  <w:color w:val="FF0000"/>
                  <w:sz w:val="22"/>
                  <w:szCs w:val="22"/>
                  <w:lang w:eastAsia="en-GB"/>
                </w:rPr>
                <w:t>*</w:t>
              </w:r>
            </w:ins>
          </w:p>
        </w:tc>
        <w:tc>
          <w:tcPr>
            <w:tcW w:w="3235" w:type="dxa"/>
            <w:gridSpan w:val="2"/>
            <w:tcBorders>
              <w:top w:val="single" w:color="auto" w:sz="4" w:space="0"/>
              <w:left w:val="nil"/>
              <w:bottom w:val="single" w:color="auto" w:sz="4" w:space="0"/>
              <w:right w:val="single" w:color="auto" w:sz="4" w:space="0"/>
            </w:tcBorders>
            <w:tcMar/>
            <w:vAlign w:val="bottom"/>
          </w:tcPr>
          <w:p w:rsidRPr="00302F0C" w:rsidR="00D934C7" w:rsidP="00D934C7" w:rsidRDefault="00D934C7" w14:paraId="2BBA55D6" w14:textId="6CB32B60">
            <w:pPr>
              <w:spacing w:after="0" w:line="240" w:lineRule="auto"/>
              <w:jc w:val="center"/>
              <w:rPr>
                <w:ins w:author="Akshay Raveendran" w:date="2025-07-22T11:08:00Z" w16du:dateUtc="2025-07-22T07:08:00Z" w:id="1683"/>
                <w:rFonts w:ascii="Arial" w:hAnsi="Arial" w:eastAsia="Times New Roman" w:cs="Arial"/>
                <w:color w:val="000000"/>
                <w:sz w:val="22"/>
                <w:szCs w:val="22"/>
                <w:lang w:eastAsia="en-GB"/>
              </w:rPr>
            </w:pPr>
            <w:ins w:author="Akshay Raveendran" w:date="2025-07-22T11:08:00Z" w16du:dateUtc="2025-07-22T07:08:00Z" w:id="1684">
              <w:r w:rsidRPr="00302F0C">
                <w:rPr>
                  <w:rFonts w:ascii="Arial" w:hAnsi="Arial" w:eastAsia="Times New Roman" w:cs="Arial"/>
                  <w:color w:val="000000"/>
                  <w:sz w:val="22"/>
                  <w:szCs w:val="22"/>
                  <w:lang w:eastAsia="en-GB"/>
                </w:rPr>
                <w:t>Alphanumeric field</w:t>
              </w:r>
            </w:ins>
          </w:p>
        </w:tc>
        <w:tc>
          <w:tcPr>
            <w:tcW w:w="3564" w:type="dxa"/>
            <w:tcBorders>
              <w:top w:val="single" w:color="auto" w:sz="4" w:space="0"/>
              <w:left w:val="nil"/>
              <w:bottom w:val="single" w:color="auto" w:sz="4" w:space="0"/>
              <w:right w:val="single" w:color="auto" w:sz="4" w:space="0"/>
            </w:tcBorders>
            <w:tcMar/>
            <w:vAlign w:val="bottom"/>
          </w:tcPr>
          <w:p w:rsidRPr="00302F0C" w:rsidR="00D934C7" w:rsidP="00D934C7" w:rsidRDefault="00D934C7" w14:paraId="267BBE1F" w14:textId="77777777">
            <w:pPr>
              <w:spacing w:after="0" w:line="240" w:lineRule="auto"/>
              <w:jc w:val="center"/>
              <w:rPr>
                <w:ins w:author="Akshay Raveendran" w:date="2025-07-22T11:08:00Z" w16du:dateUtc="2025-07-22T07:08:00Z" w:id="1685"/>
                <w:rFonts w:ascii="Arial" w:hAnsi="Arial" w:eastAsia="Times New Roman" w:cs="Arial"/>
                <w:color w:val="000000"/>
                <w:sz w:val="22"/>
                <w:szCs w:val="22"/>
                <w:lang w:eastAsia="en-GB"/>
              </w:rPr>
            </w:pPr>
          </w:p>
        </w:tc>
      </w:tr>
    </w:tbl>
    <w:p w:rsidRPr="00302F0C" w:rsidR="007925F2" w:rsidDel="00B13309" w:rsidP="007925F2" w:rsidRDefault="007925F2" w14:paraId="5E53E048" w14:textId="13C33588">
      <w:pPr>
        <w:rPr>
          <w:del w:author="Akshay Raveendran" w:date="2025-07-17T15:12:00Z" w16du:dateUtc="2025-07-17T11:12:00Z" w:id="1686"/>
          <w:rFonts w:ascii="Arial" w:hAnsi="Arial" w:cs="Arial"/>
        </w:rPr>
      </w:pPr>
    </w:p>
    <w:p w:rsidRPr="00302F0C" w:rsidR="0066748D" w:rsidP="007925F2" w:rsidRDefault="0066748D" w14:paraId="7D3DF569" w14:textId="77777777">
      <w:pPr>
        <w:rPr>
          <w:rFonts w:ascii="Arial" w:hAnsi="Arial" w:cs="Arial"/>
        </w:rPr>
      </w:pPr>
    </w:p>
    <w:tbl>
      <w:tblPr>
        <w:tblW w:w="9450" w:type="dxa"/>
        <w:tblLook w:val="04A0" w:firstRow="1" w:lastRow="0" w:firstColumn="1" w:lastColumn="0" w:noHBand="0" w:noVBand="1"/>
      </w:tblPr>
      <w:tblGrid>
        <w:gridCol w:w="2880"/>
        <w:gridCol w:w="3330"/>
        <w:gridCol w:w="3240"/>
      </w:tblGrid>
      <w:tr w:rsidRPr="00302F0C" w:rsidR="00575022" w14:paraId="59E5C2FF" w14:textId="77777777">
        <w:trPr>
          <w:trHeight w:val="290"/>
        </w:trPr>
        <w:tc>
          <w:tcPr>
            <w:tcW w:w="2880" w:type="dxa"/>
            <w:tcBorders>
              <w:top w:val="nil"/>
              <w:left w:val="nil"/>
              <w:bottom w:val="nil"/>
              <w:right w:val="nil"/>
            </w:tcBorders>
            <w:shd w:val="clear" w:color="000000" w:fill="DDEBF7"/>
            <w:noWrap/>
            <w:vAlign w:val="bottom"/>
            <w:hideMark/>
          </w:tcPr>
          <w:p w:rsidRPr="00302F0C" w:rsidR="00575022" w:rsidRDefault="004E02FB" w14:paraId="28EBA4CF" w14:textId="6093E2EF">
            <w:pPr>
              <w:spacing w:after="0" w:line="240" w:lineRule="auto"/>
              <w:rPr>
                <w:rFonts w:ascii="Arial" w:hAnsi="Arial" w:eastAsia="Times New Roman" w:cs="Arial"/>
                <w:b/>
                <w:color w:val="000000"/>
                <w:sz w:val="22"/>
                <w:szCs w:val="22"/>
                <w:lang w:eastAsia="en-GB"/>
              </w:rPr>
            </w:pPr>
            <w:ins w:author="Akshay Raveendran" w:date="2025-07-17T15:19:00Z" w16du:dateUtc="2025-07-17T11:19:00Z" w:id="1687">
              <w:r w:rsidRPr="00302F0C">
                <w:rPr>
                  <w:rFonts w:ascii="Arial" w:hAnsi="Arial" w:eastAsia="Times New Roman" w:cs="Arial"/>
                  <w:b/>
                  <w:color w:val="000000"/>
                  <w:sz w:val="22"/>
                  <w:szCs w:val="22"/>
                  <w:lang w:eastAsia="en-GB"/>
                </w:rPr>
                <w:t>DoA</w:t>
              </w:r>
            </w:ins>
            <w:del w:author="Akshay Raveendran" w:date="2025-07-17T15:19:00Z" w16du:dateUtc="2025-07-17T11:19:00Z" w:id="1688">
              <w:r w:rsidRPr="00302F0C" w:rsidDel="004E02FB" w:rsidR="009427AC">
                <w:rPr>
                  <w:rFonts w:ascii="Arial" w:hAnsi="Arial" w:eastAsia="Times New Roman" w:cs="Arial"/>
                  <w:b/>
                  <w:color w:val="000000"/>
                  <w:sz w:val="22"/>
                  <w:szCs w:val="22"/>
                  <w:lang w:eastAsia="en-GB"/>
                </w:rPr>
                <w:delText>Executioner</w:delText>
              </w:r>
            </w:del>
          </w:p>
        </w:tc>
        <w:tc>
          <w:tcPr>
            <w:tcW w:w="3330" w:type="dxa"/>
            <w:tcBorders>
              <w:top w:val="nil"/>
              <w:left w:val="nil"/>
              <w:bottom w:val="nil"/>
              <w:right w:val="nil"/>
            </w:tcBorders>
            <w:shd w:val="clear" w:color="000000" w:fill="DDEBF7"/>
            <w:noWrap/>
            <w:vAlign w:val="bottom"/>
            <w:hideMark/>
          </w:tcPr>
          <w:p w:rsidRPr="00302F0C" w:rsidR="00575022" w:rsidRDefault="00575022" w14:paraId="731E689F" w14:textId="77777777">
            <w:pPr>
              <w:spacing w:after="0" w:line="240" w:lineRule="auto"/>
              <w:rPr>
                <w:rFonts w:ascii="Arial" w:hAnsi="Arial" w:eastAsia="Times New Roman" w:cs="Arial"/>
                <w:b/>
                <w:i/>
                <w:color w:val="000000"/>
                <w:sz w:val="22"/>
                <w:szCs w:val="22"/>
                <w:lang w:eastAsia="en-GB"/>
              </w:rPr>
            </w:pPr>
            <w:r w:rsidRPr="00302F0C">
              <w:rPr>
                <w:rFonts w:ascii="Arial" w:hAnsi="Arial" w:eastAsia="Times New Roman" w:cs="Arial"/>
                <w:b/>
                <w:i/>
                <w:color w:val="000000"/>
                <w:sz w:val="22"/>
                <w:szCs w:val="22"/>
                <w:lang w:eastAsia="en-GB"/>
              </w:rPr>
              <w:t> </w:t>
            </w:r>
          </w:p>
        </w:tc>
        <w:tc>
          <w:tcPr>
            <w:tcW w:w="3240" w:type="dxa"/>
            <w:tcBorders>
              <w:top w:val="nil"/>
              <w:left w:val="nil"/>
              <w:bottom w:val="nil"/>
              <w:right w:val="nil"/>
            </w:tcBorders>
            <w:shd w:val="clear" w:color="000000" w:fill="DDEBF7"/>
            <w:noWrap/>
            <w:vAlign w:val="bottom"/>
            <w:hideMark/>
          </w:tcPr>
          <w:p w:rsidRPr="00302F0C" w:rsidR="00575022" w:rsidRDefault="00575022" w14:paraId="70A08A47"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575022" w14:paraId="191F3654" w14:textId="77777777">
        <w:trPr>
          <w:trHeight w:val="290"/>
        </w:trPr>
        <w:tc>
          <w:tcPr>
            <w:tcW w:w="2880" w:type="dxa"/>
            <w:tcBorders>
              <w:top w:val="single" w:color="auto" w:sz="4" w:space="0"/>
              <w:left w:val="single" w:color="auto" w:sz="4" w:space="0"/>
              <w:bottom w:val="single" w:color="auto" w:sz="4" w:space="0"/>
              <w:right w:val="single" w:color="auto" w:sz="4" w:space="0"/>
            </w:tcBorders>
            <w:noWrap/>
            <w:vAlign w:val="center"/>
            <w:hideMark/>
          </w:tcPr>
          <w:p w:rsidRPr="00302F0C" w:rsidR="00575022" w:rsidRDefault="00575022" w14:paraId="5E769E8E"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A</w:t>
            </w:r>
          </w:p>
        </w:tc>
        <w:tc>
          <w:tcPr>
            <w:tcW w:w="3330" w:type="dxa"/>
            <w:tcBorders>
              <w:top w:val="single" w:color="auto" w:sz="4" w:space="0"/>
              <w:left w:val="nil"/>
              <w:bottom w:val="single" w:color="auto" w:sz="4" w:space="0"/>
              <w:right w:val="single" w:color="auto" w:sz="4" w:space="0"/>
            </w:tcBorders>
            <w:noWrap/>
            <w:vAlign w:val="center"/>
            <w:hideMark/>
          </w:tcPr>
          <w:p w:rsidRPr="00302F0C" w:rsidR="00575022" w:rsidRDefault="00575022" w14:paraId="07AD9956"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B</w:t>
            </w:r>
          </w:p>
        </w:tc>
        <w:tc>
          <w:tcPr>
            <w:tcW w:w="3240" w:type="dxa"/>
            <w:tcBorders>
              <w:top w:val="single" w:color="auto" w:sz="4" w:space="0"/>
              <w:left w:val="nil"/>
              <w:bottom w:val="single" w:color="auto" w:sz="4" w:space="0"/>
              <w:right w:val="single" w:color="auto" w:sz="4" w:space="0"/>
            </w:tcBorders>
            <w:noWrap/>
            <w:vAlign w:val="center"/>
            <w:hideMark/>
          </w:tcPr>
          <w:p w:rsidRPr="00302F0C" w:rsidR="00575022" w:rsidRDefault="00575022" w14:paraId="29E0335D"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C</w:t>
            </w:r>
          </w:p>
        </w:tc>
      </w:tr>
      <w:tr w:rsidRPr="00302F0C" w:rsidR="00575022" w14:paraId="09CE36CF" w14:textId="77777777">
        <w:trPr>
          <w:trHeight w:val="580"/>
        </w:trPr>
        <w:tc>
          <w:tcPr>
            <w:tcW w:w="2880" w:type="dxa"/>
            <w:tcBorders>
              <w:top w:val="nil"/>
              <w:left w:val="single" w:color="auto" w:sz="4" w:space="0"/>
              <w:bottom w:val="single" w:color="auto" w:sz="4" w:space="0"/>
              <w:right w:val="single" w:color="auto" w:sz="4" w:space="0"/>
            </w:tcBorders>
            <w:vAlign w:val="bottom"/>
            <w:hideMark/>
          </w:tcPr>
          <w:p w:rsidRPr="00302F0C" w:rsidR="00575022" w:rsidRDefault="00575022" w14:paraId="5D73E930"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PSSC</w:t>
            </w:r>
          </w:p>
        </w:tc>
        <w:tc>
          <w:tcPr>
            <w:tcW w:w="3330" w:type="dxa"/>
            <w:tcBorders>
              <w:top w:val="nil"/>
              <w:left w:val="nil"/>
              <w:bottom w:val="single" w:color="auto" w:sz="4" w:space="0"/>
              <w:right w:val="single" w:color="auto" w:sz="4" w:space="0"/>
            </w:tcBorders>
            <w:noWrap/>
            <w:vAlign w:val="bottom"/>
            <w:hideMark/>
          </w:tcPr>
          <w:p w:rsidRPr="00302F0C" w:rsidR="00575022" w:rsidRDefault="00C307D3" w14:paraId="42C5CAE0" w14:textId="6A795DCE">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SVP</w:t>
            </w:r>
            <w:r w:rsidRPr="00302F0C" w:rsidR="0040221F">
              <w:rPr>
                <w:rFonts w:ascii="Arial" w:hAnsi="Arial" w:eastAsia="Times New Roman" w:cs="Arial"/>
                <w:color w:val="000000"/>
                <w:sz w:val="22"/>
                <w:szCs w:val="22"/>
                <w:lang w:eastAsia="en-GB"/>
              </w:rPr>
              <w:t xml:space="preserve"> – Procurement/Head of PSSC</w:t>
            </w:r>
            <w:r w:rsidRPr="00302F0C" w:rsidR="00BA6CF9">
              <w:rPr>
                <w:rFonts w:ascii="Arial" w:hAnsi="Arial" w:eastAsia="Times New Roman" w:cs="Arial"/>
                <w:color w:val="000000"/>
                <w:sz w:val="22"/>
                <w:szCs w:val="22"/>
                <w:lang w:eastAsia="en-GB"/>
              </w:rPr>
              <w:t xml:space="preserve"> </w:t>
            </w:r>
            <w:r w:rsidRPr="00302F0C" w:rsidR="0040221F">
              <w:rPr>
                <w:rFonts w:ascii="Arial" w:hAnsi="Arial" w:eastAsia="Times New Roman" w:cs="Arial"/>
                <w:color w:val="000000"/>
                <w:sz w:val="22"/>
                <w:szCs w:val="22"/>
                <w:lang w:eastAsia="en-GB"/>
              </w:rPr>
              <w:t>(</w:t>
            </w:r>
            <w:r w:rsidRPr="00302F0C" w:rsidR="00913A6A">
              <w:rPr>
                <w:rFonts w:ascii="Arial" w:hAnsi="Arial" w:eastAsia="Times New Roman" w:cs="Arial"/>
                <w:color w:val="000000"/>
                <w:sz w:val="22"/>
                <w:szCs w:val="22"/>
                <w:lang w:eastAsia="en-GB"/>
              </w:rPr>
              <w:t xml:space="preserve">Approval </w:t>
            </w:r>
            <w:r w:rsidRPr="00302F0C" w:rsidR="0040221F">
              <w:rPr>
                <w:rFonts w:ascii="Arial" w:hAnsi="Arial" w:eastAsia="Times New Roman" w:cs="Arial"/>
                <w:color w:val="000000"/>
                <w:sz w:val="22"/>
                <w:szCs w:val="22"/>
                <w:lang w:eastAsia="en-GB"/>
              </w:rPr>
              <w:t>only</w:t>
            </w:r>
            <w:r w:rsidRPr="00302F0C" w:rsidR="005D5598">
              <w:rPr>
                <w:rFonts w:ascii="Arial" w:hAnsi="Arial" w:eastAsia="Times New Roman" w:cs="Arial"/>
                <w:color w:val="000000"/>
                <w:sz w:val="22"/>
                <w:szCs w:val="22"/>
                <w:lang w:eastAsia="en-GB"/>
              </w:rPr>
              <w:t xml:space="preserve"> </w:t>
            </w:r>
            <w:ins w:author="Akshay Raveendran" w:date="2025-07-17T15:20:00Z" w16du:dateUtc="2025-07-17T11:20:00Z" w:id="1689">
              <w:r w:rsidRPr="00302F0C" w:rsidR="00521709">
                <w:rPr>
                  <w:rFonts w:ascii="Arial" w:hAnsi="Arial" w:eastAsia="Times New Roman" w:cs="Arial"/>
                  <w:color w:val="000000"/>
                  <w:sz w:val="22"/>
                  <w:szCs w:val="22"/>
                  <w:lang w:eastAsia="en-GB"/>
                </w:rPr>
                <w:t>after stage 2</w:t>
              </w:r>
            </w:ins>
            <w:del w:author="Akshay Raveendran" w:date="2025-07-17T15:20:00Z" w16du:dateUtc="2025-07-17T11:20:00Z" w:id="1690">
              <w:r w:rsidRPr="00302F0C" w:rsidDel="00521709" w:rsidR="005D5598">
                <w:rPr>
                  <w:rFonts w:ascii="Arial" w:hAnsi="Arial" w:eastAsia="Times New Roman" w:cs="Arial"/>
                  <w:color w:val="000000"/>
                  <w:sz w:val="22"/>
                  <w:szCs w:val="22"/>
                  <w:lang w:eastAsia="en-GB"/>
                </w:rPr>
                <w:delText>for</w:delText>
              </w:r>
              <w:r w:rsidRPr="00302F0C" w:rsidDel="00521709" w:rsidR="00913A6A">
                <w:rPr>
                  <w:rFonts w:ascii="Arial" w:hAnsi="Arial" w:eastAsia="Times New Roman" w:cs="Arial"/>
                  <w:color w:val="000000"/>
                  <w:sz w:val="22"/>
                  <w:szCs w:val="22"/>
                  <w:lang w:eastAsia="en-GB"/>
                </w:rPr>
                <w:delText xml:space="preserve"> completed requests</w:delText>
              </w:r>
            </w:del>
            <w:r w:rsidRPr="00302F0C" w:rsidR="00913A6A">
              <w:rPr>
                <w:rFonts w:ascii="Arial" w:hAnsi="Arial" w:eastAsia="Times New Roman" w:cs="Arial"/>
                <w:color w:val="000000"/>
                <w:sz w:val="22"/>
                <w:szCs w:val="22"/>
                <w:lang w:eastAsia="en-GB"/>
              </w:rPr>
              <w:t>)</w:t>
            </w:r>
          </w:p>
        </w:tc>
        <w:tc>
          <w:tcPr>
            <w:tcW w:w="3240" w:type="dxa"/>
            <w:tcBorders>
              <w:top w:val="nil"/>
              <w:left w:val="nil"/>
              <w:bottom w:val="single" w:color="auto" w:sz="4" w:space="0"/>
              <w:right w:val="single" w:color="auto" w:sz="4" w:space="0"/>
            </w:tcBorders>
            <w:noWrap/>
            <w:vAlign w:val="bottom"/>
            <w:hideMark/>
          </w:tcPr>
          <w:p w:rsidRPr="00302F0C" w:rsidR="00575022" w:rsidRDefault="00575022" w14:paraId="3904D78E" w14:textId="0C29D947">
            <w:pPr>
              <w:spacing w:after="0" w:line="240" w:lineRule="auto"/>
              <w:rPr>
                <w:rFonts w:ascii="Arial" w:hAnsi="Arial" w:eastAsia="Times New Roman" w:cs="Arial"/>
                <w:color w:val="000000"/>
                <w:sz w:val="22"/>
                <w:szCs w:val="22"/>
                <w:lang w:eastAsia="en-GB"/>
              </w:rPr>
            </w:pPr>
          </w:p>
        </w:tc>
      </w:tr>
    </w:tbl>
    <w:p w:rsidRPr="00302F0C" w:rsidR="00B404F7" w:rsidP="007925F2" w:rsidRDefault="00B404F7" w14:paraId="446F6FE3" w14:textId="77777777">
      <w:pPr>
        <w:rPr>
          <w:rFonts w:ascii="Arial" w:hAnsi="Arial" w:cs="Arial"/>
          <w:b/>
        </w:rPr>
      </w:pPr>
    </w:p>
    <w:p w:rsidRPr="00302F0C" w:rsidR="008058AA" w:rsidP="007925F2" w:rsidRDefault="00D25A28" w14:paraId="48DB918F" w14:textId="14A621E8">
      <w:pPr>
        <w:rPr>
          <w:rFonts w:ascii="Arial" w:hAnsi="Arial" w:cs="Arial"/>
          <w:b/>
        </w:rPr>
      </w:pPr>
      <w:r w:rsidRPr="00302F0C">
        <w:rPr>
          <w:rFonts w:ascii="Arial" w:hAnsi="Arial" w:cs="Arial"/>
          <w:b/>
        </w:rPr>
        <w:t>Notes</w:t>
      </w:r>
      <w:r w:rsidRPr="00302F0C" w:rsidR="007925F2">
        <w:rPr>
          <w:rFonts w:ascii="Arial" w:hAnsi="Arial" w:cs="Arial"/>
          <w:b/>
        </w:rPr>
        <w:t>:</w:t>
      </w:r>
    </w:p>
    <w:p w:rsidRPr="00302F0C" w:rsidR="00FB72EE" w:rsidP="00654EAE" w:rsidRDefault="006F48BF" w14:paraId="1EAD15FF" w14:textId="7AC61AE8">
      <w:pPr>
        <w:pStyle w:val="ListParagraph"/>
        <w:numPr>
          <w:ilvl w:val="0"/>
          <w:numId w:val="6"/>
        </w:numPr>
        <w:jc w:val="both"/>
        <w:rPr>
          <w:ins w:author="Akshay Raveendran" w:date="2025-07-17T15:15:00Z" w16du:dateUtc="2025-07-17T11:15:00Z" w:id="1691"/>
          <w:rFonts w:ascii="Arial" w:hAnsi="Arial" w:cs="Arial"/>
        </w:rPr>
      </w:pPr>
      <w:r w:rsidRPr="006F48BF">
        <w:rPr>
          <w:rFonts w:ascii="Arial" w:hAnsi="Arial" w:cs="Arial"/>
        </w:rPr>
        <w:t>Once this form is created following the submission of the vendor sourcing form, its status should be set to "Vendor Sourcing Floated."</w:t>
      </w:r>
    </w:p>
    <w:p w:rsidR="008C551C" w:rsidP="32F03ACD" w:rsidRDefault="008C551C" w14:paraId="64D3502E" w14:textId="77777777">
      <w:pPr>
        <w:pStyle w:val="ListParagraph"/>
        <w:numPr>
          <w:ilvl w:val="0"/>
          <w:numId w:val="6"/>
        </w:numPr>
        <w:jc w:val="both"/>
        <w:rPr>
          <w:rFonts w:ascii="Arial" w:hAnsi="Arial" w:cs="Arial"/>
        </w:rPr>
      </w:pPr>
      <w:r w:rsidRPr="008C551C">
        <w:rPr>
          <w:rFonts w:ascii="Arial" w:hAnsi="Arial" w:cs="Arial"/>
        </w:rPr>
        <w:t>Upon completion of Stage 1, the form status should update to "Negotiation and Quote Finalization."</w:t>
      </w:r>
    </w:p>
    <w:p w:rsidR="00CE7C41" w:rsidP="32F03ACD" w:rsidRDefault="00CF5593" w14:paraId="3ACDE482" w14:textId="77777777">
      <w:pPr>
        <w:pStyle w:val="ListParagraph"/>
        <w:numPr>
          <w:ilvl w:val="0"/>
          <w:numId w:val="6"/>
        </w:numPr>
        <w:jc w:val="both"/>
        <w:rPr>
          <w:rFonts w:ascii="Arial" w:hAnsi="Arial" w:cs="Arial"/>
        </w:rPr>
      </w:pPr>
      <w:r w:rsidRPr="00CF5593">
        <w:rPr>
          <w:rFonts w:ascii="Arial" w:hAnsi="Arial" w:cs="Arial"/>
        </w:rPr>
        <w:t>Following Stage 1, the PSSC user should have the option to initiate a new e-auction request on the portal—either by redirecting to an e-auction if the highest bid meets the DoA threshold or by pushing the existing request to an e-auction form.</w:t>
      </w:r>
    </w:p>
    <w:p w:rsidRPr="00302F0C" w:rsidR="00A91A56" w:rsidP="32F03ACD" w:rsidRDefault="00CE7C41" w14:paraId="0F519E99" w14:textId="431D59F7">
      <w:pPr>
        <w:pStyle w:val="ListParagraph"/>
        <w:numPr>
          <w:ilvl w:val="0"/>
          <w:numId w:val="6"/>
        </w:numPr>
        <w:jc w:val="both"/>
        <w:rPr>
          <w:ins w:author="Akshay Raveendran" w:date="2025-07-22T15:13:00Z" w16du:dateUtc="2025-07-22T11:13:00Z" w:id="1692"/>
          <w:rFonts w:ascii="Arial" w:hAnsi="Arial" w:cs="Arial"/>
        </w:rPr>
      </w:pPr>
      <w:r w:rsidRPr="00CE7C41">
        <w:rPr>
          <w:rFonts w:ascii="Arial" w:hAnsi="Arial" w:cs="Arial"/>
        </w:rPr>
        <w:t>If an e-auction is not conducted despite meeting the threshold, the PSSC user should have the option to proceed to the Exceptional Approval Request form.</w:t>
      </w:r>
      <w:ins w:author="Akshay Raveendran" w:date="2025-07-21T13:55:00Z" w16du:dateUtc="2025-07-21T09:55:00Z" w:id="1693">
        <w:r w:rsidRPr="00302F0C" w:rsidR="009D5EEA">
          <w:rPr>
            <w:rFonts w:ascii="Arial" w:hAnsi="Arial" w:cs="Arial"/>
          </w:rPr>
          <w:t xml:space="preserve"> </w:t>
        </w:r>
      </w:ins>
    </w:p>
    <w:p w:rsidRPr="00302F0C" w:rsidR="009D5EEA" w:rsidDel="009D5EEA" w:rsidRDefault="009D5EEA" w14:paraId="248030E9" w14:textId="616B0103">
      <w:pPr>
        <w:pStyle w:val="ListParagraph"/>
        <w:numPr>
          <w:ilvl w:val="0"/>
          <w:numId w:val="6"/>
        </w:numPr>
        <w:jc w:val="both"/>
        <w:rPr>
          <w:ins w:author="Akshay Raveendran" w:date="2025-07-21T13:55:00Z" w16du:dateUtc="2025-07-21T09:55:00Z" w:id="1694"/>
          <w:del w:author="Akshay Raveendran" w:date="2025-07-21T13:55:00Z" w16du:dateUtc="2025-07-21T09:55:00Z" w:id="1695"/>
          <w:rFonts w:ascii="Arial" w:hAnsi="Arial" w:cs="Arial"/>
          <w:rPrChange w:author="Akshay Raveendran" w:date="2025-07-22T15:13:00Z" w16du:dateUtc="2025-07-22T11:13:00Z" w:id="1696">
            <w:rPr>
              <w:ins w:author="Akshay Raveendran" w:date="2025-07-21T13:55:00Z" w16du:dateUtc="2025-07-21T09:55:00Z" w:id="1697"/>
              <w:del w:author="Akshay Raveendran" w:date="2025-07-21T13:55:00Z" w16du:dateUtc="2025-07-21T09:55:00Z" w:id="1698"/>
            </w:rPr>
          </w:rPrChange>
        </w:rPr>
      </w:pPr>
      <w:ins w:author="Akshay Raveendran" w:date="2025-07-21T13:55:00Z" w16du:dateUtc="2025-07-21T09:55:00Z" w:id="1699">
        <w:del w:author="Akshay Raveendran" w:date="2025-07-21T13:59:00Z" w16du:dateUtc="2025-07-21T09:59:00Z" w:id="1700">
          <w:r w:rsidRPr="00302F0C" w:rsidDel="00CD3BBF">
            <w:rPr>
              <w:rFonts w:ascii="Arial" w:hAnsi="Arial" w:cs="Arial"/>
              <w:rPrChange w:author="Akshay Raveendran" w:date="2025-07-22T15:13:00Z" w16du:dateUtc="2025-07-22T11:13:00Z" w:id="1701">
                <w:rPr/>
              </w:rPrChange>
            </w:rPr>
            <w:delText>(</w:delText>
          </w:r>
        </w:del>
        <w:del w:author="Akshay Raveendran" w:date="2025-07-22T15:13:00Z" w16du:dateUtc="2025-07-22T11:13:00Z" w:id="1702">
          <w:r w:rsidRPr="00302F0C" w:rsidDel="00486510">
            <w:rPr>
              <w:rFonts w:ascii="Arial" w:hAnsi="Arial" w:cs="Arial"/>
              <w:rPrChange w:author="Akshay Raveendran" w:date="2025-07-22T15:13:00Z" w16du:dateUtc="2025-07-22T11:13:00Z" w:id="1703">
                <w:rPr/>
              </w:rPrChange>
            </w:rPr>
            <w:delText>Since Scrap sales is a revenue generation activity, the revenue part to be captured rather than cost in the current e-auction form</w:delText>
          </w:r>
        </w:del>
        <w:del w:author="Akshay Raveendran" w:date="2025-07-21T13:59:00Z" w16du:dateUtc="2025-07-21T09:59:00Z" w:id="1704">
          <w:r w:rsidRPr="00302F0C" w:rsidDel="00CD3BBF">
            <w:rPr>
              <w:rFonts w:ascii="Arial" w:hAnsi="Arial" w:cs="Arial"/>
              <w:rPrChange w:author="Akshay Raveendran" w:date="2025-07-22T15:13:00Z" w16du:dateUtc="2025-07-22T11:13:00Z" w:id="1705">
                <w:rPr/>
              </w:rPrChange>
            </w:rPr>
            <w:delText>)</w:delText>
          </w:r>
        </w:del>
      </w:ins>
    </w:p>
    <w:p w:rsidR="00A37CC2" w:rsidP="200A3FD2" w:rsidRDefault="00A37CC2" w14:paraId="1EDB297F" w14:textId="77777777">
      <w:pPr>
        <w:pStyle w:val="ListParagraph"/>
        <w:numPr>
          <w:ilvl w:val="0"/>
          <w:numId w:val="6"/>
        </w:numPr>
        <w:jc w:val="both"/>
        <w:rPr>
          <w:rFonts w:ascii="Arial" w:hAnsi="Arial" w:cs="Arial"/>
        </w:rPr>
      </w:pPr>
      <w:r w:rsidRPr="00A37CC2">
        <w:rPr>
          <w:rFonts w:ascii="Arial" w:hAnsi="Arial" w:cs="Arial"/>
        </w:rPr>
        <w:t>Upon completion of Stage 2, the form status should be updated to "Cost Comparison Creation."</w:t>
      </w:r>
    </w:p>
    <w:p w:rsidRPr="00302F0C" w:rsidR="6F4ED575" w:rsidP="200A3FD2" w:rsidRDefault="6F4ED575" w14:paraId="28EA1FC4" w14:textId="7082F758">
      <w:pPr>
        <w:pStyle w:val="ListParagraph"/>
        <w:numPr>
          <w:ilvl w:val="0"/>
          <w:numId w:val="6"/>
        </w:numPr>
        <w:jc w:val="both"/>
        <w:rPr>
          <w:ins w:author="Akshay Raveendran" w:date="2025-07-17T15:18:00Z" w16du:dateUtc="2025-07-17T11:18:00Z" w:id="1706"/>
          <w:rFonts w:ascii="Arial" w:hAnsi="Arial" w:cs="Arial"/>
          <w:rPrChange w:author="Akshay Raveendran" w:date="2025-07-22T15:14:00Z" w16du:dateUtc="2025-07-22T11:14:00Z" w:id="1707">
            <w:rPr>
              <w:ins w:author="Akshay Raveendran" w:date="2025-07-17T15:18:00Z" w16du:dateUtc="2025-07-17T11:18:00Z" w:id="1708"/>
            </w:rPr>
          </w:rPrChange>
        </w:rPr>
      </w:pPr>
      <w:r w:rsidRPr="00302F0C">
        <w:rPr>
          <w:rFonts w:ascii="Arial" w:hAnsi="Arial" w:cs="Arial"/>
        </w:rPr>
        <w:t>Cost comparison to be generated in the same format as the attached file</w:t>
      </w:r>
      <w:r w:rsidRPr="00302F0C" w:rsidR="00A05C1F">
        <w:rPr>
          <w:rFonts w:ascii="Arial" w:hAnsi="Arial" w:cs="Arial"/>
        </w:rPr>
        <w:t>.</w:t>
      </w:r>
    </w:p>
    <w:p w:rsidRPr="00302F0C" w:rsidR="00884859" w:rsidP="00654EAE" w:rsidRDefault="00420478" w14:paraId="001A9FF3" w14:textId="19085A75">
      <w:pPr>
        <w:pStyle w:val="ListParagraph"/>
        <w:numPr>
          <w:ilvl w:val="0"/>
          <w:numId w:val="6"/>
        </w:numPr>
        <w:jc w:val="both"/>
        <w:rPr>
          <w:ins w:author="Akshay Raveendran" w:date="2025-07-17T15:21:00Z" w16du:dateUtc="2025-07-17T11:21:00Z" w:id="1709"/>
          <w:rFonts w:ascii="Arial" w:hAnsi="Arial" w:cs="Arial"/>
        </w:rPr>
      </w:pPr>
      <w:ins w:author="Akshay Raveendran" w:date="2025-07-17T15:18:00Z" w16du:dateUtc="2025-07-17T11:18:00Z" w:id="1710">
        <w:r w:rsidRPr="00302F0C">
          <w:rPr>
            <w:rFonts w:ascii="Arial" w:hAnsi="Arial" w:cs="Arial"/>
          </w:rPr>
          <w:t xml:space="preserve">Post stage 2 cost comparison document to be generated </w:t>
        </w:r>
      </w:ins>
      <w:ins w:author="Akshay Raveendran" w:date="2025-07-17T15:19:00Z" w16du:dateUtc="2025-07-17T11:19:00Z" w:id="1711">
        <w:r w:rsidRPr="00302F0C">
          <w:rPr>
            <w:rFonts w:ascii="Arial" w:hAnsi="Arial" w:cs="Arial"/>
          </w:rPr>
          <w:t>by the system with the details submitted by the user</w:t>
        </w:r>
        <w:r w:rsidRPr="00302F0C" w:rsidR="004E02FB">
          <w:rPr>
            <w:rFonts w:ascii="Arial" w:hAnsi="Arial" w:cs="Arial"/>
          </w:rPr>
          <w:t xml:space="preserve"> which will be sent to </w:t>
        </w:r>
      </w:ins>
      <w:ins w:author="Akshay Raveendran" w:date="2025-07-17T15:20:00Z" w16du:dateUtc="2025-07-17T11:20:00Z" w:id="1712">
        <w:r w:rsidRPr="00302F0C" w:rsidR="00521709">
          <w:rPr>
            <w:rFonts w:ascii="Arial" w:hAnsi="Arial" w:cs="Arial"/>
          </w:rPr>
          <w:t>SVP as per DoA for approval of CC</w:t>
        </w:r>
        <w:r w:rsidRPr="00302F0C" w:rsidR="002C7272">
          <w:rPr>
            <w:rFonts w:ascii="Arial" w:hAnsi="Arial" w:cs="Arial"/>
          </w:rPr>
          <w:t xml:space="preserve">. Post approval the </w:t>
        </w:r>
      </w:ins>
      <w:ins w:author="Akshay Raveendran" w:date="2025-07-22T09:52:00Z" w16du:dateUtc="2025-07-22T05:52:00Z" w:id="1713">
        <w:r w:rsidRPr="00302F0C" w:rsidR="006F0D0D">
          <w:rPr>
            <w:rFonts w:ascii="Arial" w:hAnsi="Arial" w:cs="Arial"/>
          </w:rPr>
          <w:t>status</w:t>
        </w:r>
      </w:ins>
      <w:ins w:author="Akshay Raveendran" w:date="2025-07-17T15:20:00Z" w16du:dateUtc="2025-07-17T11:20:00Z" w:id="1714">
        <w:r w:rsidRPr="00302F0C" w:rsidR="002C7272">
          <w:rPr>
            <w:rFonts w:ascii="Arial" w:hAnsi="Arial" w:cs="Arial"/>
          </w:rPr>
          <w:t xml:space="preserve"> changes to co</w:t>
        </w:r>
      </w:ins>
      <w:ins w:author="Akshay Raveendran" w:date="2025-07-17T15:21:00Z" w16du:dateUtc="2025-07-17T11:21:00Z" w:id="1715">
        <w:r w:rsidRPr="00302F0C" w:rsidR="002C7272">
          <w:rPr>
            <w:rFonts w:ascii="Arial" w:hAnsi="Arial" w:cs="Arial"/>
          </w:rPr>
          <w:t>mpleted and sent to the requestor</w:t>
        </w:r>
      </w:ins>
      <w:r w:rsidRPr="00302F0C" w:rsidR="00A05C1F">
        <w:rPr>
          <w:rFonts w:ascii="Arial" w:hAnsi="Arial" w:cs="Arial"/>
        </w:rPr>
        <w:t>.</w:t>
      </w:r>
    </w:p>
    <w:p w:rsidRPr="00302F0C" w:rsidR="00D25A28" w:rsidP="00B25FA6" w:rsidRDefault="002C7272" w14:paraId="50C0A1B6" w14:textId="75FF34D7">
      <w:pPr>
        <w:pStyle w:val="ListParagraph"/>
        <w:numPr>
          <w:ilvl w:val="0"/>
          <w:numId w:val="6"/>
        </w:numPr>
        <w:jc w:val="both"/>
        <w:rPr>
          <w:rFonts w:ascii="Arial" w:hAnsi="Arial" w:cs="Arial"/>
          <w:rPrChange w:author="Akshay Raveendran" w:date="2025-07-17T15:22:00Z" w16du:dateUtc="2025-07-17T11:22:00Z" w:id="1716">
            <w:rPr/>
          </w:rPrChange>
        </w:rPr>
      </w:pPr>
      <w:ins w:author="Akshay Raveendran" w:date="2025-07-17T15:21:00Z" w16du:dateUtc="2025-07-17T11:21:00Z" w:id="1717">
        <w:r w:rsidRPr="00302F0C">
          <w:rPr>
            <w:rFonts w:ascii="Arial" w:hAnsi="Arial" w:cs="Arial"/>
          </w:rPr>
          <w:t xml:space="preserve">In case CC is rejected by the </w:t>
        </w:r>
        <w:r w:rsidRPr="00302F0C" w:rsidR="00B00FA2">
          <w:rPr>
            <w:rFonts w:ascii="Arial" w:hAnsi="Arial" w:cs="Arial"/>
          </w:rPr>
          <w:t>DoA the form to be sent back to PSSC user for re-negotiation and getting new bids</w:t>
        </w:r>
      </w:ins>
      <w:ins w:author="Akshay Raveendran" w:date="2025-07-17T15:22:00Z" w16du:dateUtc="2025-07-17T11:22:00Z" w:id="1718">
        <w:r w:rsidRPr="00302F0C" w:rsidR="00B00FA2">
          <w:rPr>
            <w:rFonts w:ascii="Arial" w:hAnsi="Arial" w:cs="Arial"/>
          </w:rPr>
          <w:t>.</w:t>
        </w:r>
      </w:ins>
      <w:del w:author="Akshay Raveendran" w:date="2025-07-17T15:22:00Z" w16du:dateUtc="2025-07-17T11:22:00Z" w:id="1719">
        <w:r w:rsidRPr="00302F0C" w:rsidDel="00B25FA6" w:rsidR="00D25A28">
          <w:rPr>
            <w:rFonts w:ascii="Arial" w:hAnsi="Arial" w:cs="Arial"/>
            <w:rPrChange w:author="Akshay Raveendran" w:date="2025-07-17T15:22:00Z" w16du:dateUtc="2025-07-17T11:22:00Z" w:id="1720">
              <w:rPr/>
            </w:rPrChange>
          </w:rPr>
          <w:delText>On</w:delText>
        </w:r>
      </w:del>
      <w:r w:rsidRPr="00302F0C" w:rsidR="00D25A28">
        <w:rPr>
          <w:rFonts w:ascii="Arial" w:hAnsi="Arial" w:cs="Arial"/>
          <w:rPrChange w:author="Akshay Raveendran" w:date="2025-07-17T15:22:00Z" w16du:dateUtc="2025-07-17T11:22:00Z" w:id="1721">
            <w:rPr/>
          </w:rPrChange>
        </w:rPr>
        <w:t xml:space="preserve"> </w:t>
      </w:r>
      <w:del w:author="Akshay Raveendran" w:date="2025-07-17T15:22:00Z" w16du:dateUtc="2025-07-17T11:22:00Z" w:id="1722">
        <w:r w:rsidRPr="00302F0C" w:rsidDel="00B25FA6" w:rsidR="00D25A28">
          <w:rPr>
            <w:rFonts w:ascii="Arial" w:hAnsi="Arial" w:cs="Arial"/>
            <w:rPrChange w:author="Akshay Raveendran" w:date="2025-07-17T15:22:00Z" w16du:dateUtc="2025-07-17T11:22:00Z" w:id="1723">
              <w:rPr/>
            </w:rPrChange>
          </w:rPr>
          <w:delText xml:space="preserve">submission of the form automated </w:delText>
        </w:r>
        <w:r w:rsidRPr="00302F0C" w:rsidDel="00B25FA6" w:rsidR="003B56C6">
          <w:rPr>
            <w:rFonts w:ascii="Arial" w:hAnsi="Arial" w:cs="Arial"/>
            <w:rPrChange w:author="Akshay Raveendran" w:date="2025-07-17T15:22:00Z" w16du:dateUtc="2025-07-17T11:22:00Z" w:id="1724">
              <w:rPr/>
            </w:rPrChange>
          </w:rPr>
          <w:delText>e-mail with</w:delText>
        </w:r>
        <w:r w:rsidRPr="00302F0C" w:rsidDel="00B25FA6" w:rsidR="00D25A28">
          <w:rPr>
            <w:rFonts w:ascii="Arial" w:hAnsi="Arial" w:cs="Arial"/>
            <w:rPrChange w:author="Akshay Raveendran" w:date="2025-07-17T15:22:00Z" w16du:dateUtc="2025-07-17T11:22:00Z" w:id="1725">
              <w:rPr/>
            </w:rPrChange>
          </w:rPr>
          <w:delText xml:space="preserve"> link to request to be sent to BU requestor</w:delText>
        </w:r>
        <w:r w:rsidRPr="00302F0C" w:rsidDel="00B25FA6" w:rsidR="00A54B81">
          <w:rPr>
            <w:rFonts w:ascii="Arial" w:hAnsi="Arial" w:cs="Arial"/>
            <w:rPrChange w:author="Akshay Raveendran" w:date="2025-07-17T15:22:00Z" w16du:dateUtc="2025-07-17T11:22:00Z" w:id="1726">
              <w:rPr/>
            </w:rPrChange>
          </w:rPr>
          <w:delText xml:space="preserve"> with status changes</w:delText>
        </w:r>
      </w:del>
    </w:p>
    <w:p w:rsidRPr="00302F0C" w:rsidR="003B56C6" w:rsidP="00654EAE" w:rsidRDefault="003B56C6" w14:paraId="07EACD03" w14:textId="70C4F8B4">
      <w:pPr>
        <w:pStyle w:val="ListParagraph"/>
        <w:numPr>
          <w:ilvl w:val="0"/>
          <w:numId w:val="6"/>
        </w:numPr>
        <w:jc w:val="both"/>
        <w:rPr>
          <w:rFonts w:ascii="Arial" w:hAnsi="Arial" w:cs="Arial"/>
        </w:rPr>
      </w:pPr>
      <w:r w:rsidRPr="00302F0C">
        <w:rPr>
          <w:rFonts w:ascii="Arial" w:hAnsi="Arial" w:cs="Arial"/>
        </w:rPr>
        <w:t>All attachments in the form made by PSSC to be visible to the requestor</w:t>
      </w:r>
      <w:r w:rsidRPr="00302F0C" w:rsidR="003943BB">
        <w:rPr>
          <w:rFonts w:ascii="Arial" w:hAnsi="Arial" w:cs="Arial"/>
        </w:rPr>
        <w:t xml:space="preserve"> in the form </w:t>
      </w:r>
      <w:r w:rsidRPr="00302F0C" w:rsidR="003943BB">
        <w:rPr>
          <w:rFonts w:ascii="Arial" w:hAnsi="Arial" w:cs="Arial"/>
          <w:color w:val="000000" w:themeColor="text1"/>
        </w:rPr>
        <w:t xml:space="preserve">of </w:t>
      </w:r>
      <w:r w:rsidRPr="00302F0C" w:rsidR="003943BB">
        <w:rPr>
          <w:rFonts w:ascii="Arial" w:hAnsi="Arial" w:cs="Arial"/>
        </w:rPr>
        <w:t>a final report</w:t>
      </w:r>
      <w:r w:rsidRPr="00302F0C" w:rsidR="00601DFA">
        <w:rPr>
          <w:rFonts w:ascii="Arial" w:hAnsi="Arial" w:cs="Arial"/>
        </w:rPr>
        <w:t xml:space="preserve"> which </w:t>
      </w:r>
      <w:r w:rsidRPr="00302F0C" w:rsidR="00913A6A">
        <w:rPr>
          <w:rFonts w:ascii="Arial" w:hAnsi="Arial" w:cs="Arial"/>
        </w:rPr>
        <w:t>must</w:t>
      </w:r>
      <w:r w:rsidRPr="00302F0C" w:rsidR="00601DFA">
        <w:rPr>
          <w:rFonts w:ascii="Arial" w:hAnsi="Arial" w:cs="Arial"/>
        </w:rPr>
        <w:t xml:space="preserve"> be send as an attachment in the automated e-mail to the BU user.</w:t>
      </w:r>
    </w:p>
    <w:p w:rsidRPr="00302F0C" w:rsidR="00B66048" w:rsidDel="002F2270" w:rsidP="00654EAE" w:rsidRDefault="005C7746" w14:paraId="134DD18A" w14:textId="1C79B22A">
      <w:pPr>
        <w:pStyle w:val="ListParagraph"/>
        <w:numPr>
          <w:ilvl w:val="0"/>
          <w:numId w:val="6"/>
        </w:numPr>
        <w:jc w:val="both"/>
        <w:rPr>
          <w:del w:author="Akshay Raveendran" w:date="2025-07-17T15:22:00Z" w16du:dateUtc="2025-07-17T11:22:00Z" w:id="1727"/>
          <w:rFonts w:ascii="Arial" w:hAnsi="Arial" w:cs="Arial"/>
        </w:rPr>
      </w:pPr>
      <w:del w:author="Akshay Raveendran" w:date="2025-07-17T15:22:00Z" w16du:dateUtc="2025-07-17T11:22:00Z" w:id="1728">
        <w:r w:rsidRPr="00302F0C" w:rsidDel="002F2270">
          <w:rPr>
            <w:rFonts w:ascii="Arial" w:hAnsi="Arial" w:cs="Arial"/>
          </w:rPr>
          <w:delText>Additional field to be added on the landing page to capture DRF reference number for tracking</w:delText>
        </w:r>
      </w:del>
    </w:p>
    <w:p w:rsidRPr="00302F0C" w:rsidR="00AD36B9" w:rsidDel="00D65542" w:rsidP="00654EAE" w:rsidRDefault="00E2387D" w14:paraId="3500E191" w14:textId="62E55376">
      <w:pPr>
        <w:pStyle w:val="ListParagraph"/>
        <w:numPr>
          <w:ilvl w:val="0"/>
          <w:numId w:val="6"/>
        </w:numPr>
        <w:jc w:val="both"/>
        <w:rPr>
          <w:del w:author="Akshay Raveendran" w:date="2025-07-17T15:29:00Z" w16du:dateUtc="2025-07-17T11:29:00Z" w:id="1729"/>
          <w:rFonts w:ascii="Arial" w:hAnsi="Arial" w:cs="Arial"/>
        </w:rPr>
      </w:pPr>
      <w:commentRangeStart w:id="1730"/>
      <w:del w:author="Akshay Raveendran" w:date="2025-07-17T15:29:00Z" w16du:dateUtc="2025-07-17T11:29:00Z" w:id="1731">
        <w:r w:rsidRPr="00302F0C" w:rsidDel="00D65542">
          <w:rPr>
            <w:rFonts w:ascii="Arial" w:hAnsi="Arial" w:cs="Arial"/>
          </w:rPr>
          <w:delText xml:space="preserve">If the field highest bid received post </w:delText>
        </w:r>
        <w:r w:rsidRPr="00302F0C" w:rsidDel="00D65542" w:rsidR="004A59C7">
          <w:rPr>
            <w:rFonts w:ascii="Arial" w:hAnsi="Arial" w:cs="Arial"/>
          </w:rPr>
          <w:delText>negotiation</w:delText>
        </w:r>
        <w:r w:rsidRPr="00302F0C" w:rsidDel="00D65542" w:rsidR="00AD36B9">
          <w:rPr>
            <w:rFonts w:ascii="Arial" w:hAnsi="Arial" w:cs="Arial"/>
          </w:rPr>
          <w:delText xml:space="preserve"> </w:delText>
        </w:r>
        <w:r w:rsidRPr="00302F0C" w:rsidDel="00D65542" w:rsidR="007941ED">
          <w:rPr>
            <w:rFonts w:ascii="Arial" w:hAnsi="Arial" w:cs="Arial"/>
          </w:rPr>
          <w:delText>is</w:delText>
        </w:r>
        <w:r w:rsidRPr="00302F0C" w:rsidDel="00D65542" w:rsidR="003E3CCB">
          <w:rPr>
            <w:rFonts w:ascii="Arial" w:hAnsi="Arial" w:cs="Arial"/>
          </w:rPr>
          <w:delText xml:space="preserve"> greater than 50,000 </w:delText>
        </w:r>
        <w:r w:rsidRPr="00302F0C" w:rsidDel="00D65542" w:rsidR="00B347AC">
          <w:rPr>
            <w:rFonts w:ascii="Arial" w:hAnsi="Arial" w:cs="Arial"/>
          </w:rPr>
          <w:delText>option to push the request to e-auction request form</w:delText>
        </w:r>
        <w:r w:rsidRPr="00302F0C" w:rsidDel="00D65542" w:rsidR="00E01D1F">
          <w:rPr>
            <w:rFonts w:ascii="Arial" w:hAnsi="Arial" w:cs="Arial"/>
          </w:rPr>
          <w:delText xml:space="preserve"> to E-auction team</w:delText>
        </w:r>
        <w:commentRangeEnd w:id="1730"/>
        <w:r w:rsidRPr="00302F0C" w:rsidDel="00D65542">
          <w:rPr>
            <w:rStyle w:val="CommentReference"/>
            <w:rFonts w:ascii="Arial" w:hAnsi="Arial" w:cs="Arial"/>
            <w:sz w:val="21"/>
            <w:szCs w:val="21"/>
          </w:rPr>
          <w:commentReference w:id="1730"/>
        </w:r>
      </w:del>
    </w:p>
    <w:p w:rsidRPr="00302F0C" w:rsidR="009B62A7" w:rsidP="00654EAE" w:rsidRDefault="000A4D01" w14:paraId="092000B2" w14:textId="6E6BA783">
      <w:pPr>
        <w:pStyle w:val="ListParagraph"/>
        <w:numPr>
          <w:ilvl w:val="0"/>
          <w:numId w:val="6"/>
        </w:numPr>
        <w:jc w:val="both"/>
        <w:rPr>
          <w:rFonts w:ascii="Arial" w:hAnsi="Arial" w:cs="Arial"/>
        </w:rPr>
      </w:pPr>
      <w:r w:rsidRPr="00302F0C">
        <w:rPr>
          <w:rFonts w:ascii="Arial" w:hAnsi="Arial" w:cs="Arial"/>
        </w:rPr>
        <w:t>Auto-calculate SLA Days between DRF creation and Completed date for internal reporting.</w:t>
      </w:r>
    </w:p>
    <w:p w:rsidRPr="00AF0571" w:rsidR="00AF0571" w:rsidRDefault="00AF0571" w14:paraId="3E47CD7A" w14:textId="709345EE">
      <w:pPr>
        <w:pStyle w:val="ListParagraph"/>
        <w:numPr>
          <w:ilvl w:val="0"/>
          <w:numId w:val="6"/>
        </w:numPr>
        <w:jc w:val="both"/>
        <w:rPr>
          <w:rFonts w:ascii="Arial" w:hAnsi="Arial" w:cs="Arial"/>
        </w:rPr>
      </w:pPr>
      <w:r w:rsidRPr="00AF0571">
        <w:rPr>
          <w:rFonts w:ascii="Arial" w:hAnsi="Arial" w:cs="Arial"/>
        </w:rPr>
        <w:t>The PSSC Head/SVP will have the option to reject Form 3 with comments, allowing the PSSC user to renegotiate with vendors, update quote details and the cost comparison in Stage 2, revise the L1 vendor information, and resubmit the form for SVP approval before it proceeds to the BU requestor.</w:t>
      </w:r>
    </w:p>
    <w:p w:rsidRPr="00AF0571" w:rsidR="00AE7104" w:rsidP="00AF0571" w:rsidRDefault="00F757D9" w14:paraId="36C3B922" w14:textId="3B01BDDC">
      <w:pPr>
        <w:pStyle w:val="ListParagraph"/>
        <w:numPr>
          <w:ilvl w:val="0"/>
          <w:numId w:val="6"/>
        </w:numPr>
        <w:jc w:val="both"/>
        <w:rPr>
          <w:rFonts w:ascii="Arial" w:hAnsi="Arial" w:cs="Arial"/>
        </w:rPr>
      </w:pPr>
      <w:r w:rsidRPr="00AF0571">
        <w:rPr>
          <w:rFonts w:ascii="Arial" w:hAnsi="Arial" w:cs="Arial"/>
        </w:rPr>
        <w:t xml:space="preserve">If the BU approves the cost comparison and </w:t>
      </w:r>
      <w:r w:rsidR="00C5645C">
        <w:rPr>
          <w:rFonts w:ascii="Arial" w:hAnsi="Arial" w:cs="Arial"/>
        </w:rPr>
        <w:t xml:space="preserve">is </w:t>
      </w:r>
      <w:r w:rsidRPr="00AF0571">
        <w:rPr>
          <w:rFonts w:ascii="Arial" w:hAnsi="Arial" w:cs="Arial"/>
        </w:rPr>
        <w:t>proceed</w:t>
      </w:r>
      <w:r w:rsidR="00C5645C">
        <w:rPr>
          <w:rFonts w:ascii="Arial" w:hAnsi="Arial" w:cs="Arial"/>
        </w:rPr>
        <w:t>ing</w:t>
      </w:r>
      <w:r w:rsidRPr="00AF0571">
        <w:rPr>
          <w:rFonts w:ascii="Arial" w:hAnsi="Arial" w:cs="Arial"/>
        </w:rPr>
        <w:t xml:space="preserve"> with the L1 vendor shared by PSSC, the user can approve the submitted CC, and the request will move to Form 5.</w:t>
      </w:r>
    </w:p>
    <w:p w:rsidRPr="00302F0C" w:rsidR="00AE7104" w:rsidDel="006A48F8" w:rsidP="001A5209" w:rsidRDefault="00AE7104" w14:paraId="69746923" w14:textId="77777777">
      <w:pPr>
        <w:pStyle w:val="Heading3"/>
        <w:rPr>
          <w:del w:author="Akshay Raveendran" w:date="2025-07-22T14:59:00Z" w16du:dateUtc="2025-07-22T10:59:00Z" w:id="1732"/>
          <w:rFonts w:ascii="Arial" w:hAnsi="Arial" w:eastAsia="Times New Roman" w:cs="Arial"/>
          <w:color w:val="000000"/>
          <w:lang w:eastAsia="en-GB"/>
        </w:rPr>
      </w:pPr>
      <w:bookmarkStart w:name="_Toc204935494" w:id="1733"/>
      <w:r w:rsidRPr="00302F0C">
        <w:rPr>
          <w:rFonts w:ascii="Arial" w:hAnsi="Arial" w:eastAsia="Times New Roman" w:cs="Arial"/>
          <w:color w:val="000000"/>
          <w:lang w:eastAsia="en-GB"/>
        </w:rPr>
        <w:t>2.1.4</w:t>
      </w:r>
      <w:bookmarkEnd w:id="1733"/>
      <w:r w:rsidRPr="00302F0C">
        <w:rPr>
          <w:rFonts w:ascii="Arial" w:hAnsi="Arial" w:eastAsia="Times New Roman" w:cs="Arial"/>
          <w:color w:val="000000"/>
          <w:lang w:eastAsia="en-GB"/>
        </w:rPr>
        <w:t xml:space="preserve"> </w:t>
      </w:r>
      <w:del w:author="Akshay Raveendran" w:date="2025-07-22T14:59:00Z" w16du:dateUtc="2025-07-22T10:59:00Z" w:id="1734">
        <w:r w:rsidRPr="00302F0C" w:rsidDel="006A48F8">
          <w:rPr>
            <w:rFonts w:ascii="Arial" w:hAnsi="Arial" w:eastAsia="Times New Roman" w:cs="Arial"/>
            <w:color w:val="000000"/>
            <w:lang w:eastAsia="en-GB"/>
          </w:rPr>
          <w:delText>Dropdowns:</w:delText>
        </w:r>
      </w:del>
    </w:p>
    <w:p w:rsidRPr="00302F0C" w:rsidR="00AE7104" w:rsidDel="006A48F8" w:rsidP="001A5209" w:rsidRDefault="00AE7104" w14:paraId="31F2431A" w14:textId="77777777">
      <w:pPr>
        <w:pStyle w:val="Heading3"/>
        <w:rPr>
          <w:del w:author="Akshay Raveendran" w:date="2025-07-22T14:59:00Z" w16du:dateUtc="2025-07-22T10:59:00Z" w:id="1735"/>
          <w:rFonts w:ascii="Arial" w:hAnsi="Arial" w:eastAsia="Times New Roman" w:cs="Arial"/>
          <w:color w:val="000000"/>
          <w:lang w:eastAsia="en-GB"/>
        </w:rPr>
      </w:pPr>
      <w:del w:author="Akshay Raveendran" w:date="2025-07-22T14:59:00Z" w16du:dateUtc="2025-07-22T10:59:00Z" w:id="1736">
        <w:r w:rsidRPr="00302F0C" w:rsidDel="006A48F8">
          <w:rPr>
            <w:rFonts w:ascii="Arial" w:hAnsi="Arial" w:eastAsia="Times New Roman" w:cs="Arial"/>
            <w:color w:val="000000"/>
            <w:lang w:eastAsia="en-GB"/>
          </w:rPr>
          <w:delText xml:space="preserve">    Request Type </w:delText>
        </w:r>
      </w:del>
    </w:p>
    <w:p w:rsidRPr="00302F0C" w:rsidR="00AE7104" w:rsidDel="0069066F" w:rsidRDefault="00AE7104" w14:paraId="3604F8B0" w14:textId="77777777">
      <w:pPr>
        <w:pStyle w:val="Heading3"/>
        <w:rPr>
          <w:del w:author="Akshay Raveendran" w:date="2025-07-21T13:46:00Z" w16du:dateUtc="2025-07-21T09:46:00Z" w:id="1737"/>
          <w:rFonts w:ascii="Arial" w:hAnsi="Arial" w:eastAsia="Times New Roman" w:cs="Arial"/>
          <w:color w:val="000000"/>
          <w:lang w:eastAsia="en-GB"/>
          <w:rPrChange w:author="Akshay Raveendran" w:date="2025-07-17T14:46:00Z" w16du:dateUtc="2025-07-17T10:46:00Z" w:id="1738">
            <w:rPr>
              <w:del w:author="Akshay Raveendran" w:date="2025-07-21T13:46:00Z" w16du:dateUtc="2025-07-21T09:46:00Z" w:id="1739"/>
            </w:rPr>
          </w:rPrChange>
        </w:rPr>
        <w:pPrChange w:author="Akshay Raveendran" w:date="2025-07-17T14:46:00Z" w16du:dateUtc="2025-07-17T10:46:00Z" w:id="1740">
          <w:pPr>
            <w:pStyle w:val="ListParagraph"/>
            <w:numPr>
              <w:numId w:val="19"/>
            </w:numPr>
            <w:ind w:left="360" w:hanging="360"/>
            <w:jc w:val="both"/>
          </w:pPr>
        </w:pPrChange>
      </w:pPr>
      <w:del w:author="Akshay Raveendran" w:date="2025-07-22T14:59:00Z" w16du:dateUtc="2025-07-22T10:59:00Z" w:id="1741">
        <w:r w:rsidRPr="00302F0C" w:rsidDel="006A48F8">
          <w:rPr>
            <w:rFonts w:ascii="Arial" w:hAnsi="Arial" w:eastAsia="Times New Roman" w:cs="Arial"/>
            <w:color w:val="000000"/>
            <w:lang w:eastAsia="en-GB"/>
            <w:rPrChange w:author="Akshay Raveendran" w:date="2025-07-17T14:46:00Z" w16du:dateUtc="2025-07-17T10:46:00Z" w:id="1742">
              <w:rPr/>
            </w:rPrChange>
          </w:rPr>
          <w:delText>Inquiry for Quotation</w:delText>
        </w:r>
      </w:del>
    </w:p>
    <w:p w:rsidRPr="00302F0C" w:rsidR="00AE7104" w:rsidDel="006A48F8" w:rsidRDefault="00AE7104" w14:paraId="77C55346" w14:textId="77777777">
      <w:pPr>
        <w:pStyle w:val="Heading3"/>
        <w:rPr>
          <w:del w:author="Akshay Raveendran" w:date="2025-07-22T14:59:00Z" w16du:dateUtc="2025-07-22T10:59:00Z" w:id="1743"/>
          <w:rFonts w:ascii="Arial" w:hAnsi="Arial" w:eastAsia="Times New Roman" w:cs="Arial"/>
          <w:color w:val="000000"/>
          <w:lang w:eastAsia="en-GB"/>
          <w:rPrChange w:author="Akshay Raveendran" w:date="2025-07-21T13:46:00Z" w16du:dateUtc="2025-07-21T09:46:00Z" w:id="1744">
            <w:rPr>
              <w:del w:author="Akshay Raveendran" w:date="2025-07-22T14:59:00Z" w16du:dateUtc="2025-07-22T10:59:00Z" w:id="1745"/>
            </w:rPr>
          </w:rPrChange>
        </w:rPr>
        <w:pPrChange w:author="Akshay Raveendran" w:date="2025-07-21T13:46:00Z" w16du:dateUtc="2025-07-21T09:46:00Z" w:id="1746">
          <w:pPr>
            <w:pStyle w:val="ListParagraph"/>
            <w:numPr>
              <w:numId w:val="19"/>
            </w:numPr>
            <w:ind w:left="360" w:hanging="360"/>
            <w:jc w:val="both"/>
          </w:pPr>
        </w:pPrChange>
      </w:pPr>
      <w:del w:author="Akshay Raveendran" w:date="2025-07-21T13:46:00Z" w16du:dateUtc="2025-07-21T09:46:00Z" w:id="1747">
        <w:r w:rsidRPr="00302F0C" w:rsidDel="0069066F">
          <w:rPr>
            <w:rFonts w:ascii="Arial" w:hAnsi="Arial" w:eastAsia="Times New Roman" w:cs="Arial"/>
            <w:color w:val="000000"/>
            <w:lang w:eastAsia="en-GB"/>
            <w:rPrChange w:author="Akshay Raveendran" w:date="2025-07-21T13:46:00Z" w16du:dateUtc="2025-07-21T09:46:00Z" w:id="1748">
              <w:rPr/>
            </w:rPrChange>
          </w:rPr>
          <w:delText>Request for Pickup</w:delText>
        </w:r>
      </w:del>
    </w:p>
    <w:p w:rsidRPr="00302F0C" w:rsidR="00AE7104" w:rsidDel="006A48F8" w:rsidRDefault="00AE7104" w14:paraId="68188E60" w14:textId="77777777">
      <w:pPr>
        <w:pStyle w:val="Heading3"/>
        <w:rPr>
          <w:del w:author="Akshay Raveendran" w:date="2025-07-22T14:59:00Z" w16du:dateUtc="2025-07-22T10:59:00Z" w:id="1749"/>
          <w:rFonts w:ascii="Arial" w:hAnsi="Arial" w:eastAsia="Times New Roman" w:cs="Arial"/>
          <w:color w:val="000000"/>
          <w:lang w:eastAsia="en-GB"/>
          <w:rPrChange w:author="Akshay Raveendran" w:date="2025-07-17T14:46:00Z" w16du:dateUtc="2025-07-17T10:46:00Z" w:id="1750">
            <w:rPr>
              <w:del w:author="Akshay Raveendran" w:date="2025-07-22T14:59:00Z" w16du:dateUtc="2025-07-22T10:59:00Z" w:id="1751"/>
            </w:rPr>
          </w:rPrChange>
        </w:rPr>
        <w:pPrChange w:author="Akshay Raveendran" w:date="2025-07-17T14:46:00Z" w16du:dateUtc="2025-07-17T10:46:00Z" w:id="1752">
          <w:pPr>
            <w:pStyle w:val="ListParagraph"/>
            <w:numPr>
              <w:numId w:val="19"/>
            </w:numPr>
            <w:ind w:left="360" w:hanging="360"/>
            <w:jc w:val="both"/>
          </w:pPr>
        </w:pPrChange>
      </w:pPr>
      <w:del w:author="Akshay Raveendran" w:date="2025-07-22T14:59:00Z" w16du:dateUtc="2025-07-22T10:59:00Z" w:id="1753">
        <w:r w:rsidRPr="00302F0C" w:rsidDel="006A48F8">
          <w:rPr>
            <w:rFonts w:ascii="Arial" w:hAnsi="Arial" w:eastAsia="Times New Roman" w:cs="Arial"/>
            <w:color w:val="000000"/>
            <w:lang w:eastAsia="en-GB"/>
            <w:rPrChange w:author="Akshay Raveendran" w:date="2025-07-17T14:46:00Z" w16du:dateUtc="2025-07-17T10:46:00Z" w:id="1754">
              <w:rPr/>
            </w:rPrChange>
          </w:rPr>
          <w:delText>Site Visit Request</w:delText>
        </w:r>
      </w:del>
    </w:p>
    <w:p w:rsidRPr="00302F0C" w:rsidR="00AE7104" w:rsidDel="006A48F8" w:rsidP="001A5209" w:rsidRDefault="00AE7104" w14:paraId="111AF316" w14:textId="77777777">
      <w:pPr>
        <w:pStyle w:val="Heading3"/>
        <w:rPr>
          <w:del w:author="Akshay Raveendran" w:date="2025-07-22T14:59:00Z" w16du:dateUtc="2025-07-22T10:59:00Z" w:id="1755"/>
          <w:rFonts w:ascii="Arial" w:hAnsi="Arial" w:eastAsia="Times New Roman" w:cs="Arial"/>
          <w:color w:val="000000"/>
          <w:lang w:eastAsia="en-GB"/>
        </w:rPr>
      </w:pPr>
      <w:del w:author="Akshay Raveendran" w:date="2025-07-22T14:59:00Z" w16du:dateUtc="2025-07-22T10:59:00Z" w:id="1756">
        <w:r w:rsidRPr="00302F0C" w:rsidDel="006A48F8">
          <w:rPr>
            <w:rFonts w:ascii="Arial" w:hAnsi="Arial" w:eastAsia="Times New Roman" w:cs="Arial"/>
            <w:color w:val="000000"/>
            <w:lang w:eastAsia="en-GB"/>
          </w:rPr>
          <w:delText xml:space="preserve">   Preferred Disposal Mode</w:delText>
        </w:r>
      </w:del>
    </w:p>
    <w:p w:rsidRPr="00302F0C" w:rsidR="00AE7104" w:rsidDel="006A48F8" w:rsidRDefault="00AE7104" w14:paraId="51EC5048" w14:textId="77777777">
      <w:pPr>
        <w:pStyle w:val="Heading3"/>
        <w:rPr>
          <w:del w:author="Akshay Raveendran" w:date="2025-07-22T14:59:00Z" w16du:dateUtc="2025-07-22T10:59:00Z" w:id="1757"/>
          <w:rFonts w:ascii="Arial" w:hAnsi="Arial" w:eastAsia="Times New Roman" w:cs="Arial"/>
          <w:color w:val="000000"/>
          <w:lang w:eastAsia="en-GB"/>
          <w:rPrChange w:author="Akshay Raveendran" w:date="2025-07-17T14:53:00Z" w16du:dateUtc="2025-07-17T10:53:00Z" w:id="1758">
            <w:rPr>
              <w:del w:author="Akshay Raveendran" w:date="2025-07-22T14:59:00Z" w16du:dateUtc="2025-07-22T10:59:00Z" w:id="1759"/>
            </w:rPr>
          </w:rPrChange>
        </w:rPr>
        <w:pPrChange w:author="Akshay Raveendran" w:date="2025-07-17T14:53:00Z" w16du:dateUtc="2025-07-17T10:53:00Z" w:id="1760">
          <w:pPr>
            <w:pStyle w:val="ListParagraph"/>
            <w:numPr>
              <w:numId w:val="20"/>
            </w:numPr>
            <w:ind w:left="1080" w:hanging="360"/>
            <w:jc w:val="both"/>
          </w:pPr>
        </w:pPrChange>
      </w:pPr>
      <w:del w:author="Akshay Raveendran" w:date="2025-07-22T14:59:00Z" w16du:dateUtc="2025-07-22T10:59:00Z" w:id="1761">
        <w:r w:rsidRPr="00302F0C" w:rsidDel="006A48F8">
          <w:rPr>
            <w:rFonts w:ascii="Arial" w:hAnsi="Arial" w:eastAsia="Times New Roman" w:cs="Arial"/>
            <w:color w:val="000000"/>
            <w:lang w:eastAsia="en-GB"/>
            <w:rPrChange w:author="Akshay Raveendran" w:date="2025-07-17T14:53:00Z" w16du:dateUtc="2025-07-17T10:53:00Z" w:id="1762">
              <w:rPr/>
            </w:rPrChange>
          </w:rPr>
          <w:delText xml:space="preserve">Sale </w:delText>
        </w:r>
      </w:del>
    </w:p>
    <w:p w:rsidRPr="00302F0C" w:rsidR="00AE7104" w:rsidDel="006A48F8" w:rsidRDefault="00AE7104" w14:paraId="71D0CA52" w14:textId="77777777">
      <w:pPr>
        <w:pStyle w:val="Heading3"/>
        <w:rPr>
          <w:del w:author="Akshay Raveendran" w:date="2025-07-22T14:59:00Z" w16du:dateUtc="2025-07-22T10:59:00Z" w:id="1763"/>
          <w:rFonts w:ascii="Arial" w:hAnsi="Arial" w:eastAsia="Times New Roman" w:cs="Arial"/>
          <w:color w:val="000000"/>
          <w:lang w:eastAsia="en-GB"/>
          <w:rPrChange w:author="Akshay Raveendran" w:date="2025-07-17T14:53:00Z" w16du:dateUtc="2025-07-17T10:53:00Z" w:id="1764">
            <w:rPr>
              <w:del w:author="Akshay Raveendran" w:date="2025-07-22T14:59:00Z" w16du:dateUtc="2025-07-22T10:59:00Z" w:id="1765"/>
            </w:rPr>
          </w:rPrChange>
        </w:rPr>
        <w:pPrChange w:author="Akshay Raveendran" w:date="2025-07-17T14:53:00Z" w16du:dateUtc="2025-07-17T10:53:00Z" w:id="1766">
          <w:pPr>
            <w:pStyle w:val="ListParagraph"/>
            <w:numPr>
              <w:numId w:val="20"/>
            </w:numPr>
            <w:ind w:left="1080" w:hanging="360"/>
            <w:jc w:val="both"/>
          </w:pPr>
        </w:pPrChange>
      </w:pPr>
      <w:del w:author="Akshay Raveendran" w:date="2025-07-22T14:59:00Z" w16du:dateUtc="2025-07-22T10:59:00Z" w:id="1767">
        <w:r w:rsidRPr="00302F0C" w:rsidDel="006A48F8">
          <w:rPr>
            <w:rFonts w:ascii="Arial" w:hAnsi="Arial" w:eastAsia="Times New Roman" w:cs="Arial"/>
            <w:color w:val="000000"/>
            <w:lang w:eastAsia="en-GB"/>
            <w:rPrChange w:author="Akshay Raveendran" w:date="2025-07-17T14:53:00Z" w16du:dateUtc="2025-07-17T10:53:00Z" w:id="1768">
              <w:rPr/>
            </w:rPrChange>
          </w:rPr>
          <w:delText>Scrap</w:delText>
        </w:r>
      </w:del>
    </w:p>
    <w:p w:rsidRPr="00302F0C" w:rsidR="00AE7104" w:rsidDel="006A48F8" w:rsidRDefault="00AE7104" w14:paraId="71EEA8C4" w14:textId="77777777">
      <w:pPr>
        <w:pStyle w:val="Heading3"/>
        <w:rPr>
          <w:del w:author="Akshay Raveendran" w:date="2025-07-22T14:59:00Z" w16du:dateUtc="2025-07-22T10:59:00Z" w:id="1769"/>
          <w:rFonts w:ascii="Arial" w:hAnsi="Arial" w:eastAsia="Times New Roman" w:cs="Arial"/>
          <w:color w:val="000000"/>
          <w:lang w:eastAsia="en-GB"/>
          <w:rPrChange w:author="Akshay Raveendran" w:date="2025-07-17T14:53:00Z" w16du:dateUtc="2025-07-17T10:53:00Z" w:id="1770">
            <w:rPr>
              <w:del w:author="Akshay Raveendran" w:date="2025-07-22T14:59:00Z" w16du:dateUtc="2025-07-22T10:59:00Z" w:id="1771"/>
            </w:rPr>
          </w:rPrChange>
        </w:rPr>
        <w:pPrChange w:author="Akshay Raveendran" w:date="2025-07-17T14:53:00Z" w16du:dateUtc="2025-07-17T10:53:00Z" w:id="1772">
          <w:pPr>
            <w:pStyle w:val="ListParagraph"/>
            <w:numPr>
              <w:numId w:val="20"/>
            </w:numPr>
            <w:ind w:left="1080" w:hanging="360"/>
            <w:jc w:val="both"/>
          </w:pPr>
        </w:pPrChange>
      </w:pPr>
      <w:del w:author="Akshay Raveendran" w:date="2025-07-22T14:59:00Z" w16du:dateUtc="2025-07-22T10:59:00Z" w:id="1773">
        <w:r w:rsidRPr="00302F0C" w:rsidDel="006A48F8">
          <w:rPr>
            <w:rFonts w:ascii="Arial" w:hAnsi="Arial" w:eastAsia="Times New Roman" w:cs="Arial"/>
            <w:color w:val="000000"/>
            <w:lang w:eastAsia="en-GB"/>
            <w:rPrChange w:author="Akshay Raveendran" w:date="2025-07-17T14:53:00Z" w16du:dateUtc="2025-07-17T10:53:00Z" w:id="1774">
              <w:rPr/>
            </w:rPrChange>
          </w:rPr>
          <w:delText>Vehicle sale</w:delText>
        </w:r>
      </w:del>
    </w:p>
    <w:p w:rsidRPr="00302F0C" w:rsidR="00AE7104" w:rsidDel="006A48F8" w:rsidRDefault="00AE7104" w14:paraId="6BCD6681" w14:textId="77777777">
      <w:pPr>
        <w:pStyle w:val="Heading3"/>
        <w:rPr>
          <w:del w:author="Akshay Raveendran" w:date="2025-07-22T14:59:00Z" w16du:dateUtc="2025-07-22T10:59:00Z" w:id="1775"/>
          <w:rFonts w:ascii="Arial" w:hAnsi="Arial" w:eastAsia="Times New Roman" w:cs="Arial"/>
          <w:color w:val="000000"/>
          <w:lang w:eastAsia="en-GB"/>
          <w:rPrChange w:author="Akshay Raveendran" w:date="2025-07-17T14:53:00Z" w16du:dateUtc="2025-07-17T10:53:00Z" w:id="1776">
            <w:rPr>
              <w:del w:author="Akshay Raveendran" w:date="2025-07-22T14:59:00Z" w16du:dateUtc="2025-07-22T10:59:00Z" w:id="1777"/>
            </w:rPr>
          </w:rPrChange>
        </w:rPr>
        <w:pPrChange w:author="Akshay Raveendran" w:date="2025-07-17T14:53:00Z" w16du:dateUtc="2025-07-17T10:53:00Z" w:id="1778">
          <w:pPr>
            <w:pStyle w:val="ListParagraph"/>
            <w:numPr>
              <w:numId w:val="20"/>
            </w:numPr>
            <w:ind w:left="1080" w:hanging="360"/>
            <w:jc w:val="both"/>
          </w:pPr>
        </w:pPrChange>
      </w:pPr>
      <w:del w:author="Akshay Raveendran" w:date="2025-07-22T14:59:00Z" w16du:dateUtc="2025-07-22T10:59:00Z" w:id="1779">
        <w:r w:rsidRPr="00302F0C" w:rsidDel="006A48F8">
          <w:rPr>
            <w:rFonts w:ascii="Arial" w:hAnsi="Arial" w:eastAsia="Times New Roman" w:cs="Arial"/>
            <w:color w:val="000000"/>
            <w:lang w:eastAsia="en-GB"/>
            <w:rPrChange w:author="Akshay Raveendran" w:date="2025-07-17T14:53:00Z" w16du:dateUtc="2025-07-17T10:53:00Z" w:id="1780">
              <w:rPr/>
            </w:rPrChange>
          </w:rPr>
          <w:delText>Other</w:delText>
        </w:r>
      </w:del>
    </w:p>
    <w:p w:rsidRPr="001A5209" w:rsidR="00AE7104" w:rsidP="001A5209" w:rsidRDefault="00F172E8" w14:paraId="41E25415" w14:textId="1E899703">
      <w:pPr>
        <w:pStyle w:val="Heading3"/>
        <w:rPr>
          <w:rFonts w:ascii="Arial" w:hAnsi="Arial" w:eastAsia="Times New Roman" w:cs="Arial"/>
          <w:color w:val="000000"/>
          <w:lang w:eastAsia="en-GB"/>
        </w:rPr>
      </w:pPr>
      <w:bookmarkStart w:name="_Toc204935495" w:id="1781"/>
      <w:r w:rsidRPr="00302F0C">
        <w:rPr>
          <w:rFonts w:ascii="Arial" w:hAnsi="Arial" w:eastAsia="Times New Roman" w:cs="Arial"/>
          <w:color w:val="000000"/>
          <w:lang w:eastAsia="en-GB"/>
        </w:rPr>
        <w:t>BU response</w:t>
      </w:r>
      <w:r w:rsidRPr="001A5209" w:rsidR="00AE7104">
        <w:rPr>
          <w:rFonts w:ascii="Arial" w:hAnsi="Arial" w:eastAsia="Times New Roman" w:cs="Arial"/>
          <w:color w:val="000000"/>
          <w:lang w:eastAsia="en-GB"/>
        </w:rPr>
        <w:t xml:space="preserve"> form</w:t>
      </w:r>
      <w:ins w:author="Akshay Raveendran" w:date="2025-07-21T00:27:00Z" w16du:dateUtc="2025-07-20T20:27:00Z" w:id="1782">
        <w:r w:rsidRPr="001A5209" w:rsidR="00AE7104">
          <w:rPr>
            <w:rFonts w:ascii="Arial" w:hAnsi="Arial" w:eastAsia="Times New Roman" w:cs="Arial"/>
            <w:color w:val="000000"/>
            <w:lang w:eastAsia="en-GB"/>
          </w:rPr>
          <w:t xml:space="preserve"> </w:t>
        </w:r>
      </w:ins>
      <w:ins w:author="Akshay Raveendran" w:date="2025-07-21T00:26:00Z" w16du:dateUtc="2025-07-20T20:26:00Z" w:id="1783">
        <w:r w:rsidRPr="001A5209" w:rsidR="00AE7104">
          <w:rPr>
            <w:rFonts w:ascii="Arial" w:hAnsi="Arial" w:eastAsia="Times New Roman" w:cs="Arial"/>
            <w:color w:val="000000"/>
            <w:lang w:eastAsia="en-GB"/>
          </w:rPr>
          <w:t>(</w:t>
        </w:r>
      </w:ins>
      <w:r w:rsidRPr="001A5209" w:rsidR="00307049">
        <w:rPr>
          <w:rFonts w:ascii="Arial" w:hAnsi="Arial" w:eastAsia="Times New Roman" w:cs="Arial"/>
          <w:color w:val="000000"/>
          <w:lang w:eastAsia="en-GB"/>
        </w:rPr>
        <w:t>F</w:t>
      </w:r>
      <w:ins w:author="Akshay Raveendran" w:date="2025-07-21T00:26:00Z" w16du:dateUtc="2025-07-20T20:26:00Z" w:id="1784">
        <w:r w:rsidRPr="001A5209" w:rsidR="00AE7104">
          <w:rPr>
            <w:rFonts w:ascii="Arial" w:hAnsi="Arial" w:eastAsia="Times New Roman" w:cs="Arial"/>
            <w:color w:val="000000"/>
            <w:lang w:eastAsia="en-GB"/>
          </w:rPr>
          <w:t xml:space="preserve">orm </w:t>
        </w:r>
      </w:ins>
      <w:r w:rsidRPr="001A5209" w:rsidR="00AE7104">
        <w:rPr>
          <w:rFonts w:ascii="Arial" w:hAnsi="Arial" w:eastAsia="Times New Roman" w:cs="Arial"/>
          <w:color w:val="000000"/>
          <w:lang w:eastAsia="en-GB"/>
        </w:rPr>
        <w:t>4</w:t>
      </w:r>
      <w:ins w:author="Akshay Raveendran" w:date="2025-07-21T00:26:00Z" w16du:dateUtc="2025-07-20T20:26:00Z" w:id="1785">
        <w:r w:rsidRPr="001A5209" w:rsidR="00AE7104">
          <w:rPr>
            <w:rFonts w:ascii="Arial" w:hAnsi="Arial" w:eastAsia="Times New Roman" w:cs="Arial"/>
            <w:color w:val="000000"/>
            <w:lang w:eastAsia="en-GB"/>
          </w:rPr>
          <w:t>)</w:t>
        </w:r>
      </w:ins>
      <w:ins w:author="Akshay Raveendran" w:date="2025-07-21T00:27:00Z" w16du:dateUtc="2025-07-20T20:27:00Z" w:id="1786">
        <w:r w:rsidRPr="001A5209" w:rsidR="00AE7104">
          <w:rPr>
            <w:rFonts w:ascii="Arial" w:hAnsi="Arial" w:eastAsia="Times New Roman" w:cs="Arial"/>
            <w:color w:val="000000"/>
            <w:lang w:eastAsia="en-GB"/>
          </w:rPr>
          <w:t xml:space="preserve"> </w:t>
        </w:r>
      </w:ins>
      <w:r w:rsidRPr="001A5209" w:rsidR="00AE7104">
        <w:rPr>
          <w:rFonts w:ascii="Arial" w:hAnsi="Arial" w:eastAsia="Times New Roman" w:cs="Arial"/>
          <w:color w:val="000000"/>
          <w:lang w:eastAsia="en-GB"/>
        </w:rPr>
        <w:t xml:space="preserve">(For </w:t>
      </w:r>
      <w:ins w:author="Akshay Raveendran" w:date="2025-07-21T00:27:00Z" w16du:dateUtc="2025-07-20T20:27:00Z" w:id="1787">
        <w:r w:rsidRPr="001A5209" w:rsidR="00AE7104">
          <w:rPr>
            <w:rFonts w:ascii="Arial" w:hAnsi="Arial" w:eastAsia="Times New Roman" w:cs="Arial"/>
            <w:color w:val="000000"/>
            <w:lang w:eastAsia="en-GB"/>
          </w:rPr>
          <w:t>Requestor</w:t>
        </w:r>
      </w:ins>
      <w:r w:rsidRPr="001A5209" w:rsidR="00AE7104">
        <w:rPr>
          <w:rFonts w:ascii="Arial" w:hAnsi="Arial" w:eastAsia="Times New Roman" w:cs="Arial"/>
          <w:color w:val="000000"/>
          <w:lang w:eastAsia="en-GB"/>
        </w:rPr>
        <w:t>)</w:t>
      </w:r>
      <w:bookmarkEnd w:id="1781"/>
    </w:p>
    <w:tbl>
      <w:tblPr>
        <w:tblW w:w="8800" w:type="dxa"/>
        <w:tblLook w:val="04A0" w:firstRow="1" w:lastRow="0" w:firstColumn="1" w:lastColumn="0" w:noHBand="0" w:noVBand="1"/>
      </w:tblPr>
      <w:tblGrid>
        <w:gridCol w:w="3055"/>
        <w:gridCol w:w="2142"/>
        <w:gridCol w:w="3603"/>
      </w:tblGrid>
      <w:tr w:rsidRPr="00302F0C" w:rsidR="00AE7104" w:rsidTr="008E1760" w14:paraId="4AA93445" w14:textId="77777777">
        <w:trPr>
          <w:trHeight w:val="290"/>
        </w:trPr>
        <w:tc>
          <w:tcPr>
            <w:tcW w:w="8800" w:type="dxa"/>
            <w:gridSpan w:val="3"/>
            <w:tcBorders>
              <w:top w:val="single" w:color="auto" w:sz="4" w:space="0"/>
              <w:left w:val="single" w:color="auto" w:sz="4" w:space="0"/>
              <w:bottom w:val="single" w:color="auto" w:sz="4" w:space="0"/>
              <w:right w:val="single" w:color="auto" w:sz="4" w:space="0"/>
            </w:tcBorders>
            <w:shd w:val="clear" w:color="auto" w:fill="B4C6E7"/>
            <w:noWrap/>
            <w:vAlign w:val="bottom"/>
            <w:hideMark/>
          </w:tcPr>
          <w:p w:rsidRPr="00302F0C" w:rsidR="00AE7104" w:rsidP="008E1760" w:rsidRDefault="00AE7104" w14:paraId="22C06ECA" w14:textId="51195C1A">
            <w:pPr>
              <w:spacing w:after="0" w:line="240" w:lineRule="auto"/>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 xml:space="preserve">Digital form for </w:t>
            </w:r>
            <w:r w:rsidRPr="00302F0C" w:rsidR="006830E9">
              <w:rPr>
                <w:rFonts w:ascii="Arial" w:hAnsi="Arial" w:eastAsia="Times New Roman" w:cs="Arial"/>
                <w:b/>
                <w:color w:val="000000"/>
                <w:sz w:val="22"/>
                <w:szCs w:val="22"/>
                <w:lang w:eastAsia="en-GB"/>
              </w:rPr>
              <w:t>BU response</w:t>
            </w:r>
            <w:r w:rsidRPr="00302F0C" w:rsidR="003D0703">
              <w:rPr>
                <w:rFonts w:ascii="Arial" w:hAnsi="Arial" w:eastAsia="Times New Roman" w:cs="Arial"/>
                <w:b/>
                <w:color w:val="000000"/>
                <w:sz w:val="22"/>
                <w:szCs w:val="22"/>
                <w:lang w:eastAsia="en-GB"/>
              </w:rPr>
              <w:t xml:space="preserve"> form(form 4)</w:t>
            </w:r>
          </w:p>
          <w:p w:rsidRPr="00302F0C" w:rsidR="00AE7104" w:rsidP="008E1760" w:rsidRDefault="00AE7104" w14:paraId="4B6707F6"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AE7104" w:rsidTr="008E1760" w14:paraId="366A3456" w14:textId="77777777">
        <w:trPr>
          <w:trHeight w:val="580"/>
        </w:trPr>
        <w:tc>
          <w:tcPr>
            <w:tcW w:w="3055" w:type="dxa"/>
            <w:tcBorders>
              <w:top w:val="nil"/>
              <w:left w:val="single" w:color="auto" w:sz="4" w:space="0"/>
              <w:bottom w:val="single" w:color="auto" w:sz="4" w:space="0"/>
              <w:right w:val="single" w:color="auto" w:sz="4" w:space="0"/>
            </w:tcBorders>
            <w:noWrap/>
            <w:vAlign w:val="bottom"/>
          </w:tcPr>
          <w:p w:rsidRPr="00302F0C" w:rsidR="00AE7104" w:rsidP="008E1760" w:rsidRDefault="00AE7104" w14:paraId="584714FB" w14:textId="77777777">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DRF Ref no</w:t>
            </w:r>
          </w:p>
        </w:tc>
        <w:tc>
          <w:tcPr>
            <w:tcW w:w="2142" w:type="dxa"/>
            <w:tcBorders>
              <w:top w:val="nil"/>
              <w:left w:val="nil"/>
              <w:bottom w:val="single" w:color="auto" w:sz="4" w:space="0"/>
              <w:right w:val="single" w:color="auto" w:sz="4" w:space="0"/>
            </w:tcBorders>
            <w:noWrap/>
            <w:vAlign w:val="bottom"/>
          </w:tcPr>
          <w:p w:rsidRPr="00302F0C" w:rsidR="00AE7104" w:rsidP="008E1760" w:rsidRDefault="00AE7104" w14:paraId="39FCB9D3"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themeColor="text1"/>
                <w:sz w:val="22"/>
                <w:szCs w:val="22"/>
                <w:lang w:eastAsia="en-GB"/>
              </w:rPr>
              <w:t xml:space="preserve">Auto </w:t>
            </w:r>
            <w:del w:author="Akshay Raveendran" w:date="2025-07-17T15:32:00Z" w16du:dateUtc="2025-07-17T11:32:00Z" w:id="1788">
              <w:r w:rsidRPr="00302F0C" w:rsidDel="00265EBA">
                <w:rPr>
                  <w:rFonts w:ascii="Arial" w:hAnsi="Arial" w:eastAsia="Times New Roman" w:cs="Arial"/>
                  <w:color w:val="000000" w:themeColor="text1"/>
                  <w:sz w:val="22"/>
                  <w:szCs w:val="22"/>
                  <w:lang w:eastAsia="en-GB"/>
                </w:rPr>
                <w:delText>wit</w:delText>
              </w:r>
            </w:del>
            <w:r w:rsidRPr="00302F0C">
              <w:rPr>
                <w:rFonts w:ascii="Arial" w:hAnsi="Arial" w:eastAsia="Times New Roman" w:cs="Arial"/>
                <w:color w:val="000000" w:themeColor="text1"/>
                <w:sz w:val="22"/>
                <w:szCs w:val="22"/>
                <w:lang w:eastAsia="en-GB"/>
              </w:rPr>
              <w:t>populated from form 1</w:t>
            </w:r>
            <w:del w:author="Akshay Raveendran" w:date="2025-07-17T15:32:00Z" w16du:dateUtc="2025-07-17T11:32:00Z" w:id="1789">
              <w:r w:rsidRPr="00302F0C" w:rsidDel="00A269C5">
                <w:rPr>
                  <w:rFonts w:ascii="Arial" w:hAnsi="Arial" w:eastAsia="Times New Roman" w:cs="Arial"/>
                  <w:color w:val="000000" w:themeColor="text1"/>
                  <w:sz w:val="22"/>
                  <w:szCs w:val="22"/>
                  <w:lang w:eastAsia="en-GB"/>
                </w:rPr>
                <w:delText>“</w:delText>
              </w:r>
            </w:del>
            <w:del w:author="Akshay Raveendran" w:date="2025-07-17T15:31:00Z" w16du:dateUtc="2025-07-17T11:31:00Z" w:id="1790">
              <w:r w:rsidRPr="00302F0C" w:rsidDel="00A269C5">
                <w:rPr>
                  <w:rFonts w:ascii="Arial" w:hAnsi="Arial" w:eastAsia="Times New Roman" w:cs="Arial"/>
                  <w:color w:val="000000" w:themeColor="text1"/>
                  <w:sz w:val="22"/>
                  <w:szCs w:val="22"/>
                  <w:lang w:eastAsia="en-GB"/>
                </w:rPr>
                <w:delText>Creation”, “Amendment” , “Renewal</w:delText>
              </w:r>
            </w:del>
          </w:p>
        </w:tc>
        <w:tc>
          <w:tcPr>
            <w:tcW w:w="3603" w:type="dxa"/>
            <w:tcBorders>
              <w:top w:val="nil"/>
              <w:left w:val="nil"/>
              <w:bottom w:val="single" w:color="auto" w:sz="4" w:space="0"/>
              <w:right w:val="single" w:color="auto" w:sz="4" w:space="0"/>
            </w:tcBorders>
            <w:vAlign w:val="bottom"/>
          </w:tcPr>
          <w:p w:rsidRPr="00302F0C" w:rsidR="00AE7104" w:rsidP="008E1760" w:rsidRDefault="00AE7104" w14:paraId="2F71A8EC" w14:textId="77777777">
            <w:pPr>
              <w:spacing w:after="0" w:line="240" w:lineRule="auto"/>
              <w:rPr>
                <w:rFonts w:ascii="Arial" w:hAnsi="Arial" w:eastAsia="Times New Roman" w:cs="Arial"/>
                <w:color w:val="000000"/>
                <w:sz w:val="22"/>
                <w:szCs w:val="22"/>
                <w:lang w:eastAsia="en-GB"/>
                <w:rPrChange w:author="Akshay Raveendran" w:date="2025-07-17T15:32:00Z" w16du:dateUtc="2025-07-17T11:32:00Z" w:id="1791">
                  <w:rPr>
                    <w:color w:val="000000"/>
                    <w:lang w:eastAsia="en-GB"/>
                  </w:rPr>
                </w:rPrChange>
              </w:rPr>
            </w:pPr>
          </w:p>
        </w:tc>
      </w:tr>
      <w:tr w:rsidRPr="00302F0C" w:rsidR="00AE7104" w:rsidTr="008E1760" w14:paraId="6E48295C" w14:textId="77777777">
        <w:trPr>
          <w:trHeight w:val="580"/>
        </w:trPr>
        <w:tc>
          <w:tcPr>
            <w:tcW w:w="3055" w:type="dxa"/>
            <w:tcBorders>
              <w:top w:val="nil"/>
              <w:left w:val="single" w:color="auto" w:sz="4" w:space="0"/>
              <w:bottom w:val="single" w:color="auto" w:sz="4" w:space="0"/>
              <w:right w:val="single" w:color="auto" w:sz="4" w:space="0"/>
            </w:tcBorders>
            <w:noWrap/>
            <w:vAlign w:val="bottom"/>
            <w:hideMark/>
          </w:tcPr>
          <w:p w:rsidRPr="00302F0C" w:rsidR="00AE7104" w:rsidP="008E1760" w:rsidRDefault="00B42AD5" w14:paraId="23668F7A" w14:textId="541A25D5">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Re</w:t>
            </w:r>
            <w:r w:rsidRPr="00302F0C" w:rsidR="00E867D5">
              <w:rPr>
                <w:rFonts w:ascii="Arial" w:hAnsi="Arial" w:eastAsia="Times New Roman" w:cs="Arial"/>
                <w:color w:val="000000"/>
                <w:sz w:val="22"/>
                <w:szCs w:val="22"/>
                <w:lang w:eastAsia="en-GB"/>
              </w:rPr>
              <w:t>quest type</w:t>
            </w:r>
            <w:r w:rsidRPr="00302F0C" w:rsidR="00E867D5">
              <w:rPr>
                <w:rFonts w:ascii="Arial" w:hAnsi="Arial" w:cs="Arial"/>
                <w:color w:val="FF0000"/>
                <w:sz w:val="22"/>
                <w:szCs w:val="22"/>
              </w:rPr>
              <w:t>*</w:t>
            </w:r>
          </w:p>
        </w:tc>
        <w:tc>
          <w:tcPr>
            <w:tcW w:w="2142" w:type="dxa"/>
            <w:tcBorders>
              <w:top w:val="nil"/>
              <w:left w:val="nil"/>
              <w:bottom w:val="single" w:color="auto" w:sz="4" w:space="0"/>
              <w:right w:val="single" w:color="auto" w:sz="4" w:space="0"/>
            </w:tcBorders>
            <w:noWrap/>
            <w:vAlign w:val="bottom"/>
            <w:hideMark/>
          </w:tcPr>
          <w:p w:rsidRPr="00302F0C" w:rsidR="00AE7104" w:rsidP="008E1760" w:rsidRDefault="00AE7104" w14:paraId="309AF2B2"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themeColor="text1"/>
                <w:sz w:val="22"/>
                <w:szCs w:val="22"/>
                <w:lang w:eastAsia="en-GB"/>
              </w:rPr>
              <w:t>Dropdown</w:t>
            </w:r>
            <w:del w:author="Akshay Raveendran" w:date="2025-07-17T15:33:00Z" w16du:dateUtc="2025-07-17T11:33:00Z" w:id="1792">
              <w:r w:rsidRPr="00302F0C" w:rsidDel="00E64B19">
                <w:rPr>
                  <w:rFonts w:ascii="Arial" w:hAnsi="Arial" w:eastAsia="Times New Roman" w:cs="Arial"/>
                  <w:color w:val="000000" w:themeColor="text1"/>
                  <w:sz w:val="22"/>
                  <w:szCs w:val="22"/>
                  <w:lang w:eastAsia="en-GB"/>
                </w:rPr>
                <w:delText>edeon</w:delText>
              </w:r>
            </w:del>
          </w:p>
        </w:tc>
        <w:tc>
          <w:tcPr>
            <w:tcW w:w="3603" w:type="dxa"/>
            <w:tcBorders>
              <w:top w:val="nil"/>
              <w:left w:val="nil"/>
              <w:bottom w:val="single" w:color="auto" w:sz="4" w:space="0"/>
              <w:right w:val="single" w:color="auto" w:sz="4" w:space="0"/>
            </w:tcBorders>
            <w:vAlign w:val="bottom"/>
            <w:hideMark/>
          </w:tcPr>
          <w:p w:rsidRPr="00302F0C" w:rsidR="009E2C77" w:rsidP="008E1760" w:rsidRDefault="003E35BF" w14:paraId="5D120839" w14:textId="7A0D821B">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Dropdowns:</w:t>
            </w:r>
            <w:r w:rsidRPr="00302F0C" w:rsidR="009E2C77">
              <w:rPr>
                <w:rFonts w:ascii="Arial" w:hAnsi="Arial" w:eastAsia="Times New Roman" w:cs="Arial"/>
                <w:color w:val="000000"/>
                <w:sz w:val="22"/>
                <w:szCs w:val="22"/>
                <w:lang w:eastAsia="en-GB"/>
              </w:rPr>
              <w:t xml:space="preserve"> </w:t>
            </w:r>
          </w:p>
          <w:p w:rsidRPr="00302F0C" w:rsidR="00AE7104" w:rsidP="009E2C77" w:rsidRDefault="009E2C77" w14:paraId="4630F277" w14:textId="77777777">
            <w:pPr>
              <w:pStyle w:val="ListParagraph"/>
              <w:numPr>
                <w:ilvl w:val="0"/>
                <w:numId w:val="56"/>
              </w:num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Proceeding with L2 vendor</w:t>
            </w:r>
            <w:del w:author="Akshay Raveendran" w:date="2025-07-20T22:37:00Z" w16du:dateUtc="2025-07-20T18:37:00Z" w:id="1793">
              <w:r w:rsidRPr="00302F0C" w:rsidDel="00D61293" w:rsidR="00AE7104">
                <w:rPr>
                  <w:rFonts w:ascii="Arial" w:hAnsi="Arial" w:eastAsia="Times New Roman" w:cs="Arial"/>
                  <w:color w:val="000000"/>
                  <w:sz w:val="22"/>
                  <w:szCs w:val="22"/>
                  <w:lang w:eastAsia="en-GB"/>
                </w:rPr>
                <w:delText xml:space="preserve">Mandatory. </w:delText>
              </w:r>
            </w:del>
          </w:p>
          <w:p w:rsidRPr="00302F0C" w:rsidR="009E2C77" w:rsidP="009E2C77" w:rsidRDefault="009E2C77" w14:paraId="588D9802" w14:textId="77777777">
            <w:pPr>
              <w:pStyle w:val="ListParagraph"/>
              <w:numPr>
                <w:ilvl w:val="0"/>
                <w:numId w:val="56"/>
              </w:num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Proceeding with L3 vendor</w:t>
            </w:r>
          </w:p>
          <w:p w:rsidRPr="00302F0C" w:rsidR="009E2C77" w:rsidP="009E2C77" w:rsidRDefault="009E2C77" w14:paraId="297A958A" w14:textId="77777777">
            <w:pPr>
              <w:pStyle w:val="ListParagraph"/>
              <w:numPr>
                <w:ilvl w:val="0"/>
                <w:numId w:val="56"/>
              </w:num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Proceeding with L4 vendor</w:t>
            </w:r>
          </w:p>
          <w:p w:rsidRPr="00302F0C" w:rsidR="00ED131E" w:rsidP="009E2C77" w:rsidRDefault="00ED131E" w14:paraId="431BC868" w14:textId="77777777">
            <w:pPr>
              <w:pStyle w:val="ListParagraph"/>
              <w:numPr>
                <w:ilvl w:val="0"/>
                <w:numId w:val="56"/>
              </w:num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Proceeding with L5 vendor</w:t>
            </w:r>
          </w:p>
          <w:p w:rsidRPr="00302F0C" w:rsidR="00CC39DD" w:rsidP="009E2C77" w:rsidRDefault="00CC39DD" w14:paraId="4F25F9B0" w14:textId="739B5CFF">
            <w:pPr>
              <w:pStyle w:val="ListParagraph"/>
              <w:numPr>
                <w:ilvl w:val="0"/>
                <w:numId w:val="56"/>
              </w:num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Proceeding with L6 vendor</w:t>
            </w:r>
          </w:p>
          <w:p w:rsidRPr="00302F0C" w:rsidR="00ED131E" w:rsidP="009E2C77" w:rsidRDefault="00ED131E" w14:paraId="435D530E" w14:textId="744F39F6">
            <w:pPr>
              <w:pStyle w:val="ListParagraph"/>
              <w:numPr>
                <w:ilvl w:val="0"/>
                <w:numId w:val="56"/>
              </w:num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Others</w:t>
            </w:r>
          </w:p>
        </w:tc>
      </w:tr>
      <w:tr w:rsidRPr="00302F0C" w:rsidR="00ED131E" w:rsidTr="008E1760" w14:paraId="60A7B4EC" w14:textId="77777777">
        <w:trPr>
          <w:trHeight w:val="580"/>
        </w:trPr>
        <w:tc>
          <w:tcPr>
            <w:tcW w:w="3055" w:type="dxa"/>
            <w:tcBorders>
              <w:top w:val="nil"/>
              <w:left w:val="single" w:color="auto" w:sz="4" w:space="0"/>
              <w:bottom w:val="single" w:color="auto" w:sz="4" w:space="0"/>
              <w:right w:val="single" w:color="auto" w:sz="4" w:space="0"/>
            </w:tcBorders>
            <w:noWrap/>
            <w:vAlign w:val="bottom"/>
          </w:tcPr>
          <w:p w:rsidRPr="00302F0C" w:rsidR="00ED131E" w:rsidP="008E1760" w:rsidRDefault="00346EF3" w14:paraId="22F469D4" w14:textId="73DAFB82">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Others</w:t>
            </w:r>
            <w:r w:rsidRPr="00302F0C">
              <w:rPr>
                <w:rFonts w:ascii="Arial" w:hAnsi="Arial" w:cs="Arial"/>
                <w:color w:val="FF0000"/>
                <w:sz w:val="22"/>
                <w:szCs w:val="22"/>
              </w:rPr>
              <w:t>*</w:t>
            </w:r>
          </w:p>
        </w:tc>
        <w:tc>
          <w:tcPr>
            <w:tcW w:w="2142" w:type="dxa"/>
            <w:tcBorders>
              <w:top w:val="nil"/>
              <w:left w:val="nil"/>
              <w:bottom w:val="single" w:color="auto" w:sz="4" w:space="0"/>
              <w:right w:val="single" w:color="auto" w:sz="4" w:space="0"/>
            </w:tcBorders>
            <w:noWrap/>
            <w:vAlign w:val="bottom"/>
          </w:tcPr>
          <w:p w:rsidRPr="00302F0C" w:rsidR="00ED131E" w:rsidP="008E1760" w:rsidRDefault="00346EF3" w14:paraId="158CB09A" w14:textId="74AB5E59">
            <w:pPr>
              <w:spacing w:after="0" w:line="240" w:lineRule="auto"/>
              <w:rPr>
                <w:rFonts w:ascii="Arial" w:hAnsi="Arial" w:eastAsia="Times New Roman" w:cs="Arial"/>
                <w:color w:val="000000" w:themeColor="text1"/>
                <w:sz w:val="22"/>
                <w:szCs w:val="22"/>
                <w:lang w:eastAsia="en-GB"/>
              </w:rPr>
            </w:pPr>
            <w:r w:rsidRPr="00302F0C">
              <w:rPr>
                <w:rFonts w:ascii="Arial" w:hAnsi="Arial" w:eastAsia="Times New Roman" w:cs="Arial"/>
                <w:color w:val="000000" w:themeColor="text1"/>
                <w:sz w:val="22"/>
                <w:szCs w:val="22"/>
                <w:lang w:eastAsia="en-GB"/>
              </w:rPr>
              <w:t>Dropdown</w:t>
            </w:r>
          </w:p>
        </w:tc>
        <w:tc>
          <w:tcPr>
            <w:tcW w:w="3603" w:type="dxa"/>
            <w:tcBorders>
              <w:top w:val="nil"/>
              <w:left w:val="nil"/>
              <w:bottom w:val="single" w:color="auto" w:sz="4" w:space="0"/>
              <w:right w:val="single" w:color="auto" w:sz="4" w:space="0"/>
            </w:tcBorders>
            <w:vAlign w:val="bottom"/>
          </w:tcPr>
          <w:p w:rsidRPr="00302F0C" w:rsidR="00ED131E" w:rsidP="008E1760" w:rsidRDefault="00346EF3" w14:paraId="279841BB"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Mandatory if request type is Others</w:t>
            </w:r>
          </w:p>
          <w:p w:rsidRPr="00302F0C" w:rsidR="00412BE9" w:rsidP="008E1760" w:rsidRDefault="00412BE9" w14:paraId="1FDFF60B" w14:textId="77777777">
            <w:pPr>
              <w:spacing w:after="0" w:line="240" w:lineRule="auto"/>
              <w:rPr>
                <w:rFonts w:ascii="Arial" w:hAnsi="Arial" w:eastAsia="Times New Roman" w:cs="Arial"/>
                <w:color w:val="000000"/>
                <w:sz w:val="22"/>
                <w:szCs w:val="22"/>
                <w:lang w:eastAsia="en-GB"/>
              </w:rPr>
            </w:pPr>
          </w:p>
          <w:p w:rsidRPr="00302F0C" w:rsidR="008F0324" w:rsidP="008F0324" w:rsidRDefault="008F0324" w14:paraId="2C2AB870"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Dropdowns: </w:t>
            </w:r>
          </w:p>
          <w:p w:rsidRPr="00302F0C" w:rsidR="008F0324" w:rsidP="008F0324" w:rsidRDefault="008F0324" w14:paraId="0407F340" w14:textId="0D2ECB23">
            <w:pPr>
              <w:pStyle w:val="ListParagraph"/>
              <w:numPr>
                <w:ilvl w:val="0"/>
                <w:numId w:val="57"/>
              </w:num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Re-negotiation required</w:t>
            </w:r>
          </w:p>
          <w:p w:rsidRPr="00302F0C" w:rsidR="008F0324" w:rsidP="008F0324" w:rsidRDefault="008F0324" w14:paraId="73472BCF" w14:textId="6E44D39A">
            <w:pPr>
              <w:pStyle w:val="ListParagraph"/>
              <w:numPr>
                <w:ilvl w:val="0"/>
                <w:numId w:val="57"/>
              </w:num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New vendors </w:t>
            </w:r>
            <w:r w:rsidRPr="00302F0C" w:rsidR="00412BE9">
              <w:rPr>
                <w:rFonts w:ascii="Arial" w:hAnsi="Arial" w:eastAsia="Times New Roman" w:cs="Arial"/>
                <w:color w:val="000000"/>
                <w:sz w:val="22"/>
                <w:szCs w:val="22"/>
                <w:lang w:eastAsia="en-GB"/>
              </w:rPr>
              <w:t>required</w:t>
            </w:r>
          </w:p>
          <w:p w:rsidRPr="00302F0C" w:rsidR="008F0324" w:rsidDel="00D61293" w:rsidP="008E1760" w:rsidRDefault="008F0324" w14:paraId="515FBB77" w14:textId="35D34622">
            <w:pPr>
              <w:spacing w:after="0" w:line="240" w:lineRule="auto"/>
              <w:rPr>
                <w:rFonts w:ascii="Arial" w:hAnsi="Arial" w:eastAsia="Times New Roman" w:cs="Arial"/>
                <w:color w:val="000000"/>
                <w:sz w:val="22"/>
                <w:szCs w:val="22"/>
                <w:lang w:eastAsia="en-GB"/>
              </w:rPr>
            </w:pPr>
          </w:p>
        </w:tc>
      </w:tr>
      <w:tr w:rsidRPr="00302F0C" w:rsidR="00AE7104" w:rsidTr="002F24C5" w14:paraId="6D2D2232" w14:textId="77777777">
        <w:trPr>
          <w:trHeight w:val="580"/>
        </w:trPr>
        <w:tc>
          <w:tcPr>
            <w:tcW w:w="3055" w:type="dxa"/>
            <w:tcBorders>
              <w:top w:val="nil"/>
              <w:left w:val="single" w:color="auto" w:sz="4" w:space="0"/>
              <w:bottom w:val="single" w:color="auto" w:sz="4" w:space="0"/>
              <w:right w:val="single" w:color="auto" w:sz="4" w:space="0"/>
            </w:tcBorders>
            <w:noWrap/>
            <w:vAlign w:val="bottom"/>
          </w:tcPr>
          <w:p w:rsidRPr="00302F0C" w:rsidR="00AE7104" w:rsidP="008E1760" w:rsidRDefault="00412BE9" w14:paraId="61679020" w14:textId="0DBB3168">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Reason for request</w:t>
            </w:r>
            <w:r w:rsidRPr="00302F0C" w:rsidR="008B2B26">
              <w:rPr>
                <w:rFonts w:ascii="Arial" w:hAnsi="Arial" w:cs="Arial"/>
                <w:color w:val="FF0000"/>
                <w:sz w:val="22"/>
                <w:szCs w:val="22"/>
              </w:rPr>
              <w:t>*</w:t>
            </w:r>
          </w:p>
        </w:tc>
        <w:tc>
          <w:tcPr>
            <w:tcW w:w="2142" w:type="dxa"/>
            <w:tcBorders>
              <w:top w:val="nil"/>
              <w:left w:val="nil"/>
              <w:bottom w:val="single" w:color="auto" w:sz="4" w:space="0"/>
              <w:right w:val="single" w:color="auto" w:sz="4" w:space="0"/>
            </w:tcBorders>
            <w:noWrap/>
            <w:vAlign w:val="bottom"/>
          </w:tcPr>
          <w:p w:rsidRPr="00302F0C" w:rsidR="00AE7104" w:rsidP="008E1760" w:rsidRDefault="00412BE9" w14:paraId="5D11166E" w14:textId="4D59060F">
            <w:pPr>
              <w:spacing w:after="0" w:line="240" w:lineRule="auto"/>
              <w:rPr>
                <w:rFonts w:ascii="Arial" w:hAnsi="Arial" w:eastAsia="Times New Roman" w:cs="Arial"/>
                <w:color w:val="000000" w:themeColor="text1"/>
                <w:sz w:val="22"/>
                <w:szCs w:val="22"/>
                <w:lang w:eastAsia="en-GB"/>
              </w:rPr>
            </w:pPr>
            <w:r w:rsidRPr="00302F0C">
              <w:rPr>
                <w:rFonts w:ascii="Arial" w:hAnsi="Arial" w:eastAsia="Times New Roman" w:cs="Arial"/>
                <w:color w:val="000000" w:themeColor="text1"/>
                <w:sz w:val="22"/>
                <w:szCs w:val="22"/>
                <w:lang w:eastAsia="en-GB"/>
              </w:rPr>
              <w:t>Alphanumeric field</w:t>
            </w:r>
          </w:p>
        </w:tc>
        <w:tc>
          <w:tcPr>
            <w:tcW w:w="3603" w:type="dxa"/>
            <w:tcBorders>
              <w:top w:val="nil"/>
              <w:left w:val="nil"/>
              <w:bottom w:val="single" w:color="auto" w:sz="4" w:space="0"/>
              <w:right w:val="single" w:color="auto" w:sz="4" w:space="0"/>
            </w:tcBorders>
            <w:vAlign w:val="bottom"/>
          </w:tcPr>
          <w:p w:rsidRPr="00302F0C" w:rsidR="00AE7104" w:rsidDel="00D61293" w:rsidP="008E1760" w:rsidRDefault="00AE7104" w14:paraId="73966EFF" w14:textId="77777777">
            <w:pPr>
              <w:spacing w:after="0" w:line="240" w:lineRule="auto"/>
              <w:rPr>
                <w:rFonts w:ascii="Arial" w:hAnsi="Arial" w:eastAsia="Times New Roman" w:cs="Arial"/>
                <w:color w:val="000000"/>
                <w:sz w:val="22"/>
                <w:szCs w:val="22"/>
                <w:lang w:eastAsia="en-GB"/>
              </w:rPr>
            </w:pPr>
          </w:p>
        </w:tc>
      </w:tr>
      <w:tr w:rsidRPr="00302F0C" w:rsidR="002F24C5" w:rsidTr="002F24C5" w14:paraId="2943A239" w14:textId="77777777">
        <w:trPr>
          <w:trHeight w:val="580"/>
        </w:trPr>
        <w:tc>
          <w:tcPr>
            <w:tcW w:w="3055" w:type="dxa"/>
            <w:tcBorders>
              <w:top w:val="single" w:color="auto" w:sz="4" w:space="0"/>
              <w:left w:val="single" w:color="auto" w:sz="4" w:space="0"/>
              <w:bottom w:val="single" w:color="auto" w:sz="4" w:space="0"/>
              <w:right w:val="single" w:color="auto" w:sz="4" w:space="0"/>
            </w:tcBorders>
            <w:noWrap/>
            <w:vAlign w:val="bottom"/>
          </w:tcPr>
          <w:p w:rsidRPr="00302F0C" w:rsidR="002F24C5" w:rsidP="008E1760" w:rsidRDefault="002F24C5" w14:paraId="21493378" w14:textId="6441DB0A">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Send back option(button)</w:t>
            </w:r>
          </w:p>
        </w:tc>
        <w:tc>
          <w:tcPr>
            <w:tcW w:w="2142" w:type="dxa"/>
            <w:tcBorders>
              <w:top w:val="single" w:color="auto" w:sz="4" w:space="0"/>
              <w:left w:val="nil"/>
              <w:bottom w:val="single" w:color="auto" w:sz="4" w:space="0"/>
              <w:right w:val="single" w:color="auto" w:sz="4" w:space="0"/>
            </w:tcBorders>
            <w:noWrap/>
            <w:vAlign w:val="bottom"/>
          </w:tcPr>
          <w:p w:rsidRPr="00302F0C" w:rsidR="002F24C5" w:rsidP="008E1760" w:rsidRDefault="002F24C5" w14:paraId="1048486E" w14:textId="77777777">
            <w:pPr>
              <w:spacing w:after="0" w:line="240" w:lineRule="auto"/>
              <w:rPr>
                <w:rFonts w:ascii="Arial" w:hAnsi="Arial" w:eastAsia="Times New Roman" w:cs="Arial"/>
                <w:color w:val="000000" w:themeColor="text1"/>
                <w:sz w:val="22"/>
                <w:szCs w:val="22"/>
                <w:lang w:eastAsia="en-GB"/>
              </w:rPr>
            </w:pPr>
          </w:p>
        </w:tc>
        <w:tc>
          <w:tcPr>
            <w:tcW w:w="3603" w:type="dxa"/>
            <w:tcBorders>
              <w:top w:val="single" w:color="auto" w:sz="4" w:space="0"/>
              <w:left w:val="nil"/>
              <w:bottom w:val="single" w:color="auto" w:sz="4" w:space="0"/>
              <w:right w:val="single" w:color="auto" w:sz="4" w:space="0"/>
            </w:tcBorders>
            <w:vAlign w:val="bottom"/>
          </w:tcPr>
          <w:p w:rsidRPr="00302F0C" w:rsidR="002F24C5" w:rsidDel="00D61293" w:rsidP="008E1760" w:rsidRDefault="002F24C5" w14:paraId="400F6287" w14:textId="77777777">
            <w:pPr>
              <w:spacing w:after="0" w:line="240" w:lineRule="auto"/>
              <w:rPr>
                <w:rFonts w:ascii="Arial" w:hAnsi="Arial" w:eastAsia="Times New Roman" w:cs="Arial"/>
                <w:color w:val="000000"/>
                <w:sz w:val="22"/>
                <w:szCs w:val="22"/>
                <w:lang w:eastAsia="en-GB"/>
              </w:rPr>
            </w:pPr>
          </w:p>
        </w:tc>
      </w:tr>
    </w:tbl>
    <w:p w:rsidRPr="00302F0C" w:rsidR="003E7BDB" w:rsidP="003E7BDB" w:rsidRDefault="003E7BDB" w14:paraId="7DBA1C00" w14:textId="77777777">
      <w:pPr>
        <w:rPr>
          <w:rFonts w:ascii="Arial" w:hAnsi="Arial" w:eastAsia="Times New Roman" w:cs="Arial"/>
          <w:color w:val="000000"/>
          <w:sz w:val="26"/>
          <w:szCs w:val="26"/>
          <w:lang w:eastAsia="en-GB"/>
        </w:rPr>
      </w:pPr>
    </w:p>
    <w:p w:rsidRPr="00302F0C" w:rsidR="00461244" w:rsidP="003E7BDB" w:rsidRDefault="003D0703" w14:paraId="5F6E9537" w14:textId="68EE38B7">
      <w:pPr>
        <w:rPr>
          <w:rFonts w:ascii="Arial" w:hAnsi="Arial" w:eastAsia="Times New Roman" w:cs="Arial"/>
          <w:color w:val="000000"/>
          <w:sz w:val="26"/>
          <w:szCs w:val="26"/>
          <w:lang w:eastAsia="en-GB"/>
        </w:rPr>
      </w:pPr>
      <w:r w:rsidRPr="00302F0C">
        <w:rPr>
          <w:rFonts w:ascii="Arial" w:hAnsi="Arial" w:eastAsia="Times New Roman" w:cs="Arial"/>
          <w:color w:val="000000"/>
          <w:sz w:val="26"/>
          <w:szCs w:val="26"/>
          <w:lang w:eastAsia="en-GB"/>
        </w:rPr>
        <w:t xml:space="preserve">PSSC </w:t>
      </w:r>
      <w:r w:rsidRPr="00302F0C" w:rsidR="00D93775">
        <w:rPr>
          <w:rFonts w:ascii="Arial" w:hAnsi="Arial" w:eastAsia="Times New Roman" w:cs="Arial"/>
          <w:color w:val="000000"/>
          <w:sz w:val="26"/>
          <w:szCs w:val="26"/>
          <w:lang w:eastAsia="en-GB"/>
        </w:rPr>
        <w:t>Response form from the PSSC user:</w:t>
      </w:r>
    </w:p>
    <w:tbl>
      <w:tblPr>
        <w:tblW w:w="8800" w:type="dxa"/>
        <w:tblLook w:val="04A0" w:firstRow="1" w:lastRow="0" w:firstColumn="1" w:lastColumn="0" w:noHBand="0" w:noVBand="1"/>
      </w:tblPr>
      <w:tblGrid>
        <w:gridCol w:w="3055"/>
        <w:gridCol w:w="2142"/>
        <w:gridCol w:w="3603"/>
      </w:tblGrid>
      <w:tr w:rsidRPr="00302F0C" w:rsidR="006830E9" w:rsidTr="008E1760" w14:paraId="60082411" w14:textId="77777777">
        <w:trPr>
          <w:trHeight w:val="290"/>
        </w:trPr>
        <w:tc>
          <w:tcPr>
            <w:tcW w:w="8800" w:type="dxa"/>
            <w:gridSpan w:val="3"/>
            <w:tcBorders>
              <w:top w:val="single" w:color="auto" w:sz="4" w:space="0"/>
              <w:left w:val="single" w:color="auto" w:sz="4" w:space="0"/>
              <w:bottom w:val="single" w:color="auto" w:sz="4" w:space="0"/>
              <w:right w:val="single" w:color="auto" w:sz="4" w:space="0"/>
            </w:tcBorders>
            <w:shd w:val="clear" w:color="auto" w:fill="B4C6E7"/>
            <w:noWrap/>
            <w:vAlign w:val="bottom"/>
            <w:hideMark/>
          </w:tcPr>
          <w:p w:rsidRPr="00302F0C" w:rsidR="006830E9" w:rsidP="008E1760" w:rsidRDefault="003D0703" w14:paraId="06AE982D" w14:textId="35DCDBD2">
            <w:pPr>
              <w:spacing w:after="0" w:line="240" w:lineRule="auto"/>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 xml:space="preserve">PSSC </w:t>
            </w:r>
            <w:r w:rsidRPr="00302F0C" w:rsidR="006830E9">
              <w:rPr>
                <w:rFonts w:ascii="Arial" w:hAnsi="Arial" w:eastAsia="Times New Roman" w:cs="Arial"/>
                <w:b/>
                <w:color w:val="000000"/>
                <w:sz w:val="22"/>
                <w:szCs w:val="22"/>
                <w:lang w:eastAsia="en-GB"/>
              </w:rPr>
              <w:t>Response form for</w:t>
            </w:r>
            <w:r w:rsidRPr="00302F0C">
              <w:rPr>
                <w:rFonts w:ascii="Arial" w:hAnsi="Arial" w:eastAsia="Times New Roman" w:cs="Arial"/>
                <w:b/>
                <w:color w:val="000000"/>
                <w:sz w:val="22"/>
                <w:szCs w:val="22"/>
                <w:lang w:eastAsia="en-GB"/>
              </w:rPr>
              <w:t xml:space="preserve"> form 4(BU Response form)</w:t>
            </w:r>
          </w:p>
          <w:p w:rsidRPr="00302F0C" w:rsidR="006830E9" w:rsidP="008E1760" w:rsidRDefault="006830E9" w14:paraId="7310A147"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6830E9" w:rsidTr="00CF6B95" w14:paraId="63605615" w14:textId="77777777">
        <w:trPr>
          <w:trHeight w:val="580"/>
        </w:trPr>
        <w:tc>
          <w:tcPr>
            <w:tcW w:w="3055" w:type="dxa"/>
            <w:tcBorders>
              <w:top w:val="nil"/>
              <w:left w:val="single" w:color="auto" w:sz="4" w:space="0"/>
              <w:bottom w:val="single" w:color="auto" w:sz="4" w:space="0"/>
              <w:right w:val="single" w:color="auto" w:sz="4" w:space="0"/>
            </w:tcBorders>
            <w:noWrap/>
            <w:vAlign w:val="bottom"/>
          </w:tcPr>
          <w:p w:rsidRPr="00302F0C" w:rsidR="006830E9" w:rsidP="008E1760" w:rsidRDefault="006830E9" w14:paraId="335C8302" w14:textId="77777777">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DRF Ref no</w:t>
            </w:r>
          </w:p>
        </w:tc>
        <w:tc>
          <w:tcPr>
            <w:tcW w:w="2142" w:type="dxa"/>
            <w:tcBorders>
              <w:top w:val="nil"/>
              <w:left w:val="nil"/>
              <w:bottom w:val="single" w:color="auto" w:sz="4" w:space="0"/>
              <w:right w:val="single" w:color="auto" w:sz="4" w:space="0"/>
            </w:tcBorders>
            <w:noWrap/>
            <w:vAlign w:val="bottom"/>
          </w:tcPr>
          <w:p w:rsidRPr="00302F0C" w:rsidR="006830E9" w:rsidP="008E1760" w:rsidRDefault="006830E9" w14:paraId="7F1AAD9A"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themeColor="text1"/>
                <w:sz w:val="22"/>
                <w:szCs w:val="22"/>
                <w:lang w:eastAsia="en-GB"/>
              </w:rPr>
              <w:t xml:space="preserve">Auto </w:t>
            </w:r>
            <w:del w:author="Akshay Raveendran" w:date="2025-07-17T15:32:00Z" w16du:dateUtc="2025-07-17T11:32:00Z" w:id="1794">
              <w:r w:rsidRPr="00302F0C" w:rsidDel="00265EBA">
                <w:rPr>
                  <w:rFonts w:ascii="Arial" w:hAnsi="Arial" w:eastAsia="Times New Roman" w:cs="Arial"/>
                  <w:color w:val="000000" w:themeColor="text1"/>
                  <w:sz w:val="22"/>
                  <w:szCs w:val="22"/>
                  <w:lang w:eastAsia="en-GB"/>
                </w:rPr>
                <w:delText>wit</w:delText>
              </w:r>
            </w:del>
            <w:r w:rsidRPr="00302F0C">
              <w:rPr>
                <w:rFonts w:ascii="Arial" w:hAnsi="Arial" w:eastAsia="Times New Roman" w:cs="Arial"/>
                <w:color w:val="000000" w:themeColor="text1"/>
                <w:sz w:val="22"/>
                <w:szCs w:val="22"/>
                <w:lang w:eastAsia="en-GB"/>
              </w:rPr>
              <w:t>populated from form 1</w:t>
            </w:r>
            <w:del w:author="Akshay Raveendran" w:date="2025-07-17T15:32:00Z" w16du:dateUtc="2025-07-17T11:32:00Z" w:id="1795">
              <w:r w:rsidRPr="00302F0C" w:rsidDel="00A269C5">
                <w:rPr>
                  <w:rFonts w:ascii="Arial" w:hAnsi="Arial" w:eastAsia="Times New Roman" w:cs="Arial"/>
                  <w:color w:val="000000" w:themeColor="text1"/>
                  <w:sz w:val="22"/>
                  <w:szCs w:val="22"/>
                  <w:lang w:eastAsia="en-GB"/>
                </w:rPr>
                <w:delText>“</w:delText>
              </w:r>
            </w:del>
            <w:del w:author="Akshay Raveendran" w:date="2025-07-17T15:31:00Z" w16du:dateUtc="2025-07-17T11:31:00Z" w:id="1796">
              <w:r w:rsidRPr="00302F0C" w:rsidDel="00A269C5">
                <w:rPr>
                  <w:rFonts w:ascii="Arial" w:hAnsi="Arial" w:eastAsia="Times New Roman" w:cs="Arial"/>
                  <w:color w:val="000000" w:themeColor="text1"/>
                  <w:sz w:val="22"/>
                  <w:szCs w:val="22"/>
                  <w:lang w:eastAsia="en-GB"/>
                </w:rPr>
                <w:delText>Creation”, “Amendment” , “Renewal</w:delText>
              </w:r>
            </w:del>
          </w:p>
        </w:tc>
        <w:tc>
          <w:tcPr>
            <w:tcW w:w="3603" w:type="dxa"/>
            <w:tcBorders>
              <w:top w:val="nil"/>
              <w:left w:val="nil"/>
              <w:bottom w:val="single" w:color="auto" w:sz="4" w:space="0"/>
              <w:right w:val="single" w:color="auto" w:sz="4" w:space="0"/>
            </w:tcBorders>
            <w:vAlign w:val="bottom"/>
          </w:tcPr>
          <w:p w:rsidRPr="00302F0C" w:rsidR="006830E9" w:rsidP="008E1760" w:rsidRDefault="006830E9" w14:paraId="3D82F0E5" w14:textId="77777777">
            <w:pPr>
              <w:spacing w:after="0" w:line="240" w:lineRule="auto"/>
              <w:rPr>
                <w:rFonts w:ascii="Arial" w:hAnsi="Arial" w:eastAsia="Times New Roman" w:cs="Arial"/>
                <w:color w:val="000000"/>
                <w:sz w:val="22"/>
                <w:szCs w:val="22"/>
                <w:lang w:eastAsia="en-GB"/>
                <w:rPrChange w:author="Akshay Raveendran" w:date="2025-07-17T15:32:00Z" w16du:dateUtc="2025-07-17T11:32:00Z" w:id="1797">
                  <w:rPr>
                    <w:color w:val="000000"/>
                    <w:lang w:eastAsia="en-GB"/>
                  </w:rPr>
                </w:rPrChange>
              </w:rPr>
            </w:pPr>
          </w:p>
        </w:tc>
      </w:tr>
      <w:tr w:rsidRPr="00302F0C" w:rsidR="006830E9" w:rsidTr="00CF6B95" w14:paraId="5F978D80" w14:textId="77777777">
        <w:trPr>
          <w:trHeight w:val="580"/>
        </w:trPr>
        <w:tc>
          <w:tcPr>
            <w:tcW w:w="3055" w:type="dxa"/>
            <w:tcBorders>
              <w:top w:val="single" w:color="auto" w:sz="4" w:space="0"/>
              <w:left w:val="single" w:color="auto" w:sz="4" w:space="0"/>
              <w:bottom w:val="single" w:color="auto" w:sz="4" w:space="0"/>
              <w:right w:val="single" w:color="auto" w:sz="4" w:space="0"/>
            </w:tcBorders>
            <w:noWrap/>
            <w:vAlign w:val="bottom"/>
            <w:hideMark/>
          </w:tcPr>
          <w:p w:rsidRPr="00302F0C" w:rsidR="006830E9" w:rsidP="008E1760" w:rsidRDefault="006830E9" w14:paraId="01D35C1E" w14:textId="3B95D619">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Request type</w:t>
            </w:r>
            <w:r w:rsidRPr="00302F0C" w:rsidR="00CF6B95">
              <w:rPr>
                <w:rFonts w:ascii="Arial" w:hAnsi="Arial" w:eastAsia="Times New Roman" w:cs="Arial"/>
                <w:color w:val="000000"/>
                <w:sz w:val="22"/>
                <w:szCs w:val="22"/>
                <w:lang w:eastAsia="en-GB"/>
              </w:rPr>
              <w:t xml:space="preserve"> </w:t>
            </w:r>
          </w:p>
        </w:tc>
        <w:tc>
          <w:tcPr>
            <w:tcW w:w="2142" w:type="dxa"/>
            <w:tcBorders>
              <w:top w:val="single" w:color="auto" w:sz="4" w:space="0"/>
              <w:left w:val="nil"/>
              <w:bottom w:val="single" w:color="auto" w:sz="4" w:space="0"/>
              <w:right w:val="single" w:color="auto" w:sz="4" w:space="0"/>
            </w:tcBorders>
            <w:noWrap/>
            <w:vAlign w:val="bottom"/>
            <w:hideMark/>
          </w:tcPr>
          <w:p w:rsidRPr="00302F0C" w:rsidR="006830E9" w:rsidP="008E1760" w:rsidRDefault="00CF6B95" w14:paraId="2481A160" w14:textId="687B5CE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themeColor="text1"/>
                <w:sz w:val="22"/>
                <w:szCs w:val="22"/>
                <w:lang w:eastAsia="en-GB"/>
              </w:rPr>
              <w:t>Auto-populated from form 4</w:t>
            </w:r>
            <w:del w:author="Akshay Raveendran" w:date="2025-07-17T15:33:00Z" w16du:dateUtc="2025-07-17T11:33:00Z" w:id="1798">
              <w:r w:rsidRPr="00302F0C" w:rsidDel="00E64B19" w:rsidR="006830E9">
                <w:rPr>
                  <w:rFonts w:ascii="Arial" w:hAnsi="Arial" w:eastAsia="Times New Roman" w:cs="Arial"/>
                  <w:color w:val="000000" w:themeColor="text1"/>
                  <w:sz w:val="22"/>
                  <w:szCs w:val="22"/>
                  <w:lang w:eastAsia="en-GB"/>
                </w:rPr>
                <w:delText>edeon</w:delText>
              </w:r>
            </w:del>
          </w:p>
        </w:tc>
        <w:tc>
          <w:tcPr>
            <w:tcW w:w="3603" w:type="dxa"/>
            <w:tcBorders>
              <w:top w:val="single" w:color="auto" w:sz="4" w:space="0"/>
              <w:left w:val="nil"/>
              <w:bottom w:val="single" w:color="auto" w:sz="4" w:space="0"/>
              <w:right w:val="single" w:color="auto" w:sz="4" w:space="0"/>
            </w:tcBorders>
            <w:vAlign w:val="bottom"/>
            <w:hideMark/>
          </w:tcPr>
          <w:p w:rsidRPr="00302F0C" w:rsidR="006830E9" w:rsidP="00CF6B95" w:rsidRDefault="006830E9" w14:paraId="78D35CAF" w14:textId="65BC3448">
            <w:pPr>
              <w:pStyle w:val="ListParagraph"/>
              <w:spacing w:after="0" w:line="240" w:lineRule="auto"/>
              <w:ind w:left="360"/>
              <w:rPr>
                <w:rFonts w:ascii="Arial" w:hAnsi="Arial" w:eastAsia="Times New Roman" w:cs="Arial"/>
                <w:color w:val="000000"/>
                <w:sz w:val="22"/>
                <w:szCs w:val="22"/>
                <w:lang w:eastAsia="en-GB"/>
              </w:rPr>
            </w:pPr>
          </w:p>
        </w:tc>
      </w:tr>
      <w:tr w:rsidRPr="00302F0C" w:rsidR="00CF6B95" w:rsidTr="00CF6B95" w14:paraId="504275C9" w14:textId="77777777">
        <w:trPr>
          <w:trHeight w:val="580"/>
        </w:trPr>
        <w:tc>
          <w:tcPr>
            <w:tcW w:w="3055" w:type="dxa"/>
            <w:tcBorders>
              <w:top w:val="single" w:color="auto" w:sz="4" w:space="0"/>
              <w:left w:val="single" w:color="auto" w:sz="4" w:space="0"/>
              <w:bottom w:val="single" w:color="auto" w:sz="4" w:space="0"/>
              <w:right w:val="single" w:color="auto" w:sz="4" w:space="0"/>
            </w:tcBorders>
            <w:noWrap/>
            <w:vAlign w:val="bottom"/>
          </w:tcPr>
          <w:p w:rsidRPr="00302F0C" w:rsidR="00CF6B95" w:rsidP="008E1760" w:rsidRDefault="00657CC2" w14:paraId="4404C8D8" w14:textId="1DB25F69">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Others</w:t>
            </w:r>
          </w:p>
        </w:tc>
        <w:tc>
          <w:tcPr>
            <w:tcW w:w="2142" w:type="dxa"/>
            <w:tcBorders>
              <w:top w:val="single" w:color="auto" w:sz="4" w:space="0"/>
              <w:left w:val="nil"/>
              <w:bottom w:val="single" w:color="auto" w:sz="4" w:space="0"/>
              <w:right w:val="single" w:color="auto" w:sz="4" w:space="0"/>
            </w:tcBorders>
            <w:noWrap/>
            <w:vAlign w:val="bottom"/>
          </w:tcPr>
          <w:p w:rsidRPr="00302F0C" w:rsidR="00CF6B95" w:rsidP="008E1760" w:rsidRDefault="00657CC2" w14:paraId="0699D6CC" w14:textId="0F678C55">
            <w:pPr>
              <w:spacing w:after="0" w:line="240" w:lineRule="auto"/>
              <w:rPr>
                <w:rFonts w:ascii="Arial" w:hAnsi="Arial" w:eastAsia="Times New Roman" w:cs="Arial"/>
                <w:color w:val="000000" w:themeColor="text1"/>
                <w:sz w:val="22"/>
                <w:szCs w:val="22"/>
                <w:lang w:eastAsia="en-GB"/>
              </w:rPr>
            </w:pPr>
            <w:r w:rsidRPr="00302F0C">
              <w:rPr>
                <w:rFonts w:ascii="Arial" w:hAnsi="Arial" w:eastAsia="Times New Roman" w:cs="Arial"/>
                <w:color w:val="000000" w:themeColor="text1"/>
                <w:sz w:val="22"/>
                <w:szCs w:val="22"/>
                <w:lang w:eastAsia="en-GB"/>
              </w:rPr>
              <w:t>Auto-populated from form 4</w:t>
            </w:r>
          </w:p>
        </w:tc>
        <w:tc>
          <w:tcPr>
            <w:tcW w:w="3603" w:type="dxa"/>
            <w:tcBorders>
              <w:top w:val="single" w:color="auto" w:sz="4" w:space="0"/>
              <w:left w:val="nil"/>
              <w:bottom w:val="single" w:color="auto" w:sz="4" w:space="0"/>
              <w:right w:val="single" w:color="auto" w:sz="4" w:space="0"/>
            </w:tcBorders>
            <w:vAlign w:val="bottom"/>
          </w:tcPr>
          <w:p w:rsidRPr="00302F0C" w:rsidR="00CF6B95" w:rsidP="00CF6B95" w:rsidRDefault="00CF6B95" w14:paraId="56D1F8CB" w14:textId="77777777">
            <w:pPr>
              <w:pStyle w:val="ListParagraph"/>
              <w:spacing w:after="0" w:line="240" w:lineRule="auto"/>
              <w:ind w:left="360"/>
              <w:rPr>
                <w:rFonts w:ascii="Arial" w:hAnsi="Arial" w:eastAsia="Times New Roman" w:cs="Arial"/>
                <w:color w:val="000000"/>
                <w:sz w:val="22"/>
                <w:szCs w:val="22"/>
                <w:lang w:eastAsia="en-GB"/>
              </w:rPr>
            </w:pPr>
          </w:p>
        </w:tc>
      </w:tr>
      <w:tr w:rsidRPr="00302F0C" w:rsidR="00CF6B95" w:rsidTr="00CF6B95" w14:paraId="700A52DF" w14:textId="77777777">
        <w:trPr>
          <w:trHeight w:val="580"/>
        </w:trPr>
        <w:tc>
          <w:tcPr>
            <w:tcW w:w="3055" w:type="dxa"/>
            <w:tcBorders>
              <w:top w:val="single" w:color="auto" w:sz="4" w:space="0"/>
              <w:left w:val="single" w:color="auto" w:sz="4" w:space="0"/>
              <w:bottom w:val="single" w:color="auto" w:sz="4" w:space="0"/>
              <w:right w:val="single" w:color="auto" w:sz="4" w:space="0"/>
            </w:tcBorders>
            <w:noWrap/>
            <w:vAlign w:val="bottom"/>
          </w:tcPr>
          <w:p w:rsidRPr="00302F0C" w:rsidR="00CF6B95" w:rsidP="008E1760" w:rsidRDefault="007E6BAC" w14:paraId="44D9CC58" w14:textId="290D3C83">
            <w:pPr>
              <w:spacing w:after="0" w:line="240" w:lineRule="auto"/>
              <w:rPr>
                <w:rFonts w:ascii="Arial" w:hAnsi="Arial" w:eastAsia="Times New Roman" w:cs="Arial"/>
                <w:b/>
                <w:bCs/>
                <w:color w:val="000000"/>
                <w:sz w:val="22"/>
                <w:szCs w:val="22"/>
                <w:lang w:eastAsia="en-GB"/>
              </w:rPr>
            </w:pPr>
            <w:r w:rsidRPr="00302F0C">
              <w:rPr>
                <w:rFonts w:ascii="Arial" w:hAnsi="Arial" w:eastAsia="Times New Roman" w:cs="Arial"/>
                <w:b/>
                <w:bCs/>
                <w:color w:val="000000"/>
                <w:sz w:val="22"/>
                <w:szCs w:val="22"/>
                <w:lang w:eastAsia="en-GB"/>
              </w:rPr>
              <w:t>Buttons/Options to be available for PSSC user</w:t>
            </w:r>
          </w:p>
        </w:tc>
        <w:tc>
          <w:tcPr>
            <w:tcW w:w="2142" w:type="dxa"/>
            <w:tcBorders>
              <w:top w:val="single" w:color="auto" w:sz="4" w:space="0"/>
              <w:left w:val="nil"/>
              <w:bottom w:val="single" w:color="auto" w:sz="4" w:space="0"/>
              <w:right w:val="single" w:color="auto" w:sz="4" w:space="0"/>
            </w:tcBorders>
            <w:noWrap/>
            <w:vAlign w:val="bottom"/>
          </w:tcPr>
          <w:p w:rsidRPr="00302F0C" w:rsidR="00CF6B95" w:rsidP="008E1760" w:rsidRDefault="00CF6B95" w14:paraId="72812BA6" w14:textId="77777777">
            <w:pPr>
              <w:spacing w:after="0" w:line="240" w:lineRule="auto"/>
              <w:rPr>
                <w:rFonts w:ascii="Arial" w:hAnsi="Arial" w:eastAsia="Times New Roman" w:cs="Arial"/>
                <w:color w:val="000000" w:themeColor="text1"/>
                <w:sz w:val="22"/>
                <w:szCs w:val="22"/>
                <w:lang w:eastAsia="en-GB"/>
              </w:rPr>
            </w:pPr>
          </w:p>
        </w:tc>
        <w:tc>
          <w:tcPr>
            <w:tcW w:w="3603" w:type="dxa"/>
            <w:tcBorders>
              <w:top w:val="single" w:color="auto" w:sz="4" w:space="0"/>
              <w:left w:val="nil"/>
              <w:bottom w:val="single" w:color="auto" w:sz="4" w:space="0"/>
              <w:right w:val="single" w:color="auto" w:sz="4" w:space="0"/>
            </w:tcBorders>
            <w:vAlign w:val="bottom"/>
          </w:tcPr>
          <w:p w:rsidRPr="00302F0C" w:rsidR="00CF6B95" w:rsidP="00CF6B95" w:rsidRDefault="00CF6B95" w14:paraId="60747DC8" w14:textId="77777777">
            <w:pPr>
              <w:pStyle w:val="ListParagraph"/>
              <w:spacing w:after="0" w:line="240" w:lineRule="auto"/>
              <w:ind w:left="360"/>
              <w:rPr>
                <w:rFonts w:ascii="Arial" w:hAnsi="Arial" w:eastAsia="Times New Roman" w:cs="Arial"/>
                <w:color w:val="000000"/>
                <w:sz w:val="22"/>
                <w:szCs w:val="22"/>
                <w:lang w:eastAsia="en-GB"/>
              </w:rPr>
            </w:pPr>
          </w:p>
        </w:tc>
      </w:tr>
      <w:tr w:rsidRPr="00302F0C" w:rsidR="007E6BAC" w:rsidTr="00CF6B95" w14:paraId="41B43ACD" w14:textId="77777777">
        <w:trPr>
          <w:trHeight w:val="580"/>
        </w:trPr>
        <w:tc>
          <w:tcPr>
            <w:tcW w:w="3055" w:type="dxa"/>
            <w:tcBorders>
              <w:top w:val="single" w:color="auto" w:sz="4" w:space="0"/>
              <w:left w:val="single" w:color="auto" w:sz="4" w:space="0"/>
              <w:bottom w:val="single" w:color="auto" w:sz="4" w:space="0"/>
              <w:right w:val="single" w:color="auto" w:sz="4" w:space="0"/>
            </w:tcBorders>
            <w:noWrap/>
            <w:vAlign w:val="bottom"/>
          </w:tcPr>
          <w:p w:rsidRPr="00302F0C" w:rsidR="007E6BAC" w:rsidP="000F29DF" w:rsidRDefault="000F29DF" w14:paraId="6F22B8AC" w14:textId="347712B1">
            <w:pPr>
              <w:pStyle w:val="ListParagraph"/>
              <w:numPr>
                <w:ilvl w:val="0"/>
                <w:numId w:val="68"/>
              </w:num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Approve button</w:t>
            </w:r>
          </w:p>
        </w:tc>
        <w:tc>
          <w:tcPr>
            <w:tcW w:w="2142" w:type="dxa"/>
            <w:tcBorders>
              <w:top w:val="single" w:color="auto" w:sz="4" w:space="0"/>
              <w:left w:val="nil"/>
              <w:bottom w:val="single" w:color="auto" w:sz="4" w:space="0"/>
              <w:right w:val="single" w:color="auto" w:sz="4" w:space="0"/>
            </w:tcBorders>
            <w:noWrap/>
            <w:vAlign w:val="bottom"/>
          </w:tcPr>
          <w:p w:rsidRPr="00302F0C" w:rsidR="007E6BAC" w:rsidP="008E1760" w:rsidRDefault="007E6BAC" w14:paraId="22138FB4" w14:textId="77777777">
            <w:pPr>
              <w:spacing w:after="0" w:line="240" w:lineRule="auto"/>
              <w:rPr>
                <w:rFonts w:ascii="Arial" w:hAnsi="Arial" w:eastAsia="Times New Roman" w:cs="Arial"/>
                <w:color w:val="000000" w:themeColor="text1"/>
                <w:sz w:val="22"/>
                <w:szCs w:val="22"/>
                <w:lang w:eastAsia="en-GB"/>
              </w:rPr>
            </w:pPr>
          </w:p>
        </w:tc>
        <w:tc>
          <w:tcPr>
            <w:tcW w:w="3603" w:type="dxa"/>
            <w:tcBorders>
              <w:top w:val="single" w:color="auto" w:sz="4" w:space="0"/>
              <w:left w:val="nil"/>
              <w:bottom w:val="single" w:color="auto" w:sz="4" w:space="0"/>
              <w:right w:val="single" w:color="auto" w:sz="4" w:space="0"/>
            </w:tcBorders>
            <w:vAlign w:val="bottom"/>
          </w:tcPr>
          <w:p w:rsidRPr="00302F0C" w:rsidR="007E6BAC" w:rsidP="00CF6B95" w:rsidRDefault="007E6BAC" w14:paraId="637CB18C" w14:textId="77777777">
            <w:pPr>
              <w:pStyle w:val="ListParagraph"/>
              <w:spacing w:after="0" w:line="240" w:lineRule="auto"/>
              <w:ind w:left="360"/>
              <w:rPr>
                <w:rFonts w:ascii="Arial" w:hAnsi="Arial" w:eastAsia="Times New Roman" w:cs="Arial"/>
                <w:color w:val="000000"/>
                <w:sz w:val="22"/>
                <w:szCs w:val="22"/>
                <w:lang w:eastAsia="en-GB"/>
              </w:rPr>
            </w:pPr>
          </w:p>
        </w:tc>
      </w:tr>
      <w:tr w:rsidRPr="00302F0C" w:rsidR="007E6BAC" w:rsidTr="00CF6B95" w14:paraId="12207755" w14:textId="77777777">
        <w:trPr>
          <w:trHeight w:val="580"/>
        </w:trPr>
        <w:tc>
          <w:tcPr>
            <w:tcW w:w="3055" w:type="dxa"/>
            <w:tcBorders>
              <w:top w:val="single" w:color="auto" w:sz="4" w:space="0"/>
              <w:left w:val="single" w:color="auto" w:sz="4" w:space="0"/>
              <w:bottom w:val="single" w:color="auto" w:sz="4" w:space="0"/>
              <w:right w:val="single" w:color="auto" w:sz="4" w:space="0"/>
            </w:tcBorders>
            <w:noWrap/>
            <w:vAlign w:val="bottom"/>
          </w:tcPr>
          <w:p w:rsidRPr="00302F0C" w:rsidR="007E6BAC" w:rsidP="000F29DF" w:rsidRDefault="000F29DF" w14:paraId="424CAB73" w14:textId="72A52A8C">
            <w:pPr>
              <w:pStyle w:val="ListParagraph"/>
              <w:numPr>
                <w:ilvl w:val="0"/>
                <w:numId w:val="68"/>
              </w:num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Send to form </w:t>
            </w:r>
            <w:r w:rsidRPr="00302F0C" w:rsidR="00BE33F3">
              <w:rPr>
                <w:rFonts w:ascii="Arial" w:hAnsi="Arial" w:eastAsia="Times New Roman" w:cs="Arial"/>
                <w:color w:val="000000"/>
                <w:sz w:val="22"/>
                <w:szCs w:val="22"/>
                <w:lang w:eastAsia="en-GB"/>
              </w:rPr>
              <w:t>2</w:t>
            </w:r>
          </w:p>
        </w:tc>
        <w:tc>
          <w:tcPr>
            <w:tcW w:w="2142" w:type="dxa"/>
            <w:tcBorders>
              <w:top w:val="single" w:color="auto" w:sz="4" w:space="0"/>
              <w:left w:val="nil"/>
              <w:bottom w:val="single" w:color="auto" w:sz="4" w:space="0"/>
              <w:right w:val="single" w:color="auto" w:sz="4" w:space="0"/>
            </w:tcBorders>
            <w:noWrap/>
            <w:vAlign w:val="bottom"/>
          </w:tcPr>
          <w:p w:rsidRPr="00302F0C" w:rsidR="007E6BAC" w:rsidP="008E1760" w:rsidRDefault="007E6BAC" w14:paraId="125A2961" w14:textId="77777777">
            <w:pPr>
              <w:spacing w:after="0" w:line="240" w:lineRule="auto"/>
              <w:rPr>
                <w:rFonts w:ascii="Arial" w:hAnsi="Arial" w:eastAsia="Times New Roman" w:cs="Arial"/>
                <w:color w:val="000000" w:themeColor="text1"/>
                <w:sz w:val="22"/>
                <w:szCs w:val="22"/>
                <w:lang w:eastAsia="en-GB"/>
              </w:rPr>
            </w:pPr>
          </w:p>
        </w:tc>
        <w:tc>
          <w:tcPr>
            <w:tcW w:w="3603" w:type="dxa"/>
            <w:tcBorders>
              <w:top w:val="single" w:color="auto" w:sz="4" w:space="0"/>
              <w:left w:val="nil"/>
              <w:bottom w:val="single" w:color="auto" w:sz="4" w:space="0"/>
              <w:right w:val="single" w:color="auto" w:sz="4" w:space="0"/>
            </w:tcBorders>
            <w:vAlign w:val="bottom"/>
          </w:tcPr>
          <w:p w:rsidRPr="00302F0C" w:rsidR="007E6BAC" w:rsidP="00CF6B95" w:rsidRDefault="00BE33F3" w14:paraId="27F23679" w14:textId="2E0730C0">
            <w:pPr>
              <w:pStyle w:val="ListParagraph"/>
              <w:spacing w:after="0" w:line="240" w:lineRule="auto"/>
              <w:ind w:left="360"/>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In cases where new vendors are required</w:t>
            </w:r>
          </w:p>
        </w:tc>
      </w:tr>
      <w:tr w:rsidRPr="00302F0C" w:rsidR="007E6BAC" w:rsidTr="00CF6B95" w14:paraId="0C6C34C4" w14:textId="77777777">
        <w:trPr>
          <w:trHeight w:val="580"/>
        </w:trPr>
        <w:tc>
          <w:tcPr>
            <w:tcW w:w="3055" w:type="dxa"/>
            <w:tcBorders>
              <w:top w:val="single" w:color="auto" w:sz="4" w:space="0"/>
              <w:left w:val="single" w:color="auto" w:sz="4" w:space="0"/>
              <w:bottom w:val="single" w:color="auto" w:sz="4" w:space="0"/>
              <w:right w:val="single" w:color="auto" w:sz="4" w:space="0"/>
            </w:tcBorders>
            <w:noWrap/>
            <w:vAlign w:val="bottom"/>
          </w:tcPr>
          <w:p w:rsidRPr="00302F0C" w:rsidR="007E6BAC" w:rsidP="00BE33F3" w:rsidRDefault="00BE33F3" w14:paraId="61500B82" w14:textId="74D9A458">
            <w:pPr>
              <w:pStyle w:val="ListParagraph"/>
              <w:numPr>
                <w:ilvl w:val="0"/>
                <w:numId w:val="68"/>
              </w:num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Send to form 3</w:t>
            </w:r>
          </w:p>
        </w:tc>
        <w:tc>
          <w:tcPr>
            <w:tcW w:w="2142" w:type="dxa"/>
            <w:tcBorders>
              <w:top w:val="single" w:color="auto" w:sz="4" w:space="0"/>
              <w:left w:val="nil"/>
              <w:bottom w:val="single" w:color="auto" w:sz="4" w:space="0"/>
              <w:right w:val="single" w:color="auto" w:sz="4" w:space="0"/>
            </w:tcBorders>
            <w:noWrap/>
            <w:vAlign w:val="bottom"/>
          </w:tcPr>
          <w:p w:rsidRPr="00302F0C" w:rsidR="007E6BAC" w:rsidP="008E1760" w:rsidRDefault="007E6BAC" w14:paraId="56D66632" w14:textId="77777777">
            <w:pPr>
              <w:spacing w:after="0" w:line="240" w:lineRule="auto"/>
              <w:rPr>
                <w:rFonts w:ascii="Arial" w:hAnsi="Arial" w:eastAsia="Times New Roman" w:cs="Arial"/>
                <w:color w:val="000000" w:themeColor="text1"/>
                <w:sz w:val="22"/>
                <w:szCs w:val="22"/>
                <w:lang w:eastAsia="en-GB"/>
              </w:rPr>
            </w:pPr>
          </w:p>
        </w:tc>
        <w:tc>
          <w:tcPr>
            <w:tcW w:w="3603" w:type="dxa"/>
            <w:tcBorders>
              <w:top w:val="single" w:color="auto" w:sz="4" w:space="0"/>
              <w:left w:val="nil"/>
              <w:bottom w:val="single" w:color="auto" w:sz="4" w:space="0"/>
              <w:right w:val="single" w:color="auto" w:sz="4" w:space="0"/>
            </w:tcBorders>
            <w:vAlign w:val="bottom"/>
          </w:tcPr>
          <w:p w:rsidRPr="00302F0C" w:rsidR="007E6BAC" w:rsidP="00CF6B95" w:rsidRDefault="00685DB6" w14:paraId="7A1B828C" w14:textId="1771CDB2">
            <w:pPr>
              <w:pStyle w:val="ListParagraph"/>
              <w:spacing w:after="0" w:line="240" w:lineRule="auto"/>
              <w:ind w:left="360"/>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In cases where only re-negotiation is required</w:t>
            </w:r>
          </w:p>
        </w:tc>
      </w:tr>
      <w:tr w:rsidRPr="00302F0C" w:rsidR="00AE67D7" w:rsidTr="00CF6B95" w14:paraId="441EB66A" w14:textId="77777777">
        <w:trPr>
          <w:trHeight w:val="580"/>
        </w:trPr>
        <w:tc>
          <w:tcPr>
            <w:tcW w:w="3055" w:type="dxa"/>
            <w:tcBorders>
              <w:top w:val="single" w:color="auto" w:sz="4" w:space="0"/>
              <w:left w:val="single" w:color="auto" w:sz="4" w:space="0"/>
              <w:bottom w:val="single" w:color="auto" w:sz="4" w:space="0"/>
              <w:right w:val="single" w:color="auto" w:sz="4" w:space="0"/>
            </w:tcBorders>
            <w:noWrap/>
            <w:vAlign w:val="bottom"/>
          </w:tcPr>
          <w:p w:rsidRPr="00302F0C" w:rsidR="00AE67D7" w:rsidP="00BE33F3" w:rsidRDefault="00685DB6" w14:paraId="10CCE082" w14:textId="6C65ACB6">
            <w:pPr>
              <w:pStyle w:val="ListParagraph"/>
              <w:numPr>
                <w:ilvl w:val="0"/>
                <w:numId w:val="68"/>
              </w:num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Reject button</w:t>
            </w:r>
          </w:p>
        </w:tc>
        <w:tc>
          <w:tcPr>
            <w:tcW w:w="2142" w:type="dxa"/>
            <w:tcBorders>
              <w:top w:val="single" w:color="auto" w:sz="4" w:space="0"/>
              <w:left w:val="nil"/>
              <w:bottom w:val="single" w:color="auto" w:sz="4" w:space="0"/>
              <w:right w:val="single" w:color="auto" w:sz="4" w:space="0"/>
            </w:tcBorders>
            <w:noWrap/>
            <w:vAlign w:val="bottom"/>
          </w:tcPr>
          <w:p w:rsidRPr="00302F0C" w:rsidR="00AE67D7" w:rsidP="008E1760" w:rsidRDefault="00AE67D7" w14:paraId="1ECD84F7" w14:textId="77777777">
            <w:pPr>
              <w:spacing w:after="0" w:line="240" w:lineRule="auto"/>
              <w:rPr>
                <w:rFonts w:ascii="Arial" w:hAnsi="Arial" w:eastAsia="Times New Roman" w:cs="Arial"/>
                <w:color w:val="000000" w:themeColor="text1"/>
                <w:sz w:val="22"/>
                <w:szCs w:val="22"/>
                <w:lang w:eastAsia="en-GB"/>
              </w:rPr>
            </w:pPr>
          </w:p>
        </w:tc>
        <w:tc>
          <w:tcPr>
            <w:tcW w:w="3603" w:type="dxa"/>
            <w:tcBorders>
              <w:top w:val="single" w:color="auto" w:sz="4" w:space="0"/>
              <w:left w:val="nil"/>
              <w:bottom w:val="single" w:color="auto" w:sz="4" w:space="0"/>
              <w:right w:val="single" w:color="auto" w:sz="4" w:space="0"/>
            </w:tcBorders>
            <w:vAlign w:val="bottom"/>
          </w:tcPr>
          <w:p w:rsidRPr="00302F0C" w:rsidR="00AE67D7" w:rsidP="00CF6B95" w:rsidRDefault="00AE67D7" w14:paraId="4D72B1E0" w14:textId="77777777">
            <w:pPr>
              <w:pStyle w:val="ListParagraph"/>
              <w:spacing w:after="0" w:line="240" w:lineRule="auto"/>
              <w:ind w:left="360"/>
              <w:rPr>
                <w:rFonts w:ascii="Arial" w:hAnsi="Arial" w:eastAsia="Times New Roman" w:cs="Arial"/>
                <w:color w:val="000000"/>
                <w:sz w:val="22"/>
                <w:szCs w:val="22"/>
                <w:lang w:eastAsia="en-GB"/>
              </w:rPr>
            </w:pPr>
          </w:p>
        </w:tc>
      </w:tr>
    </w:tbl>
    <w:p w:rsidRPr="00302F0C" w:rsidR="00D93775" w:rsidP="003E7BDB" w:rsidRDefault="00D93775" w14:paraId="154D9550" w14:textId="77777777">
      <w:pPr>
        <w:rPr>
          <w:rFonts w:ascii="Arial" w:hAnsi="Arial" w:eastAsia="Times New Roman" w:cs="Arial"/>
          <w:color w:val="000000"/>
          <w:sz w:val="26"/>
          <w:szCs w:val="26"/>
          <w:lang w:eastAsia="en-GB"/>
        </w:rPr>
      </w:pPr>
    </w:p>
    <w:p w:rsidRPr="00302F0C" w:rsidR="003E7BDB" w:rsidP="003E7BDB" w:rsidRDefault="003E7BDB" w14:paraId="35AB907B" w14:textId="2F6F4686">
      <w:pPr>
        <w:rPr>
          <w:rFonts w:ascii="Arial" w:hAnsi="Arial" w:eastAsia="Times New Roman" w:cs="Arial"/>
          <w:color w:val="000000"/>
          <w:lang w:eastAsia="en-GB"/>
        </w:rPr>
      </w:pPr>
      <w:r w:rsidRPr="00302F0C">
        <w:rPr>
          <w:rFonts w:ascii="Arial" w:hAnsi="Arial" w:eastAsia="Times New Roman" w:cs="Arial"/>
          <w:color w:val="000000"/>
          <w:lang w:eastAsia="en-GB"/>
        </w:rPr>
        <w:t>Notes:</w:t>
      </w:r>
    </w:p>
    <w:p w:rsidRPr="00302F0C" w:rsidR="006B1BB0" w:rsidP="006B1BB0" w:rsidRDefault="006B1BB0" w14:paraId="3A6BA3FF" w14:textId="56935840">
      <w:pPr>
        <w:pStyle w:val="ListParagraph"/>
        <w:numPr>
          <w:ilvl w:val="0"/>
          <w:numId w:val="64"/>
        </w:numPr>
        <w:jc w:val="both"/>
        <w:rPr>
          <w:rFonts w:ascii="Arial" w:hAnsi="Arial" w:cs="Arial"/>
        </w:rPr>
      </w:pPr>
      <w:r w:rsidRPr="00302F0C">
        <w:rPr>
          <w:rFonts w:ascii="Arial" w:hAnsi="Arial" w:cs="Arial"/>
        </w:rPr>
        <w:t>In case of L1 vendor rejection/L1 vendor unavailability/Preference for Non-L1 vendor/better prices needed etc the BU requestor will be having the option to send back a response form to PSSC user via form 4, otherwise the user will be allowed to proceed to form 5.</w:t>
      </w:r>
    </w:p>
    <w:p w:rsidRPr="00302F0C" w:rsidR="003E7BDB" w:rsidP="003E7BDB" w:rsidRDefault="00D82A39" w14:paraId="78744C1D" w14:textId="19DFD143">
      <w:pPr>
        <w:pStyle w:val="ListParagraph"/>
        <w:numPr>
          <w:ilvl w:val="0"/>
          <w:numId w:val="64"/>
        </w:numPr>
        <w:rPr>
          <w:rFonts w:ascii="Arial" w:hAnsi="Arial" w:eastAsia="Times New Roman" w:cs="Arial"/>
          <w:color w:val="000000"/>
          <w:lang w:eastAsia="en-GB"/>
        </w:rPr>
      </w:pPr>
      <w:r w:rsidRPr="00302F0C">
        <w:rPr>
          <w:rFonts w:ascii="Arial" w:hAnsi="Arial" w:eastAsia="Times New Roman" w:cs="Arial"/>
          <w:color w:val="000000"/>
          <w:lang w:eastAsia="en-GB"/>
        </w:rPr>
        <w:t xml:space="preserve">The PSSC user will have the option to accept the </w:t>
      </w:r>
      <w:r w:rsidRPr="00302F0C" w:rsidR="00606330">
        <w:rPr>
          <w:rFonts w:ascii="Arial" w:hAnsi="Arial" w:eastAsia="Times New Roman" w:cs="Arial"/>
          <w:color w:val="000000"/>
          <w:lang w:eastAsia="en-GB"/>
        </w:rPr>
        <w:t xml:space="preserve">request from the BU user and send the request to form </w:t>
      </w:r>
      <w:r w:rsidRPr="00302F0C" w:rsidR="00281A65">
        <w:rPr>
          <w:rFonts w:ascii="Arial" w:hAnsi="Arial" w:eastAsia="Times New Roman" w:cs="Arial"/>
          <w:color w:val="000000"/>
          <w:lang w:eastAsia="en-GB"/>
        </w:rPr>
        <w:t xml:space="preserve">5 in case he </w:t>
      </w:r>
      <w:r w:rsidRPr="00302F0C" w:rsidR="003E3186">
        <w:rPr>
          <w:rFonts w:ascii="Arial" w:hAnsi="Arial" w:eastAsia="Times New Roman" w:cs="Arial"/>
          <w:color w:val="000000"/>
          <w:lang w:eastAsia="en-GB"/>
        </w:rPr>
        <w:t>requests</w:t>
      </w:r>
      <w:r w:rsidRPr="00302F0C" w:rsidR="00281A65">
        <w:rPr>
          <w:rFonts w:ascii="Arial" w:hAnsi="Arial" w:eastAsia="Times New Roman" w:cs="Arial"/>
          <w:color w:val="000000"/>
          <w:lang w:eastAsia="en-GB"/>
        </w:rPr>
        <w:t xml:space="preserve"> type is going with </w:t>
      </w:r>
      <w:r w:rsidRPr="00302F0C" w:rsidR="00CC39DD">
        <w:rPr>
          <w:rFonts w:ascii="Arial" w:hAnsi="Arial" w:eastAsia="Times New Roman" w:cs="Arial"/>
          <w:color w:val="000000"/>
          <w:lang w:eastAsia="en-GB"/>
        </w:rPr>
        <w:t>L2-L6 vendor</w:t>
      </w:r>
    </w:p>
    <w:p w:rsidRPr="00302F0C" w:rsidR="00D25326" w:rsidP="008E1760" w:rsidRDefault="00CA2C57" w14:paraId="254FD6FC" w14:textId="77777777">
      <w:pPr>
        <w:pStyle w:val="ListParagraph"/>
        <w:numPr>
          <w:ilvl w:val="0"/>
          <w:numId w:val="64"/>
        </w:numPr>
        <w:rPr>
          <w:rFonts w:ascii="Arial" w:hAnsi="Arial" w:eastAsia="Times New Roman" w:cs="Arial"/>
          <w:color w:val="000000"/>
          <w:lang w:eastAsia="en-GB"/>
        </w:rPr>
      </w:pPr>
      <w:r w:rsidRPr="00302F0C">
        <w:rPr>
          <w:rFonts w:ascii="Arial" w:hAnsi="Arial" w:eastAsia="Times New Roman" w:cs="Arial"/>
          <w:color w:val="000000"/>
          <w:lang w:eastAsia="en-GB"/>
        </w:rPr>
        <w:t>If the request type is "Re-negotiation", the request will return to Form 3 after PSSC user approval, allowing the user to renegotiate with vendors, update bid values, and generate a revised cost comparison following the same process flow and DoA.</w:t>
      </w:r>
    </w:p>
    <w:p w:rsidRPr="00302F0C" w:rsidR="00987241" w:rsidP="003E7BDB" w:rsidRDefault="00987241" w14:paraId="63AF90C7" w14:textId="77777777">
      <w:pPr>
        <w:pStyle w:val="ListParagraph"/>
        <w:numPr>
          <w:ilvl w:val="0"/>
          <w:numId w:val="64"/>
        </w:numPr>
        <w:rPr>
          <w:rFonts w:ascii="Arial" w:hAnsi="Arial" w:eastAsia="Times New Roman" w:cs="Arial"/>
          <w:color w:val="000000"/>
          <w:lang w:eastAsia="en-GB"/>
        </w:rPr>
      </w:pPr>
      <w:r w:rsidRPr="00302F0C">
        <w:rPr>
          <w:rFonts w:ascii="Arial" w:hAnsi="Arial" w:eastAsia="Times New Roman" w:cs="Arial"/>
          <w:color w:val="000000"/>
          <w:lang w:eastAsia="en-GB"/>
        </w:rPr>
        <w:t>The PSSC user will also have the option to directly reject the request from the user.with comments</w:t>
      </w:r>
    </w:p>
    <w:p w:rsidRPr="00302F0C" w:rsidR="00C975B0" w:rsidP="00C975B0" w:rsidRDefault="00393D7B" w14:paraId="58CA1790" w14:textId="77777777">
      <w:pPr>
        <w:pStyle w:val="ListParagraph"/>
        <w:numPr>
          <w:ilvl w:val="0"/>
          <w:numId w:val="64"/>
        </w:numPr>
        <w:rPr>
          <w:rFonts w:ascii="Arial" w:hAnsi="Arial" w:eastAsia="Times New Roman" w:cs="Arial"/>
          <w:color w:val="000000"/>
          <w:lang w:eastAsia="en-GB"/>
        </w:rPr>
      </w:pPr>
      <w:r w:rsidRPr="00302F0C">
        <w:rPr>
          <w:rFonts w:ascii="Arial" w:hAnsi="Arial" w:eastAsia="Times New Roman" w:cs="Arial"/>
          <w:color w:val="000000"/>
          <w:lang w:eastAsia="en-GB"/>
        </w:rPr>
        <w:t xml:space="preserve">Option to push request into e-auction reopening to be possible in case </w:t>
      </w:r>
      <w:r w:rsidRPr="00302F0C" w:rsidR="00D2550A">
        <w:rPr>
          <w:rFonts w:ascii="Arial" w:hAnsi="Arial" w:eastAsia="Times New Roman" w:cs="Arial"/>
          <w:color w:val="000000"/>
          <w:lang w:eastAsia="en-GB"/>
        </w:rPr>
        <w:t>e-auction needs to be done again.</w:t>
      </w:r>
    </w:p>
    <w:p w:rsidRPr="00302F0C" w:rsidR="003E7BDB" w:rsidP="00C975B0" w:rsidRDefault="00C975B0" w14:paraId="0FF0CDF8" w14:textId="0736B4FE">
      <w:pPr>
        <w:pStyle w:val="ListParagraph"/>
        <w:numPr>
          <w:ilvl w:val="0"/>
          <w:numId w:val="64"/>
        </w:numPr>
        <w:rPr>
          <w:rFonts w:ascii="Arial" w:hAnsi="Arial" w:eastAsia="Times New Roman" w:cs="Arial"/>
          <w:color w:val="000000"/>
          <w:lang w:eastAsia="en-GB"/>
        </w:rPr>
      </w:pPr>
      <w:r w:rsidRPr="00302F0C">
        <w:rPr>
          <w:rFonts w:ascii="Arial" w:hAnsi="Arial" w:eastAsia="Times New Roman" w:cs="Arial"/>
          <w:color w:val="000000"/>
          <w:lang w:eastAsia="en-GB"/>
        </w:rPr>
        <w:t>If the request type is "New Vendor Required", it will return to Form 2, allowing the PSSC user to add new vendors to the mailing list, invite fresh bids, and proceed with the same process flow thereafter.</w:t>
      </w:r>
    </w:p>
    <w:p w:rsidRPr="00302F0C" w:rsidR="00F75CC3" w:rsidDel="006A48F8" w:rsidP="001A5209" w:rsidRDefault="00F75CC3" w14:paraId="7AA7DBB6" w14:textId="2087AC7C">
      <w:pPr>
        <w:pStyle w:val="Heading3"/>
        <w:rPr>
          <w:del w:author="Akshay Raveendran" w:date="2025-07-22T14:59:00Z" w16du:dateUtc="2025-07-22T10:59:00Z" w:id="1799"/>
          <w:rFonts w:ascii="Arial" w:hAnsi="Arial" w:eastAsia="Times New Roman" w:cs="Arial"/>
          <w:color w:val="000000"/>
          <w:lang w:eastAsia="en-GB"/>
        </w:rPr>
      </w:pPr>
      <w:bookmarkStart w:name="_Toc204935496" w:id="1800"/>
      <w:r w:rsidRPr="00302F0C">
        <w:rPr>
          <w:rFonts w:ascii="Arial" w:hAnsi="Arial" w:eastAsia="Times New Roman" w:cs="Arial"/>
          <w:color w:val="000000"/>
          <w:lang w:eastAsia="en-GB"/>
        </w:rPr>
        <w:t>2.1.</w:t>
      </w:r>
      <w:r w:rsidRPr="00302F0C" w:rsidR="00F93655">
        <w:rPr>
          <w:rFonts w:ascii="Arial" w:hAnsi="Arial" w:eastAsia="Times New Roman" w:cs="Arial"/>
          <w:color w:val="000000"/>
          <w:lang w:eastAsia="en-GB"/>
        </w:rPr>
        <w:t>5</w:t>
      </w:r>
      <w:bookmarkEnd w:id="1800"/>
      <w:r w:rsidRPr="00302F0C">
        <w:rPr>
          <w:rFonts w:ascii="Arial" w:hAnsi="Arial" w:eastAsia="Times New Roman" w:cs="Arial"/>
          <w:color w:val="000000"/>
          <w:lang w:eastAsia="en-GB"/>
        </w:rPr>
        <w:t xml:space="preserve"> </w:t>
      </w:r>
      <w:del w:author="Akshay Raveendran" w:date="2025-07-22T14:59:00Z" w16du:dateUtc="2025-07-22T10:59:00Z" w:id="1801">
        <w:r w:rsidRPr="00302F0C" w:rsidDel="006A48F8">
          <w:rPr>
            <w:rFonts w:ascii="Arial" w:hAnsi="Arial" w:eastAsia="Times New Roman" w:cs="Arial"/>
            <w:color w:val="000000"/>
            <w:lang w:eastAsia="en-GB"/>
          </w:rPr>
          <w:delText>Dropdowns:</w:delText>
        </w:r>
      </w:del>
    </w:p>
    <w:p w:rsidRPr="00302F0C" w:rsidR="00F75CC3" w:rsidDel="006A48F8" w:rsidP="001A5209" w:rsidRDefault="00F75CC3" w14:paraId="14A4CCA1" w14:textId="77777777">
      <w:pPr>
        <w:pStyle w:val="Heading3"/>
        <w:rPr>
          <w:del w:author="Akshay Raveendran" w:date="2025-07-22T14:59:00Z" w16du:dateUtc="2025-07-22T10:59:00Z" w:id="1802"/>
          <w:rFonts w:ascii="Arial" w:hAnsi="Arial" w:eastAsia="Times New Roman" w:cs="Arial"/>
          <w:color w:val="000000"/>
          <w:lang w:eastAsia="en-GB"/>
        </w:rPr>
      </w:pPr>
      <w:del w:author="Akshay Raveendran" w:date="2025-07-22T14:59:00Z" w16du:dateUtc="2025-07-22T10:59:00Z" w:id="1803">
        <w:r w:rsidRPr="00302F0C" w:rsidDel="006A48F8">
          <w:rPr>
            <w:rFonts w:ascii="Arial" w:hAnsi="Arial" w:eastAsia="Times New Roman" w:cs="Arial"/>
            <w:color w:val="000000"/>
            <w:lang w:eastAsia="en-GB"/>
          </w:rPr>
          <w:delText xml:space="preserve">    Request Type </w:delText>
        </w:r>
      </w:del>
    </w:p>
    <w:p w:rsidRPr="00302F0C" w:rsidR="00F75CC3" w:rsidDel="0069066F" w:rsidRDefault="00F75CC3" w14:paraId="114B0B8A" w14:textId="77777777">
      <w:pPr>
        <w:pStyle w:val="Heading3"/>
        <w:rPr>
          <w:del w:author="Akshay Raveendran" w:date="2025-07-21T13:46:00Z" w16du:dateUtc="2025-07-21T09:46:00Z" w:id="1804"/>
          <w:rFonts w:ascii="Arial" w:hAnsi="Arial" w:eastAsia="Times New Roman" w:cs="Arial"/>
          <w:color w:val="000000"/>
          <w:lang w:eastAsia="en-GB"/>
          <w:rPrChange w:author="Akshay Raveendran" w:date="2025-07-17T14:46:00Z" w16du:dateUtc="2025-07-17T10:46:00Z" w:id="1805">
            <w:rPr>
              <w:del w:author="Akshay Raveendran" w:date="2025-07-21T13:46:00Z" w16du:dateUtc="2025-07-21T09:46:00Z" w:id="1806"/>
            </w:rPr>
          </w:rPrChange>
        </w:rPr>
        <w:pPrChange w:author="Akshay Raveendran" w:date="2025-07-17T14:46:00Z" w16du:dateUtc="2025-07-17T10:46:00Z" w:id="1807">
          <w:pPr>
            <w:pStyle w:val="ListParagraph"/>
            <w:numPr>
              <w:numId w:val="19"/>
            </w:numPr>
            <w:ind w:left="360" w:hanging="360"/>
            <w:jc w:val="both"/>
          </w:pPr>
        </w:pPrChange>
      </w:pPr>
      <w:del w:author="Akshay Raveendran" w:date="2025-07-22T14:59:00Z" w16du:dateUtc="2025-07-22T10:59:00Z" w:id="1808">
        <w:r w:rsidRPr="00302F0C" w:rsidDel="006A48F8">
          <w:rPr>
            <w:rFonts w:ascii="Arial" w:hAnsi="Arial" w:eastAsia="Times New Roman" w:cs="Arial"/>
            <w:color w:val="000000"/>
            <w:lang w:eastAsia="en-GB"/>
            <w:rPrChange w:author="Akshay Raveendran" w:date="2025-07-17T14:46:00Z" w16du:dateUtc="2025-07-17T10:46:00Z" w:id="1809">
              <w:rPr/>
            </w:rPrChange>
          </w:rPr>
          <w:delText>Inquiry for Quotation</w:delText>
        </w:r>
      </w:del>
    </w:p>
    <w:p w:rsidRPr="00302F0C" w:rsidR="00F75CC3" w:rsidDel="006A48F8" w:rsidRDefault="00F75CC3" w14:paraId="070678D0" w14:textId="77777777">
      <w:pPr>
        <w:pStyle w:val="Heading3"/>
        <w:rPr>
          <w:del w:author="Akshay Raveendran" w:date="2025-07-22T14:59:00Z" w16du:dateUtc="2025-07-22T10:59:00Z" w:id="1810"/>
          <w:rFonts w:ascii="Arial" w:hAnsi="Arial" w:eastAsia="Times New Roman" w:cs="Arial"/>
          <w:color w:val="000000"/>
          <w:lang w:eastAsia="en-GB"/>
          <w:rPrChange w:author="Akshay Raveendran" w:date="2025-07-21T13:46:00Z" w16du:dateUtc="2025-07-21T09:46:00Z" w:id="1811">
            <w:rPr>
              <w:del w:author="Akshay Raveendran" w:date="2025-07-22T14:59:00Z" w16du:dateUtc="2025-07-22T10:59:00Z" w:id="1812"/>
            </w:rPr>
          </w:rPrChange>
        </w:rPr>
        <w:pPrChange w:author="Akshay Raveendran" w:date="2025-07-21T13:46:00Z" w16du:dateUtc="2025-07-21T09:46:00Z" w:id="1813">
          <w:pPr>
            <w:pStyle w:val="ListParagraph"/>
            <w:numPr>
              <w:numId w:val="19"/>
            </w:numPr>
            <w:ind w:left="360" w:hanging="360"/>
            <w:jc w:val="both"/>
          </w:pPr>
        </w:pPrChange>
      </w:pPr>
      <w:del w:author="Akshay Raveendran" w:date="2025-07-21T13:46:00Z" w16du:dateUtc="2025-07-21T09:46:00Z" w:id="1814">
        <w:r w:rsidRPr="00302F0C" w:rsidDel="0069066F">
          <w:rPr>
            <w:rFonts w:ascii="Arial" w:hAnsi="Arial" w:eastAsia="Times New Roman" w:cs="Arial"/>
            <w:color w:val="000000"/>
            <w:lang w:eastAsia="en-GB"/>
            <w:rPrChange w:author="Akshay Raveendran" w:date="2025-07-21T13:46:00Z" w16du:dateUtc="2025-07-21T09:46:00Z" w:id="1815">
              <w:rPr/>
            </w:rPrChange>
          </w:rPr>
          <w:delText>Request for Pickup</w:delText>
        </w:r>
      </w:del>
    </w:p>
    <w:p w:rsidRPr="00302F0C" w:rsidR="00F75CC3" w:rsidDel="006A48F8" w:rsidRDefault="00F75CC3" w14:paraId="1E558893" w14:textId="77777777">
      <w:pPr>
        <w:pStyle w:val="Heading3"/>
        <w:rPr>
          <w:del w:author="Akshay Raveendran" w:date="2025-07-22T14:59:00Z" w16du:dateUtc="2025-07-22T10:59:00Z" w:id="1816"/>
          <w:rFonts w:ascii="Arial" w:hAnsi="Arial" w:eastAsia="Times New Roman" w:cs="Arial"/>
          <w:color w:val="000000"/>
          <w:lang w:eastAsia="en-GB"/>
          <w:rPrChange w:author="Akshay Raveendran" w:date="2025-07-17T14:46:00Z" w16du:dateUtc="2025-07-17T10:46:00Z" w:id="1817">
            <w:rPr>
              <w:del w:author="Akshay Raveendran" w:date="2025-07-22T14:59:00Z" w16du:dateUtc="2025-07-22T10:59:00Z" w:id="1818"/>
            </w:rPr>
          </w:rPrChange>
        </w:rPr>
        <w:pPrChange w:author="Akshay Raveendran" w:date="2025-07-17T14:46:00Z" w16du:dateUtc="2025-07-17T10:46:00Z" w:id="1819">
          <w:pPr>
            <w:pStyle w:val="ListParagraph"/>
            <w:numPr>
              <w:numId w:val="19"/>
            </w:numPr>
            <w:ind w:left="360" w:hanging="360"/>
            <w:jc w:val="both"/>
          </w:pPr>
        </w:pPrChange>
      </w:pPr>
      <w:del w:author="Akshay Raveendran" w:date="2025-07-22T14:59:00Z" w16du:dateUtc="2025-07-22T10:59:00Z" w:id="1820">
        <w:r w:rsidRPr="00302F0C" w:rsidDel="006A48F8">
          <w:rPr>
            <w:rFonts w:ascii="Arial" w:hAnsi="Arial" w:eastAsia="Times New Roman" w:cs="Arial"/>
            <w:color w:val="000000"/>
            <w:lang w:eastAsia="en-GB"/>
            <w:rPrChange w:author="Akshay Raveendran" w:date="2025-07-17T14:46:00Z" w16du:dateUtc="2025-07-17T10:46:00Z" w:id="1821">
              <w:rPr/>
            </w:rPrChange>
          </w:rPr>
          <w:delText>Site Visit Request</w:delText>
        </w:r>
      </w:del>
    </w:p>
    <w:p w:rsidRPr="00302F0C" w:rsidR="00F75CC3" w:rsidDel="006A48F8" w:rsidP="001A5209" w:rsidRDefault="00F75CC3" w14:paraId="52652E0B" w14:textId="77777777">
      <w:pPr>
        <w:pStyle w:val="Heading3"/>
        <w:rPr>
          <w:del w:author="Akshay Raveendran" w:date="2025-07-22T14:59:00Z" w16du:dateUtc="2025-07-22T10:59:00Z" w:id="1822"/>
          <w:rFonts w:ascii="Arial" w:hAnsi="Arial" w:eastAsia="Times New Roman" w:cs="Arial"/>
          <w:color w:val="000000"/>
          <w:lang w:eastAsia="en-GB"/>
        </w:rPr>
      </w:pPr>
      <w:del w:author="Akshay Raveendran" w:date="2025-07-22T14:59:00Z" w16du:dateUtc="2025-07-22T10:59:00Z" w:id="1823">
        <w:r w:rsidRPr="00302F0C" w:rsidDel="006A48F8">
          <w:rPr>
            <w:rFonts w:ascii="Arial" w:hAnsi="Arial" w:eastAsia="Times New Roman" w:cs="Arial"/>
            <w:color w:val="000000"/>
            <w:lang w:eastAsia="en-GB"/>
          </w:rPr>
          <w:delText xml:space="preserve">   Preferred Disposal Mode</w:delText>
        </w:r>
      </w:del>
    </w:p>
    <w:p w:rsidRPr="00302F0C" w:rsidR="00F75CC3" w:rsidDel="006A48F8" w:rsidRDefault="00F75CC3" w14:paraId="0EA43025" w14:textId="77777777">
      <w:pPr>
        <w:pStyle w:val="Heading3"/>
        <w:rPr>
          <w:del w:author="Akshay Raveendran" w:date="2025-07-22T14:59:00Z" w16du:dateUtc="2025-07-22T10:59:00Z" w:id="1824"/>
          <w:rFonts w:ascii="Arial" w:hAnsi="Arial" w:eastAsia="Times New Roman" w:cs="Arial"/>
          <w:color w:val="000000"/>
          <w:lang w:eastAsia="en-GB"/>
          <w:rPrChange w:author="Akshay Raveendran" w:date="2025-07-17T14:53:00Z" w16du:dateUtc="2025-07-17T10:53:00Z" w:id="1825">
            <w:rPr>
              <w:del w:author="Akshay Raveendran" w:date="2025-07-22T14:59:00Z" w16du:dateUtc="2025-07-22T10:59:00Z" w:id="1826"/>
            </w:rPr>
          </w:rPrChange>
        </w:rPr>
        <w:pPrChange w:author="Akshay Raveendran" w:date="2025-07-17T14:53:00Z" w16du:dateUtc="2025-07-17T10:53:00Z" w:id="1827">
          <w:pPr>
            <w:pStyle w:val="ListParagraph"/>
            <w:numPr>
              <w:numId w:val="20"/>
            </w:numPr>
            <w:ind w:left="1080" w:hanging="360"/>
            <w:jc w:val="both"/>
          </w:pPr>
        </w:pPrChange>
      </w:pPr>
      <w:del w:author="Akshay Raveendran" w:date="2025-07-22T14:59:00Z" w16du:dateUtc="2025-07-22T10:59:00Z" w:id="1828">
        <w:r w:rsidRPr="00302F0C" w:rsidDel="006A48F8">
          <w:rPr>
            <w:rFonts w:ascii="Arial" w:hAnsi="Arial" w:eastAsia="Times New Roman" w:cs="Arial"/>
            <w:color w:val="000000"/>
            <w:lang w:eastAsia="en-GB"/>
            <w:rPrChange w:author="Akshay Raveendran" w:date="2025-07-17T14:53:00Z" w16du:dateUtc="2025-07-17T10:53:00Z" w:id="1829">
              <w:rPr/>
            </w:rPrChange>
          </w:rPr>
          <w:delText xml:space="preserve">Sale </w:delText>
        </w:r>
      </w:del>
    </w:p>
    <w:p w:rsidRPr="00302F0C" w:rsidR="00F75CC3" w:rsidDel="006A48F8" w:rsidRDefault="00F75CC3" w14:paraId="4BD7AE3E" w14:textId="77777777">
      <w:pPr>
        <w:pStyle w:val="Heading3"/>
        <w:rPr>
          <w:del w:author="Akshay Raveendran" w:date="2025-07-22T14:59:00Z" w16du:dateUtc="2025-07-22T10:59:00Z" w:id="1830"/>
          <w:rFonts w:ascii="Arial" w:hAnsi="Arial" w:eastAsia="Times New Roman" w:cs="Arial"/>
          <w:color w:val="000000"/>
          <w:lang w:eastAsia="en-GB"/>
          <w:rPrChange w:author="Akshay Raveendran" w:date="2025-07-17T14:53:00Z" w16du:dateUtc="2025-07-17T10:53:00Z" w:id="1831">
            <w:rPr>
              <w:del w:author="Akshay Raveendran" w:date="2025-07-22T14:59:00Z" w16du:dateUtc="2025-07-22T10:59:00Z" w:id="1832"/>
            </w:rPr>
          </w:rPrChange>
        </w:rPr>
        <w:pPrChange w:author="Akshay Raveendran" w:date="2025-07-17T14:53:00Z" w16du:dateUtc="2025-07-17T10:53:00Z" w:id="1833">
          <w:pPr>
            <w:pStyle w:val="ListParagraph"/>
            <w:numPr>
              <w:numId w:val="20"/>
            </w:numPr>
            <w:ind w:left="1080" w:hanging="360"/>
            <w:jc w:val="both"/>
          </w:pPr>
        </w:pPrChange>
      </w:pPr>
      <w:del w:author="Akshay Raveendran" w:date="2025-07-22T14:59:00Z" w16du:dateUtc="2025-07-22T10:59:00Z" w:id="1834">
        <w:r w:rsidRPr="00302F0C" w:rsidDel="006A48F8">
          <w:rPr>
            <w:rFonts w:ascii="Arial" w:hAnsi="Arial" w:eastAsia="Times New Roman" w:cs="Arial"/>
            <w:color w:val="000000"/>
            <w:lang w:eastAsia="en-GB"/>
            <w:rPrChange w:author="Akshay Raveendran" w:date="2025-07-17T14:53:00Z" w16du:dateUtc="2025-07-17T10:53:00Z" w:id="1835">
              <w:rPr/>
            </w:rPrChange>
          </w:rPr>
          <w:delText>Scrap</w:delText>
        </w:r>
      </w:del>
    </w:p>
    <w:p w:rsidRPr="00302F0C" w:rsidR="00F75CC3" w:rsidDel="006A48F8" w:rsidRDefault="00F75CC3" w14:paraId="2C446035" w14:textId="77777777">
      <w:pPr>
        <w:pStyle w:val="Heading3"/>
        <w:rPr>
          <w:del w:author="Akshay Raveendran" w:date="2025-07-22T14:59:00Z" w16du:dateUtc="2025-07-22T10:59:00Z" w:id="1836"/>
          <w:rFonts w:ascii="Arial" w:hAnsi="Arial" w:eastAsia="Times New Roman" w:cs="Arial"/>
          <w:color w:val="000000"/>
          <w:lang w:eastAsia="en-GB"/>
          <w:rPrChange w:author="Akshay Raveendran" w:date="2025-07-17T14:53:00Z" w16du:dateUtc="2025-07-17T10:53:00Z" w:id="1837">
            <w:rPr>
              <w:del w:author="Akshay Raveendran" w:date="2025-07-22T14:59:00Z" w16du:dateUtc="2025-07-22T10:59:00Z" w:id="1838"/>
            </w:rPr>
          </w:rPrChange>
        </w:rPr>
        <w:pPrChange w:author="Akshay Raveendran" w:date="2025-07-17T14:53:00Z" w16du:dateUtc="2025-07-17T10:53:00Z" w:id="1839">
          <w:pPr>
            <w:pStyle w:val="ListParagraph"/>
            <w:numPr>
              <w:numId w:val="20"/>
            </w:numPr>
            <w:ind w:left="1080" w:hanging="360"/>
            <w:jc w:val="both"/>
          </w:pPr>
        </w:pPrChange>
      </w:pPr>
      <w:del w:author="Akshay Raveendran" w:date="2025-07-22T14:59:00Z" w16du:dateUtc="2025-07-22T10:59:00Z" w:id="1840">
        <w:r w:rsidRPr="00302F0C" w:rsidDel="006A48F8">
          <w:rPr>
            <w:rFonts w:ascii="Arial" w:hAnsi="Arial" w:eastAsia="Times New Roman" w:cs="Arial"/>
            <w:color w:val="000000"/>
            <w:lang w:eastAsia="en-GB"/>
            <w:rPrChange w:author="Akshay Raveendran" w:date="2025-07-17T14:53:00Z" w16du:dateUtc="2025-07-17T10:53:00Z" w:id="1841">
              <w:rPr/>
            </w:rPrChange>
          </w:rPr>
          <w:delText>Vehicle sale</w:delText>
        </w:r>
      </w:del>
    </w:p>
    <w:p w:rsidRPr="00302F0C" w:rsidR="00F75CC3" w:rsidDel="006A48F8" w:rsidRDefault="00F75CC3" w14:paraId="562BA95E" w14:textId="77777777">
      <w:pPr>
        <w:pStyle w:val="Heading3"/>
        <w:rPr>
          <w:del w:author="Akshay Raveendran" w:date="2025-07-22T14:59:00Z" w16du:dateUtc="2025-07-22T10:59:00Z" w:id="1842"/>
          <w:rFonts w:ascii="Arial" w:hAnsi="Arial" w:eastAsia="Times New Roman" w:cs="Arial"/>
          <w:color w:val="000000"/>
          <w:lang w:eastAsia="en-GB"/>
          <w:rPrChange w:author="Akshay Raveendran" w:date="2025-07-17T14:53:00Z" w16du:dateUtc="2025-07-17T10:53:00Z" w:id="1843">
            <w:rPr>
              <w:del w:author="Akshay Raveendran" w:date="2025-07-22T14:59:00Z" w16du:dateUtc="2025-07-22T10:59:00Z" w:id="1844"/>
            </w:rPr>
          </w:rPrChange>
        </w:rPr>
        <w:pPrChange w:author="Akshay Raveendran" w:date="2025-07-17T14:53:00Z" w16du:dateUtc="2025-07-17T10:53:00Z" w:id="1845">
          <w:pPr>
            <w:pStyle w:val="ListParagraph"/>
            <w:numPr>
              <w:numId w:val="20"/>
            </w:numPr>
            <w:ind w:left="1080" w:hanging="360"/>
            <w:jc w:val="both"/>
          </w:pPr>
        </w:pPrChange>
      </w:pPr>
      <w:del w:author="Akshay Raveendran" w:date="2025-07-22T14:59:00Z" w16du:dateUtc="2025-07-22T10:59:00Z" w:id="1846">
        <w:r w:rsidRPr="00302F0C" w:rsidDel="006A48F8">
          <w:rPr>
            <w:rFonts w:ascii="Arial" w:hAnsi="Arial" w:eastAsia="Times New Roman" w:cs="Arial"/>
            <w:color w:val="000000"/>
            <w:lang w:eastAsia="en-GB"/>
            <w:rPrChange w:author="Akshay Raveendran" w:date="2025-07-17T14:53:00Z" w16du:dateUtc="2025-07-17T10:53:00Z" w:id="1847">
              <w:rPr/>
            </w:rPrChange>
          </w:rPr>
          <w:delText>Other</w:delText>
        </w:r>
      </w:del>
    </w:p>
    <w:p w:rsidRPr="00302F0C" w:rsidR="00F75CC3" w:rsidP="001A5209" w:rsidRDefault="00F75CC3" w14:paraId="640D6C5D" w14:textId="75561E37">
      <w:pPr>
        <w:pStyle w:val="Heading3"/>
        <w:rPr>
          <w:rFonts w:ascii="Arial" w:hAnsi="Arial" w:eastAsia="Times New Roman" w:cs="Arial"/>
          <w:color w:val="000000"/>
          <w:lang w:eastAsia="en-GB"/>
        </w:rPr>
      </w:pPr>
      <w:bookmarkStart w:name="_Toc204935497" w:id="1848"/>
      <w:r w:rsidRPr="00302F0C">
        <w:rPr>
          <w:rFonts w:ascii="Arial" w:hAnsi="Arial" w:eastAsia="Times New Roman" w:cs="Arial"/>
          <w:color w:val="000000"/>
          <w:lang w:eastAsia="en-GB"/>
        </w:rPr>
        <w:t>Selected</w:t>
      </w:r>
      <w:r w:rsidRPr="001A5209">
        <w:rPr>
          <w:rFonts w:ascii="Arial" w:hAnsi="Arial" w:eastAsia="Times New Roman" w:cs="Arial"/>
          <w:color w:val="000000"/>
          <w:lang w:eastAsia="en-GB"/>
        </w:rPr>
        <w:t xml:space="preserve"> </w:t>
      </w:r>
      <w:r w:rsidRPr="00302F0C">
        <w:rPr>
          <w:rFonts w:ascii="Arial" w:hAnsi="Arial" w:eastAsia="Times New Roman" w:cs="Arial"/>
          <w:color w:val="000000"/>
          <w:lang w:eastAsia="en-GB"/>
        </w:rPr>
        <w:t>Vendor/Revenue update form</w:t>
      </w:r>
      <w:ins w:author="Akshay Raveendran" w:date="2025-07-21T00:27:00Z" w16du:dateUtc="2025-07-20T20:27:00Z" w:id="1849">
        <w:r w:rsidRPr="00302F0C">
          <w:rPr>
            <w:rFonts w:ascii="Arial" w:hAnsi="Arial" w:eastAsia="Times New Roman" w:cs="Arial"/>
            <w:color w:val="000000"/>
            <w:lang w:eastAsia="en-GB"/>
          </w:rPr>
          <w:t xml:space="preserve"> </w:t>
        </w:r>
      </w:ins>
      <w:ins w:author="Akshay Raveendran" w:date="2025-07-21T00:26:00Z" w16du:dateUtc="2025-07-20T20:26:00Z" w:id="1850">
        <w:r w:rsidRPr="00302F0C">
          <w:rPr>
            <w:rFonts w:ascii="Arial" w:hAnsi="Arial" w:eastAsia="Times New Roman" w:cs="Arial"/>
            <w:color w:val="000000"/>
            <w:lang w:eastAsia="en-GB"/>
          </w:rPr>
          <w:t>(</w:t>
        </w:r>
      </w:ins>
      <w:r w:rsidRPr="00302F0C" w:rsidR="00307049">
        <w:rPr>
          <w:rFonts w:ascii="Arial" w:hAnsi="Arial" w:eastAsia="Times New Roman" w:cs="Arial"/>
          <w:color w:val="000000"/>
          <w:lang w:eastAsia="en-GB"/>
        </w:rPr>
        <w:t>F</w:t>
      </w:r>
      <w:ins w:author="Akshay Raveendran" w:date="2025-07-21T00:26:00Z" w16du:dateUtc="2025-07-20T20:26:00Z" w:id="1851">
        <w:r w:rsidRPr="00302F0C">
          <w:rPr>
            <w:rFonts w:ascii="Arial" w:hAnsi="Arial" w:eastAsia="Times New Roman" w:cs="Arial"/>
            <w:color w:val="000000"/>
            <w:lang w:eastAsia="en-GB"/>
          </w:rPr>
          <w:t xml:space="preserve">orm </w:t>
        </w:r>
      </w:ins>
      <w:r w:rsidRPr="00302F0C" w:rsidR="00281A65">
        <w:rPr>
          <w:rFonts w:ascii="Arial" w:hAnsi="Arial" w:eastAsia="Times New Roman" w:cs="Arial"/>
          <w:color w:val="000000"/>
          <w:lang w:eastAsia="en-GB"/>
        </w:rPr>
        <w:t>5</w:t>
      </w:r>
      <w:ins w:author="Akshay Raveendran" w:date="2025-07-21T00:26:00Z" w16du:dateUtc="2025-07-20T20:26:00Z" w:id="1852">
        <w:r w:rsidRPr="00302F0C">
          <w:rPr>
            <w:rFonts w:ascii="Arial" w:hAnsi="Arial" w:eastAsia="Times New Roman" w:cs="Arial"/>
            <w:color w:val="000000"/>
            <w:lang w:eastAsia="en-GB"/>
          </w:rPr>
          <w:t>)</w:t>
        </w:r>
      </w:ins>
      <w:ins w:author="Akshay Raveendran" w:date="2025-07-21T00:27:00Z" w16du:dateUtc="2025-07-20T20:27:00Z" w:id="1853">
        <w:r w:rsidRPr="00302F0C">
          <w:rPr>
            <w:rFonts w:ascii="Arial" w:hAnsi="Arial" w:eastAsia="Times New Roman" w:cs="Arial"/>
            <w:color w:val="000000"/>
            <w:lang w:eastAsia="en-GB"/>
          </w:rPr>
          <w:t xml:space="preserve"> </w:t>
        </w:r>
      </w:ins>
      <w:r w:rsidRPr="00302F0C">
        <w:rPr>
          <w:rFonts w:ascii="Arial" w:hAnsi="Arial" w:eastAsia="Times New Roman" w:cs="Arial"/>
          <w:color w:val="000000"/>
          <w:lang w:eastAsia="en-GB"/>
        </w:rPr>
        <w:t xml:space="preserve">(For </w:t>
      </w:r>
      <w:ins w:author="Akshay Raveendran" w:date="2025-07-21T00:27:00Z" w16du:dateUtc="2025-07-20T20:27:00Z" w:id="1854">
        <w:r w:rsidRPr="00302F0C">
          <w:rPr>
            <w:rFonts w:ascii="Arial" w:hAnsi="Arial" w:eastAsia="Times New Roman" w:cs="Arial"/>
            <w:color w:val="000000"/>
            <w:lang w:eastAsia="en-GB"/>
          </w:rPr>
          <w:t>Requestor</w:t>
        </w:r>
      </w:ins>
      <w:r w:rsidRPr="00302F0C">
        <w:rPr>
          <w:rFonts w:ascii="Arial" w:hAnsi="Arial" w:eastAsia="Times New Roman" w:cs="Arial"/>
          <w:color w:val="000000"/>
          <w:lang w:eastAsia="en-GB"/>
        </w:rPr>
        <w:t>)</w:t>
      </w:r>
      <w:bookmarkEnd w:id="1848"/>
    </w:p>
    <w:tbl>
      <w:tblPr>
        <w:tblW w:w="8800" w:type="dxa"/>
        <w:tblLook w:val="04A0" w:firstRow="1" w:lastRow="0" w:firstColumn="1" w:lastColumn="0" w:noHBand="0" w:noVBand="1"/>
      </w:tblPr>
      <w:tblGrid>
        <w:gridCol w:w="3055"/>
        <w:gridCol w:w="2142"/>
        <w:gridCol w:w="3603"/>
      </w:tblGrid>
      <w:tr w:rsidRPr="00302F0C" w:rsidR="00F75CC3" w:rsidTr="008E1760" w14:paraId="225E4BE2" w14:textId="77777777">
        <w:trPr>
          <w:trHeight w:val="290"/>
        </w:trPr>
        <w:tc>
          <w:tcPr>
            <w:tcW w:w="8800" w:type="dxa"/>
            <w:gridSpan w:val="3"/>
            <w:tcBorders>
              <w:top w:val="single" w:color="auto" w:sz="4" w:space="0"/>
              <w:left w:val="single" w:color="auto" w:sz="4" w:space="0"/>
              <w:bottom w:val="single" w:color="auto" w:sz="4" w:space="0"/>
              <w:right w:val="single" w:color="auto" w:sz="4" w:space="0"/>
            </w:tcBorders>
            <w:shd w:val="clear" w:color="auto" w:fill="B4C6E7"/>
            <w:noWrap/>
            <w:vAlign w:val="bottom"/>
            <w:hideMark/>
          </w:tcPr>
          <w:p w:rsidRPr="00302F0C" w:rsidR="00F75CC3" w:rsidP="008E1760" w:rsidRDefault="00F75CC3" w14:paraId="7203173B" w14:textId="77777777">
            <w:pPr>
              <w:spacing w:after="0" w:line="240" w:lineRule="auto"/>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Digital form for Selected Vendor/Revenue update</w:t>
            </w:r>
          </w:p>
          <w:p w:rsidRPr="00302F0C" w:rsidR="00F75CC3" w:rsidP="008E1760" w:rsidRDefault="00F75CC3" w14:paraId="7B9F1E67"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F75CC3" w:rsidTr="008E1760" w14:paraId="34CA20D1" w14:textId="77777777">
        <w:trPr>
          <w:trHeight w:val="580"/>
        </w:trPr>
        <w:tc>
          <w:tcPr>
            <w:tcW w:w="3055" w:type="dxa"/>
            <w:tcBorders>
              <w:top w:val="nil"/>
              <w:left w:val="single" w:color="auto" w:sz="4" w:space="0"/>
              <w:bottom w:val="single" w:color="auto" w:sz="4" w:space="0"/>
              <w:right w:val="single" w:color="auto" w:sz="4" w:space="0"/>
            </w:tcBorders>
            <w:noWrap/>
            <w:vAlign w:val="bottom"/>
          </w:tcPr>
          <w:p w:rsidRPr="00302F0C" w:rsidR="00F75CC3" w:rsidP="008E1760" w:rsidRDefault="00F75CC3" w14:paraId="1691D753" w14:textId="77777777">
            <w:pPr>
              <w:spacing w:after="0" w:line="240" w:lineRule="auto"/>
              <w:rPr>
                <w:rFonts w:ascii="Arial" w:hAnsi="Arial" w:eastAsia="Times New Roman" w:cs="Arial"/>
                <w:color w:val="000000"/>
                <w:sz w:val="22"/>
                <w:szCs w:val="22"/>
                <w:lang w:eastAsia="en-GB"/>
              </w:rPr>
            </w:pPr>
            <w:r w:rsidRPr="00302F0C">
              <w:rPr>
                <w:rFonts w:ascii="Arial" w:hAnsi="Arial" w:cs="Arial"/>
                <w:color w:val="000000"/>
                <w:sz w:val="22"/>
                <w:szCs w:val="22"/>
              </w:rPr>
              <w:t>DRF Ref no</w:t>
            </w:r>
          </w:p>
        </w:tc>
        <w:tc>
          <w:tcPr>
            <w:tcW w:w="2142" w:type="dxa"/>
            <w:tcBorders>
              <w:top w:val="nil"/>
              <w:left w:val="nil"/>
              <w:bottom w:val="single" w:color="auto" w:sz="4" w:space="0"/>
              <w:right w:val="single" w:color="auto" w:sz="4" w:space="0"/>
            </w:tcBorders>
            <w:noWrap/>
            <w:vAlign w:val="bottom"/>
          </w:tcPr>
          <w:p w:rsidRPr="00302F0C" w:rsidR="00F75CC3" w:rsidP="008E1760" w:rsidRDefault="00F75CC3" w14:paraId="73FE43CC"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themeColor="text1"/>
                <w:sz w:val="22"/>
                <w:szCs w:val="22"/>
                <w:lang w:eastAsia="en-GB"/>
              </w:rPr>
              <w:t xml:space="preserve">Auto </w:t>
            </w:r>
            <w:del w:author="Akshay Raveendran" w:date="2025-07-17T15:32:00Z" w16du:dateUtc="2025-07-17T11:32:00Z" w:id="1855">
              <w:r w:rsidRPr="00302F0C" w:rsidDel="00265EBA">
                <w:rPr>
                  <w:rFonts w:ascii="Arial" w:hAnsi="Arial" w:eastAsia="Times New Roman" w:cs="Arial"/>
                  <w:color w:val="000000" w:themeColor="text1"/>
                  <w:sz w:val="22"/>
                  <w:szCs w:val="22"/>
                  <w:lang w:eastAsia="en-GB"/>
                </w:rPr>
                <w:delText>wit</w:delText>
              </w:r>
            </w:del>
            <w:r w:rsidRPr="00302F0C">
              <w:rPr>
                <w:rFonts w:ascii="Arial" w:hAnsi="Arial" w:eastAsia="Times New Roman" w:cs="Arial"/>
                <w:color w:val="000000" w:themeColor="text1"/>
                <w:sz w:val="22"/>
                <w:szCs w:val="22"/>
                <w:lang w:eastAsia="en-GB"/>
              </w:rPr>
              <w:t>populated from form 1</w:t>
            </w:r>
            <w:del w:author="Akshay Raveendran" w:date="2025-07-17T15:32:00Z" w16du:dateUtc="2025-07-17T11:32:00Z" w:id="1856">
              <w:r w:rsidRPr="00302F0C" w:rsidDel="00A269C5">
                <w:rPr>
                  <w:rFonts w:ascii="Arial" w:hAnsi="Arial" w:eastAsia="Times New Roman" w:cs="Arial"/>
                  <w:color w:val="000000" w:themeColor="text1"/>
                  <w:sz w:val="22"/>
                  <w:szCs w:val="22"/>
                  <w:lang w:eastAsia="en-GB"/>
                </w:rPr>
                <w:delText>“</w:delText>
              </w:r>
            </w:del>
            <w:del w:author="Akshay Raveendran" w:date="2025-07-17T15:31:00Z" w16du:dateUtc="2025-07-17T11:31:00Z" w:id="1857">
              <w:r w:rsidRPr="00302F0C" w:rsidDel="00A269C5">
                <w:rPr>
                  <w:rFonts w:ascii="Arial" w:hAnsi="Arial" w:eastAsia="Times New Roman" w:cs="Arial"/>
                  <w:color w:val="000000" w:themeColor="text1"/>
                  <w:sz w:val="22"/>
                  <w:szCs w:val="22"/>
                  <w:lang w:eastAsia="en-GB"/>
                </w:rPr>
                <w:delText>Creation”, “Amendment” , “Renewal</w:delText>
              </w:r>
            </w:del>
          </w:p>
        </w:tc>
        <w:tc>
          <w:tcPr>
            <w:tcW w:w="3603" w:type="dxa"/>
            <w:tcBorders>
              <w:top w:val="nil"/>
              <w:left w:val="nil"/>
              <w:bottom w:val="single" w:color="auto" w:sz="4" w:space="0"/>
              <w:right w:val="single" w:color="auto" w:sz="4" w:space="0"/>
            </w:tcBorders>
            <w:vAlign w:val="bottom"/>
          </w:tcPr>
          <w:p w:rsidRPr="00302F0C" w:rsidR="00F75CC3" w:rsidP="008E1760" w:rsidRDefault="00F75CC3" w14:paraId="7C7BCF3C" w14:textId="77777777">
            <w:pPr>
              <w:spacing w:after="0" w:line="240" w:lineRule="auto"/>
              <w:rPr>
                <w:rFonts w:ascii="Arial" w:hAnsi="Arial" w:eastAsia="Times New Roman" w:cs="Arial"/>
                <w:color w:val="000000"/>
                <w:sz w:val="22"/>
                <w:szCs w:val="22"/>
                <w:lang w:eastAsia="en-GB"/>
                <w:rPrChange w:author="Akshay Raveendran" w:date="2025-07-17T15:32:00Z" w16du:dateUtc="2025-07-17T11:32:00Z" w:id="1858">
                  <w:rPr>
                    <w:color w:val="000000"/>
                    <w:lang w:eastAsia="en-GB"/>
                  </w:rPr>
                </w:rPrChange>
              </w:rPr>
            </w:pPr>
          </w:p>
        </w:tc>
      </w:tr>
      <w:tr w:rsidRPr="00302F0C" w:rsidR="00F75CC3" w:rsidTr="008E1760" w14:paraId="1EB3E833" w14:textId="77777777">
        <w:trPr>
          <w:trHeight w:val="580"/>
        </w:trPr>
        <w:tc>
          <w:tcPr>
            <w:tcW w:w="3055" w:type="dxa"/>
            <w:tcBorders>
              <w:top w:val="nil"/>
              <w:left w:val="single" w:color="auto" w:sz="4" w:space="0"/>
              <w:bottom w:val="single" w:color="auto" w:sz="4" w:space="0"/>
              <w:right w:val="single" w:color="auto" w:sz="4" w:space="0"/>
            </w:tcBorders>
            <w:noWrap/>
            <w:vAlign w:val="bottom"/>
            <w:hideMark/>
          </w:tcPr>
          <w:p w:rsidRPr="00302F0C" w:rsidR="00F75CC3" w:rsidP="008E1760" w:rsidRDefault="00F75CC3" w14:paraId="4959BAAE" w14:textId="706DAC69">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Vendor name</w:t>
            </w:r>
            <w:r w:rsidRPr="00302F0C">
              <w:rPr>
                <w:rFonts w:ascii="Arial" w:hAnsi="Arial" w:cs="Arial"/>
                <w:color w:val="FF0000"/>
                <w:sz w:val="22"/>
                <w:szCs w:val="22"/>
              </w:rPr>
              <w:t>*</w:t>
            </w:r>
          </w:p>
        </w:tc>
        <w:tc>
          <w:tcPr>
            <w:tcW w:w="2142" w:type="dxa"/>
            <w:tcBorders>
              <w:top w:val="nil"/>
              <w:left w:val="nil"/>
              <w:bottom w:val="single" w:color="auto" w:sz="4" w:space="0"/>
              <w:right w:val="single" w:color="auto" w:sz="4" w:space="0"/>
            </w:tcBorders>
            <w:noWrap/>
            <w:vAlign w:val="bottom"/>
            <w:hideMark/>
          </w:tcPr>
          <w:p w:rsidRPr="00302F0C" w:rsidR="00F75CC3" w:rsidP="008E1760" w:rsidRDefault="00800497" w14:paraId="125B8D5D" w14:textId="36839D9A">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themeColor="text1"/>
                <w:sz w:val="22"/>
                <w:szCs w:val="22"/>
                <w:lang w:eastAsia="en-GB"/>
              </w:rPr>
              <w:t>Dropdown</w:t>
            </w:r>
            <w:del w:author="Akshay Raveendran" w:date="2025-07-17T15:33:00Z" w16du:dateUtc="2025-07-17T11:33:00Z" w:id="1859">
              <w:r w:rsidRPr="00302F0C" w:rsidDel="00E64B19" w:rsidR="00F75CC3">
                <w:rPr>
                  <w:rFonts w:ascii="Arial" w:hAnsi="Arial" w:eastAsia="Times New Roman" w:cs="Arial"/>
                  <w:color w:val="000000" w:themeColor="text1"/>
                  <w:sz w:val="22"/>
                  <w:szCs w:val="22"/>
                  <w:lang w:eastAsia="en-GB"/>
                </w:rPr>
                <w:delText>edeon</w:delText>
              </w:r>
            </w:del>
          </w:p>
        </w:tc>
        <w:tc>
          <w:tcPr>
            <w:tcW w:w="3603" w:type="dxa"/>
            <w:tcBorders>
              <w:top w:val="nil"/>
              <w:left w:val="nil"/>
              <w:bottom w:val="single" w:color="auto" w:sz="4" w:space="0"/>
              <w:right w:val="single" w:color="auto" w:sz="4" w:space="0"/>
            </w:tcBorders>
            <w:vAlign w:val="bottom"/>
            <w:hideMark/>
          </w:tcPr>
          <w:p w:rsidRPr="00302F0C" w:rsidR="00F75CC3" w:rsidP="008E1760" w:rsidRDefault="00800497" w14:paraId="5D4AEEB1" w14:textId="1913043A">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Vendor</w:t>
            </w:r>
            <w:r w:rsidRPr="00302F0C" w:rsidR="008A126D">
              <w:rPr>
                <w:rFonts w:ascii="Arial" w:hAnsi="Arial" w:eastAsia="Times New Roman" w:cs="Arial"/>
                <w:color w:val="000000"/>
                <w:sz w:val="22"/>
                <w:szCs w:val="22"/>
                <w:lang w:eastAsia="en-GB"/>
              </w:rPr>
              <w:t xml:space="preserve"> name selected from cost comparison</w:t>
            </w:r>
            <w:del w:author="Akshay Raveendran" w:date="2025-07-20T22:37:00Z" w16du:dateUtc="2025-07-20T18:37:00Z" w:id="1860">
              <w:r w:rsidRPr="00302F0C" w:rsidDel="00D61293" w:rsidR="00F75CC3">
                <w:rPr>
                  <w:rFonts w:ascii="Arial" w:hAnsi="Arial" w:eastAsia="Times New Roman" w:cs="Arial"/>
                  <w:color w:val="000000"/>
                  <w:sz w:val="22"/>
                  <w:szCs w:val="22"/>
                  <w:lang w:eastAsia="en-GB"/>
                </w:rPr>
                <w:delText xml:space="preserve">Mandatory. </w:delText>
              </w:r>
            </w:del>
          </w:p>
        </w:tc>
      </w:tr>
      <w:tr w:rsidRPr="00302F0C" w:rsidR="00F75CC3" w:rsidTr="008E1760" w14:paraId="003F1DD6" w14:textId="77777777">
        <w:trPr>
          <w:trHeight w:val="580"/>
        </w:trPr>
        <w:tc>
          <w:tcPr>
            <w:tcW w:w="3055" w:type="dxa"/>
            <w:tcBorders>
              <w:top w:val="nil"/>
              <w:left w:val="single" w:color="auto" w:sz="4" w:space="0"/>
              <w:bottom w:val="single" w:color="auto" w:sz="4" w:space="0"/>
              <w:right w:val="single" w:color="auto" w:sz="4" w:space="0"/>
            </w:tcBorders>
            <w:noWrap/>
            <w:vAlign w:val="bottom"/>
          </w:tcPr>
          <w:p w:rsidRPr="00302F0C" w:rsidR="00F75CC3" w:rsidP="008E1760" w:rsidRDefault="00F75CC3" w14:paraId="76DFB594"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Currency</w:t>
            </w:r>
            <w:r w:rsidRPr="00302F0C">
              <w:rPr>
                <w:rFonts w:ascii="Arial" w:hAnsi="Arial" w:cs="Arial"/>
                <w:color w:val="FF0000"/>
                <w:sz w:val="22"/>
                <w:szCs w:val="22"/>
              </w:rPr>
              <w:t>*</w:t>
            </w:r>
          </w:p>
        </w:tc>
        <w:tc>
          <w:tcPr>
            <w:tcW w:w="2142" w:type="dxa"/>
            <w:tcBorders>
              <w:top w:val="nil"/>
              <w:left w:val="nil"/>
              <w:bottom w:val="single" w:color="auto" w:sz="4" w:space="0"/>
              <w:right w:val="single" w:color="auto" w:sz="4" w:space="0"/>
            </w:tcBorders>
            <w:noWrap/>
            <w:vAlign w:val="bottom"/>
          </w:tcPr>
          <w:p w:rsidRPr="00302F0C" w:rsidR="00F75CC3" w:rsidP="008E1760" w:rsidRDefault="00F75CC3" w14:paraId="7F45F2C9" w14:textId="77777777">
            <w:pPr>
              <w:spacing w:after="0" w:line="240" w:lineRule="auto"/>
              <w:rPr>
                <w:rFonts w:ascii="Arial" w:hAnsi="Arial" w:eastAsia="Times New Roman" w:cs="Arial"/>
                <w:color w:val="000000" w:themeColor="text1"/>
                <w:sz w:val="22"/>
                <w:szCs w:val="22"/>
                <w:lang w:eastAsia="en-GB"/>
              </w:rPr>
            </w:pPr>
            <w:r w:rsidRPr="00302F0C">
              <w:rPr>
                <w:rFonts w:ascii="Arial" w:hAnsi="Arial" w:eastAsia="Times New Roman" w:cs="Arial"/>
                <w:color w:val="000000" w:themeColor="text1"/>
                <w:sz w:val="22"/>
                <w:szCs w:val="22"/>
                <w:lang w:eastAsia="en-GB"/>
              </w:rPr>
              <w:t>Dropdown of currencies in D365</w:t>
            </w:r>
          </w:p>
        </w:tc>
        <w:tc>
          <w:tcPr>
            <w:tcW w:w="3603" w:type="dxa"/>
            <w:tcBorders>
              <w:top w:val="nil"/>
              <w:left w:val="nil"/>
              <w:bottom w:val="single" w:color="auto" w:sz="4" w:space="0"/>
              <w:right w:val="single" w:color="auto" w:sz="4" w:space="0"/>
            </w:tcBorders>
            <w:vAlign w:val="bottom"/>
          </w:tcPr>
          <w:p w:rsidRPr="00302F0C" w:rsidR="00F75CC3" w:rsidDel="00D61293" w:rsidP="008E1760" w:rsidRDefault="00F75CC3" w14:paraId="39800B52" w14:textId="77777777">
            <w:pPr>
              <w:spacing w:after="0" w:line="240" w:lineRule="auto"/>
              <w:rPr>
                <w:rFonts w:ascii="Arial" w:hAnsi="Arial" w:eastAsia="Times New Roman" w:cs="Arial"/>
                <w:color w:val="000000"/>
                <w:sz w:val="22"/>
                <w:szCs w:val="22"/>
                <w:lang w:eastAsia="en-GB"/>
              </w:rPr>
            </w:pPr>
          </w:p>
        </w:tc>
      </w:tr>
      <w:tr w:rsidRPr="00302F0C" w:rsidR="00F75CC3" w:rsidTr="008E1760" w14:paraId="515FB2B9" w14:textId="77777777">
        <w:trPr>
          <w:trHeight w:val="580"/>
        </w:trPr>
        <w:tc>
          <w:tcPr>
            <w:tcW w:w="3055" w:type="dxa"/>
            <w:tcBorders>
              <w:top w:val="nil"/>
              <w:left w:val="single" w:color="auto" w:sz="4" w:space="0"/>
              <w:bottom w:val="single" w:color="auto" w:sz="4" w:space="0"/>
              <w:right w:val="single" w:color="auto" w:sz="4" w:space="0"/>
            </w:tcBorders>
            <w:vAlign w:val="center"/>
            <w:hideMark/>
          </w:tcPr>
          <w:p w:rsidRPr="00302F0C" w:rsidR="00F75CC3" w:rsidP="008E1760" w:rsidRDefault="00F75CC3" w14:paraId="10685471" w14:textId="77777777">
            <w:pPr>
              <w:spacing w:after="0" w:line="240" w:lineRule="auto"/>
              <w:rPr>
                <w:rFonts w:ascii="Arial" w:hAnsi="Arial" w:eastAsia="Times New Roman" w:cs="Arial"/>
                <w:color w:val="1A1A1A"/>
                <w:sz w:val="22"/>
                <w:szCs w:val="22"/>
                <w:lang w:eastAsia="en-GB"/>
              </w:rPr>
            </w:pPr>
            <w:r w:rsidRPr="00302F0C">
              <w:rPr>
                <w:rFonts w:ascii="Arial" w:hAnsi="Arial" w:eastAsia="Times New Roman" w:cs="Arial"/>
                <w:color w:val="1A1A1A"/>
                <w:sz w:val="22"/>
                <w:szCs w:val="22"/>
                <w:lang w:eastAsia="en-GB"/>
              </w:rPr>
              <w:t>Final amount deposited</w:t>
            </w:r>
            <w:r w:rsidRPr="00302F0C">
              <w:rPr>
                <w:rFonts w:ascii="Arial" w:hAnsi="Arial" w:eastAsia="Times New Roman" w:cs="Arial"/>
                <w:color w:val="FF0000"/>
                <w:sz w:val="22"/>
                <w:szCs w:val="22"/>
                <w:lang w:eastAsia="en-GB"/>
              </w:rPr>
              <w:t>*</w:t>
            </w:r>
          </w:p>
        </w:tc>
        <w:tc>
          <w:tcPr>
            <w:tcW w:w="2142" w:type="dxa"/>
            <w:tcBorders>
              <w:top w:val="nil"/>
              <w:left w:val="nil"/>
              <w:bottom w:val="single" w:color="auto" w:sz="4" w:space="0"/>
              <w:right w:val="single" w:color="auto" w:sz="4" w:space="0"/>
            </w:tcBorders>
            <w:noWrap/>
            <w:vAlign w:val="bottom"/>
            <w:hideMark/>
          </w:tcPr>
          <w:p w:rsidRPr="00302F0C" w:rsidR="00F75CC3" w:rsidP="008E1760" w:rsidRDefault="00F75CC3" w14:paraId="0D7C2149"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themeColor="text1"/>
                <w:sz w:val="22"/>
                <w:szCs w:val="22"/>
                <w:lang w:eastAsia="en-GB"/>
              </w:rPr>
              <w:t>Alphanumeric field</w:t>
            </w:r>
          </w:p>
        </w:tc>
        <w:tc>
          <w:tcPr>
            <w:tcW w:w="3603" w:type="dxa"/>
            <w:tcBorders>
              <w:top w:val="nil"/>
              <w:left w:val="nil"/>
              <w:bottom w:val="single" w:color="auto" w:sz="4" w:space="0"/>
              <w:right w:val="single" w:color="auto" w:sz="4" w:space="0"/>
            </w:tcBorders>
            <w:vAlign w:val="bottom"/>
            <w:hideMark/>
          </w:tcPr>
          <w:p w:rsidRPr="00302F0C" w:rsidR="00F75CC3" w:rsidP="008E1760" w:rsidRDefault="00F75CC3" w14:paraId="6E15B222" w14:textId="77777777">
            <w:pPr>
              <w:spacing w:after="0" w:line="240" w:lineRule="auto"/>
              <w:rPr>
                <w:rFonts w:ascii="Arial" w:hAnsi="Arial" w:eastAsia="Times New Roman" w:cs="Arial"/>
                <w:color w:val="000000"/>
                <w:sz w:val="22"/>
                <w:szCs w:val="22"/>
                <w:lang w:eastAsia="en-GB"/>
              </w:rPr>
            </w:pPr>
          </w:p>
        </w:tc>
      </w:tr>
    </w:tbl>
    <w:p w:rsidRPr="00302F0C" w:rsidR="00F75CC3" w:rsidP="00F75CC3" w:rsidRDefault="00F75CC3" w14:paraId="5F5856AC" w14:textId="77777777">
      <w:pPr>
        <w:rPr>
          <w:rFonts w:ascii="Arial" w:hAnsi="Arial" w:cs="Arial"/>
          <w:b/>
          <w:bCs/>
        </w:rPr>
      </w:pPr>
    </w:p>
    <w:p w:rsidRPr="00302F0C" w:rsidR="00A36FF1" w:rsidP="00F75CC3" w:rsidRDefault="00A36FF1" w14:paraId="7A57D0AF" w14:textId="77777777">
      <w:pPr>
        <w:rPr>
          <w:rFonts w:ascii="Arial" w:hAnsi="Arial" w:cs="Arial"/>
          <w:b/>
          <w:bCs/>
        </w:rPr>
      </w:pPr>
    </w:p>
    <w:p w:rsidRPr="00302F0C" w:rsidR="00A36FF1" w:rsidP="00F75CC3" w:rsidRDefault="00A36FF1" w14:paraId="5F655D66" w14:textId="77777777">
      <w:pPr>
        <w:rPr>
          <w:rFonts w:ascii="Arial" w:hAnsi="Arial" w:cs="Arial"/>
          <w:b/>
          <w:bCs/>
        </w:rPr>
      </w:pPr>
    </w:p>
    <w:p w:rsidRPr="00302F0C" w:rsidR="00A36FF1" w:rsidP="00F75CC3" w:rsidRDefault="00A36FF1" w14:paraId="439540A0" w14:textId="77777777">
      <w:pPr>
        <w:rPr>
          <w:rFonts w:ascii="Arial" w:hAnsi="Arial" w:cs="Arial"/>
          <w:b/>
          <w:bCs/>
        </w:rPr>
      </w:pPr>
    </w:p>
    <w:p w:rsidRPr="00302F0C" w:rsidR="00F75CC3" w:rsidP="00F75CC3" w:rsidRDefault="00F75CC3" w14:paraId="5B01DACD" w14:textId="4EBCFF26">
      <w:pPr>
        <w:rPr>
          <w:rFonts w:ascii="Arial" w:hAnsi="Arial" w:cs="Arial"/>
          <w:b/>
          <w:bCs/>
        </w:rPr>
      </w:pPr>
      <w:r w:rsidRPr="00302F0C">
        <w:rPr>
          <w:rFonts w:ascii="Arial" w:hAnsi="Arial" w:cs="Arial"/>
          <w:b/>
          <w:bCs/>
        </w:rPr>
        <w:t>Notes:</w:t>
      </w:r>
    </w:p>
    <w:p w:rsidRPr="00302F0C" w:rsidR="00A36FF1" w:rsidP="008E1760" w:rsidRDefault="00AE4F85" w14:paraId="25F452F0" w14:textId="71BA9986">
      <w:pPr>
        <w:pStyle w:val="ListParagraph"/>
        <w:numPr>
          <w:ilvl w:val="0"/>
          <w:numId w:val="7"/>
        </w:numPr>
        <w:rPr>
          <w:rFonts w:ascii="Arial" w:hAnsi="Arial" w:cs="Arial"/>
        </w:rPr>
      </w:pPr>
      <w:r w:rsidRPr="00302F0C">
        <w:rPr>
          <w:rFonts w:ascii="Arial" w:hAnsi="Arial" w:cs="Arial"/>
        </w:rPr>
        <w:t xml:space="preserve">The system should send an automated email to the requestor after Form 3 is submitted, prompting them to provide the final update on the selected vendor post internal processes. </w:t>
      </w:r>
    </w:p>
    <w:p w:rsidRPr="00302F0C" w:rsidR="008B40DF" w:rsidP="00A36FF1" w:rsidRDefault="00A36FF1" w14:paraId="3DA62DA1" w14:textId="77777777">
      <w:pPr>
        <w:pStyle w:val="ListParagraph"/>
        <w:numPr>
          <w:ilvl w:val="0"/>
          <w:numId w:val="7"/>
        </w:numPr>
        <w:rPr>
          <w:rFonts w:ascii="Arial" w:hAnsi="Arial" w:cs="Arial"/>
        </w:rPr>
      </w:pPr>
      <w:r w:rsidRPr="00302F0C">
        <w:rPr>
          <w:rFonts w:ascii="Arial" w:hAnsi="Arial" w:cs="Arial"/>
        </w:rPr>
        <w:t>A reminder email should be sent 5 days after Form 3 completion and every 2 days thereafter until Form 4 is submitted.</w:t>
      </w:r>
    </w:p>
    <w:p w:rsidRPr="00302F0C" w:rsidR="00A36FF1" w:rsidP="00A36FF1" w:rsidRDefault="00A36FF1" w14:paraId="1D3A0C21" w14:textId="2B3157F9">
      <w:pPr>
        <w:pStyle w:val="ListParagraph"/>
        <w:numPr>
          <w:ilvl w:val="0"/>
          <w:numId w:val="7"/>
        </w:numPr>
        <w:rPr>
          <w:rFonts w:ascii="Arial" w:hAnsi="Arial" w:cs="Arial"/>
        </w:rPr>
      </w:pPr>
      <w:r w:rsidRPr="00302F0C">
        <w:rPr>
          <w:rFonts w:ascii="Arial" w:hAnsi="Arial" w:cs="Arial"/>
        </w:rPr>
        <w:t>Once the form is completed, the PSSC user should be notified via email, and the amount filled in the form should be captured in the dashboard.</w:t>
      </w:r>
    </w:p>
    <w:p w:rsidRPr="00302F0C" w:rsidR="00F75CC3" w:rsidP="00F75CC3" w:rsidRDefault="00F75CC3" w14:paraId="6B6EF22E" w14:textId="4112B3B8">
      <w:pPr>
        <w:pStyle w:val="ListParagraph"/>
        <w:numPr>
          <w:ilvl w:val="0"/>
          <w:numId w:val="7"/>
        </w:numPr>
        <w:jc w:val="both"/>
        <w:rPr>
          <w:rFonts w:ascii="Arial" w:hAnsi="Arial" w:cs="Arial"/>
        </w:rPr>
      </w:pPr>
      <w:r w:rsidRPr="00302F0C">
        <w:rPr>
          <w:rFonts w:ascii="Arial" w:hAnsi="Arial" w:cs="Arial"/>
        </w:rPr>
        <w:t xml:space="preserve">Once the form is completed the PSSC user to be notified by e-mail </w:t>
      </w:r>
      <w:r w:rsidRPr="00302F0C" w:rsidR="008B40DF">
        <w:rPr>
          <w:rFonts w:ascii="Arial" w:hAnsi="Arial" w:cs="Arial"/>
        </w:rPr>
        <w:t>and</w:t>
      </w:r>
      <w:r w:rsidRPr="00302F0C">
        <w:rPr>
          <w:rFonts w:ascii="Arial" w:hAnsi="Arial" w:cs="Arial"/>
        </w:rPr>
        <w:t xml:space="preserve"> the amount filled in the form to be captured in the dashboard</w:t>
      </w:r>
    </w:p>
    <w:p w:rsidRPr="00302F0C" w:rsidR="00F75CC3" w:rsidP="00F75CC3" w:rsidRDefault="00F75CC3" w14:paraId="1A4DB1D8" w14:textId="0102F507">
      <w:pPr>
        <w:pStyle w:val="ListParagraph"/>
        <w:numPr>
          <w:ilvl w:val="0"/>
          <w:numId w:val="7"/>
        </w:numPr>
        <w:jc w:val="both"/>
        <w:rPr>
          <w:ins w:author="Akshay Raveendran" w:date="2025-07-21T13:50:00Z" w16du:dateUtc="2025-07-21T09:50:00Z" w:id="1861"/>
          <w:rFonts w:ascii="Arial" w:hAnsi="Arial" w:cs="Arial"/>
        </w:rPr>
      </w:pPr>
      <w:r w:rsidRPr="00302F0C">
        <w:rPr>
          <w:rFonts w:ascii="Arial" w:hAnsi="Arial" w:cs="Arial"/>
          <w:b/>
          <w:bCs/>
        </w:rPr>
        <w:t xml:space="preserve">An SOP has to be defined across all </w:t>
      </w:r>
      <w:r w:rsidRPr="00302F0C" w:rsidR="008B40DF">
        <w:rPr>
          <w:rFonts w:ascii="Arial" w:hAnsi="Arial" w:cs="Arial"/>
          <w:b/>
          <w:bCs/>
        </w:rPr>
        <w:t>BUs</w:t>
      </w:r>
      <w:r w:rsidRPr="00302F0C">
        <w:rPr>
          <w:rFonts w:ascii="Arial" w:hAnsi="Arial" w:cs="Arial"/>
          <w:b/>
          <w:bCs/>
        </w:rPr>
        <w:t xml:space="preserve"> by procurement team to follow the to be process in PSSC portal post go live of the solution</w:t>
      </w:r>
    </w:p>
    <w:p w:rsidRPr="00302F0C" w:rsidR="00F75CC3" w:rsidDel="00F13714" w:rsidP="00F75CC3" w:rsidRDefault="00F75CC3" w14:paraId="31AC6AEF" w14:textId="77777777">
      <w:pPr>
        <w:pStyle w:val="Heading3"/>
        <w:rPr>
          <w:del w:author="Akshay Raveendran" w:date="2025-07-21T14:11:00Z" w16du:dateUtc="2025-07-21T10:11:00Z" w:id="1862"/>
          <w:rFonts w:ascii="Arial" w:hAnsi="Arial" w:cs="Arial"/>
        </w:rPr>
      </w:pPr>
    </w:p>
    <w:p w:rsidRPr="00302F0C" w:rsidR="00F75CC3" w:rsidRDefault="00F75CC3" w14:paraId="3E8F26E5" w14:textId="77777777">
      <w:pPr>
        <w:jc w:val="both"/>
        <w:rPr>
          <w:ins w:author="Akshay Raveendran" w:date="2025-07-21T14:11:00Z" w16du:dateUtc="2025-07-21T10:11:00Z" w:id="1863"/>
          <w:rFonts w:ascii="Arial" w:hAnsi="Arial" w:cs="Arial"/>
          <w:rPrChange w:author="Akshay Raveendran" w:date="2025-07-21T14:11:00Z" w16du:dateUtc="2025-07-21T10:11:00Z" w:id="1864">
            <w:rPr>
              <w:ins w:author="Akshay Raveendran" w:date="2025-07-21T14:11:00Z" w16du:dateUtc="2025-07-21T10:11:00Z" w:id="1865"/>
            </w:rPr>
          </w:rPrChange>
        </w:rPr>
        <w:pPrChange w:author="Akshay Raveendran" w:date="2025-07-21T14:11:00Z" w16du:dateUtc="2025-07-21T10:11:00Z" w:id="1866">
          <w:pPr>
            <w:pStyle w:val="ListParagraph"/>
            <w:numPr>
              <w:numId w:val="6"/>
            </w:numPr>
            <w:ind w:hanging="360"/>
            <w:jc w:val="both"/>
          </w:pPr>
        </w:pPrChange>
      </w:pPr>
    </w:p>
    <w:p w:rsidRPr="00302F0C" w:rsidR="00F75CC3" w:rsidDel="00E979EB" w:rsidP="00F75CC3" w:rsidRDefault="00F75CC3" w14:paraId="14D3F164" w14:textId="07C27161">
      <w:pPr>
        <w:jc w:val="both"/>
        <w:rPr>
          <w:del w:author="Akshay Raveendran" w:date="2025-07-22T15:15:00Z" w16du:dateUtc="2025-07-22T11:15:00Z" w:id="1867"/>
          <w:rFonts w:ascii="Arial" w:hAnsi="Arial" w:eastAsia="Times New Roman" w:cs="Arial"/>
          <w:color w:val="000000"/>
          <w:lang w:eastAsia="en-GB"/>
        </w:rPr>
      </w:pPr>
      <w:bookmarkStart w:name="_Toc204935498" w:id="1868"/>
      <w:r w:rsidRPr="001A5209">
        <w:rPr>
          <w:rFonts w:ascii="Arial" w:hAnsi="Arial" w:eastAsia="Times New Roman" w:cs="Arial"/>
          <w:color w:val="000000"/>
          <w:lang w:eastAsia="en-GB"/>
        </w:rPr>
        <w:t>2</w:t>
      </w:r>
      <w:r w:rsidRPr="00302F0C">
        <w:rPr>
          <w:rFonts w:ascii="Arial" w:hAnsi="Arial" w:eastAsia="Times New Roman" w:cs="Arial"/>
          <w:color w:val="000000"/>
          <w:lang w:eastAsia="en-GB"/>
        </w:rPr>
        <w:t>.1.</w:t>
      </w:r>
      <w:r w:rsidR="001A5209">
        <w:rPr>
          <w:rFonts w:ascii="Arial" w:hAnsi="Arial" w:eastAsia="Times New Roman" w:cs="Arial"/>
          <w:color w:val="000000"/>
          <w:lang w:eastAsia="en-GB"/>
        </w:rPr>
        <w:t>6</w:t>
      </w:r>
      <w:bookmarkEnd w:id="1868"/>
      <w:r w:rsidRPr="00302F0C">
        <w:rPr>
          <w:rFonts w:ascii="Arial" w:hAnsi="Arial" w:eastAsia="Times New Roman" w:cs="Arial"/>
          <w:color w:val="000000"/>
          <w:lang w:eastAsia="en-GB"/>
        </w:rPr>
        <w:t xml:space="preserve"> </w:t>
      </w:r>
      <w:del w:author="Akshay Raveendran" w:date="2025-07-22T15:15:00Z" w16du:dateUtc="2025-07-22T11:15:00Z" w:id="1869">
        <w:r w:rsidRPr="00302F0C" w:rsidDel="00E979EB">
          <w:rPr>
            <w:rFonts w:ascii="Arial" w:hAnsi="Arial" w:eastAsia="Times New Roman" w:cs="Arial"/>
            <w:color w:val="000000"/>
            <w:lang w:eastAsia="en-GB"/>
          </w:rPr>
          <w:delText>Dropdowns:</w:delText>
        </w:r>
      </w:del>
    </w:p>
    <w:p w:rsidRPr="00302F0C" w:rsidR="00F75CC3" w:rsidDel="00E979EB" w:rsidP="00F75CC3" w:rsidRDefault="00F75CC3" w14:paraId="21E046C6" w14:textId="77777777">
      <w:pPr>
        <w:jc w:val="both"/>
        <w:rPr>
          <w:del w:author="Akshay Raveendran" w:date="2025-07-22T15:15:00Z" w16du:dateUtc="2025-07-22T11:15:00Z" w:id="1870"/>
          <w:rFonts w:ascii="Arial" w:hAnsi="Arial" w:eastAsia="Times New Roman" w:cs="Arial"/>
          <w:color w:val="000000"/>
          <w:lang w:eastAsia="en-GB"/>
        </w:rPr>
      </w:pPr>
      <w:del w:author="Akshay Raveendran" w:date="2025-07-22T15:15:00Z" w16du:dateUtc="2025-07-22T11:15:00Z" w:id="1871">
        <w:r w:rsidRPr="00302F0C" w:rsidDel="00E979EB">
          <w:rPr>
            <w:rFonts w:ascii="Arial" w:hAnsi="Arial" w:eastAsia="Times New Roman" w:cs="Arial"/>
            <w:color w:val="000000"/>
            <w:lang w:eastAsia="en-GB"/>
          </w:rPr>
          <w:delText xml:space="preserve">    Updated Request Status</w:delText>
        </w:r>
      </w:del>
    </w:p>
    <w:p w:rsidRPr="00302F0C" w:rsidR="00F75CC3" w:rsidDel="00EA23F0" w:rsidRDefault="00F75CC3" w14:paraId="3407CB4F" w14:textId="77777777">
      <w:pPr>
        <w:pStyle w:val="ListParagraph"/>
        <w:numPr>
          <w:ilvl w:val="0"/>
          <w:numId w:val="36"/>
        </w:numPr>
        <w:jc w:val="both"/>
        <w:rPr>
          <w:del w:author="Akshay Raveendran" w:date="2025-07-17T15:30:00Z" w16du:dateUtc="2025-07-17T11:30:00Z" w:id="1872"/>
          <w:rFonts w:ascii="Arial" w:hAnsi="Arial" w:eastAsia="Times New Roman" w:cs="Arial"/>
          <w:color w:val="000000"/>
          <w:lang w:eastAsia="en-GB"/>
          <w:rPrChange w:author="Akshay Raveendran" w:date="2025-07-17T15:30:00Z" w16du:dateUtc="2025-07-17T11:30:00Z" w:id="1873">
            <w:rPr>
              <w:del w:author="Akshay Raveendran" w:date="2025-07-17T15:30:00Z" w16du:dateUtc="2025-07-17T11:30:00Z" w:id="1874"/>
            </w:rPr>
          </w:rPrChange>
        </w:rPr>
        <w:pPrChange w:author="Akshay Raveendran" w:date="2025-07-17T15:30:00Z" w16du:dateUtc="2025-07-17T11:30:00Z" w:id="1875">
          <w:pPr>
            <w:pStyle w:val="ListParagraph"/>
            <w:numPr>
              <w:numId w:val="21"/>
            </w:numPr>
            <w:ind w:left="1080" w:hanging="360"/>
            <w:jc w:val="both"/>
          </w:pPr>
        </w:pPrChange>
      </w:pPr>
      <w:del w:author="Akshay Raveendran" w:date="2025-07-17T15:30:00Z" w16du:dateUtc="2025-07-17T11:30:00Z" w:id="1876">
        <w:r w:rsidRPr="00302F0C" w:rsidDel="00EA23F0">
          <w:rPr>
            <w:rFonts w:ascii="Arial" w:hAnsi="Arial" w:eastAsia="Times New Roman" w:cs="Arial"/>
            <w:color w:val="000000"/>
            <w:lang w:eastAsia="en-GB"/>
            <w:rPrChange w:author="Akshay Raveendran" w:date="2025-07-21T10:20:00Z" w16du:dateUtc="2025-07-21T06:20:00Z" w:id="1877">
              <w:rPr/>
            </w:rPrChange>
          </w:rPr>
          <w:delText>Vendor Sourcing floated</w:delText>
        </w:r>
      </w:del>
    </w:p>
    <w:p w:rsidRPr="00302F0C" w:rsidR="00F75CC3" w:rsidDel="00EA23F0" w:rsidRDefault="00F75CC3" w14:paraId="2A0F6413" w14:textId="77777777">
      <w:pPr>
        <w:pStyle w:val="ListParagraph"/>
        <w:numPr>
          <w:ilvl w:val="0"/>
          <w:numId w:val="36"/>
        </w:numPr>
        <w:jc w:val="both"/>
        <w:rPr>
          <w:del w:author="Akshay Raveendran" w:date="2025-07-17T15:30:00Z" w16du:dateUtc="2025-07-17T11:30:00Z" w:id="1878"/>
          <w:rFonts w:ascii="Arial" w:hAnsi="Arial" w:eastAsia="Times New Roman" w:cs="Arial"/>
          <w:color w:val="000000"/>
          <w:lang w:eastAsia="en-GB"/>
          <w:rPrChange w:author="Akshay Raveendran" w:date="2025-07-17T15:30:00Z" w16du:dateUtc="2025-07-17T11:30:00Z" w:id="1879">
            <w:rPr>
              <w:del w:author="Akshay Raveendran" w:date="2025-07-17T15:30:00Z" w16du:dateUtc="2025-07-17T11:30:00Z" w:id="1880"/>
            </w:rPr>
          </w:rPrChange>
        </w:rPr>
        <w:pPrChange w:author="Akshay Raveendran" w:date="2025-07-17T15:30:00Z" w16du:dateUtc="2025-07-17T11:30:00Z" w:id="1881">
          <w:pPr>
            <w:pStyle w:val="ListParagraph"/>
            <w:numPr>
              <w:numId w:val="21"/>
            </w:numPr>
            <w:ind w:left="1080" w:hanging="360"/>
            <w:jc w:val="both"/>
          </w:pPr>
        </w:pPrChange>
      </w:pPr>
      <w:del w:author="Akshay Raveendran" w:date="2025-07-17T15:30:00Z" w16du:dateUtc="2025-07-17T11:30:00Z" w:id="1882">
        <w:r w:rsidRPr="00302F0C" w:rsidDel="00EA23F0">
          <w:rPr>
            <w:rFonts w:ascii="Arial" w:hAnsi="Arial" w:eastAsia="Times New Roman" w:cs="Arial"/>
            <w:color w:val="000000"/>
            <w:lang w:eastAsia="en-GB"/>
            <w:rPrChange w:author="Akshay Raveendran" w:date="2025-07-21T10:20:00Z" w16du:dateUtc="2025-07-21T06:20:00Z" w:id="1883">
              <w:rPr/>
            </w:rPrChange>
          </w:rPr>
          <w:delText>Initial Bids Received</w:delText>
        </w:r>
      </w:del>
    </w:p>
    <w:p w:rsidRPr="00302F0C" w:rsidR="00F75CC3" w:rsidDel="00EA23F0" w:rsidRDefault="00F75CC3" w14:paraId="2B7F0698" w14:textId="77777777">
      <w:pPr>
        <w:pStyle w:val="ListParagraph"/>
        <w:numPr>
          <w:ilvl w:val="0"/>
          <w:numId w:val="36"/>
        </w:numPr>
        <w:jc w:val="both"/>
        <w:rPr>
          <w:del w:author="Akshay Raveendran" w:date="2025-07-17T15:30:00Z" w16du:dateUtc="2025-07-17T11:30:00Z" w:id="1884"/>
          <w:rFonts w:ascii="Arial" w:hAnsi="Arial" w:eastAsia="Times New Roman" w:cs="Arial"/>
          <w:color w:val="000000"/>
          <w:lang w:eastAsia="en-GB"/>
          <w:rPrChange w:author="Akshay Raveendran" w:date="2025-07-17T15:30:00Z" w16du:dateUtc="2025-07-17T11:30:00Z" w:id="1885">
            <w:rPr>
              <w:del w:author="Akshay Raveendran" w:date="2025-07-17T15:30:00Z" w16du:dateUtc="2025-07-17T11:30:00Z" w:id="1886"/>
            </w:rPr>
          </w:rPrChange>
        </w:rPr>
        <w:pPrChange w:author="Akshay Raveendran" w:date="2025-07-17T15:30:00Z" w16du:dateUtc="2025-07-17T11:30:00Z" w:id="1887">
          <w:pPr>
            <w:pStyle w:val="ListParagraph"/>
            <w:numPr>
              <w:numId w:val="21"/>
            </w:numPr>
            <w:ind w:left="1080" w:hanging="360"/>
            <w:jc w:val="both"/>
          </w:pPr>
        </w:pPrChange>
      </w:pPr>
      <w:del w:author="Akshay Raveendran" w:date="2025-07-17T15:30:00Z" w16du:dateUtc="2025-07-17T11:30:00Z" w:id="1888">
        <w:r w:rsidRPr="00302F0C" w:rsidDel="00EA23F0">
          <w:rPr>
            <w:rFonts w:ascii="Arial" w:hAnsi="Arial" w:eastAsia="Times New Roman" w:cs="Arial"/>
            <w:color w:val="000000"/>
            <w:lang w:eastAsia="en-GB"/>
            <w:rPrChange w:author="Akshay Raveendran" w:date="2025-07-21T10:20:00Z" w16du:dateUtc="2025-07-21T06:20:00Z" w:id="1889">
              <w:rPr/>
            </w:rPrChange>
          </w:rPr>
          <w:delText>Quote finalization</w:delText>
        </w:r>
      </w:del>
    </w:p>
    <w:p w:rsidRPr="00302F0C" w:rsidR="00F75CC3" w:rsidDel="00EA23F0" w:rsidRDefault="00F75CC3" w14:paraId="432CB8F4" w14:textId="77777777">
      <w:pPr>
        <w:pStyle w:val="ListParagraph"/>
        <w:numPr>
          <w:ilvl w:val="0"/>
          <w:numId w:val="36"/>
        </w:numPr>
        <w:jc w:val="both"/>
        <w:rPr>
          <w:del w:author="Akshay Raveendran" w:date="2025-07-17T15:30:00Z" w16du:dateUtc="2025-07-17T11:30:00Z" w:id="1890"/>
          <w:rFonts w:ascii="Arial" w:hAnsi="Arial" w:eastAsia="Times New Roman" w:cs="Arial"/>
          <w:color w:val="000000"/>
          <w:lang w:eastAsia="en-GB"/>
          <w:rPrChange w:author="Akshay Raveendran" w:date="2025-07-17T15:30:00Z" w16du:dateUtc="2025-07-17T11:30:00Z" w:id="1891">
            <w:rPr>
              <w:del w:author="Akshay Raveendran" w:date="2025-07-17T15:30:00Z" w16du:dateUtc="2025-07-17T11:30:00Z" w:id="1892"/>
            </w:rPr>
          </w:rPrChange>
        </w:rPr>
        <w:pPrChange w:author="Akshay Raveendran" w:date="2025-07-17T15:30:00Z" w16du:dateUtc="2025-07-17T11:30:00Z" w:id="1893">
          <w:pPr>
            <w:pStyle w:val="ListParagraph"/>
            <w:numPr>
              <w:numId w:val="21"/>
            </w:numPr>
            <w:ind w:left="1080" w:hanging="360"/>
            <w:jc w:val="both"/>
          </w:pPr>
        </w:pPrChange>
      </w:pPr>
      <w:del w:author="Akshay Raveendran" w:date="2025-07-17T15:30:00Z" w16du:dateUtc="2025-07-17T11:30:00Z" w:id="1894">
        <w:r w:rsidRPr="00302F0C" w:rsidDel="00EA23F0">
          <w:rPr>
            <w:rFonts w:ascii="Arial" w:hAnsi="Arial" w:eastAsia="Times New Roman" w:cs="Arial"/>
            <w:color w:val="000000"/>
            <w:lang w:eastAsia="en-GB"/>
            <w:rPrChange w:author="Akshay Raveendran" w:date="2025-07-21T10:20:00Z" w16du:dateUtc="2025-07-21T06:20:00Z" w:id="1895">
              <w:rPr/>
            </w:rPrChange>
          </w:rPr>
          <w:delText>Completed</w:delText>
        </w:r>
      </w:del>
    </w:p>
    <w:p w:rsidRPr="001A5209" w:rsidR="00F75CC3" w:rsidP="00F75CC3" w:rsidRDefault="00F75CC3" w14:paraId="25C04A46" w14:textId="77777777">
      <w:pPr>
        <w:pStyle w:val="Heading3"/>
        <w:rPr>
          <w:rFonts w:ascii="Arial" w:hAnsi="Arial" w:eastAsia="Times New Roman" w:cs="Arial"/>
          <w:color w:val="000000"/>
          <w:lang w:eastAsia="en-GB"/>
        </w:rPr>
      </w:pPr>
      <w:bookmarkStart w:name="_Toc204935499" w:id="1896"/>
      <w:r w:rsidRPr="00302F0C">
        <w:rPr>
          <w:rFonts w:ascii="Arial" w:hAnsi="Arial" w:eastAsia="Times New Roman" w:cs="Arial"/>
          <w:color w:val="000000"/>
          <w:lang w:eastAsia="en-GB"/>
        </w:rPr>
        <w:t>Dashboard</w:t>
      </w:r>
      <w:r w:rsidRPr="001A5209">
        <w:rPr>
          <w:rFonts w:ascii="Arial" w:hAnsi="Arial" w:eastAsia="Times New Roman" w:cs="Arial"/>
          <w:color w:val="000000"/>
          <w:lang w:eastAsia="en-GB"/>
        </w:rPr>
        <w:t xml:space="preserve"> - Requirements</w:t>
      </w:r>
      <w:bookmarkEnd w:id="1896"/>
    </w:p>
    <w:p w:rsidRPr="00302F0C" w:rsidR="000C13E4" w:rsidP="000C13E4" w:rsidRDefault="000C13E4" w14:paraId="7A06F95E" w14:textId="77777777">
      <w:pPr>
        <w:pStyle w:val="ListParagraph"/>
        <w:numPr>
          <w:ilvl w:val="0"/>
          <w:numId w:val="9"/>
        </w:numPr>
        <w:jc w:val="both"/>
        <w:rPr>
          <w:rFonts w:ascii="Arial" w:hAnsi="Arial" w:cs="Arial"/>
        </w:rPr>
      </w:pPr>
      <w:r w:rsidRPr="00302F0C">
        <w:rPr>
          <w:rFonts w:ascii="Arial" w:hAnsi="Arial" w:cs="Arial"/>
        </w:rPr>
        <w:t>The dashboard should display the total number of requests versus their current status (Vendor Sourcing Floated, Negotiation and Quote Finalization, Cost Comparison).</w:t>
      </w:r>
    </w:p>
    <w:p w:rsidRPr="00302F0C" w:rsidR="006B6933" w:rsidP="008E1760" w:rsidRDefault="000C13E4" w14:paraId="53D7974A" w14:textId="77777777">
      <w:pPr>
        <w:pStyle w:val="ListParagraph"/>
        <w:numPr>
          <w:ilvl w:val="0"/>
          <w:numId w:val="9"/>
        </w:numPr>
        <w:jc w:val="both"/>
        <w:rPr>
          <w:rFonts w:ascii="Arial" w:hAnsi="Arial" w:cs="Arial"/>
        </w:rPr>
      </w:pPr>
      <w:r w:rsidRPr="00302F0C">
        <w:rPr>
          <w:rFonts w:ascii="Arial" w:hAnsi="Arial" w:cs="Arial"/>
        </w:rPr>
        <w:t>Stacked column charts should present monthly data on requests received, categorized by sub-request types and final bids.</w:t>
      </w:r>
    </w:p>
    <w:p w:rsidRPr="00302F0C" w:rsidR="006B6933" w:rsidP="008E1760" w:rsidRDefault="006B6933" w14:paraId="6D741A0B" w14:textId="77777777">
      <w:pPr>
        <w:pStyle w:val="ListParagraph"/>
        <w:numPr>
          <w:ilvl w:val="0"/>
          <w:numId w:val="9"/>
        </w:numPr>
        <w:jc w:val="both"/>
        <w:rPr>
          <w:rFonts w:ascii="Arial" w:hAnsi="Arial" w:cs="Arial"/>
        </w:rPr>
      </w:pPr>
      <w:r w:rsidRPr="00302F0C">
        <w:rPr>
          <w:rFonts w:ascii="Arial" w:hAnsi="Arial" w:cs="Arial"/>
        </w:rPr>
        <w:t>A line or area chart should reflect cumulative extra revenue generated through e-auctions compared to initial bids, based on data from the cost comparison table.</w:t>
      </w:r>
    </w:p>
    <w:p w:rsidRPr="00302F0C" w:rsidR="006B6933" w:rsidP="008E1760" w:rsidRDefault="006B6933" w14:paraId="00A10F95" w14:textId="77777777">
      <w:pPr>
        <w:pStyle w:val="ListParagraph"/>
        <w:numPr>
          <w:ilvl w:val="0"/>
          <w:numId w:val="9"/>
        </w:numPr>
        <w:jc w:val="both"/>
        <w:rPr>
          <w:rFonts w:ascii="Arial" w:hAnsi="Arial" w:cs="Arial"/>
        </w:rPr>
      </w:pPr>
      <w:r w:rsidRPr="00302F0C">
        <w:rPr>
          <w:rFonts w:ascii="Arial" w:hAnsi="Arial" w:cs="Arial"/>
        </w:rPr>
        <w:t>Include an overview of the average number of days taken from initial request to process completion.</w:t>
      </w:r>
    </w:p>
    <w:p w:rsidRPr="00302F0C" w:rsidR="006B6933" w:rsidP="008E1760" w:rsidRDefault="006B6933" w14:paraId="3A17301A" w14:textId="77777777">
      <w:pPr>
        <w:pStyle w:val="ListParagraph"/>
        <w:numPr>
          <w:ilvl w:val="0"/>
          <w:numId w:val="9"/>
        </w:numPr>
        <w:jc w:val="both"/>
        <w:rPr>
          <w:rFonts w:ascii="Arial" w:hAnsi="Arial" w:cs="Arial"/>
        </w:rPr>
      </w:pPr>
      <w:r w:rsidRPr="00302F0C">
        <w:rPr>
          <w:rFonts w:ascii="Arial" w:hAnsi="Arial" w:cs="Arial"/>
        </w:rPr>
        <w:t>A graph should show the split of material disposal types (Scrap, Asset De-fleeting, Surplus) against the total number of requests.</w:t>
      </w:r>
    </w:p>
    <w:p w:rsidRPr="00302F0C" w:rsidR="006B6933" w:rsidP="008E1760" w:rsidRDefault="006B6933" w14:paraId="3D694FFE" w14:textId="77777777">
      <w:pPr>
        <w:pStyle w:val="ListParagraph"/>
        <w:numPr>
          <w:ilvl w:val="0"/>
          <w:numId w:val="9"/>
        </w:numPr>
        <w:jc w:val="both"/>
        <w:rPr>
          <w:rFonts w:ascii="Arial" w:hAnsi="Arial" w:cs="Arial"/>
        </w:rPr>
      </w:pPr>
      <w:r w:rsidRPr="00302F0C">
        <w:rPr>
          <w:rFonts w:ascii="Arial" w:hAnsi="Arial" w:cs="Arial"/>
        </w:rPr>
        <w:t xml:space="preserve">Include a tracker for requests nearing SLA violations and those where SLAs were breached by staff. </w:t>
      </w:r>
    </w:p>
    <w:p w:rsidRPr="00302F0C" w:rsidR="001473CC" w:rsidP="008E1760" w:rsidRDefault="006B6933" w14:paraId="0654C233" w14:textId="114FCC9D">
      <w:pPr>
        <w:pStyle w:val="ListParagraph"/>
        <w:numPr>
          <w:ilvl w:val="0"/>
          <w:numId w:val="9"/>
        </w:numPr>
        <w:jc w:val="both"/>
        <w:rPr>
          <w:rFonts w:ascii="Arial" w:hAnsi="Arial" w:cs="Arial"/>
        </w:rPr>
      </w:pPr>
      <w:r w:rsidRPr="00302F0C">
        <w:rPr>
          <w:rFonts w:ascii="Arial" w:hAnsi="Arial" w:cs="Arial"/>
        </w:rPr>
        <w:t>Track the volume of requests that proceeded to E-auction or required Exceptional Approval.</w:t>
      </w:r>
    </w:p>
    <w:p w:rsidRPr="00302F0C" w:rsidR="00BB2ECA" w:rsidDel="00E979EB" w:rsidP="00BB2ECA" w:rsidRDefault="00BB2ECA" w14:paraId="6A855463" w14:textId="73ECF910">
      <w:pPr>
        <w:jc w:val="both"/>
        <w:rPr>
          <w:del w:author="Akshay Raveendran" w:date="2025-07-22T15:15:00Z" w16du:dateUtc="2025-07-22T11:15:00Z" w:id="1897"/>
          <w:rFonts w:ascii="Arial" w:hAnsi="Arial" w:cs="Arial"/>
        </w:rPr>
      </w:pPr>
      <w:bookmarkStart w:name="_Toc204935500" w:id="1898"/>
      <w:r w:rsidRPr="00302F0C">
        <w:rPr>
          <w:rFonts w:ascii="Arial" w:hAnsi="Arial" w:cs="Arial"/>
        </w:rPr>
        <w:t>2.1.</w:t>
      </w:r>
      <w:r w:rsidR="001A5209">
        <w:rPr>
          <w:rFonts w:ascii="Arial" w:hAnsi="Arial" w:cs="Arial"/>
        </w:rPr>
        <w:t>7</w:t>
      </w:r>
      <w:bookmarkEnd w:id="1898"/>
      <w:r w:rsidRPr="00302F0C">
        <w:rPr>
          <w:rFonts w:ascii="Arial" w:hAnsi="Arial" w:cs="Arial"/>
        </w:rPr>
        <w:t xml:space="preserve"> </w:t>
      </w:r>
      <w:del w:author="Akshay Raveendran" w:date="2025-07-22T15:15:00Z" w16du:dateUtc="2025-07-22T11:15:00Z" w:id="1899">
        <w:r w:rsidRPr="00302F0C" w:rsidDel="00E979EB">
          <w:rPr>
            <w:rFonts w:ascii="Arial" w:hAnsi="Arial" w:cs="Arial"/>
          </w:rPr>
          <w:delText>Dropdowns:</w:delText>
        </w:r>
      </w:del>
    </w:p>
    <w:p w:rsidRPr="00302F0C" w:rsidR="00BB2ECA" w:rsidDel="00E979EB" w:rsidP="00BB2ECA" w:rsidRDefault="00BB2ECA" w14:paraId="18034F28" w14:textId="77777777">
      <w:pPr>
        <w:jc w:val="both"/>
        <w:rPr>
          <w:del w:author="Akshay Raveendran" w:date="2025-07-22T15:15:00Z" w16du:dateUtc="2025-07-22T11:15:00Z" w:id="1900"/>
          <w:rFonts w:ascii="Arial" w:hAnsi="Arial" w:cs="Arial"/>
        </w:rPr>
      </w:pPr>
      <w:del w:author="Akshay Raveendran" w:date="2025-07-22T15:15:00Z" w16du:dateUtc="2025-07-22T11:15:00Z" w:id="1901">
        <w:r w:rsidRPr="00302F0C" w:rsidDel="00E979EB">
          <w:rPr>
            <w:rFonts w:ascii="Arial" w:hAnsi="Arial" w:cs="Arial"/>
            <w:b/>
            <w:bCs/>
          </w:rPr>
          <w:delText xml:space="preserve">    Updated Request Status</w:delText>
        </w:r>
      </w:del>
    </w:p>
    <w:p w:rsidRPr="00302F0C" w:rsidR="00BB2ECA" w:rsidDel="00EA23F0" w:rsidRDefault="00BB2ECA" w14:paraId="5200684E" w14:textId="77777777">
      <w:pPr>
        <w:pStyle w:val="ListParagraph"/>
        <w:numPr>
          <w:ilvl w:val="0"/>
          <w:numId w:val="36"/>
        </w:numPr>
        <w:jc w:val="both"/>
        <w:rPr>
          <w:del w:author="Akshay Raveendran" w:date="2025-07-17T15:30:00Z" w16du:dateUtc="2025-07-17T11:30:00Z" w:id="1902"/>
          <w:rFonts w:ascii="Arial" w:hAnsi="Arial" w:cs="Arial"/>
          <w:rPrChange w:author="Akshay Raveendran" w:date="2025-07-17T15:30:00Z" w16du:dateUtc="2025-07-17T11:30:00Z" w:id="1903">
            <w:rPr>
              <w:del w:author="Akshay Raveendran" w:date="2025-07-17T15:30:00Z" w16du:dateUtc="2025-07-17T11:30:00Z" w:id="1904"/>
            </w:rPr>
          </w:rPrChange>
        </w:rPr>
        <w:pPrChange w:author="Akshay Raveendran" w:date="2025-07-17T15:30:00Z" w16du:dateUtc="2025-07-17T11:30:00Z" w:id="1905">
          <w:pPr>
            <w:pStyle w:val="ListParagraph"/>
            <w:numPr>
              <w:numId w:val="21"/>
            </w:numPr>
            <w:ind w:left="1080" w:hanging="360"/>
            <w:jc w:val="both"/>
          </w:pPr>
        </w:pPrChange>
      </w:pPr>
      <w:del w:author="Akshay Raveendran" w:date="2025-07-17T15:30:00Z" w16du:dateUtc="2025-07-17T11:30:00Z" w:id="1906">
        <w:r w:rsidRPr="00302F0C" w:rsidDel="00EA23F0">
          <w:rPr>
            <w:rFonts w:ascii="Arial" w:hAnsi="Arial" w:cs="Arial"/>
            <w:color w:val="404040" w:themeColor="text1" w:themeTint="BF"/>
            <w:rPrChange w:author="Akshay Raveendran" w:date="2025-07-21T10:20:00Z" w16du:dateUtc="2025-07-21T06:20:00Z" w:id="1907">
              <w:rPr/>
            </w:rPrChange>
          </w:rPr>
          <w:delText>Vendor Sourcing floated</w:delText>
        </w:r>
      </w:del>
    </w:p>
    <w:p w:rsidRPr="00302F0C" w:rsidR="00BB2ECA" w:rsidDel="00EA23F0" w:rsidRDefault="00BB2ECA" w14:paraId="74AE49B5" w14:textId="77777777">
      <w:pPr>
        <w:pStyle w:val="ListParagraph"/>
        <w:numPr>
          <w:ilvl w:val="0"/>
          <w:numId w:val="36"/>
        </w:numPr>
        <w:jc w:val="both"/>
        <w:rPr>
          <w:del w:author="Akshay Raveendran" w:date="2025-07-17T15:30:00Z" w16du:dateUtc="2025-07-17T11:30:00Z" w:id="1908"/>
          <w:rFonts w:ascii="Arial" w:hAnsi="Arial" w:cs="Arial"/>
          <w:rPrChange w:author="Akshay Raveendran" w:date="2025-07-17T15:30:00Z" w16du:dateUtc="2025-07-17T11:30:00Z" w:id="1909">
            <w:rPr>
              <w:del w:author="Akshay Raveendran" w:date="2025-07-17T15:30:00Z" w16du:dateUtc="2025-07-17T11:30:00Z" w:id="1910"/>
            </w:rPr>
          </w:rPrChange>
        </w:rPr>
        <w:pPrChange w:author="Akshay Raveendran" w:date="2025-07-17T15:30:00Z" w16du:dateUtc="2025-07-17T11:30:00Z" w:id="1911">
          <w:pPr>
            <w:pStyle w:val="ListParagraph"/>
            <w:numPr>
              <w:numId w:val="21"/>
            </w:numPr>
            <w:ind w:left="1080" w:hanging="360"/>
            <w:jc w:val="both"/>
          </w:pPr>
        </w:pPrChange>
      </w:pPr>
      <w:del w:author="Akshay Raveendran" w:date="2025-07-17T15:30:00Z" w16du:dateUtc="2025-07-17T11:30:00Z" w:id="1912">
        <w:r w:rsidRPr="00302F0C" w:rsidDel="00EA23F0">
          <w:rPr>
            <w:rFonts w:ascii="Arial" w:hAnsi="Arial" w:cs="Arial"/>
            <w:color w:val="404040" w:themeColor="text1" w:themeTint="BF"/>
            <w:rPrChange w:author="Akshay Raveendran" w:date="2025-07-21T10:20:00Z" w16du:dateUtc="2025-07-21T06:20:00Z" w:id="1913">
              <w:rPr/>
            </w:rPrChange>
          </w:rPr>
          <w:delText>Initial Bids Received</w:delText>
        </w:r>
      </w:del>
    </w:p>
    <w:p w:rsidRPr="00302F0C" w:rsidR="00BB2ECA" w:rsidDel="00EA23F0" w:rsidRDefault="00BB2ECA" w14:paraId="5D4E88A2" w14:textId="77777777">
      <w:pPr>
        <w:pStyle w:val="ListParagraph"/>
        <w:numPr>
          <w:ilvl w:val="0"/>
          <w:numId w:val="36"/>
        </w:numPr>
        <w:jc w:val="both"/>
        <w:rPr>
          <w:del w:author="Akshay Raveendran" w:date="2025-07-17T15:30:00Z" w16du:dateUtc="2025-07-17T11:30:00Z" w:id="1914"/>
          <w:rFonts w:ascii="Arial" w:hAnsi="Arial" w:cs="Arial"/>
          <w:rPrChange w:author="Akshay Raveendran" w:date="2025-07-17T15:30:00Z" w16du:dateUtc="2025-07-17T11:30:00Z" w:id="1915">
            <w:rPr>
              <w:del w:author="Akshay Raveendran" w:date="2025-07-17T15:30:00Z" w16du:dateUtc="2025-07-17T11:30:00Z" w:id="1916"/>
            </w:rPr>
          </w:rPrChange>
        </w:rPr>
        <w:pPrChange w:author="Akshay Raveendran" w:date="2025-07-17T15:30:00Z" w16du:dateUtc="2025-07-17T11:30:00Z" w:id="1917">
          <w:pPr>
            <w:pStyle w:val="ListParagraph"/>
            <w:numPr>
              <w:numId w:val="21"/>
            </w:numPr>
            <w:ind w:left="1080" w:hanging="360"/>
            <w:jc w:val="both"/>
          </w:pPr>
        </w:pPrChange>
      </w:pPr>
      <w:del w:author="Akshay Raveendran" w:date="2025-07-17T15:30:00Z" w16du:dateUtc="2025-07-17T11:30:00Z" w:id="1918">
        <w:r w:rsidRPr="00302F0C" w:rsidDel="00EA23F0">
          <w:rPr>
            <w:rFonts w:ascii="Arial" w:hAnsi="Arial" w:cs="Arial"/>
            <w:color w:val="404040" w:themeColor="text1" w:themeTint="BF"/>
            <w:rPrChange w:author="Akshay Raveendran" w:date="2025-07-21T10:20:00Z" w16du:dateUtc="2025-07-21T06:20:00Z" w:id="1919">
              <w:rPr/>
            </w:rPrChange>
          </w:rPr>
          <w:delText>Quote finalization</w:delText>
        </w:r>
      </w:del>
    </w:p>
    <w:p w:rsidRPr="00302F0C" w:rsidR="00BB2ECA" w:rsidDel="00EA23F0" w:rsidRDefault="00BB2ECA" w14:paraId="28DC8DA3" w14:textId="77777777">
      <w:pPr>
        <w:pStyle w:val="ListParagraph"/>
        <w:numPr>
          <w:ilvl w:val="0"/>
          <w:numId w:val="36"/>
        </w:numPr>
        <w:jc w:val="both"/>
        <w:rPr>
          <w:del w:author="Akshay Raveendran" w:date="2025-07-17T15:30:00Z" w16du:dateUtc="2025-07-17T11:30:00Z" w:id="1920"/>
          <w:rFonts w:ascii="Arial" w:hAnsi="Arial" w:cs="Arial"/>
          <w:rPrChange w:author="Akshay Raveendran" w:date="2025-07-17T15:30:00Z" w16du:dateUtc="2025-07-17T11:30:00Z" w:id="1921">
            <w:rPr>
              <w:del w:author="Akshay Raveendran" w:date="2025-07-17T15:30:00Z" w16du:dateUtc="2025-07-17T11:30:00Z" w:id="1922"/>
            </w:rPr>
          </w:rPrChange>
        </w:rPr>
        <w:pPrChange w:author="Akshay Raveendran" w:date="2025-07-17T15:30:00Z" w16du:dateUtc="2025-07-17T11:30:00Z" w:id="1923">
          <w:pPr>
            <w:pStyle w:val="ListParagraph"/>
            <w:numPr>
              <w:numId w:val="21"/>
            </w:numPr>
            <w:ind w:left="1080" w:hanging="360"/>
            <w:jc w:val="both"/>
          </w:pPr>
        </w:pPrChange>
      </w:pPr>
      <w:del w:author="Akshay Raveendran" w:date="2025-07-17T15:30:00Z" w16du:dateUtc="2025-07-17T11:30:00Z" w:id="1924">
        <w:r w:rsidRPr="00302F0C" w:rsidDel="00EA23F0">
          <w:rPr>
            <w:rFonts w:ascii="Arial" w:hAnsi="Arial" w:cs="Arial"/>
            <w:color w:val="404040" w:themeColor="text1" w:themeTint="BF"/>
            <w:rPrChange w:author="Akshay Raveendran" w:date="2025-07-21T10:20:00Z" w16du:dateUtc="2025-07-21T06:20:00Z" w:id="1925">
              <w:rPr/>
            </w:rPrChange>
          </w:rPr>
          <w:delText>Completed</w:delText>
        </w:r>
      </w:del>
    </w:p>
    <w:p w:rsidRPr="00302F0C" w:rsidR="00BB2ECA" w:rsidP="00BB2ECA" w:rsidRDefault="00BB2ECA" w14:paraId="30327770" w14:textId="77777777">
      <w:pPr>
        <w:pStyle w:val="Heading3"/>
        <w:rPr>
          <w:rFonts w:ascii="Arial" w:hAnsi="Arial" w:cs="Arial"/>
        </w:rPr>
      </w:pPr>
      <w:bookmarkStart w:name="_Toc204935501" w:id="1926"/>
      <w:r w:rsidRPr="00302F0C">
        <w:rPr>
          <w:rFonts w:ascii="Arial" w:hAnsi="Arial" w:cs="Arial"/>
        </w:rPr>
        <w:t>Current Challenges</w:t>
      </w:r>
      <w:bookmarkEnd w:id="1926"/>
    </w:p>
    <w:p w:rsidRPr="00302F0C" w:rsidR="00E56042" w:rsidP="00E56042" w:rsidRDefault="00E56042" w14:paraId="60EB6667" w14:textId="1A849859">
      <w:pPr>
        <w:pStyle w:val="ListParagraph"/>
        <w:numPr>
          <w:ilvl w:val="0"/>
          <w:numId w:val="9"/>
        </w:numPr>
        <w:jc w:val="both"/>
        <w:rPr>
          <w:rFonts w:ascii="Arial" w:hAnsi="Arial" w:cs="Arial"/>
        </w:rPr>
      </w:pPr>
      <w:r w:rsidRPr="00302F0C">
        <w:rPr>
          <w:rFonts w:ascii="Arial" w:hAnsi="Arial" w:cs="Arial"/>
        </w:rPr>
        <w:t>The current process is largely manual, relying on physical documentation and signatures.</w:t>
      </w:r>
    </w:p>
    <w:p w:rsidRPr="00302F0C" w:rsidR="00E56042" w:rsidP="00E56042" w:rsidRDefault="00E56042" w14:paraId="41C47408" w14:textId="77777777">
      <w:pPr>
        <w:pStyle w:val="ListParagraph"/>
        <w:numPr>
          <w:ilvl w:val="0"/>
          <w:numId w:val="9"/>
        </w:numPr>
        <w:jc w:val="both"/>
        <w:rPr>
          <w:rFonts w:ascii="Arial" w:hAnsi="Arial" w:cs="Arial"/>
        </w:rPr>
      </w:pPr>
      <w:r w:rsidRPr="00302F0C">
        <w:rPr>
          <w:rFonts w:ascii="Arial" w:hAnsi="Arial" w:cs="Arial"/>
        </w:rPr>
        <w:t>There is no centralized system for tracking incoming requests; instead, an Excel tracker is manually maintained by the procurement executive.</w:t>
      </w:r>
    </w:p>
    <w:p w:rsidRPr="00302F0C" w:rsidR="00E56042" w:rsidP="00E56042" w:rsidRDefault="00E56042" w14:paraId="28A41EFD" w14:textId="77777777">
      <w:pPr>
        <w:pStyle w:val="ListParagraph"/>
        <w:numPr>
          <w:ilvl w:val="0"/>
          <w:numId w:val="9"/>
        </w:numPr>
        <w:jc w:val="both"/>
        <w:rPr>
          <w:rFonts w:ascii="Arial" w:hAnsi="Arial" w:cs="Arial"/>
        </w:rPr>
      </w:pPr>
      <w:r w:rsidRPr="00302F0C">
        <w:rPr>
          <w:rFonts w:ascii="Arial" w:hAnsi="Arial" w:cs="Arial"/>
        </w:rPr>
        <w:t>Communication between requestors and procurement is handled via email, increasing the risk of missed or overlooked requests.</w:t>
      </w:r>
    </w:p>
    <w:p w:rsidRPr="00302F0C" w:rsidR="00E56042" w:rsidP="00E56042" w:rsidRDefault="00E56042" w14:paraId="3B459FB6" w14:textId="77777777">
      <w:pPr>
        <w:pStyle w:val="ListParagraph"/>
        <w:numPr>
          <w:ilvl w:val="0"/>
          <w:numId w:val="9"/>
        </w:numPr>
        <w:jc w:val="both"/>
        <w:rPr>
          <w:rFonts w:ascii="Arial" w:hAnsi="Arial" w:cs="Arial"/>
        </w:rPr>
      </w:pPr>
      <w:r w:rsidRPr="00302F0C">
        <w:rPr>
          <w:rFonts w:ascii="Arial" w:hAnsi="Arial" w:cs="Arial"/>
        </w:rPr>
        <w:t>Delays occur due to the need for multiple stakeholder signatures, with no SLA tracking in place.</w:t>
      </w:r>
    </w:p>
    <w:p w:rsidRPr="00302F0C" w:rsidR="00E56042" w:rsidP="00E56042" w:rsidRDefault="00E56042" w14:paraId="790CCDC0" w14:textId="77777777">
      <w:pPr>
        <w:pStyle w:val="ListParagraph"/>
        <w:numPr>
          <w:ilvl w:val="0"/>
          <w:numId w:val="9"/>
        </w:numPr>
        <w:jc w:val="both"/>
        <w:rPr>
          <w:rFonts w:ascii="Arial" w:hAnsi="Arial" w:cs="Arial"/>
        </w:rPr>
      </w:pPr>
      <w:r w:rsidRPr="00302F0C">
        <w:rPr>
          <w:rFonts w:ascii="Arial" w:hAnsi="Arial" w:cs="Arial"/>
        </w:rPr>
        <w:t>Cost comparisons and vendor details are shared through scanned copies or email attachments, with no centralized repository for monitoring.</w:t>
      </w:r>
    </w:p>
    <w:p w:rsidRPr="00302F0C" w:rsidR="00E56042" w:rsidP="00E56042" w:rsidRDefault="00E56042" w14:paraId="7B3E2746" w14:textId="77777777">
      <w:pPr>
        <w:pStyle w:val="ListParagraph"/>
        <w:numPr>
          <w:ilvl w:val="0"/>
          <w:numId w:val="9"/>
        </w:numPr>
        <w:jc w:val="both"/>
        <w:rPr>
          <w:rFonts w:ascii="Arial" w:hAnsi="Arial" w:cs="Arial"/>
        </w:rPr>
      </w:pPr>
      <w:r w:rsidRPr="00302F0C">
        <w:rPr>
          <w:rFonts w:ascii="Arial" w:hAnsi="Arial" w:cs="Arial"/>
        </w:rPr>
        <w:t>Stakeholders have limited visibility, and the process heavily depends on a single procurement executive managing end-to-end activities.</w:t>
      </w:r>
    </w:p>
    <w:p w:rsidRPr="00302F0C" w:rsidR="00E56042" w:rsidP="00E56042" w:rsidRDefault="00E56042" w14:paraId="1A759142" w14:textId="77777777">
      <w:pPr>
        <w:pStyle w:val="ListParagraph"/>
        <w:numPr>
          <w:ilvl w:val="0"/>
          <w:numId w:val="9"/>
        </w:numPr>
        <w:jc w:val="both"/>
        <w:rPr>
          <w:rFonts w:ascii="Arial" w:hAnsi="Arial" w:cs="Arial"/>
        </w:rPr>
      </w:pPr>
      <w:r w:rsidRPr="00302F0C">
        <w:rPr>
          <w:rFonts w:ascii="Arial" w:hAnsi="Arial" w:cs="Arial"/>
        </w:rPr>
        <w:t>There is minimal control over potential fraudulent activities after procurement involvement.</w:t>
      </w:r>
    </w:p>
    <w:p w:rsidRPr="00302F0C" w:rsidR="00BB2ECA" w:rsidP="00E56042" w:rsidRDefault="00E56042" w14:paraId="708E5265" w14:textId="2B5248F3">
      <w:pPr>
        <w:pStyle w:val="ListParagraph"/>
        <w:numPr>
          <w:ilvl w:val="0"/>
          <w:numId w:val="9"/>
        </w:numPr>
        <w:jc w:val="both"/>
        <w:rPr>
          <w:rFonts w:ascii="Arial" w:hAnsi="Arial" w:cs="Arial"/>
        </w:rPr>
      </w:pPr>
      <w:r w:rsidRPr="00302F0C">
        <w:rPr>
          <w:rFonts w:ascii="Arial" w:hAnsi="Arial" w:cs="Arial"/>
        </w:rPr>
        <w:t>Visibility and control over the P&amp;L impact of the procurement process are limited</w:t>
      </w:r>
    </w:p>
    <w:p w:rsidRPr="00302F0C" w:rsidR="00BB2ECA" w:rsidDel="00E979EB" w:rsidP="00BB2ECA" w:rsidRDefault="00BB2ECA" w14:paraId="1EFBE27B" w14:textId="766F1410">
      <w:pPr>
        <w:jc w:val="both"/>
        <w:rPr>
          <w:del w:author="Akshay Raveendran" w:date="2025-07-22T15:15:00Z" w16du:dateUtc="2025-07-22T11:15:00Z" w:id="1927"/>
          <w:rFonts w:ascii="Arial" w:hAnsi="Arial" w:cs="Arial"/>
        </w:rPr>
      </w:pPr>
      <w:bookmarkStart w:name="_Toc204935502" w:id="1928"/>
      <w:r w:rsidRPr="00302F0C">
        <w:rPr>
          <w:rFonts w:ascii="Arial" w:hAnsi="Arial" w:cs="Arial"/>
        </w:rPr>
        <w:t>2.1.</w:t>
      </w:r>
      <w:r w:rsidR="001A5209">
        <w:rPr>
          <w:rFonts w:ascii="Arial" w:hAnsi="Arial" w:cs="Arial"/>
        </w:rPr>
        <w:t>8</w:t>
      </w:r>
      <w:bookmarkEnd w:id="1928"/>
      <w:r w:rsidRPr="00302F0C">
        <w:rPr>
          <w:rFonts w:ascii="Arial" w:hAnsi="Arial" w:cs="Arial"/>
        </w:rPr>
        <w:t xml:space="preserve"> </w:t>
      </w:r>
      <w:del w:author="Akshay Raveendran" w:date="2025-07-22T15:15:00Z" w16du:dateUtc="2025-07-22T11:15:00Z" w:id="1929">
        <w:r w:rsidRPr="00302F0C" w:rsidDel="00E979EB">
          <w:rPr>
            <w:rFonts w:ascii="Arial" w:hAnsi="Arial" w:cs="Arial"/>
          </w:rPr>
          <w:delText>Dropdowns:</w:delText>
        </w:r>
      </w:del>
    </w:p>
    <w:p w:rsidRPr="00302F0C" w:rsidR="00BB2ECA" w:rsidDel="00E979EB" w:rsidP="00BB2ECA" w:rsidRDefault="00BB2ECA" w14:paraId="402C50D7" w14:textId="77777777">
      <w:pPr>
        <w:jc w:val="both"/>
        <w:rPr>
          <w:del w:author="Akshay Raveendran" w:date="2025-07-22T15:15:00Z" w16du:dateUtc="2025-07-22T11:15:00Z" w:id="1930"/>
          <w:rFonts w:ascii="Arial" w:hAnsi="Arial" w:cs="Arial"/>
        </w:rPr>
      </w:pPr>
      <w:del w:author="Akshay Raveendran" w:date="2025-07-22T15:15:00Z" w16du:dateUtc="2025-07-22T11:15:00Z" w:id="1931">
        <w:r w:rsidRPr="00302F0C" w:rsidDel="00E979EB">
          <w:rPr>
            <w:rFonts w:ascii="Arial" w:hAnsi="Arial" w:cs="Arial"/>
            <w:b/>
            <w:bCs/>
          </w:rPr>
          <w:delText xml:space="preserve">    Updated Request Status</w:delText>
        </w:r>
      </w:del>
    </w:p>
    <w:p w:rsidRPr="00302F0C" w:rsidR="00BB2ECA" w:rsidDel="00EA23F0" w:rsidRDefault="00BB2ECA" w14:paraId="7F261EDE" w14:textId="77777777">
      <w:pPr>
        <w:pStyle w:val="ListParagraph"/>
        <w:numPr>
          <w:ilvl w:val="0"/>
          <w:numId w:val="36"/>
        </w:numPr>
        <w:jc w:val="both"/>
        <w:rPr>
          <w:del w:author="Akshay Raveendran" w:date="2025-07-17T15:30:00Z" w16du:dateUtc="2025-07-17T11:30:00Z" w:id="1932"/>
          <w:rFonts w:ascii="Arial" w:hAnsi="Arial" w:cs="Arial"/>
          <w:rPrChange w:author="Akshay Raveendran" w:date="2025-07-17T15:30:00Z" w16du:dateUtc="2025-07-17T11:30:00Z" w:id="1933">
            <w:rPr>
              <w:del w:author="Akshay Raveendran" w:date="2025-07-17T15:30:00Z" w16du:dateUtc="2025-07-17T11:30:00Z" w:id="1934"/>
            </w:rPr>
          </w:rPrChange>
        </w:rPr>
        <w:pPrChange w:author="Akshay Raveendran" w:date="2025-07-17T15:30:00Z" w16du:dateUtc="2025-07-17T11:30:00Z" w:id="1935">
          <w:pPr>
            <w:pStyle w:val="ListParagraph"/>
            <w:numPr>
              <w:numId w:val="21"/>
            </w:numPr>
            <w:ind w:left="1080" w:hanging="360"/>
            <w:jc w:val="both"/>
          </w:pPr>
        </w:pPrChange>
      </w:pPr>
      <w:del w:author="Akshay Raveendran" w:date="2025-07-17T15:30:00Z" w16du:dateUtc="2025-07-17T11:30:00Z" w:id="1936">
        <w:r w:rsidRPr="00302F0C" w:rsidDel="00EA23F0">
          <w:rPr>
            <w:rFonts w:ascii="Arial" w:hAnsi="Arial" w:cs="Arial"/>
            <w:color w:val="404040" w:themeColor="text1" w:themeTint="BF"/>
            <w:rPrChange w:author="Akshay Raveendran" w:date="2025-07-21T10:20:00Z" w16du:dateUtc="2025-07-21T06:20:00Z" w:id="1937">
              <w:rPr/>
            </w:rPrChange>
          </w:rPr>
          <w:delText>Vendor Sourcing floated</w:delText>
        </w:r>
      </w:del>
    </w:p>
    <w:p w:rsidRPr="00302F0C" w:rsidR="00BB2ECA" w:rsidDel="00EA23F0" w:rsidRDefault="00BB2ECA" w14:paraId="747B37E3" w14:textId="77777777">
      <w:pPr>
        <w:pStyle w:val="ListParagraph"/>
        <w:numPr>
          <w:ilvl w:val="0"/>
          <w:numId w:val="36"/>
        </w:numPr>
        <w:jc w:val="both"/>
        <w:rPr>
          <w:del w:author="Akshay Raveendran" w:date="2025-07-17T15:30:00Z" w16du:dateUtc="2025-07-17T11:30:00Z" w:id="1938"/>
          <w:rFonts w:ascii="Arial" w:hAnsi="Arial" w:cs="Arial"/>
          <w:rPrChange w:author="Akshay Raveendran" w:date="2025-07-17T15:30:00Z" w16du:dateUtc="2025-07-17T11:30:00Z" w:id="1939">
            <w:rPr>
              <w:del w:author="Akshay Raveendran" w:date="2025-07-17T15:30:00Z" w16du:dateUtc="2025-07-17T11:30:00Z" w:id="1940"/>
            </w:rPr>
          </w:rPrChange>
        </w:rPr>
        <w:pPrChange w:author="Akshay Raveendran" w:date="2025-07-17T15:30:00Z" w16du:dateUtc="2025-07-17T11:30:00Z" w:id="1941">
          <w:pPr>
            <w:pStyle w:val="ListParagraph"/>
            <w:numPr>
              <w:numId w:val="21"/>
            </w:numPr>
            <w:ind w:left="1080" w:hanging="360"/>
            <w:jc w:val="both"/>
          </w:pPr>
        </w:pPrChange>
      </w:pPr>
      <w:del w:author="Akshay Raveendran" w:date="2025-07-17T15:30:00Z" w16du:dateUtc="2025-07-17T11:30:00Z" w:id="1942">
        <w:r w:rsidRPr="00302F0C" w:rsidDel="00EA23F0">
          <w:rPr>
            <w:rFonts w:ascii="Arial" w:hAnsi="Arial" w:cs="Arial"/>
            <w:color w:val="404040" w:themeColor="text1" w:themeTint="BF"/>
            <w:rPrChange w:author="Akshay Raveendran" w:date="2025-07-21T10:20:00Z" w16du:dateUtc="2025-07-21T06:20:00Z" w:id="1943">
              <w:rPr/>
            </w:rPrChange>
          </w:rPr>
          <w:delText>Initial Bids Received</w:delText>
        </w:r>
      </w:del>
    </w:p>
    <w:p w:rsidRPr="00302F0C" w:rsidR="00BB2ECA" w:rsidDel="00EA23F0" w:rsidRDefault="00BB2ECA" w14:paraId="361BE871" w14:textId="77777777">
      <w:pPr>
        <w:pStyle w:val="ListParagraph"/>
        <w:numPr>
          <w:ilvl w:val="0"/>
          <w:numId w:val="36"/>
        </w:numPr>
        <w:jc w:val="both"/>
        <w:rPr>
          <w:del w:author="Akshay Raveendran" w:date="2025-07-17T15:30:00Z" w16du:dateUtc="2025-07-17T11:30:00Z" w:id="1944"/>
          <w:rFonts w:ascii="Arial" w:hAnsi="Arial" w:cs="Arial"/>
          <w:rPrChange w:author="Akshay Raveendran" w:date="2025-07-17T15:30:00Z" w16du:dateUtc="2025-07-17T11:30:00Z" w:id="1945">
            <w:rPr>
              <w:del w:author="Akshay Raveendran" w:date="2025-07-17T15:30:00Z" w16du:dateUtc="2025-07-17T11:30:00Z" w:id="1946"/>
            </w:rPr>
          </w:rPrChange>
        </w:rPr>
        <w:pPrChange w:author="Akshay Raveendran" w:date="2025-07-17T15:30:00Z" w16du:dateUtc="2025-07-17T11:30:00Z" w:id="1947">
          <w:pPr>
            <w:pStyle w:val="ListParagraph"/>
            <w:numPr>
              <w:numId w:val="21"/>
            </w:numPr>
            <w:ind w:left="1080" w:hanging="360"/>
            <w:jc w:val="both"/>
          </w:pPr>
        </w:pPrChange>
      </w:pPr>
      <w:del w:author="Akshay Raveendran" w:date="2025-07-17T15:30:00Z" w16du:dateUtc="2025-07-17T11:30:00Z" w:id="1948">
        <w:r w:rsidRPr="00302F0C" w:rsidDel="00EA23F0">
          <w:rPr>
            <w:rFonts w:ascii="Arial" w:hAnsi="Arial" w:cs="Arial"/>
            <w:color w:val="404040" w:themeColor="text1" w:themeTint="BF"/>
            <w:rPrChange w:author="Akshay Raveendran" w:date="2025-07-21T10:20:00Z" w16du:dateUtc="2025-07-21T06:20:00Z" w:id="1949">
              <w:rPr/>
            </w:rPrChange>
          </w:rPr>
          <w:delText>Quote finalization</w:delText>
        </w:r>
      </w:del>
    </w:p>
    <w:p w:rsidRPr="00302F0C" w:rsidR="00BB2ECA" w:rsidDel="00EA23F0" w:rsidRDefault="00BB2ECA" w14:paraId="67B0FCF5" w14:textId="77777777">
      <w:pPr>
        <w:pStyle w:val="ListParagraph"/>
        <w:numPr>
          <w:ilvl w:val="0"/>
          <w:numId w:val="36"/>
        </w:numPr>
        <w:jc w:val="both"/>
        <w:rPr>
          <w:del w:author="Akshay Raveendran" w:date="2025-07-17T15:30:00Z" w16du:dateUtc="2025-07-17T11:30:00Z" w:id="1950"/>
          <w:rFonts w:ascii="Arial" w:hAnsi="Arial" w:cs="Arial"/>
          <w:rPrChange w:author="Akshay Raveendran" w:date="2025-07-17T15:30:00Z" w16du:dateUtc="2025-07-17T11:30:00Z" w:id="1951">
            <w:rPr>
              <w:del w:author="Akshay Raveendran" w:date="2025-07-17T15:30:00Z" w16du:dateUtc="2025-07-17T11:30:00Z" w:id="1952"/>
            </w:rPr>
          </w:rPrChange>
        </w:rPr>
        <w:pPrChange w:author="Akshay Raveendran" w:date="2025-07-17T15:30:00Z" w16du:dateUtc="2025-07-17T11:30:00Z" w:id="1953">
          <w:pPr>
            <w:pStyle w:val="ListParagraph"/>
            <w:numPr>
              <w:numId w:val="21"/>
            </w:numPr>
            <w:ind w:left="1080" w:hanging="360"/>
            <w:jc w:val="both"/>
          </w:pPr>
        </w:pPrChange>
      </w:pPr>
      <w:del w:author="Akshay Raveendran" w:date="2025-07-17T15:30:00Z" w16du:dateUtc="2025-07-17T11:30:00Z" w:id="1954">
        <w:r w:rsidRPr="00302F0C" w:rsidDel="00EA23F0">
          <w:rPr>
            <w:rFonts w:ascii="Arial" w:hAnsi="Arial" w:cs="Arial"/>
            <w:color w:val="404040" w:themeColor="text1" w:themeTint="BF"/>
            <w:rPrChange w:author="Akshay Raveendran" w:date="2025-07-21T10:20:00Z" w16du:dateUtc="2025-07-21T06:20:00Z" w:id="1955">
              <w:rPr/>
            </w:rPrChange>
          </w:rPr>
          <w:delText>Completed</w:delText>
        </w:r>
      </w:del>
    </w:p>
    <w:p w:rsidRPr="00302F0C" w:rsidR="00BB2ECA" w:rsidP="00BB2ECA" w:rsidRDefault="00BB2ECA" w14:paraId="0BE52EE7" w14:textId="77777777">
      <w:pPr>
        <w:pStyle w:val="Heading3"/>
        <w:rPr>
          <w:rFonts w:ascii="Arial" w:hAnsi="Arial" w:cs="Arial"/>
        </w:rPr>
      </w:pPr>
      <w:bookmarkStart w:name="_Toc204935503" w:id="1956"/>
      <w:r w:rsidRPr="00302F0C">
        <w:rPr>
          <w:rFonts w:ascii="Arial" w:hAnsi="Arial" w:cs="Arial"/>
        </w:rPr>
        <w:t>Benefits</w:t>
      </w:r>
      <w:bookmarkEnd w:id="1956"/>
    </w:p>
    <w:p w:rsidRPr="00302F0C" w:rsidR="00EE18FD" w:rsidP="00EE18FD" w:rsidRDefault="00EE18FD" w14:paraId="0B3BC84E" w14:textId="496B5B27">
      <w:pPr>
        <w:pStyle w:val="ListParagraph"/>
        <w:numPr>
          <w:ilvl w:val="0"/>
          <w:numId w:val="9"/>
        </w:numPr>
        <w:jc w:val="both"/>
        <w:rPr>
          <w:rFonts w:ascii="Arial" w:hAnsi="Arial" w:cs="Arial"/>
        </w:rPr>
      </w:pPr>
      <w:r w:rsidRPr="00302F0C">
        <w:rPr>
          <w:rFonts w:ascii="Arial" w:hAnsi="Arial" w:cs="Arial"/>
        </w:rPr>
        <w:t>Standardization of the process across all BUs post-centralization, with an SOP to be developed and published.</w:t>
      </w:r>
    </w:p>
    <w:p w:rsidRPr="00302F0C" w:rsidR="00EE18FD" w:rsidP="00EE18FD" w:rsidRDefault="00EE18FD" w14:paraId="0F801F25" w14:textId="77777777">
      <w:pPr>
        <w:pStyle w:val="ListParagraph"/>
        <w:numPr>
          <w:ilvl w:val="0"/>
          <w:numId w:val="9"/>
        </w:numPr>
        <w:jc w:val="both"/>
        <w:rPr>
          <w:rFonts w:ascii="Arial" w:hAnsi="Arial" w:cs="Arial"/>
        </w:rPr>
      </w:pPr>
      <w:r w:rsidRPr="00302F0C">
        <w:rPr>
          <w:rFonts w:ascii="Arial" w:hAnsi="Arial" w:cs="Arial"/>
        </w:rPr>
        <w:t>Improved visibility for all stakeholders across the end-to-end process.</w:t>
      </w:r>
    </w:p>
    <w:p w:rsidRPr="00302F0C" w:rsidR="00EE18FD" w:rsidP="00EE18FD" w:rsidRDefault="00EE18FD" w14:paraId="41379ADE" w14:textId="77777777">
      <w:pPr>
        <w:pStyle w:val="ListParagraph"/>
        <w:numPr>
          <w:ilvl w:val="0"/>
          <w:numId w:val="9"/>
        </w:numPr>
        <w:jc w:val="both"/>
        <w:rPr>
          <w:rFonts w:ascii="Arial" w:hAnsi="Arial" w:cs="Arial"/>
        </w:rPr>
      </w:pPr>
      <w:r w:rsidRPr="00302F0C">
        <w:rPr>
          <w:rFonts w:ascii="Arial" w:hAnsi="Arial" w:cs="Arial"/>
        </w:rPr>
        <w:t>An estimated 16–22% reduction in time spent and 2–3 days shorter lead time based on TMS analysis of the current process, by eliminating intermediate email communications for data collection, approvals, and consolidation.</w:t>
      </w:r>
    </w:p>
    <w:p w:rsidRPr="00302F0C" w:rsidR="00EE18FD" w:rsidP="00EE18FD" w:rsidRDefault="00EE18FD" w14:paraId="0D3D1AFB" w14:textId="77777777">
      <w:pPr>
        <w:pStyle w:val="ListParagraph"/>
        <w:numPr>
          <w:ilvl w:val="0"/>
          <w:numId w:val="9"/>
        </w:numPr>
        <w:jc w:val="both"/>
        <w:rPr>
          <w:rFonts w:ascii="Arial" w:hAnsi="Arial" w:cs="Arial"/>
        </w:rPr>
      </w:pPr>
      <w:r w:rsidRPr="00302F0C">
        <w:rPr>
          <w:rFonts w:ascii="Arial" w:hAnsi="Arial" w:cs="Arial"/>
        </w:rPr>
        <w:t>Centralized request tracking and dashboard view showing request types, revenue generated, and SLA breaches.</w:t>
      </w:r>
    </w:p>
    <w:p w:rsidRPr="00302F0C" w:rsidR="00EE18FD" w:rsidP="00EE18FD" w:rsidRDefault="00EE18FD" w14:paraId="7C40CAF9" w14:textId="77777777">
      <w:pPr>
        <w:pStyle w:val="ListParagraph"/>
        <w:numPr>
          <w:ilvl w:val="0"/>
          <w:numId w:val="9"/>
        </w:numPr>
        <w:jc w:val="both"/>
        <w:rPr>
          <w:rFonts w:ascii="Arial" w:hAnsi="Arial" w:cs="Arial"/>
        </w:rPr>
      </w:pPr>
      <w:r w:rsidRPr="00302F0C">
        <w:rPr>
          <w:rFonts w:ascii="Arial" w:hAnsi="Arial" w:cs="Arial"/>
        </w:rPr>
        <w:t>Semi-automated cost comparison creation and seamless redirection to e-auction or exceptional approval forms to ensure all sub-processes remain within the main workflow.</w:t>
      </w:r>
    </w:p>
    <w:p w:rsidRPr="00302F0C" w:rsidR="00EE18FD" w:rsidP="00EE18FD" w:rsidRDefault="00EE18FD" w14:paraId="5CB7B0B6" w14:textId="77777777">
      <w:pPr>
        <w:pStyle w:val="ListParagraph"/>
        <w:numPr>
          <w:ilvl w:val="0"/>
          <w:numId w:val="9"/>
        </w:numPr>
        <w:jc w:val="both"/>
        <w:rPr>
          <w:rFonts w:ascii="Arial" w:hAnsi="Arial" w:cs="Arial"/>
        </w:rPr>
      </w:pPr>
      <w:r w:rsidRPr="00302F0C">
        <w:rPr>
          <w:rFonts w:ascii="Arial" w:hAnsi="Arial" w:cs="Arial"/>
        </w:rPr>
        <w:t>Automated notifications to users and requestors on the current request status.</w:t>
      </w:r>
    </w:p>
    <w:p w:rsidRPr="00302F0C" w:rsidR="00EE18FD" w:rsidP="00EE18FD" w:rsidRDefault="00EE18FD" w14:paraId="0E031282" w14:textId="77777777">
      <w:pPr>
        <w:pStyle w:val="ListParagraph"/>
        <w:numPr>
          <w:ilvl w:val="0"/>
          <w:numId w:val="9"/>
        </w:numPr>
        <w:jc w:val="both"/>
        <w:rPr>
          <w:rFonts w:ascii="Arial" w:hAnsi="Arial" w:cs="Arial"/>
        </w:rPr>
      </w:pPr>
      <w:r w:rsidRPr="00302F0C">
        <w:rPr>
          <w:rFonts w:ascii="Arial" w:hAnsi="Arial" w:cs="Arial"/>
        </w:rPr>
        <w:t>SLA tracking to reduce delays and identify bottlenecks or areas needing improvement.</w:t>
      </w:r>
    </w:p>
    <w:p w:rsidRPr="00302F0C" w:rsidR="00EE18FD" w:rsidP="00EE18FD" w:rsidRDefault="00EE18FD" w14:paraId="26E9B748" w14:textId="77777777">
      <w:pPr>
        <w:pStyle w:val="ListParagraph"/>
        <w:numPr>
          <w:ilvl w:val="0"/>
          <w:numId w:val="9"/>
        </w:numPr>
        <w:jc w:val="both"/>
        <w:rPr>
          <w:rFonts w:ascii="Arial" w:hAnsi="Arial" w:cs="Arial"/>
        </w:rPr>
      </w:pPr>
      <w:r w:rsidRPr="00302F0C">
        <w:rPr>
          <w:rFonts w:ascii="Arial" w:hAnsi="Arial" w:cs="Arial"/>
        </w:rPr>
        <w:t>Stronger control to prevent potential fraudulent activities.</w:t>
      </w:r>
    </w:p>
    <w:p w:rsidRPr="00302F0C" w:rsidR="00007B75" w:rsidP="00EE18FD" w:rsidRDefault="00EE18FD" w14:paraId="42D7D19A" w14:textId="6F290584">
      <w:pPr>
        <w:pStyle w:val="ListParagraph"/>
        <w:numPr>
          <w:ilvl w:val="0"/>
          <w:numId w:val="9"/>
        </w:numPr>
        <w:jc w:val="both"/>
        <w:rPr>
          <w:rFonts w:ascii="Arial" w:hAnsi="Arial" w:cs="Arial"/>
        </w:rPr>
      </w:pPr>
      <w:r w:rsidRPr="00302F0C">
        <w:rPr>
          <w:rFonts w:ascii="Arial" w:hAnsi="Arial" w:cs="Arial"/>
        </w:rPr>
        <w:t>Better control and visibility over the P&amp;L impact of the procurement process.</w:t>
      </w:r>
    </w:p>
    <w:p w:rsidRPr="00302F0C" w:rsidR="009378B7" w:rsidDel="00E979EB" w:rsidP="009378B7" w:rsidRDefault="009378B7" w14:paraId="7343C553" w14:textId="21C7642B">
      <w:pPr>
        <w:jc w:val="both"/>
        <w:rPr>
          <w:del w:author="Akshay Raveendran" w:date="2025-07-22T15:15:00Z" w16du:dateUtc="2025-07-22T11:15:00Z" w:id="1957"/>
          <w:rFonts w:ascii="Arial" w:hAnsi="Arial" w:cs="Arial"/>
        </w:rPr>
      </w:pPr>
      <w:bookmarkStart w:name="_Toc204935504" w:id="1958"/>
      <w:r w:rsidRPr="00302F0C">
        <w:rPr>
          <w:rFonts w:ascii="Arial" w:hAnsi="Arial" w:cs="Arial"/>
        </w:rPr>
        <w:t>2.1.</w:t>
      </w:r>
      <w:r w:rsidR="001A5209">
        <w:rPr>
          <w:rFonts w:ascii="Arial" w:hAnsi="Arial" w:cs="Arial"/>
        </w:rPr>
        <w:t>9</w:t>
      </w:r>
      <w:bookmarkEnd w:id="1958"/>
      <w:r w:rsidRPr="00302F0C">
        <w:rPr>
          <w:rFonts w:ascii="Arial" w:hAnsi="Arial" w:cs="Arial"/>
        </w:rPr>
        <w:t xml:space="preserve"> </w:t>
      </w:r>
      <w:del w:author="Akshay Raveendran" w:date="2025-07-22T15:15:00Z" w16du:dateUtc="2025-07-22T11:15:00Z" w:id="1959">
        <w:r w:rsidRPr="00302F0C" w:rsidDel="00E979EB">
          <w:rPr>
            <w:rFonts w:ascii="Arial" w:hAnsi="Arial" w:cs="Arial"/>
          </w:rPr>
          <w:delText>Dropdowns:</w:delText>
        </w:r>
      </w:del>
    </w:p>
    <w:p w:rsidRPr="00302F0C" w:rsidR="009378B7" w:rsidDel="00E979EB" w:rsidP="009378B7" w:rsidRDefault="009378B7" w14:paraId="09F5EF60" w14:textId="77777777">
      <w:pPr>
        <w:jc w:val="both"/>
        <w:rPr>
          <w:del w:author="Akshay Raveendran" w:date="2025-07-22T15:15:00Z" w16du:dateUtc="2025-07-22T11:15:00Z" w:id="1960"/>
          <w:rFonts w:ascii="Arial" w:hAnsi="Arial" w:cs="Arial"/>
        </w:rPr>
      </w:pPr>
      <w:del w:author="Akshay Raveendran" w:date="2025-07-22T15:15:00Z" w16du:dateUtc="2025-07-22T11:15:00Z" w:id="1961">
        <w:r w:rsidRPr="00302F0C" w:rsidDel="00E979EB">
          <w:rPr>
            <w:rFonts w:ascii="Arial" w:hAnsi="Arial" w:cs="Arial"/>
            <w:b/>
            <w:bCs/>
          </w:rPr>
          <w:delText xml:space="preserve">    Updated Request Status</w:delText>
        </w:r>
      </w:del>
    </w:p>
    <w:p w:rsidRPr="00302F0C" w:rsidR="009378B7" w:rsidDel="00EA23F0" w:rsidRDefault="009378B7" w14:paraId="3AECF0D8" w14:textId="77777777">
      <w:pPr>
        <w:pStyle w:val="ListParagraph"/>
        <w:numPr>
          <w:ilvl w:val="0"/>
          <w:numId w:val="36"/>
        </w:numPr>
        <w:jc w:val="both"/>
        <w:rPr>
          <w:del w:author="Akshay Raveendran" w:date="2025-07-17T15:30:00Z" w16du:dateUtc="2025-07-17T11:30:00Z" w:id="1962"/>
          <w:rFonts w:ascii="Arial" w:hAnsi="Arial" w:cs="Arial"/>
          <w:rPrChange w:author="Akshay Raveendran" w:date="2025-07-17T15:30:00Z" w16du:dateUtc="2025-07-17T11:30:00Z" w:id="1963">
            <w:rPr>
              <w:del w:author="Akshay Raveendran" w:date="2025-07-17T15:30:00Z" w16du:dateUtc="2025-07-17T11:30:00Z" w:id="1964"/>
            </w:rPr>
          </w:rPrChange>
        </w:rPr>
        <w:pPrChange w:author="Akshay Raveendran" w:date="2025-07-17T15:30:00Z" w16du:dateUtc="2025-07-17T11:30:00Z" w:id="1965">
          <w:pPr>
            <w:pStyle w:val="ListParagraph"/>
            <w:numPr>
              <w:numId w:val="21"/>
            </w:numPr>
            <w:ind w:left="1080" w:hanging="360"/>
            <w:jc w:val="both"/>
          </w:pPr>
        </w:pPrChange>
      </w:pPr>
      <w:del w:author="Akshay Raveendran" w:date="2025-07-17T15:30:00Z" w16du:dateUtc="2025-07-17T11:30:00Z" w:id="1966">
        <w:r w:rsidRPr="00302F0C" w:rsidDel="00EA23F0">
          <w:rPr>
            <w:rFonts w:ascii="Arial" w:hAnsi="Arial" w:cs="Arial"/>
            <w:color w:val="404040" w:themeColor="text1" w:themeTint="BF"/>
            <w:rPrChange w:author="Akshay Raveendran" w:date="2025-07-21T10:20:00Z" w16du:dateUtc="2025-07-21T06:20:00Z" w:id="1967">
              <w:rPr/>
            </w:rPrChange>
          </w:rPr>
          <w:delText>Vendor Sourcing floated</w:delText>
        </w:r>
      </w:del>
    </w:p>
    <w:p w:rsidRPr="00302F0C" w:rsidR="009378B7" w:rsidDel="00EA23F0" w:rsidRDefault="009378B7" w14:paraId="2EE06670" w14:textId="77777777">
      <w:pPr>
        <w:pStyle w:val="ListParagraph"/>
        <w:numPr>
          <w:ilvl w:val="0"/>
          <w:numId w:val="36"/>
        </w:numPr>
        <w:jc w:val="both"/>
        <w:rPr>
          <w:del w:author="Akshay Raveendran" w:date="2025-07-17T15:30:00Z" w16du:dateUtc="2025-07-17T11:30:00Z" w:id="1968"/>
          <w:rFonts w:ascii="Arial" w:hAnsi="Arial" w:cs="Arial"/>
          <w:rPrChange w:author="Akshay Raveendran" w:date="2025-07-17T15:30:00Z" w16du:dateUtc="2025-07-17T11:30:00Z" w:id="1969">
            <w:rPr>
              <w:del w:author="Akshay Raveendran" w:date="2025-07-17T15:30:00Z" w16du:dateUtc="2025-07-17T11:30:00Z" w:id="1970"/>
            </w:rPr>
          </w:rPrChange>
        </w:rPr>
        <w:pPrChange w:author="Akshay Raveendran" w:date="2025-07-17T15:30:00Z" w16du:dateUtc="2025-07-17T11:30:00Z" w:id="1971">
          <w:pPr>
            <w:pStyle w:val="ListParagraph"/>
            <w:numPr>
              <w:numId w:val="21"/>
            </w:numPr>
            <w:ind w:left="1080" w:hanging="360"/>
            <w:jc w:val="both"/>
          </w:pPr>
        </w:pPrChange>
      </w:pPr>
      <w:del w:author="Akshay Raveendran" w:date="2025-07-17T15:30:00Z" w16du:dateUtc="2025-07-17T11:30:00Z" w:id="1972">
        <w:r w:rsidRPr="00302F0C" w:rsidDel="00EA23F0">
          <w:rPr>
            <w:rFonts w:ascii="Arial" w:hAnsi="Arial" w:cs="Arial"/>
            <w:color w:val="404040" w:themeColor="text1" w:themeTint="BF"/>
            <w:rPrChange w:author="Akshay Raveendran" w:date="2025-07-21T10:20:00Z" w16du:dateUtc="2025-07-21T06:20:00Z" w:id="1973">
              <w:rPr/>
            </w:rPrChange>
          </w:rPr>
          <w:delText>Initial Bids Received</w:delText>
        </w:r>
      </w:del>
    </w:p>
    <w:p w:rsidRPr="00302F0C" w:rsidR="009378B7" w:rsidDel="00EA23F0" w:rsidRDefault="009378B7" w14:paraId="71C6939A" w14:textId="77777777">
      <w:pPr>
        <w:pStyle w:val="ListParagraph"/>
        <w:numPr>
          <w:ilvl w:val="0"/>
          <w:numId w:val="36"/>
        </w:numPr>
        <w:jc w:val="both"/>
        <w:rPr>
          <w:del w:author="Akshay Raveendran" w:date="2025-07-17T15:30:00Z" w16du:dateUtc="2025-07-17T11:30:00Z" w:id="1974"/>
          <w:rFonts w:ascii="Arial" w:hAnsi="Arial" w:cs="Arial"/>
          <w:rPrChange w:author="Akshay Raveendran" w:date="2025-07-17T15:30:00Z" w16du:dateUtc="2025-07-17T11:30:00Z" w:id="1975">
            <w:rPr>
              <w:del w:author="Akshay Raveendran" w:date="2025-07-17T15:30:00Z" w16du:dateUtc="2025-07-17T11:30:00Z" w:id="1976"/>
            </w:rPr>
          </w:rPrChange>
        </w:rPr>
        <w:pPrChange w:author="Akshay Raveendran" w:date="2025-07-17T15:30:00Z" w16du:dateUtc="2025-07-17T11:30:00Z" w:id="1977">
          <w:pPr>
            <w:pStyle w:val="ListParagraph"/>
            <w:numPr>
              <w:numId w:val="21"/>
            </w:numPr>
            <w:ind w:left="1080" w:hanging="360"/>
            <w:jc w:val="both"/>
          </w:pPr>
        </w:pPrChange>
      </w:pPr>
      <w:del w:author="Akshay Raveendran" w:date="2025-07-17T15:30:00Z" w16du:dateUtc="2025-07-17T11:30:00Z" w:id="1978">
        <w:r w:rsidRPr="00302F0C" w:rsidDel="00EA23F0">
          <w:rPr>
            <w:rFonts w:ascii="Arial" w:hAnsi="Arial" w:cs="Arial"/>
            <w:color w:val="404040" w:themeColor="text1" w:themeTint="BF"/>
            <w:rPrChange w:author="Akshay Raveendran" w:date="2025-07-21T10:20:00Z" w16du:dateUtc="2025-07-21T06:20:00Z" w:id="1979">
              <w:rPr/>
            </w:rPrChange>
          </w:rPr>
          <w:delText>Quote finalization</w:delText>
        </w:r>
      </w:del>
    </w:p>
    <w:p w:rsidRPr="00302F0C" w:rsidR="009378B7" w:rsidDel="00EA23F0" w:rsidRDefault="009378B7" w14:paraId="6A196EA2" w14:textId="77777777">
      <w:pPr>
        <w:pStyle w:val="ListParagraph"/>
        <w:numPr>
          <w:ilvl w:val="0"/>
          <w:numId w:val="36"/>
        </w:numPr>
        <w:jc w:val="both"/>
        <w:rPr>
          <w:del w:author="Akshay Raveendran" w:date="2025-07-17T15:30:00Z" w16du:dateUtc="2025-07-17T11:30:00Z" w:id="1980"/>
          <w:rFonts w:ascii="Arial" w:hAnsi="Arial" w:cs="Arial"/>
          <w:rPrChange w:author="Akshay Raveendran" w:date="2025-07-17T15:30:00Z" w16du:dateUtc="2025-07-17T11:30:00Z" w:id="1981">
            <w:rPr>
              <w:del w:author="Akshay Raveendran" w:date="2025-07-17T15:30:00Z" w16du:dateUtc="2025-07-17T11:30:00Z" w:id="1982"/>
            </w:rPr>
          </w:rPrChange>
        </w:rPr>
        <w:pPrChange w:author="Akshay Raveendran" w:date="2025-07-17T15:30:00Z" w16du:dateUtc="2025-07-17T11:30:00Z" w:id="1983">
          <w:pPr>
            <w:pStyle w:val="ListParagraph"/>
            <w:numPr>
              <w:numId w:val="21"/>
            </w:numPr>
            <w:ind w:left="1080" w:hanging="360"/>
            <w:jc w:val="both"/>
          </w:pPr>
        </w:pPrChange>
      </w:pPr>
      <w:del w:author="Akshay Raveendran" w:date="2025-07-17T15:30:00Z" w16du:dateUtc="2025-07-17T11:30:00Z" w:id="1984">
        <w:r w:rsidRPr="00302F0C" w:rsidDel="00EA23F0">
          <w:rPr>
            <w:rFonts w:ascii="Arial" w:hAnsi="Arial" w:cs="Arial"/>
            <w:color w:val="404040" w:themeColor="text1" w:themeTint="BF"/>
            <w:rPrChange w:author="Akshay Raveendran" w:date="2025-07-21T10:20:00Z" w16du:dateUtc="2025-07-21T06:20:00Z" w:id="1985">
              <w:rPr/>
            </w:rPrChange>
          </w:rPr>
          <w:delText>Completed</w:delText>
        </w:r>
      </w:del>
    </w:p>
    <w:p w:rsidRPr="00302F0C" w:rsidR="00B954BA" w:rsidP="003B6609" w:rsidRDefault="008C0600" w14:paraId="7152B4F0" w14:textId="2844108F">
      <w:pPr>
        <w:pStyle w:val="Heading3"/>
        <w:rPr>
          <w:rFonts w:ascii="Arial" w:hAnsi="Arial" w:cs="Arial"/>
        </w:rPr>
      </w:pPr>
      <w:bookmarkStart w:name="_Toc204935505" w:id="1986"/>
      <w:r w:rsidRPr="00302F0C">
        <w:rPr>
          <w:rFonts w:ascii="Arial" w:hAnsi="Arial" w:cs="Arial"/>
        </w:rPr>
        <w:t>Automation Opportunities</w:t>
      </w:r>
      <w:bookmarkEnd w:id="1986"/>
    </w:p>
    <w:p w:rsidRPr="00302F0C" w:rsidR="00DD2E69" w:rsidP="00DD2E69" w:rsidRDefault="00DD2E69" w14:paraId="7EB247A1" w14:textId="63C9A0CB">
      <w:pPr>
        <w:pStyle w:val="ListParagraph"/>
        <w:numPr>
          <w:ilvl w:val="0"/>
          <w:numId w:val="62"/>
        </w:numPr>
        <w:rPr>
          <w:rFonts w:ascii="Arial" w:hAnsi="Arial" w:cs="Arial"/>
        </w:rPr>
      </w:pPr>
      <w:r w:rsidRPr="00302F0C">
        <w:rPr>
          <w:rFonts w:ascii="Arial" w:hAnsi="Arial" w:cs="Arial"/>
        </w:rPr>
        <w:t>Building system capabilities to capture vendor bids even when e-auctions are not conducted.</w:t>
      </w:r>
    </w:p>
    <w:p w:rsidRPr="00302F0C" w:rsidR="00DD2E69" w:rsidP="00DD2E69" w:rsidRDefault="00DD2E69" w14:paraId="1872DD75" w14:textId="77777777">
      <w:pPr>
        <w:pStyle w:val="ListParagraph"/>
        <w:numPr>
          <w:ilvl w:val="0"/>
          <w:numId w:val="62"/>
        </w:numPr>
        <w:rPr>
          <w:rFonts w:ascii="Arial" w:hAnsi="Arial" w:cs="Arial"/>
        </w:rPr>
      </w:pPr>
      <w:r w:rsidRPr="00302F0C">
        <w:rPr>
          <w:rFonts w:ascii="Arial" w:hAnsi="Arial" w:cs="Arial"/>
        </w:rPr>
        <w:t>Exploring options to automate manual negotiation processes.</w:t>
      </w:r>
    </w:p>
    <w:p w:rsidRPr="00302F0C" w:rsidR="00DD2E69" w:rsidP="00DD2E69" w:rsidRDefault="00DD2E69" w14:paraId="09A68FA0" w14:textId="77777777">
      <w:pPr>
        <w:pStyle w:val="ListParagraph"/>
        <w:numPr>
          <w:ilvl w:val="0"/>
          <w:numId w:val="62"/>
        </w:numPr>
        <w:rPr>
          <w:rFonts w:ascii="Arial" w:hAnsi="Arial" w:cs="Arial"/>
        </w:rPr>
      </w:pPr>
      <w:r w:rsidRPr="00302F0C">
        <w:rPr>
          <w:rFonts w:ascii="Arial" w:hAnsi="Arial" w:cs="Arial"/>
        </w:rPr>
        <w:t>Automating cost comparison creation directly from the quotations attached within the forms.</w:t>
      </w:r>
    </w:p>
    <w:p w:rsidRPr="00302F0C" w:rsidR="00DD2E69" w:rsidP="00DD2E69" w:rsidRDefault="00DD2E69" w14:paraId="55E0907D" w14:textId="77777777">
      <w:pPr>
        <w:pStyle w:val="ListParagraph"/>
        <w:numPr>
          <w:ilvl w:val="0"/>
          <w:numId w:val="62"/>
        </w:numPr>
        <w:rPr>
          <w:rFonts w:ascii="Arial" w:hAnsi="Arial" w:cs="Arial"/>
        </w:rPr>
      </w:pPr>
      <w:r w:rsidRPr="00302F0C">
        <w:rPr>
          <w:rFonts w:ascii="Arial" w:hAnsi="Arial" w:cs="Arial"/>
        </w:rPr>
        <w:t>Implementing smart form linking to pre-fill interconnected forms like E-auction or Exceptional Approval, reducing manual input.</w:t>
      </w:r>
    </w:p>
    <w:p w:rsidRPr="00302F0C" w:rsidR="00DD2E69" w:rsidP="00DD2E69" w:rsidRDefault="00DD2E69" w14:paraId="2314016D" w14:textId="77777777">
      <w:pPr>
        <w:pStyle w:val="ListParagraph"/>
        <w:numPr>
          <w:ilvl w:val="0"/>
          <w:numId w:val="62"/>
        </w:numPr>
        <w:rPr>
          <w:rFonts w:ascii="Arial" w:hAnsi="Arial" w:cs="Arial"/>
        </w:rPr>
      </w:pPr>
      <w:r w:rsidRPr="00302F0C">
        <w:rPr>
          <w:rFonts w:ascii="Arial" w:hAnsi="Arial" w:cs="Arial"/>
        </w:rPr>
        <w:t>Developing a backend analytics module to generate periodic insights and exception reports.</w:t>
      </w:r>
    </w:p>
    <w:p w:rsidRPr="00302F0C" w:rsidR="002B196B" w:rsidP="00DD2E69" w:rsidRDefault="00DD2E69" w14:paraId="391B2D28" w14:textId="5187694B">
      <w:pPr>
        <w:pStyle w:val="ListParagraph"/>
        <w:numPr>
          <w:ilvl w:val="0"/>
          <w:numId w:val="62"/>
        </w:numPr>
        <w:rPr>
          <w:rFonts w:ascii="Arial" w:hAnsi="Arial" w:cs="Arial"/>
          <w:b/>
          <w:bCs/>
        </w:rPr>
      </w:pPr>
      <w:r w:rsidRPr="00302F0C">
        <w:rPr>
          <w:rFonts w:ascii="Arial" w:hAnsi="Arial" w:cs="Arial"/>
        </w:rPr>
        <w:t>Creating a centralized folder system to store form-linked documents for future reference.</w:t>
      </w:r>
    </w:p>
    <w:p w:rsidRPr="00302F0C" w:rsidR="002B196B" w:rsidP="008A25FD" w:rsidRDefault="002B196B" w14:paraId="360BC143" w14:textId="77777777">
      <w:pPr>
        <w:rPr>
          <w:rFonts w:ascii="Arial" w:hAnsi="Arial" w:cs="Arial"/>
          <w:b/>
          <w:bCs/>
        </w:rPr>
      </w:pPr>
    </w:p>
    <w:p w:rsidRPr="00302F0C" w:rsidR="008A25FD" w:rsidP="001A5209" w:rsidRDefault="008A25FD" w14:paraId="1D8E73EE" w14:textId="52B773AB">
      <w:pPr>
        <w:pStyle w:val="Heading3"/>
        <w:rPr>
          <w:rFonts w:ascii="Arial" w:hAnsi="Arial" w:cs="Arial"/>
        </w:rPr>
      </w:pPr>
      <w:bookmarkStart w:name="_Toc204935506" w:id="1987"/>
      <w:r w:rsidRPr="001A5209">
        <w:rPr>
          <w:rFonts w:ascii="Arial" w:hAnsi="Arial" w:cs="Arial"/>
        </w:rPr>
        <w:t>Sample UI/UX View for PSSC User:</w:t>
      </w:r>
      <w:bookmarkEnd w:id="1987"/>
      <w:r w:rsidRPr="001A5209">
        <w:rPr>
          <w:rFonts w:ascii="Arial" w:hAnsi="Arial" w:cs="Arial"/>
        </w:rPr>
        <w:t xml:space="preserve"> </w:t>
      </w:r>
    </w:p>
    <w:p w:rsidRPr="00302F0C" w:rsidR="008A25FD" w:rsidP="008A25FD" w:rsidRDefault="008A25FD" w14:paraId="7D02211D" w14:textId="77777777">
      <w:pPr>
        <w:pStyle w:val="ListParagraph"/>
        <w:numPr>
          <w:ilvl w:val="0"/>
          <w:numId w:val="62"/>
        </w:numPr>
        <w:rPr>
          <w:rFonts w:ascii="Arial" w:hAnsi="Arial" w:cs="Arial"/>
        </w:rPr>
      </w:pPr>
      <w:r w:rsidRPr="00302F0C">
        <w:rPr>
          <w:rFonts w:ascii="Arial" w:hAnsi="Arial" w:cs="Arial"/>
        </w:rPr>
        <w:t>The following screen captures how the screen will look like for the PSSC user post receiving a request.</w:t>
      </w:r>
    </w:p>
    <w:p w:rsidRPr="00302F0C" w:rsidR="008A25FD" w:rsidDel="00871566" w:rsidP="008A25FD" w:rsidRDefault="008A25FD" w14:paraId="55BD4374" w14:textId="77777777">
      <w:pPr>
        <w:pStyle w:val="ListParagraph"/>
        <w:numPr>
          <w:ilvl w:val="0"/>
          <w:numId w:val="62"/>
        </w:numPr>
        <w:rPr>
          <w:del w:author="Akshay Raveendran" w:date="2025-07-20T22:35:00Z" w16du:dateUtc="2025-07-20T18:35:00Z" w:id="1988"/>
          <w:rFonts w:ascii="Arial" w:hAnsi="Arial" w:cs="Arial"/>
        </w:rPr>
      </w:pPr>
      <w:r w:rsidRPr="00302F0C">
        <w:rPr>
          <w:rFonts w:ascii="Arial" w:hAnsi="Arial" w:cs="Arial"/>
          <w:noProof/>
        </w:rPr>
        <w:drawing>
          <wp:inline distT="0" distB="0" distL="0" distR="0" wp14:anchorId="3E2C88B5" wp14:editId="6DCD26E8">
            <wp:extent cx="5731510" cy="3427730"/>
            <wp:effectExtent l="0" t="0" r="2540" b="1270"/>
            <wp:docPr id="1390472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72978" name="Picture 1" descr="A screenshot of a computer&#10;&#10;AI-generated content may be incorrect."/>
                    <pic:cNvPicPr/>
                  </pic:nvPicPr>
                  <pic:blipFill>
                    <a:blip r:embed="rId24"/>
                    <a:stretch>
                      <a:fillRect/>
                    </a:stretch>
                  </pic:blipFill>
                  <pic:spPr>
                    <a:xfrm>
                      <a:off x="0" y="0"/>
                      <a:ext cx="5731510" cy="3427730"/>
                    </a:xfrm>
                    <a:prstGeom prst="rect">
                      <a:avLst/>
                    </a:prstGeom>
                  </pic:spPr>
                </pic:pic>
              </a:graphicData>
            </a:graphic>
          </wp:inline>
        </w:drawing>
      </w:r>
    </w:p>
    <w:p w:rsidRPr="00302F0C" w:rsidR="008A25FD" w:rsidDel="00871566" w:rsidP="008A25FD" w:rsidRDefault="008A25FD" w14:paraId="58D1A4F6" w14:textId="77777777">
      <w:pPr>
        <w:pStyle w:val="ListParagraph"/>
        <w:numPr>
          <w:ilvl w:val="0"/>
          <w:numId w:val="62"/>
        </w:numPr>
        <w:rPr>
          <w:del w:author="Akshay Raveendran" w:date="2025-07-20T22:35:00Z" w16du:dateUtc="2025-07-20T18:35:00Z" w:id="1989"/>
          <w:rFonts w:ascii="Arial" w:hAnsi="Arial" w:cs="Arial"/>
        </w:rPr>
      </w:pPr>
    </w:p>
    <w:p w:rsidRPr="00302F0C" w:rsidR="008A25FD" w:rsidP="008A25FD" w:rsidRDefault="008A25FD" w14:paraId="7DB259D0" w14:textId="77777777">
      <w:pPr>
        <w:pStyle w:val="ListParagraph"/>
        <w:numPr>
          <w:ilvl w:val="0"/>
          <w:numId w:val="62"/>
        </w:numPr>
        <w:rPr>
          <w:rFonts w:ascii="Arial" w:hAnsi="Arial" w:cs="Arial"/>
        </w:rPr>
      </w:pPr>
    </w:p>
    <w:p w:rsidRPr="00302F0C" w:rsidR="008A25FD" w:rsidP="008A25FD" w:rsidRDefault="008A25FD" w14:paraId="2B922F75" w14:textId="77777777">
      <w:pPr>
        <w:rPr>
          <w:rFonts w:ascii="Arial" w:hAnsi="Arial" w:cs="Arial"/>
        </w:rPr>
      </w:pPr>
    </w:p>
    <w:p w:rsidRPr="00302F0C" w:rsidR="005C3ADD" w:rsidRDefault="00825D24" w14:paraId="7533ACF5" w14:textId="6EF68AA7">
      <w:pPr>
        <w:pStyle w:val="Heading2"/>
        <w:rPr>
          <w:rFonts w:ascii="Arial" w:hAnsi="Arial" w:eastAsia="Times New Roman" w:cs="Arial"/>
          <w:lang w:eastAsia="en-GB"/>
          <w:rPrChange w:author="Akshay Raveendran" w:date="2025-07-21T13:50:00Z" w16du:dateUtc="2025-07-21T09:50:00Z" w:id="1990">
            <w:rPr/>
          </w:rPrChange>
        </w:rPr>
        <w:pPrChange w:author="Akshay Raveendran" w:date="2025-07-21T13:50:00Z" w16du:dateUtc="2025-07-21T09:50:00Z" w:id="1991">
          <w:pPr>
            <w:pStyle w:val="ListParagraph"/>
            <w:numPr>
              <w:numId w:val="9"/>
            </w:numPr>
            <w:ind w:hanging="360"/>
            <w:jc w:val="both"/>
          </w:pPr>
        </w:pPrChange>
      </w:pPr>
      <w:bookmarkStart w:name="_Toc204935507" w:id="1992"/>
      <w:r w:rsidRPr="00302F0C">
        <w:rPr>
          <w:rFonts w:ascii="Arial" w:hAnsi="Arial" w:eastAsia="Times New Roman" w:cs="Arial"/>
          <w:lang w:eastAsia="en-GB"/>
        </w:rPr>
        <w:t>2</w:t>
      </w:r>
      <w:r w:rsidRPr="00302F0C" w:rsidR="007F03FD">
        <w:rPr>
          <w:rFonts w:ascii="Arial" w:hAnsi="Arial" w:eastAsia="Times New Roman" w:cs="Arial"/>
          <w:lang w:eastAsia="en-GB"/>
        </w:rPr>
        <w:t xml:space="preserve">.2 </w:t>
      </w:r>
      <w:ins w:author="Akshay Raveendran" w:date="2025-07-21T13:50:00Z" w16du:dateUtc="2025-07-21T09:50:00Z" w:id="1993">
        <w:r w:rsidRPr="00302F0C" w:rsidR="005C3ADD">
          <w:rPr>
            <w:rFonts w:ascii="Arial" w:hAnsi="Arial" w:eastAsia="Times New Roman" w:cs="Arial"/>
            <w:lang w:eastAsia="en-GB"/>
          </w:rPr>
          <w:t>LTPA Creation/</w:t>
        </w:r>
      </w:ins>
      <w:r w:rsidRPr="00302F0C" w:rsidR="005112A2">
        <w:rPr>
          <w:rFonts w:ascii="Arial" w:hAnsi="Arial" w:eastAsia="Times New Roman" w:cs="Arial"/>
          <w:lang w:eastAsia="en-GB"/>
        </w:rPr>
        <w:t>A</w:t>
      </w:r>
      <w:ins w:author="Akshay Raveendran" w:date="2025-07-21T13:50:00Z" w16du:dateUtc="2025-07-21T09:50:00Z" w:id="1994">
        <w:r w:rsidRPr="00302F0C" w:rsidR="005C3ADD">
          <w:rPr>
            <w:rFonts w:ascii="Arial" w:hAnsi="Arial" w:eastAsia="Times New Roman" w:cs="Arial"/>
            <w:lang w:eastAsia="en-GB"/>
          </w:rPr>
          <w:t>mendment/</w:t>
        </w:r>
      </w:ins>
      <w:r w:rsidRPr="00302F0C" w:rsidR="005112A2">
        <w:rPr>
          <w:rFonts w:ascii="Arial" w:hAnsi="Arial" w:eastAsia="Times New Roman" w:cs="Arial"/>
          <w:lang w:eastAsia="en-GB"/>
        </w:rPr>
        <w:t>R</w:t>
      </w:r>
      <w:ins w:author="Akshay Raveendran" w:date="2025-07-21T13:50:00Z" w16du:dateUtc="2025-07-21T09:50:00Z" w:id="1995">
        <w:r w:rsidRPr="00302F0C" w:rsidR="005C3ADD">
          <w:rPr>
            <w:rFonts w:ascii="Arial" w:hAnsi="Arial" w:eastAsia="Times New Roman" w:cs="Arial"/>
            <w:lang w:eastAsia="en-GB"/>
          </w:rPr>
          <w:t>enewal for Xpedeon</w:t>
        </w:r>
      </w:ins>
      <w:bookmarkEnd w:id="1992"/>
    </w:p>
    <w:p w:rsidRPr="00302F0C" w:rsidR="00935157" w:rsidP="001A6E73" w:rsidRDefault="00935157" w14:paraId="2F93FACE" w14:textId="77777777">
      <w:pPr>
        <w:jc w:val="both"/>
        <w:rPr>
          <w:rFonts w:ascii="Arial" w:hAnsi="Arial" w:cs="Arial"/>
        </w:rPr>
      </w:pPr>
    </w:p>
    <w:p w:rsidRPr="00302F0C" w:rsidR="00951142" w:rsidP="00951142" w:rsidRDefault="00951142" w14:paraId="4893D3F0" w14:textId="247E3F6F">
      <w:pPr>
        <w:rPr>
          <w:rFonts w:ascii="Arial" w:hAnsi="Arial" w:cs="Arial"/>
        </w:rPr>
      </w:pPr>
      <w:r w:rsidRPr="00302F0C" w:rsidR="00951142">
        <w:rPr>
          <w:rFonts w:ascii="Arial" w:hAnsi="Arial" w:cs="Arial"/>
          <w:b w:val="1"/>
          <w:bCs w:val="1"/>
        </w:rPr>
        <w:t>As-Is Process:</w:t>
      </w:r>
      <w:r w:rsidRPr="00302F0C" w:rsidR="00951142">
        <w:rPr>
          <w:rFonts w:ascii="Arial" w:hAnsi="Arial" w:cs="Arial"/>
        </w:rPr>
        <w:t xml:space="preserve"> </w:t>
      </w:r>
      <w:r w:rsidR="00D9617B">
        <w:rPr>
          <w:rFonts w:ascii="Arial" w:hAnsi="Arial" w:cs="Arial"/>
        </w:rPr>
        <w:object w:dxaOrig="1504" w:dyaOrig="981" w14:anchorId="1A544790">
          <v:shape id="_x0000_i1029" style="width:75pt;height:48.75pt" o:ole="" type="#_x0000_t75">
            <v:imagedata o:title="" r:id="rId25"/>
          </v:shape>
          <o:OLEObject Type="Embed" ProgID="Acrobat.Document.DC" ShapeID="_x0000_i1029" DrawAspect="Icon" ObjectID="_1815513441" r:id="rId26"/>
        </w:object>
      </w:r>
    </w:p>
    <w:p w:rsidRPr="00302F0C" w:rsidR="00D67103" w:rsidP="00951142" w:rsidRDefault="00D67103" w14:paraId="56F4E025" w14:textId="77777777">
      <w:pPr>
        <w:rPr>
          <w:rFonts w:ascii="Arial" w:hAnsi="Arial" w:cs="Arial"/>
        </w:rPr>
      </w:pPr>
    </w:p>
    <w:p w:rsidRPr="00302F0C" w:rsidR="00D67103" w:rsidP="00951142" w:rsidRDefault="00D67103" w14:paraId="5D95D3BD" w14:textId="77777777">
      <w:pPr>
        <w:rPr>
          <w:rFonts w:ascii="Arial" w:hAnsi="Arial" w:cs="Arial"/>
        </w:rPr>
      </w:pPr>
    </w:p>
    <w:p w:rsidRPr="00302F0C" w:rsidR="00D67103" w:rsidP="00951142" w:rsidRDefault="00D67103" w14:paraId="1AE11D58" w14:textId="38E3FBEA">
      <w:pPr>
        <w:rPr>
          <w:rFonts w:ascii="Arial" w:hAnsi="Arial" w:cs="Arial"/>
          <w:b/>
          <w:bCs/>
        </w:rPr>
      </w:pPr>
      <w:r w:rsidRPr="00302F0C">
        <w:rPr>
          <w:rFonts w:ascii="Arial" w:hAnsi="Arial" w:cs="Arial"/>
          <w:b/>
          <w:bCs/>
        </w:rPr>
        <w:t>To be process High level:</w:t>
      </w:r>
    </w:p>
    <w:p w:rsidRPr="00302F0C" w:rsidR="00556D70" w:rsidDel="006A3EE3" w:rsidP="00556D70" w:rsidRDefault="00556D70" w14:paraId="2F5EFDD8" w14:textId="16FA00D9">
      <w:pPr>
        <w:pStyle w:val="Heading3"/>
        <w:rPr>
          <w:del w:author="Akshay Raveendran" w:date="2025-07-21T11:56:00Z" w16du:dateUtc="2025-07-21T07:56:00Z" w:id="1996"/>
          <w:rFonts w:ascii="Arial" w:hAnsi="Arial" w:cs="Arial"/>
        </w:rPr>
      </w:pPr>
      <w:del w:author="Akshay Raveendran" w:date="2025-07-21T11:56:00Z" w16du:dateUtc="2025-07-21T07:56:00Z" w:id="1997">
        <w:r w:rsidRPr="00302F0C" w:rsidDel="006A3EE3">
          <w:rPr>
            <w:rFonts w:ascii="Arial" w:hAnsi="Arial" w:cs="Arial"/>
          </w:rPr>
          <w:delText>Request status</w:delText>
        </w:r>
      </w:del>
    </w:p>
    <w:p w:rsidRPr="00302F0C" w:rsidR="00556D70" w:rsidDel="006A3EE3" w:rsidP="00556D70" w:rsidRDefault="00556D70" w14:paraId="6A3D0C7A" w14:textId="0FFF3A69">
      <w:pPr>
        <w:rPr>
          <w:del w:author="Akshay Raveendran" w:date="2025-07-21T11:56:00Z" w16du:dateUtc="2025-07-21T07:56:00Z" w:id="1998"/>
          <w:rFonts w:ascii="Arial" w:hAnsi="Arial" w:cs="Arial"/>
        </w:rPr>
      </w:pPr>
      <w:del w:author="Akshay Raveendran" w:date="2025-07-21T11:56:00Z" w16du:dateUtc="2025-07-21T07:56:00Z" w:id="1999">
        <w:r w:rsidRPr="00302F0C" w:rsidDel="006A3EE3">
          <w:rPr>
            <w:rFonts w:ascii="Arial" w:hAnsi="Arial" w:cs="Arial"/>
            <w:noProof/>
          </w:rPr>
          <w:drawing>
            <wp:inline distT="0" distB="0" distL="0" distR="0" wp14:anchorId="3EA281C6" wp14:editId="3174E7F7">
              <wp:extent cx="5731510" cy="1769091"/>
              <wp:effectExtent l="0" t="0" r="2540" b="3175"/>
              <wp:docPr id="1688391893" name="Picture 15" descr="A diagram of a flowchart&#10;&#10;Description automatically generated">
                <a:extLst xmlns:a="http://schemas.openxmlformats.org/drawingml/2006/main">
                  <a:ext uri="{FF2B5EF4-FFF2-40B4-BE49-F238E27FC236}">
                    <a16:creationId xmlns:a16="http://schemas.microsoft.com/office/drawing/2014/main" id="{DEC67E7C-0F49-2EC3-1713-3DABBFC65B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diagram of a flowchart&#10;&#10;Description automatically generated">
                        <a:extLst>
                          <a:ext uri="{FF2B5EF4-FFF2-40B4-BE49-F238E27FC236}">
                            <a16:creationId xmlns:a16="http://schemas.microsoft.com/office/drawing/2014/main" id="{DEC67E7C-0F49-2EC3-1713-3DABBFC65B6A}"/>
                          </a:ext>
                        </a:extLst>
                      </pic:cNvPr>
                      <pic:cNvPicPr>
                        <a:picLocks noChangeAspect="1"/>
                      </pic:cNvPicPr>
                    </pic:nvPicPr>
                    <pic:blipFill rotWithShape="1">
                      <a:blip r:embed="rId27"/>
                      <a:srcRect b="2141"/>
                      <a:stretch/>
                    </pic:blipFill>
                    <pic:spPr>
                      <a:xfrm>
                        <a:off x="0" y="0"/>
                        <a:ext cx="5731510" cy="1769091"/>
                      </a:xfrm>
                      <a:prstGeom prst="rect">
                        <a:avLst/>
                      </a:prstGeom>
                    </pic:spPr>
                  </pic:pic>
                </a:graphicData>
              </a:graphic>
            </wp:inline>
          </w:drawing>
        </w:r>
      </w:del>
    </w:p>
    <w:p w:rsidRPr="00302F0C" w:rsidR="00556D70" w:rsidDel="006A3EE3" w:rsidP="00556D70" w:rsidRDefault="00556D70" w14:paraId="43148953" w14:textId="4D707CC0">
      <w:pPr>
        <w:rPr>
          <w:del w:author="Akshay Raveendran" w:date="2025-07-21T11:56:00Z" w16du:dateUtc="2025-07-21T07:56:00Z" w:id="2000"/>
          <w:rFonts w:ascii="Arial" w:hAnsi="Arial" w:cs="Arial"/>
        </w:rPr>
      </w:pPr>
    </w:p>
    <w:p w:rsidRPr="00302F0C" w:rsidR="00556D70" w:rsidDel="006A3EE3" w:rsidP="00654EAE" w:rsidRDefault="00556D70" w14:paraId="05E5094D" w14:textId="039CD2D3">
      <w:pPr>
        <w:pStyle w:val="ListParagraph"/>
        <w:numPr>
          <w:ilvl w:val="0"/>
          <w:numId w:val="3"/>
        </w:numPr>
        <w:rPr>
          <w:del w:author="Akshay Raveendran" w:date="2025-07-21T11:56:00Z" w16du:dateUtc="2025-07-21T07:56:00Z" w:id="2001"/>
          <w:rFonts w:ascii="Arial" w:hAnsi="Arial" w:cs="Arial"/>
        </w:rPr>
      </w:pPr>
      <w:del w:author="Akshay Raveendran" w:date="2025-07-21T11:56:00Z" w16du:dateUtc="2025-07-21T07:56:00Z" w:id="2002">
        <w:r w:rsidRPr="00302F0C" w:rsidDel="006A3EE3">
          <w:rPr>
            <w:rFonts w:ascii="Arial" w:hAnsi="Arial" w:cs="Arial"/>
          </w:rPr>
          <w:delText xml:space="preserve">Request Status to be maintained for the full tracking of the request. </w:delText>
        </w:r>
      </w:del>
    </w:p>
    <w:p w:rsidRPr="00302F0C" w:rsidR="00EE2D88" w:rsidDel="006A3EE3" w:rsidP="00EE2D88" w:rsidRDefault="00EE2D88" w14:paraId="1C1EEEE8" w14:textId="2EEA34AE">
      <w:pPr>
        <w:rPr>
          <w:del w:author="Akshay Raveendran" w:date="2025-07-21T11:56:00Z" w16du:dateUtc="2025-07-21T07:56:00Z" w:id="2003"/>
          <w:rFonts w:ascii="Arial" w:hAnsi="Arial" w:cs="Arial"/>
        </w:rPr>
      </w:pPr>
    </w:p>
    <w:p w:rsidRPr="00302F0C" w:rsidR="00EE2D88" w:rsidDel="00712AF9" w:rsidP="00EE2D88" w:rsidRDefault="00EE2D88" w14:paraId="6DA037C2" w14:textId="4CC442F7">
      <w:pPr>
        <w:rPr>
          <w:del w:author="Akshay Raveendran" w:date="2025-07-21T13:48:00Z" w16du:dateUtc="2025-07-21T09:48:00Z" w:id="2004"/>
          <w:rFonts w:ascii="Arial" w:hAnsi="Arial" w:cs="Arial"/>
        </w:rPr>
      </w:pPr>
    </w:p>
    <w:tbl>
      <w:tblPr>
        <w:tblW w:w="9026" w:type="dxa"/>
        <w:tblLook w:val="04A0" w:firstRow="1" w:lastRow="0" w:firstColumn="1" w:lastColumn="0" w:noHBand="0" w:noVBand="1"/>
      </w:tblPr>
      <w:tblGrid>
        <w:gridCol w:w="9026"/>
      </w:tblGrid>
      <w:tr w:rsidRPr="00302F0C" w:rsidR="00906D99" w:rsidTr="3B7D4E62" w14:paraId="01ADA86E" w14:textId="77777777">
        <w:trPr>
          <w:trHeight w:val="290"/>
        </w:trPr>
        <w:tc>
          <w:tcPr>
            <w:tcW w:w="9026" w:type="dxa"/>
            <w:tcBorders>
              <w:top w:val="nil"/>
              <w:left w:val="nil"/>
              <w:bottom w:val="nil"/>
              <w:right w:val="nil"/>
            </w:tcBorders>
            <w:noWrap/>
            <w:tcMar/>
            <w:vAlign w:val="bottom"/>
          </w:tcPr>
          <w:p w:rsidRPr="00302F0C" w:rsidR="00D779B7" w:rsidP="00D779B7" w:rsidRDefault="00906D99" w14:paraId="2A0A7C92" w14:textId="5AE73EB2">
            <w:pPr>
              <w:rPr>
                <w:rFonts w:ascii="Arial" w:hAnsi="Arial" w:eastAsia="Times New Roman" w:cs="Arial"/>
                <w:lang w:eastAsia="en-GB"/>
              </w:rPr>
            </w:pPr>
            <w:bookmarkStart w:name="_Toc189643507" w:id="2005"/>
            <w:del w:author="Akshay Raveendran" w:date="2025-07-21T13:50:00Z" w16du:dateUtc="2025-07-21T09:50:00Z" w:id="2006">
              <w:r w:rsidRPr="00302F0C" w:rsidDel="005C3ADD">
                <w:rPr>
                  <w:rFonts w:ascii="Arial" w:hAnsi="Arial" w:eastAsia="Times New Roman" w:cs="Arial"/>
                  <w:lang w:eastAsia="en-GB"/>
                </w:rPr>
                <w:delText>LTPA Creation</w:delText>
              </w:r>
              <w:bookmarkEnd w:id="2005"/>
              <w:r w:rsidRPr="00302F0C" w:rsidDel="005C3ADD" w:rsidR="00D45643">
                <w:rPr>
                  <w:rFonts w:ascii="Arial" w:hAnsi="Arial" w:eastAsia="Times New Roman" w:cs="Arial"/>
                  <w:lang w:eastAsia="en-GB"/>
                </w:rPr>
                <w:delText>/</w:delText>
              </w:r>
              <w:r w:rsidRPr="00302F0C" w:rsidDel="005C3ADD" w:rsidR="00580263">
                <w:rPr>
                  <w:rFonts w:ascii="Arial" w:hAnsi="Arial" w:eastAsia="Times New Roman" w:cs="Arial"/>
                  <w:lang w:eastAsia="en-GB"/>
                </w:rPr>
                <w:delText xml:space="preserve"> amendment/renewal</w:delText>
              </w:r>
              <w:r w:rsidRPr="00302F0C" w:rsidDel="005C3ADD" w:rsidR="00A6078A">
                <w:rPr>
                  <w:rFonts w:ascii="Arial" w:hAnsi="Arial" w:eastAsia="Times New Roman" w:cs="Arial"/>
                  <w:lang w:eastAsia="en-GB"/>
                </w:rPr>
                <w:delText xml:space="preserve"> </w:delText>
              </w:r>
              <w:r w:rsidRPr="00302F0C" w:rsidDel="005C3ADD" w:rsidR="0085027A">
                <w:rPr>
                  <w:rFonts w:ascii="Arial" w:hAnsi="Arial" w:eastAsia="Times New Roman" w:cs="Arial"/>
                  <w:lang w:eastAsia="en-GB"/>
                </w:rPr>
                <w:delText xml:space="preserve">for </w:delText>
              </w:r>
              <w:r w:rsidRPr="00302F0C" w:rsidDel="005C3ADD" w:rsidR="0068639E">
                <w:rPr>
                  <w:rFonts w:ascii="Arial" w:hAnsi="Arial" w:eastAsia="Times New Roman" w:cs="Arial"/>
                  <w:lang w:eastAsia="en-GB"/>
                </w:rPr>
                <w:delText>Xpedeon</w:delText>
              </w:r>
            </w:del>
            <w:r w:rsidRPr="00302F0C" w:rsidR="00766487">
              <w:rPr>
                <w:rFonts w:ascii="Arial" w:hAnsi="Arial" w:eastAsia="Times New Roman" w:cs="Arial"/>
                <w:noProof/>
                <w:lang w:eastAsia="en-GB"/>
              </w:rPr>
              <w:drawing>
                <wp:inline distT="0" distB="0" distL="0" distR="0" wp14:anchorId="745D06BB" wp14:editId="2DCBF96E">
                  <wp:extent cx="3369213" cy="2013908"/>
                  <wp:effectExtent l="0" t="0" r="3175" b="5715"/>
                  <wp:docPr id="173770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03994" name=""/>
                          <pic:cNvPicPr/>
                        </pic:nvPicPr>
                        <pic:blipFill>
                          <a:blip r:embed="rId28"/>
                          <a:stretch>
                            <a:fillRect/>
                          </a:stretch>
                        </pic:blipFill>
                        <pic:spPr>
                          <a:xfrm>
                            <a:off x="0" y="0"/>
                            <a:ext cx="3390893" cy="2026867"/>
                          </a:xfrm>
                          <a:prstGeom prst="rect">
                            <a:avLst/>
                          </a:prstGeom>
                        </pic:spPr>
                      </pic:pic>
                    </a:graphicData>
                  </a:graphic>
                </wp:inline>
              </w:drawing>
            </w:r>
          </w:p>
          <w:p w:rsidRPr="00302F0C" w:rsidR="00D67103" w:rsidP="00D779B7" w:rsidRDefault="00F5794A" w14:paraId="5860C022" w14:textId="77777777">
            <w:pPr>
              <w:rPr>
                <w:rFonts w:ascii="Arial" w:hAnsi="Arial" w:eastAsia="Times New Roman" w:cs="Arial"/>
                <w:b/>
                <w:bCs/>
                <w:lang w:eastAsia="en-GB"/>
              </w:rPr>
            </w:pPr>
            <w:r w:rsidRPr="00302F0C">
              <w:rPr>
                <w:rFonts w:ascii="Arial" w:hAnsi="Arial" w:eastAsia="Times New Roman" w:cs="Arial"/>
                <w:b/>
                <w:bCs/>
                <w:lang w:eastAsia="en-GB"/>
              </w:rPr>
              <w:t>To-be Process</w:t>
            </w:r>
            <w:r w:rsidRPr="00302F0C" w:rsidR="00D67103">
              <w:rPr>
                <w:rFonts w:ascii="Arial" w:hAnsi="Arial" w:eastAsia="Times New Roman" w:cs="Arial"/>
                <w:b/>
                <w:bCs/>
                <w:lang w:eastAsia="en-GB"/>
              </w:rPr>
              <w:t xml:space="preserve"> detailed</w:t>
            </w:r>
            <w:r w:rsidRPr="00302F0C">
              <w:rPr>
                <w:rFonts w:ascii="Arial" w:hAnsi="Arial" w:eastAsia="Times New Roman" w:cs="Arial"/>
                <w:b/>
                <w:bCs/>
                <w:lang w:eastAsia="en-GB"/>
              </w:rPr>
              <w:t>:</w:t>
            </w:r>
          </w:p>
          <w:p w:rsidRPr="00302F0C" w:rsidR="00F5794A" w:rsidP="00D779B7" w:rsidRDefault="00F5794A" w14:paraId="2561A5FC" w14:textId="1355E634">
            <w:pPr>
              <w:rPr>
                <w:rFonts w:ascii="Arial" w:hAnsi="Arial" w:eastAsia="Times New Roman" w:cs="Arial"/>
                <w:lang w:eastAsia="en-GB"/>
              </w:rPr>
            </w:pPr>
            <w:r w:rsidRPr="00302F0C" w:rsidR="00F5794A">
              <w:rPr>
                <w:rFonts w:ascii="Arial" w:hAnsi="Arial" w:eastAsia="Times New Roman" w:cs="Arial"/>
                <w:lang w:eastAsia="en-GB"/>
              </w:rPr>
              <w:t xml:space="preserve"> </w:t>
            </w:r>
            <w:r w:rsidR="00380C03">
              <w:rPr>
                <w:rFonts w:ascii="Arial" w:hAnsi="Arial" w:eastAsia="Times New Roman" w:cs="Arial"/>
                <w:lang w:eastAsia="en-GB"/>
              </w:rPr>
              <w:object w:dxaOrig="1504" w:dyaOrig="981" w14:anchorId="616D0938">
                <v:shape id="_x0000_i1030" style="width:75pt;height:48.75pt" o:ole="" type="#_x0000_t75">
                  <v:imagedata o:title="" r:id="rId29"/>
                </v:shape>
                <o:OLEObject Type="Embed" ProgID="Acrobat.Document.DC" ShapeID="_x0000_i1030" DrawAspect="Icon" ObjectID="_1815513442" r:id="rId30"/>
              </w:object>
            </w:r>
          </w:p>
          <w:p w:rsidRPr="00302F0C" w:rsidR="00F91424" w:rsidP="00D779B7" w:rsidRDefault="00F91424" w14:paraId="507DF9E2" w14:textId="77777777">
            <w:pPr>
              <w:rPr>
                <w:ins w:author="Akshay Raveendran" w:date="2025-07-21T13:49:00Z" w16du:dateUtc="2025-07-21T09:49:00Z" w:id="2007"/>
                <w:rFonts w:ascii="Arial" w:hAnsi="Arial" w:cs="Arial"/>
                <w:lang w:eastAsia="en-GB"/>
              </w:rPr>
            </w:pPr>
          </w:p>
          <w:p w:rsidRPr="00302F0C" w:rsidR="00D749D3" w:rsidDel="00E979EB" w:rsidP="00D749D3" w:rsidRDefault="00825D24" w14:paraId="062CD4D9" w14:textId="1D45617C">
            <w:pPr>
              <w:jc w:val="both"/>
              <w:rPr>
                <w:del w:author="Akshay Raveendran" w:date="2025-07-22T15:15:00Z" w16du:dateUtc="2025-07-22T11:15:00Z" w:id="2008"/>
                <w:rFonts w:ascii="Arial" w:hAnsi="Arial" w:cs="Arial"/>
              </w:rPr>
            </w:pPr>
            <w:bookmarkStart w:name="_Toc204935508" w:id="2009"/>
            <w:r w:rsidRPr="00302F0C">
              <w:rPr>
                <w:rFonts w:ascii="Arial" w:hAnsi="Arial" w:cs="Arial"/>
              </w:rPr>
              <w:t>2</w:t>
            </w:r>
            <w:r w:rsidRPr="00302F0C" w:rsidR="00D749D3">
              <w:rPr>
                <w:rFonts w:ascii="Arial" w:hAnsi="Arial" w:cs="Arial"/>
              </w:rPr>
              <w:t>.2.1</w:t>
            </w:r>
            <w:bookmarkEnd w:id="2009"/>
            <w:r w:rsidRPr="00302F0C" w:rsidR="00D749D3">
              <w:rPr>
                <w:rFonts w:ascii="Arial" w:hAnsi="Arial" w:cs="Arial"/>
              </w:rPr>
              <w:t xml:space="preserve"> </w:t>
            </w:r>
            <w:del w:author="Akshay Raveendran" w:date="2025-07-22T15:15:00Z" w16du:dateUtc="2025-07-22T11:15:00Z" w:id="2010">
              <w:r w:rsidRPr="00302F0C" w:rsidDel="00E979EB" w:rsidR="00D749D3">
                <w:rPr>
                  <w:rFonts w:ascii="Arial" w:hAnsi="Arial" w:cs="Arial"/>
                </w:rPr>
                <w:delText>Dropdowns:</w:delText>
              </w:r>
            </w:del>
          </w:p>
          <w:p w:rsidRPr="00302F0C" w:rsidR="00D749D3" w:rsidDel="00E979EB" w:rsidP="00D749D3" w:rsidRDefault="00D749D3" w14:paraId="00EE4F6B" w14:textId="77777777">
            <w:pPr>
              <w:jc w:val="both"/>
              <w:rPr>
                <w:del w:author="Akshay Raveendran" w:date="2025-07-22T15:15:00Z" w16du:dateUtc="2025-07-22T11:15:00Z" w:id="2011"/>
                <w:rFonts w:ascii="Arial" w:hAnsi="Arial" w:cs="Arial"/>
              </w:rPr>
            </w:pPr>
            <w:del w:author="Akshay Raveendran" w:date="2025-07-22T15:15:00Z" w16du:dateUtc="2025-07-22T11:15:00Z" w:id="2012">
              <w:r w:rsidRPr="00302F0C" w:rsidDel="00E979EB">
                <w:rPr>
                  <w:rFonts w:ascii="Arial" w:hAnsi="Arial" w:cs="Arial"/>
                  <w:b/>
                  <w:bCs/>
                </w:rPr>
                <w:delText xml:space="preserve">    Updated Request Status</w:delText>
              </w:r>
            </w:del>
          </w:p>
          <w:p w:rsidRPr="00302F0C" w:rsidR="00D749D3" w:rsidDel="00EA23F0" w:rsidRDefault="00D749D3" w14:paraId="51697364" w14:textId="77777777">
            <w:pPr>
              <w:pStyle w:val="ListParagraph"/>
              <w:numPr>
                <w:ilvl w:val="0"/>
                <w:numId w:val="36"/>
              </w:numPr>
              <w:jc w:val="both"/>
              <w:rPr>
                <w:del w:author="Akshay Raveendran" w:date="2025-07-17T15:30:00Z" w16du:dateUtc="2025-07-17T11:30:00Z" w:id="2013"/>
                <w:rFonts w:ascii="Arial" w:hAnsi="Arial" w:cs="Arial"/>
                <w:rPrChange w:author="Akshay Raveendran" w:date="2025-07-17T15:30:00Z" w16du:dateUtc="2025-07-17T11:30:00Z" w:id="2014">
                  <w:rPr>
                    <w:del w:author="Akshay Raveendran" w:date="2025-07-17T15:30:00Z" w16du:dateUtc="2025-07-17T11:30:00Z" w:id="2015"/>
                  </w:rPr>
                </w:rPrChange>
              </w:rPr>
              <w:pPrChange w:author="Akshay Raveendran" w:date="2025-07-17T15:30:00Z" w16du:dateUtc="2025-07-17T11:30:00Z" w:id="2016">
                <w:pPr>
                  <w:pStyle w:val="ListParagraph"/>
                  <w:numPr>
                    <w:numId w:val="21"/>
                  </w:numPr>
                  <w:ind w:left="1080" w:hanging="360"/>
                  <w:jc w:val="both"/>
                </w:pPr>
              </w:pPrChange>
            </w:pPr>
            <w:del w:author="Akshay Raveendran" w:date="2025-07-17T15:30:00Z" w16du:dateUtc="2025-07-17T11:30:00Z" w:id="2017">
              <w:r w:rsidRPr="00302F0C" w:rsidDel="00EA23F0">
                <w:rPr>
                  <w:rFonts w:ascii="Arial" w:hAnsi="Arial" w:cs="Arial"/>
                  <w:color w:val="404040" w:themeColor="text1" w:themeTint="BF"/>
                  <w:rPrChange w:author="Akshay Raveendran" w:date="2025-07-21T10:20:00Z" w16du:dateUtc="2025-07-21T06:20:00Z" w:id="2018">
                    <w:rPr/>
                  </w:rPrChange>
                </w:rPr>
                <w:delText>Vendor Sourcing floated</w:delText>
              </w:r>
            </w:del>
          </w:p>
          <w:p w:rsidRPr="00302F0C" w:rsidR="00D749D3" w:rsidDel="00EA23F0" w:rsidRDefault="00D749D3" w14:paraId="557CB405" w14:textId="77777777">
            <w:pPr>
              <w:pStyle w:val="ListParagraph"/>
              <w:numPr>
                <w:ilvl w:val="0"/>
                <w:numId w:val="36"/>
              </w:numPr>
              <w:jc w:val="both"/>
              <w:rPr>
                <w:del w:author="Akshay Raveendran" w:date="2025-07-17T15:30:00Z" w16du:dateUtc="2025-07-17T11:30:00Z" w:id="2019"/>
                <w:rFonts w:ascii="Arial" w:hAnsi="Arial" w:cs="Arial"/>
                <w:rPrChange w:author="Akshay Raveendran" w:date="2025-07-17T15:30:00Z" w16du:dateUtc="2025-07-17T11:30:00Z" w:id="2020">
                  <w:rPr>
                    <w:del w:author="Akshay Raveendran" w:date="2025-07-17T15:30:00Z" w16du:dateUtc="2025-07-17T11:30:00Z" w:id="2021"/>
                  </w:rPr>
                </w:rPrChange>
              </w:rPr>
              <w:pPrChange w:author="Akshay Raveendran" w:date="2025-07-17T15:30:00Z" w16du:dateUtc="2025-07-17T11:30:00Z" w:id="2022">
                <w:pPr>
                  <w:pStyle w:val="ListParagraph"/>
                  <w:numPr>
                    <w:numId w:val="21"/>
                  </w:numPr>
                  <w:ind w:left="1080" w:hanging="360"/>
                  <w:jc w:val="both"/>
                </w:pPr>
              </w:pPrChange>
            </w:pPr>
            <w:del w:author="Akshay Raveendran" w:date="2025-07-17T15:30:00Z" w16du:dateUtc="2025-07-17T11:30:00Z" w:id="2023">
              <w:r w:rsidRPr="00302F0C" w:rsidDel="00EA23F0">
                <w:rPr>
                  <w:rFonts w:ascii="Arial" w:hAnsi="Arial" w:cs="Arial"/>
                  <w:color w:val="404040" w:themeColor="text1" w:themeTint="BF"/>
                  <w:rPrChange w:author="Akshay Raveendran" w:date="2025-07-21T10:20:00Z" w16du:dateUtc="2025-07-21T06:20:00Z" w:id="2024">
                    <w:rPr/>
                  </w:rPrChange>
                </w:rPr>
                <w:delText>Initial Bids Received</w:delText>
              </w:r>
            </w:del>
          </w:p>
          <w:p w:rsidRPr="00302F0C" w:rsidR="00D749D3" w:rsidDel="00EA23F0" w:rsidRDefault="00D749D3" w14:paraId="2C131050" w14:textId="77777777">
            <w:pPr>
              <w:pStyle w:val="ListParagraph"/>
              <w:numPr>
                <w:ilvl w:val="0"/>
                <w:numId w:val="36"/>
              </w:numPr>
              <w:jc w:val="both"/>
              <w:rPr>
                <w:del w:author="Akshay Raveendran" w:date="2025-07-17T15:30:00Z" w16du:dateUtc="2025-07-17T11:30:00Z" w:id="2025"/>
                <w:rFonts w:ascii="Arial" w:hAnsi="Arial" w:cs="Arial"/>
                <w:rPrChange w:author="Akshay Raveendran" w:date="2025-07-17T15:30:00Z" w16du:dateUtc="2025-07-17T11:30:00Z" w:id="2026">
                  <w:rPr>
                    <w:del w:author="Akshay Raveendran" w:date="2025-07-17T15:30:00Z" w16du:dateUtc="2025-07-17T11:30:00Z" w:id="2027"/>
                  </w:rPr>
                </w:rPrChange>
              </w:rPr>
              <w:pPrChange w:author="Akshay Raveendran" w:date="2025-07-17T15:30:00Z" w16du:dateUtc="2025-07-17T11:30:00Z" w:id="2028">
                <w:pPr>
                  <w:pStyle w:val="ListParagraph"/>
                  <w:numPr>
                    <w:numId w:val="21"/>
                  </w:numPr>
                  <w:ind w:left="1080" w:hanging="360"/>
                  <w:jc w:val="both"/>
                </w:pPr>
              </w:pPrChange>
            </w:pPr>
            <w:del w:author="Akshay Raveendran" w:date="2025-07-17T15:30:00Z" w16du:dateUtc="2025-07-17T11:30:00Z" w:id="2029">
              <w:r w:rsidRPr="00302F0C" w:rsidDel="00EA23F0">
                <w:rPr>
                  <w:rFonts w:ascii="Arial" w:hAnsi="Arial" w:cs="Arial"/>
                  <w:color w:val="404040" w:themeColor="text1" w:themeTint="BF"/>
                  <w:rPrChange w:author="Akshay Raveendran" w:date="2025-07-21T10:20:00Z" w16du:dateUtc="2025-07-21T06:20:00Z" w:id="2030">
                    <w:rPr/>
                  </w:rPrChange>
                </w:rPr>
                <w:delText>Quote finalization</w:delText>
              </w:r>
            </w:del>
          </w:p>
          <w:p w:rsidRPr="00302F0C" w:rsidR="00D749D3" w:rsidDel="00EA23F0" w:rsidRDefault="00D749D3" w14:paraId="7265A780" w14:textId="77777777">
            <w:pPr>
              <w:pStyle w:val="ListParagraph"/>
              <w:numPr>
                <w:ilvl w:val="0"/>
                <w:numId w:val="36"/>
              </w:numPr>
              <w:jc w:val="both"/>
              <w:rPr>
                <w:del w:author="Akshay Raveendran" w:date="2025-07-17T15:30:00Z" w16du:dateUtc="2025-07-17T11:30:00Z" w:id="2031"/>
                <w:rFonts w:ascii="Arial" w:hAnsi="Arial" w:cs="Arial"/>
                <w:rPrChange w:author="Akshay Raveendran" w:date="2025-07-17T15:30:00Z" w16du:dateUtc="2025-07-17T11:30:00Z" w:id="2032">
                  <w:rPr>
                    <w:del w:author="Akshay Raveendran" w:date="2025-07-17T15:30:00Z" w16du:dateUtc="2025-07-17T11:30:00Z" w:id="2033"/>
                  </w:rPr>
                </w:rPrChange>
              </w:rPr>
              <w:pPrChange w:author="Akshay Raveendran" w:date="2025-07-17T15:30:00Z" w16du:dateUtc="2025-07-17T11:30:00Z" w:id="2034">
                <w:pPr>
                  <w:pStyle w:val="ListParagraph"/>
                  <w:numPr>
                    <w:numId w:val="21"/>
                  </w:numPr>
                  <w:ind w:left="1080" w:hanging="360"/>
                  <w:jc w:val="both"/>
                </w:pPr>
              </w:pPrChange>
            </w:pPr>
            <w:del w:author="Akshay Raveendran" w:date="2025-07-17T15:30:00Z" w16du:dateUtc="2025-07-17T11:30:00Z" w:id="2035">
              <w:r w:rsidRPr="00302F0C" w:rsidDel="00EA23F0">
                <w:rPr>
                  <w:rFonts w:ascii="Arial" w:hAnsi="Arial" w:cs="Arial"/>
                  <w:color w:val="404040" w:themeColor="text1" w:themeTint="BF"/>
                  <w:rPrChange w:author="Akshay Raveendran" w:date="2025-07-21T10:20:00Z" w16du:dateUtc="2025-07-21T06:20:00Z" w:id="2036">
                    <w:rPr/>
                  </w:rPrChange>
                </w:rPr>
                <w:delText>Completed</w:delText>
              </w:r>
            </w:del>
          </w:p>
          <w:p w:rsidRPr="00302F0C" w:rsidR="00D749D3" w:rsidP="00D749D3" w:rsidRDefault="00D749D3" w14:paraId="40D7BC8E" w14:textId="7BA29D8E">
            <w:pPr>
              <w:pStyle w:val="Heading3"/>
              <w:rPr>
                <w:rFonts w:ascii="Arial" w:hAnsi="Arial" w:cs="Arial"/>
              </w:rPr>
            </w:pPr>
            <w:bookmarkStart w:name="_Toc204935509" w:id="2037"/>
            <w:r w:rsidRPr="00302F0C">
              <w:rPr>
                <w:rFonts w:ascii="Arial" w:hAnsi="Arial" w:cs="Arial"/>
              </w:rPr>
              <w:t>Re</w:t>
            </w:r>
            <w:r w:rsidRPr="00302F0C" w:rsidR="005112A2">
              <w:rPr>
                <w:rFonts w:ascii="Arial" w:hAnsi="Arial" w:cs="Arial"/>
              </w:rPr>
              <w:t>quest form for LTPA Creation/Amendment/Renewal</w:t>
            </w:r>
            <w:bookmarkEnd w:id="2037"/>
          </w:p>
          <w:p w:rsidRPr="00302F0C" w:rsidR="00712AF9" w:rsidDel="005C3ADD" w:rsidRDefault="00712AF9" w14:paraId="17146752" w14:textId="6A811697">
            <w:pPr>
              <w:rPr>
                <w:del w:author="Akshay Raveendran" w:date="2025-07-21T13:49:00Z" w16du:dateUtc="2025-07-21T09:49:00Z" w:id="2038"/>
                <w:rFonts w:ascii="Arial" w:hAnsi="Arial" w:cs="Arial"/>
                <w:lang w:eastAsia="en-GB"/>
                <w:rPrChange w:author="Akshay Raveendran" w:date="2025-07-20T22:53:00Z" w16du:dateUtc="2025-07-20T18:53:00Z" w:id="2039">
                  <w:rPr>
                    <w:del w:author="Akshay Raveendran" w:date="2025-07-21T13:49:00Z" w16du:dateUtc="2025-07-21T09:49:00Z" w:id="2040"/>
                    <w:rFonts w:ascii="Arial" w:hAnsi="Arial" w:eastAsia="Times New Roman" w:cs="Arial"/>
                    <w:lang w:eastAsia="en-GB"/>
                  </w:rPr>
                </w:rPrChange>
              </w:rPr>
              <w:pPrChange w:author="Akshay Raveendran" w:date="2025-07-20T22:53:00Z" w16du:dateUtc="2025-07-20T18:53:00Z" w:id="2041">
                <w:pPr>
                  <w:pStyle w:val="Heading2"/>
                </w:pPr>
              </w:pPrChange>
            </w:pPr>
          </w:p>
          <w:p w:rsidRPr="00302F0C" w:rsidR="00906D99" w:rsidRDefault="00906D99" w14:paraId="4631E802" w14:textId="77777777">
            <w:pPr>
              <w:rPr>
                <w:rFonts w:ascii="Arial" w:hAnsi="Arial" w:cs="Arial"/>
                <w:lang w:eastAsia="en-GB"/>
              </w:rPr>
            </w:pPr>
          </w:p>
          <w:tbl>
            <w:tblPr>
              <w:tblW w:w="8800" w:type="dxa"/>
              <w:tblLook w:val="04A0" w:firstRow="1" w:lastRow="0" w:firstColumn="1" w:lastColumn="0" w:noHBand="0" w:noVBand="1"/>
              <w:tblPrChange w:author="Akshay Raveendran" w:date="2025-07-22T15:32:00Z" w16du:dateUtc="2025-07-22T11:32:00Z" w:id="2042">
                <w:tblPr>
                  <w:tblW w:w="8796" w:type="dxa"/>
                  <w:tblLook w:val="04A0" w:firstRow="1" w:lastRow="0" w:firstColumn="1" w:lastColumn="0" w:noHBand="0" w:noVBand="1"/>
                </w:tblPr>
              </w:tblPrChange>
            </w:tblPr>
            <w:tblGrid>
              <w:gridCol w:w="2054"/>
              <w:gridCol w:w="3727"/>
              <w:gridCol w:w="3019"/>
              <w:tblGridChange w:id="2043">
                <w:tblGrid>
                  <w:gridCol w:w="2054"/>
                  <w:gridCol w:w="225"/>
                  <w:gridCol w:w="24"/>
                  <w:gridCol w:w="3332"/>
                  <w:gridCol w:w="24"/>
                  <w:gridCol w:w="122"/>
                  <w:gridCol w:w="3019"/>
                </w:tblGrid>
              </w:tblGridChange>
            </w:tblGrid>
            <w:tr w:rsidRPr="00302F0C" w:rsidR="00906D99" w:rsidTr="00D963F2" w14:paraId="34AB8655" w14:textId="77777777">
              <w:trPr>
                <w:trHeight w:val="290"/>
                <w:trPrChange w:author="Akshay Raveendran" w:date="2025-07-22T15:32:00Z" w16du:dateUtc="2025-07-22T11:32:00Z" w:id="2044">
                  <w:trPr>
                    <w:trHeight w:val="290"/>
                  </w:trPr>
                </w:trPrChange>
              </w:trPr>
              <w:tc>
                <w:tcPr>
                  <w:tcW w:w="8800" w:type="dxa"/>
                  <w:gridSpan w:val="3"/>
                  <w:tcBorders>
                    <w:top w:val="single" w:color="auto" w:sz="4" w:space="0"/>
                    <w:left w:val="single" w:color="auto" w:sz="4" w:space="0"/>
                    <w:bottom w:val="single" w:color="auto" w:sz="4" w:space="0"/>
                    <w:right w:val="single" w:color="auto" w:sz="4" w:space="0"/>
                  </w:tcBorders>
                  <w:shd w:val="clear" w:color="auto" w:fill="B4C6E7"/>
                  <w:noWrap/>
                  <w:vAlign w:val="bottom"/>
                  <w:hideMark/>
                  <w:tcPrChange w:author="Akshay Raveendran" w:date="2025-07-22T15:32:00Z" w16du:dateUtc="2025-07-22T11:32:00Z" w:id="2045">
                    <w:tcPr>
                      <w:tcW w:w="8796" w:type="dxa"/>
                      <w:gridSpan w:val="7"/>
                      <w:tcBorders>
                        <w:top w:val="single" w:color="auto" w:sz="4" w:space="0"/>
                        <w:left w:val="single" w:color="auto" w:sz="4" w:space="0"/>
                        <w:bottom w:val="single" w:color="auto" w:sz="4" w:space="0"/>
                        <w:right w:val="single" w:color="auto" w:sz="4" w:space="0"/>
                      </w:tcBorders>
                      <w:shd w:val="clear" w:color="auto" w:fill="B4C6E7"/>
                      <w:noWrap/>
                      <w:vAlign w:val="bottom"/>
                      <w:hideMark/>
                    </w:tcPr>
                  </w:tcPrChange>
                </w:tcPr>
                <w:p w:rsidRPr="00302F0C" w:rsidR="00906D99" w:rsidRDefault="00906D99" w14:paraId="039E6667" w14:textId="635E1EB2">
                  <w:pPr>
                    <w:spacing w:after="0" w:line="240" w:lineRule="auto"/>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 xml:space="preserve">Digital form for </w:t>
                  </w:r>
                  <w:r w:rsidRPr="00302F0C" w:rsidR="006119C3">
                    <w:rPr>
                      <w:rFonts w:ascii="Arial" w:hAnsi="Arial" w:eastAsia="Times New Roman" w:cs="Arial"/>
                      <w:b/>
                      <w:color w:val="000000"/>
                      <w:sz w:val="22"/>
                      <w:szCs w:val="22"/>
                      <w:lang w:eastAsia="en-GB"/>
                    </w:rPr>
                    <w:t>LTPA</w:t>
                  </w:r>
                  <w:r w:rsidRPr="00302F0C">
                    <w:rPr>
                      <w:rFonts w:ascii="Arial" w:hAnsi="Arial" w:eastAsia="Times New Roman" w:cs="Arial"/>
                      <w:b/>
                      <w:color w:val="000000"/>
                      <w:sz w:val="22"/>
                      <w:szCs w:val="22"/>
                      <w:lang w:eastAsia="en-GB"/>
                    </w:rPr>
                    <w:t xml:space="preserve"> creation</w:t>
                  </w:r>
                  <w:r w:rsidRPr="00302F0C" w:rsidR="00A6078A">
                    <w:rPr>
                      <w:rFonts w:ascii="Arial" w:hAnsi="Arial" w:eastAsia="Times New Roman" w:cs="Arial"/>
                      <w:b/>
                      <w:color w:val="000000"/>
                      <w:sz w:val="22"/>
                      <w:szCs w:val="22"/>
                      <w:lang w:eastAsia="en-GB"/>
                    </w:rPr>
                    <w:t>/ amendment/renewal</w:t>
                  </w:r>
                  <w:r w:rsidRPr="00302F0C" w:rsidR="0068639E">
                    <w:rPr>
                      <w:rFonts w:ascii="Arial" w:hAnsi="Arial" w:eastAsia="Times New Roman" w:cs="Arial"/>
                      <w:b/>
                      <w:color w:val="000000"/>
                      <w:sz w:val="22"/>
                      <w:szCs w:val="22"/>
                      <w:lang w:eastAsia="en-GB"/>
                    </w:rPr>
                    <w:t xml:space="preserve"> for Xpedeon</w:t>
                  </w:r>
                </w:p>
                <w:p w:rsidRPr="00302F0C" w:rsidR="00906D99" w:rsidRDefault="00906D99" w14:paraId="6ECB3071"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p w:rsidRPr="00302F0C" w:rsidR="00906D99" w:rsidRDefault="00906D99" w14:paraId="040E53A5"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5C1517" w:rsidTr="00226652" w14:paraId="6BFF49C5" w14:textId="77777777">
              <w:trPr>
                <w:trHeight w:val="580"/>
                <w:trPrChange w:author="Akshay Raveendran" w:date="2025-07-22T15:32:00Z" w16du:dateUtc="2025-07-22T11:32:00Z" w:id="2046">
                  <w:trPr>
                    <w:trHeight w:val="580"/>
                  </w:trPr>
                </w:trPrChange>
              </w:trPr>
              <w:tc>
                <w:tcPr>
                  <w:tcW w:w="2054" w:type="dxa"/>
                  <w:tcBorders>
                    <w:top w:val="nil"/>
                    <w:left w:val="single" w:color="auto" w:sz="4" w:space="0"/>
                    <w:bottom w:val="single" w:color="auto" w:sz="4" w:space="0"/>
                    <w:right w:val="single" w:color="auto" w:sz="4" w:space="0"/>
                  </w:tcBorders>
                  <w:noWrap/>
                  <w:vAlign w:val="bottom"/>
                  <w:tcPrChange w:author="Akshay Raveendran" w:date="2025-07-22T15:32:00Z" w16du:dateUtc="2025-07-22T11:32:00Z" w:id="2047">
                    <w:tcPr>
                      <w:tcW w:w="2540" w:type="dxa"/>
                      <w:gridSpan w:val="2"/>
                      <w:tcBorders>
                        <w:top w:val="nil"/>
                        <w:left w:val="single" w:color="auto" w:sz="4" w:space="0"/>
                        <w:bottom w:val="single" w:color="auto" w:sz="4" w:space="0"/>
                        <w:right w:val="single" w:color="auto" w:sz="4" w:space="0"/>
                      </w:tcBorders>
                      <w:noWrap/>
                      <w:vAlign w:val="bottom"/>
                    </w:tcPr>
                  </w:tcPrChange>
                </w:tcPr>
                <w:p w:rsidRPr="00302F0C" w:rsidR="005C1517" w:rsidP="005C1517" w:rsidRDefault="000531F2" w14:paraId="59D4A6FA" w14:textId="6206951E">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Action Type</w:t>
                  </w:r>
                  <w:r w:rsidRPr="00302F0C" w:rsidR="00B158F8">
                    <w:rPr>
                      <w:rFonts w:ascii="Arial" w:hAnsi="Arial" w:eastAsia="Times New Roman" w:cs="Arial"/>
                      <w:color w:val="FF0000"/>
                      <w:sz w:val="22"/>
                      <w:szCs w:val="22"/>
                      <w:lang w:eastAsia="en-GB"/>
                    </w:rPr>
                    <w:t>*</w:t>
                  </w:r>
                </w:p>
              </w:tc>
              <w:tc>
                <w:tcPr>
                  <w:tcW w:w="3727" w:type="dxa"/>
                  <w:tcBorders>
                    <w:top w:val="nil"/>
                    <w:left w:val="nil"/>
                    <w:bottom w:val="single" w:color="auto" w:sz="4" w:space="0"/>
                    <w:right w:val="single" w:color="auto" w:sz="4" w:space="0"/>
                  </w:tcBorders>
                  <w:noWrap/>
                  <w:vAlign w:val="bottom"/>
                  <w:tcPrChange w:author="Akshay Raveendran" w:date="2025-07-22T15:32:00Z" w16du:dateUtc="2025-07-22T11:32:00Z" w:id="2048">
                    <w:tcPr>
                      <w:tcW w:w="2745" w:type="dxa"/>
                      <w:gridSpan w:val="2"/>
                      <w:tcBorders>
                        <w:top w:val="nil"/>
                        <w:left w:val="nil"/>
                        <w:bottom w:val="single" w:color="auto" w:sz="4" w:space="0"/>
                        <w:right w:val="single" w:color="auto" w:sz="4" w:space="0"/>
                      </w:tcBorders>
                      <w:noWrap/>
                      <w:vAlign w:val="bottom"/>
                    </w:tcPr>
                  </w:tcPrChange>
                </w:tcPr>
                <w:p w:rsidRPr="00302F0C" w:rsidR="005C1517" w:rsidP="005C1517" w:rsidRDefault="001262E3" w14:paraId="4E16A76D" w14:textId="729211FB">
                  <w:pPr>
                    <w:spacing w:after="0" w:line="240" w:lineRule="auto"/>
                    <w:rPr>
                      <w:rFonts w:ascii="Arial" w:hAnsi="Arial" w:eastAsia="Times New Roman" w:cs="Arial"/>
                      <w:color w:val="000000"/>
                      <w:sz w:val="22"/>
                      <w:szCs w:val="22"/>
                      <w:lang w:eastAsia="en-GB"/>
                    </w:rPr>
                  </w:pPr>
                  <w:commentRangeStart w:id="2049"/>
                  <w:commentRangeStart w:id="2050"/>
                  <w:r w:rsidRPr="00302F0C">
                    <w:rPr>
                      <w:rFonts w:ascii="Arial" w:hAnsi="Arial" w:eastAsia="Times New Roman" w:cs="Arial"/>
                      <w:color w:val="000000" w:themeColor="text1"/>
                      <w:sz w:val="22"/>
                      <w:szCs w:val="22"/>
                      <w:lang w:eastAsia="en-GB"/>
                    </w:rPr>
                    <w:t xml:space="preserve">Drop down </w:t>
                  </w:r>
                  <w:del w:author="Akshay Raveendran" w:date="2025-07-17T15:32:00Z" w16du:dateUtc="2025-07-17T11:32:00Z" w:id="2051">
                    <w:r w:rsidRPr="00302F0C" w:rsidDel="00265EBA">
                      <w:rPr>
                        <w:rFonts w:ascii="Arial" w:hAnsi="Arial" w:eastAsia="Times New Roman" w:cs="Arial"/>
                        <w:color w:val="000000" w:themeColor="text1"/>
                        <w:sz w:val="22"/>
                        <w:szCs w:val="22"/>
                        <w:lang w:eastAsia="en-GB"/>
                      </w:rPr>
                      <w:delText>with</w:delText>
                    </w:r>
                  </w:del>
                  <w:r w:rsidRPr="00302F0C">
                    <w:rPr>
                      <w:rFonts w:ascii="Arial" w:hAnsi="Arial" w:eastAsia="Times New Roman" w:cs="Arial"/>
                      <w:color w:val="000000" w:themeColor="text1"/>
                      <w:sz w:val="22"/>
                      <w:szCs w:val="22"/>
                      <w:lang w:eastAsia="en-GB"/>
                    </w:rPr>
                    <w:t xml:space="preserve"> </w:t>
                  </w:r>
                  <w:del w:author="Akshay Raveendran" w:date="2025-07-17T15:32:00Z" w16du:dateUtc="2025-07-17T11:32:00Z" w:id="2052">
                    <w:r w:rsidRPr="00302F0C" w:rsidDel="00A269C5">
                      <w:rPr>
                        <w:rFonts w:ascii="Arial" w:hAnsi="Arial" w:eastAsia="Times New Roman" w:cs="Arial"/>
                        <w:color w:val="000000" w:themeColor="text1"/>
                        <w:sz w:val="22"/>
                        <w:szCs w:val="22"/>
                        <w:lang w:eastAsia="en-GB"/>
                      </w:rPr>
                      <w:delText>“</w:delText>
                    </w:r>
                  </w:del>
                  <w:del w:author="Akshay Raveendran" w:date="2025-07-17T15:31:00Z" w16du:dateUtc="2025-07-17T11:31:00Z" w:id="2053">
                    <w:r w:rsidRPr="00302F0C" w:rsidDel="00A269C5">
                      <w:rPr>
                        <w:rFonts w:ascii="Arial" w:hAnsi="Arial" w:eastAsia="Times New Roman" w:cs="Arial"/>
                        <w:color w:val="000000" w:themeColor="text1"/>
                        <w:sz w:val="22"/>
                        <w:szCs w:val="22"/>
                        <w:lang w:eastAsia="en-GB"/>
                      </w:rPr>
                      <w:delText>Creation</w:delText>
                    </w:r>
                    <w:r w:rsidRPr="00302F0C" w:rsidDel="00A269C5" w:rsidR="00EF4ABD">
                      <w:rPr>
                        <w:rFonts w:ascii="Arial" w:hAnsi="Arial" w:eastAsia="Times New Roman" w:cs="Arial"/>
                        <w:color w:val="000000" w:themeColor="text1"/>
                        <w:sz w:val="22"/>
                        <w:szCs w:val="22"/>
                        <w:lang w:eastAsia="en-GB"/>
                      </w:rPr>
                      <w:delText>”,</w:delText>
                    </w:r>
                    <w:r w:rsidRPr="00302F0C" w:rsidDel="00A269C5">
                      <w:rPr>
                        <w:rFonts w:ascii="Arial" w:hAnsi="Arial" w:eastAsia="Times New Roman" w:cs="Arial"/>
                        <w:color w:val="000000" w:themeColor="text1"/>
                        <w:sz w:val="22"/>
                        <w:szCs w:val="22"/>
                        <w:lang w:eastAsia="en-GB"/>
                      </w:rPr>
                      <w:delText xml:space="preserve"> “Amendment” , “Renewal</w:delText>
                    </w:r>
                    <w:commentRangeEnd w:id="2049"/>
                    <w:r w:rsidRPr="00302F0C" w:rsidDel="00A269C5">
                      <w:rPr>
                        <w:rStyle w:val="CommentReference"/>
                        <w:rFonts w:ascii="Arial" w:hAnsi="Arial" w:eastAsia="Times New Roman" w:cs="Arial"/>
                        <w:color w:val="000000"/>
                        <w:sz w:val="22"/>
                        <w:szCs w:val="22"/>
                        <w:lang w:eastAsia="en-GB"/>
                      </w:rPr>
                      <w:commentReference w:id="2049"/>
                    </w:r>
                  </w:del>
                  <w:commentRangeEnd w:id="2050"/>
                  <w:r w:rsidRPr="00302F0C" w:rsidR="00265EBA">
                    <w:rPr>
                      <w:rStyle w:val="CommentReference"/>
                      <w:rFonts w:ascii="Arial" w:hAnsi="Arial" w:eastAsia="Times New Roman" w:cs="Arial"/>
                      <w:color w:val="000000"/>
                      <w:sz w:val="22"/>
                      <w:szCs w:val="22"/>
                      <w:lang w:eastAsia="en-GB"/>
                    </w:rPr>
                    <w:commentReference w:id="2050"/>
                  </w:r>
                </w:p>
              </w:tc>
              <w:tc>
                <w:tcPr>
                  <w:tcW w:w="3019" w:type="dxa"/>
                  <w:tcBorders>
                    <w:top w:val="nil"/>
                    <w:left w:val="nil"/>
                    <w:bottom w:val="single" w:color="auto" w:sz="4" w:space="0"/>
                    <w:right w:val="single" w:color="auto" w:sz="4" w:space="0"/>
                  </w:tcBorders>
                  <w:vAlign w:val="bottom"/>
                  <w:tcPrChange w:author="Akshay Raveendran" w:date="2025-07-22T15:32:00Z" w16du:dateUtc="2025-07-22T11:32:00Z" w:id="2054">
                    <w:tcPr>
                      <w:tcW w:w="3511" w:type="dxa"/>
                      <w:gridSpan w:val="3"/>
                      <w:tcBorders>
                        <w:top w:val="nil"/>
                        <w:left w:val="nil"/>
                        <w:bottom w:val="single" w:color="auto" w:sz="4" w:space="0"/>
                        <w:right w:val="single" w:color="auto" w:sz="4" w:space="0"/>
                      </w:tcBorders>
                      <w:vAlign w:val="bottom"/>
                    </w:tcPr>
                  </w:tcPrChange>
                </w:tcPr>
                <w:p w:rsidRPr="00302F0C" w:rsidR="00A269C5" w:rsidRDefault="00A269C5" w14:paraId="2857D194" w14:textId="77777777">
                  <w:pPr>
                    <w:pStyle w:val="ListParagraph"/>
                    <w:numPr>
                      <w:ilvl w:val="0"/>
                      <w:numId w:val="38"/>
                    </w:numPr>
                    <w:spacing w:after="0" w:line="240" w:lineRule="auto"/>
                    <w:rPr>
                      <w:ins w:author="Akshay Raveendran" w:date="2025-07-17T15:32:00Z" w16du:dateUtc="2025-07-17T11:32:00Z" w:id="2055"/>
                      <w:rFonts w:ascii="Arial" w:hAnsi="Arial" w:eastAsia="Times New Roman" w:cs="Arial"/>
                      <w:color w:val="000000" w:themeColor="text1"/>
                      <w:sz w:val="22"/>
                      <w:szCs w:val="22"/>
                      <w:lang w:eastAsia="en-GB"/>
                      <w:rPrChange w:author="Akshay Raveendran" w:date="2025-07-17T15:32:00Z" w16du:dateUtc="2025-07-17T11:32:00Z" w:id="2056">
                        <w:rPr>
                          <w:ins w:author="Akshay Raveendran" w:date="2025-07-17T15:32:00Z" w16du:dateUtc="2025-07-17T11:32:00Z" w:id="2057"/>
                          <w:lang w:eastAsia="en-GB"/>
                        </w:rPr>
                      </w:rPrChange>
                    </w:rPr>
                    <w:pPrChange w:author="Akshay Raveendran" w:date="2025-07-17T15:32:00Z" w16du:dateUtc="2025-07-17T11:32:00Z" w:id="2058">
                      <w:pPr>
                        <w:spacing w:after="0" w:line="240" w:lineRule="auto"/>
                      </w:pPr>
                    </w:pPrChange>
                  </w:pPr>
                  <w:ins w:author="Akshay Raveendran" w:date="2025-07-17T15:31:00Z" w16du:dateUtc="2025-07-17T11:31:00Z" w:id="2059">
                    <w:r w:rsidRPr="00302F0C">
                      <w:rPr>
                        <w:rFonts w:ascii="Arial" w:hAnsi="Arial" w:eastAsia="Times New Roman" w:cs="Arial"/>
                        <w:color w:val="000000" w:themeColor="text1"/>
                        <w:sz w:val="22"/>
                        <w:szCs w:val="22"/>
                        <w:lang w:eastAsia="en-GB"/>
                        <w:rPrChange w:author="Akshay Raveendran" w:date="2025-07-17T15:32:00Z" w16du:dateUtc="2025-07-17T11:32:00Z" w:id="2060">
                          <w:rPr>
                            <w:lang w:eastAsia="en-GB"/>
                          </w:rPr>
                        </w:rPrChange>
                      </w:rPr>
                      <w:t>Creation</w:t>
                    </w:r>
                  </w:ins>
                </w:p>
                <w:p w:rsidRPr="00302F0C" w:rsidR="00A269C5" w:rsidRDefault="00A269C5" w14:paraId="61056E21" w14:textId="77777777">
                  <w:pPr>
                    <w:pStyle w:val="ListParagraph"/>
                    <w:numPr>
                      <w:ilvl w:val="0"/>
                      <w:numId w:val="38"/>
                    </w:numPr>
                    <w:spacing w:after="0" w:line="240" w:lineRule="auto"/>
                    <w:rPr>
                      <w:ins w:author="Akshay Raveendran" w:date="2025-07-17T15:32:00Z" w16du:dateUtc="2025-07-17T11:32:00Z" w:id="2061"/>
                      <w:rFonts w:ascii="Arial" w:hAnsi="Arial" w:eastAsia="Times New Roman" w:cs="Arial"/>
                      <w:color w:val="000000" w:themeColor="text1"/>
                      <w:sz w:val="22"/>
                      <w:szCs w:val="22"/>
                      <w:lang w:eastAsia="en-GB"/>
                      <w:rPrChange w:author="Akshay Raveendran" w:date="2025-07-17T15:32:00Z" w16du:dateUtc="2025-07-17T11:32:00Z" w:id="2062">
                        <w:rPr>
                          <w:ins w:author="Akshay Raveendran" w:date="2025-07-17T15:32:00Z" w16du:dateUtc="2025-07-17T11:32:00Z" w:id="2063"/>
                          <w:lang w:eastAsia="en-GB"/>
                        </w:rPr>
                      </w:rPrChange>
                    </w:rPr>
                    <w:pPrChange w:author="Akshay Raveendran" w:date="2025-07-17T15:32:00Z" w16du:dateUtc="2025-07-17T11:32:00Z" w:id="2064">
                      <w:pPr>
                        <w:spacing w:after="0" w:line="240" w:lineRule="auto"/>
                      </w:pPr>
                    </w:pPrChange>
                  </w:pPr>
                  <w:ins w:author="Akshay Raveendran" w:date="2025-07-17T15:31:00Z" w16du:dateUtc="2025-07-17T11:31:00Z" w:id="2065">
                    <w:r w:rsidRPr="00302F0C">
                      <w:rPr>
                        <w:rFonts w:ascii="Arial" w:hAnsi="Arial" w:eastAsia="Times New Roman" w:cs="Arial"/>
                        <w:color w:val="000000" w:themeColor="text1"/>
                        <w:sz w:val="22"/>
                        <w:szCs w:val="22"/>
                        <w:lang w:eastAsia="en-GB"/>
                        <w:rPrChange w:author="Akshay Raveendran" w:date="2025-07-17T15:32:00Z" w16du:dateUtc="2025-07-17T11:32:00Z" w:id="2066">
                          <w:rPr>
                            <w:lang w:eastAsia="en-GB"/>
                          </w:rPr>
                        </w:rPrChange>
                      </w:rPr>
                      <w:t>Amendment</w:t>
                    </w:r>
                  </w:ins>
                </w:p>
                <w:p w:rsidRPr="00302F0C" w:rsidR="005C1517" w:rsidRDefault="00A269C5" w14:paraId="5621DBEF" w14:textId="7AE5E815">
                  <w:pPr>
                    <w:pStyle w:val="ListParagraph"/>
                    <w:numPr>
                      <w:ilvl w:val="0"/>
                      <w:numId w:val="38"/>
                    </w:numPr>
                    <w:spacing w:after="0" w:line="240" w:lineRule="auto"/>
                    <w:rPr>
                      <w:rFonts w:ascii="Arial" w:hAnsi="Arial" w:eastAsia="Times New Roman" w:cs="Arial"/>
                      <w:color w:val="000000"/>
                      <w:sz w:val="22"/>
                      <w:szCs w:val="22"/>
                      <w:lang w:eastAsia="en-GB"/>
                      <w:rPrChange w:author="Akshay Raveendran" w:date="2025-07-17T15:32:00Z" w16du:dateUtc="2025-07-17T11:32:00Z" w:id="2067">
                        <w:rPr>
                          <w:color w:val="000000"/>
                          <w:lang w:eastAsia="en-GB"/>
                        </w:rPr>
                      </w:rPrChange>
                    </w:rPr>
                    <w:pPrChange w:author="Akshay Raveendran" w:date="2025-07-17T15:32:00Z" w16du:dateUtc="2025-07-17T11:32:00Z" w:id="2068">
                      <w:pPr>
                        <w:spacing w:after="0" w:line="240" w:lineRule="auto"/>
                      </w:pPr>
                    </w:pPrChange>
                  </w:pPr>
                  <w:ins w:author="Akshay Raveendran" w:date="2025-07-17T15:31:00Z" w16du:dateUtc="2025-07-17T11:31:00Z" w:id="2069">
                    <w:r w:rsidRPr="00302F0C">
                      <w:rPr>
                        <w:rFonts w:ascii="Arial" w:hAnsi="Arial" w:eastAsia="Times New Roman" w:cs="Arial"/>
                        <w:color w:val="000000" w:themeColor="text1"/>
                        <w:sz w:val="22"/>
                        <w:szCs w:val="22"/>
                        <w:lang w:eastAsia="en-GB"/>
                        <w:rPrChange w:author="Akshay Raveendran" w:date="2025-07-17T15:32:00Z" w16du:dateUtc="2025-07-17T11:32:00Z" w:id="2070">
                          <w:rPr>
                            <w:lang w:eastAsia="en-GB"/>
                          </w:rPr>
                        </w:rPrChange>
                      </w:rPr>
                      <w:t>Renewal</w:t>
                    </w:r>
                    <w:commentRangeStart w:id="2071"/>
                    <w:commentRangeEnd w:id="2071"/>
                    <w:r w:rsidRPr="00302F0C">
                      <w:rPr>
                        <w:rStyle w:val="CommentReference"/>
                        <w:rFonts w:ascii="Arial" w:hAnsi="Arial" w:eastAsia="Times New Roman" w:cs="Arial"/>
                        <w:color w:val="000000"/>
                        <w:sz w:val="22"/>
                        <w:szCs w:val="22"/>
                        <w:lang w:eastAsia="en-GB"/>
                      </w:rPr>
                      <w:commentReference w:id="2071"/>
                    </w:r>
                  </w:ins>
                </w:p>
              </w:tc>
            </w:tr>
            <w:tr w:rsidRPr="00302F0C" w:rsidR="005C1517" w:rsidTr="00226652" w14:paraId="15E15DAF" w14:textId="77777777">
              <w:trPr>
                <w:trHeight w:val="580"/>
                <w:trPrChange w:author="Akshay Raveendran" w:date="2025-07-22T15:32:00Z" w16du:dateUtc="2025-07-22T11:32:00Z" w:id="2072">
                  <w:trPr>
                    <w:trHeight w:val="580"/>
                  </w:trPr>
                </w:trPrChange>
              </w:trPr>
              <w:tc>
                <w:tcPr>
                  <w:tcW w:w="2054" w:type="dxa"/>
                  <w:tcBorders>
                    <w:top w:val="nil"/>
                    <w:left w:val="single" w:color="auto" w:sz="4" w:space="0"/>
                    <w:bottom w:val="single" w:color="auto" w:sz="4" w:space="0"/>
                    <w:right w:val="single" w:color="auto" w:sz="4" w:space="0"/>
                  </w:tcBorders>
                  <w:noWrap/>
                  <w:vAlign w:val="bottom"/>
                  <w:hideMark/>
                  <w:tcPrChange w:author="Akshay Raveendran" w:date="2025-07-22T15:32:00Z" w16du:dateUtc="2025-07-22T11:32:00Z" w:id="2073">
                    <w:tcPr>
                      <w:tcW w:w="2540" w:type="dxa"/>
                      <w:gridSpan w:val="2"/>
                      <w:tcBorders>
                        <w:top w:val="nil"/>
                        <w:left w:val="single" w:color="auto" w:sz="4" w:space="0"/>
                        <w:bottom w:val="single" w:color="auto" w:sz="4" w:space="0"/>
                        <w:right w:val="single" w:color="auto" w:sz="4" w:space="0"/>
                      </w:tcBorders>
                      <w:noWrap/>
                      <w:vAlign w:val="bottom"/>
                      <w:hideMark/>
                    </w:tcPr>
                  </w:tcPrChange>
                </w:tcPr>
                <w:p w:rsidRPr="00302F0C" w:rsidR="005C1517" w:rsidP="005C1517" w:rsidRDefault="005C1517" w14:paraId="334D36DB" w14:textId="6DBCF9C5">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Legal Entity</w:t>
                  </w:r>
                  <w:r w:rsidRPr="00302F0C">
                    <w:rPr>
                      <w:rFonts w:ascii="Arial" w:hAnsi="Arial" w:eastAsia="Times New Roman" w:cs="Arial"/>
                      <w:color w:val="FF0000"/>
                      <w:sz w:val="22"/>
                      <w:szCs w:val="22"/>
                      <w:lang w:eastAsia="en-GB"/>
                    </w:rPr>
                    <w:t>*</w:t>
                  </w:r>
                </w:p>
              </w:tc>
              <w:tc>
                <w:tcPr>
                  <w:tcW w:w="3727" w:type="dxa"/>
                  <w:tcBorders>
                    <w:top w:val="nil"/>
                    <w:left w:val="nil"/>
                    <w:bottom w:val="single" w:color="auto" w:sz="4" w:space="0"/>
                    <w:right w:val="single" w:color="auto" w:sz="4" w:space="0"/>
                  </w:tcBorders>
                  <w:noWrap/>
                  <w:vAlign w:val="bottom"/>
                  <w:hideMark/>
                  <w:tcPrChange w:author="Akshay Raveendran" w:date="2025-07-22T15:32:00Z" w16du:dateUtc="2025-07-22T11:32:00Z" w:id="2074">
                    <w:tcPr>
                      <w:tcW w:w="2745" w:type="dxa"/>
                      <w:gridSpan w:val="2"/>
                      <w:tcBorders>
                        <w:top w:val="nil"/>
                        <w:left w:val="nil"/>
                        <w:bottom w:val="single" w:color="auto" w:sz="4" w:space="0"/>
                        <w:right w:val="single" w:color="auto" w:sz="4" w:space="0"/>
                      </w:tcBorders>
                      <w:noWrap/>
                      <w:vAlign w:val="bottom"/>
                      <w:hideMark/>
                    </w:tcPr>
                  </w:tcPrChange>
                </w:tcPr>
                <w:p w:rsidRPr="00302F0C" w:rsidR="005C1517" w:rsidP="005C1517" w:rsidRDefault="005C1517" w14:paraId="343E5071" w14:textId="1C6C9EF8">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themeColor="text1"/>
                      <w:sz w:val="22"/>
                      <w:szCs w:val="22"/>
                      <w:lang w:eastAsia="en-GB"/>
                    </w:rPr>
                    <w:t xml:space="preserve">Drop down of all legal entities </w:t>
                  </w:r>
                  <w:ins w:author="Akshay Raveendran" w:date="2025-07-17T15:33:00Z" w16du:dateUtc="2025-07-17T11:33:00Z" w:id="2075">
                    <w:r w:rsidRPr="00302F0C" w:rsidR="00FF5ECA">
                      <w:rPr>
                        <w:rFonts w:ascii="Arial" w:hAnsi="Arial" w:eastAsia="Times New Roman" w:cs="Arial"/>
                        <w:color w:val="000000" w:themeColor="text1"/>
                        <w:sz w:val="22"/>
                        <w:szCs w:val="22"/>
                        <w:lang w:eastAsia="en-GB"/>
                      </w:rPr>
                      <w:t>from</w:t>
                    </w:r>
                  </w:ins>
                  <w:ins w:author="Akshay Raveendran" w:date="2025-07-17T15:34:00Z" w16du:dateUtc="2025-07-17T11:34:00Z" w:id="2076">
                    <w:r w:rsidRPr="00302F0C" w:rsidR="00FF5ECA">
                      <w:rPr>
                        <w:rFonts w:ascii="Arial" w:hAnsi="Arial" w:eastAsia="Times New Roman" w:cs="Arial"/>
                        <w:color w:val="000000" w:themeColor="text1"/>
                        <w:sz w:val="22"/>
                        <w:szCs w:val="22"/>
                        <w:lang w:eastAsia="en-GB"/>
                      </w:rPr>
                      <w:t xml:space="preserve"> </w:t>
                    </w:r>
                  </w:ins>
                  <w:del w:author="Akshay Raveendran" w:date="2025-07-17T15:33:00Z" w16du:dateUtc="2025-07-17T11:33:00Z" w:id="2077">
                    <w:r w:rsidRPr="00302F0C" w:rsidDel="00FF5ECA">
                      <w:rPr>
                        <w:rFonts w:ascii="Arial" w:hAnsi="Arial" w:eastAsia="Times New Roman" w:cs="Arial"/>
                        <w:color w:val="000000" w:themeColor="text1"/>
                        <w:sz w:val="22"/>
                        <w:szCs w:val="22"/>
                        <w:lang w:eastAsia="en-GB"/>
                      </w:rPr>
                      <w:delText>in</w:delText>
                    </w:r>
                  </w:del>
                  <w:del w:author="Akshay Raveendran" w:date="2025-07-17T15:34:00Z" w16du:dateUtc="2025-07-17T11:34:00Z" w:id="2078">
                    <w:r w:rsidRPr="00302F0C" w:rsidDel="00FF5ECA">
                      <w:rPr>
                        <w:rFonts w:ascii="Arial" w:hAnsi="Arial" w:eastAsia="Times New Roman" w:cs="Arial"/>
                        <w:color w:val="000000" w:themeColor="text1"/>
                        <w:sz w:val="22"/>
                        <w:szCs w:val="22"/>
                        <w:lang w:eastAsia="en-GB"/>
                      </w:rPr>
                      <w:delText xml:space="preserve"> </w:delText>
                    </w:r>
                  </w:del>
                  <w:commentRangeStart w:id="2079"/>
                  <w:commentRangeStart w:id="2080"/>
                  <w:commentRangeStart w:id="2081"/>
                  <w:del w:author="Akshay Raveendran" w:date="2025-07-17T15:33:00Z" w16du:dateUtc="2025-07-17T11:33:00Z" w:id="2082">
                    <w:r w:rsidRPr="00302F0C" w:rsidDel="00E64B19">
                      <w:rPr>
                        <w:rFonts w:ascii="Arial" w:hAnsi="Arial" w:eastAsia="Times New Roman" w:cs="Arial"/>
                        <w:color w:val="000000" w:themeColor="text1"/>
                        <w:sz w:val="22"/>
                        <w:szCs w:val="22"/>
                        <w:lang w:eastAsia="en-GB"/>
                      </w:rPr>
                      <w:delText>Xp</w:delText>
                    </w:r>
                  </w:del>
                  <w:ins w:author="Akshay Raveendran" w:date="2025-07-17T15:33:00Z" w16du:dateUtc="2025-07-17T11:33:00Z" w:id="2083">
                    <w:r w:rsidRPr="00302F0C" w:rsidR="00E64B19">
                      <w:rPr>
                        <w:rFonts w:ascii="Arial" w:hAnsi="Arial" w:eastAsia="Times New Roman" w:cs="Arial"/>
                        <w:color w:val="000000" w:themeColor="text1"/>
                        <w:sz w:val="22"/>
                        <w:szCs w:val="22"/>
                        <w:lang w:eastAsia="en-GB"/>
                      </w:rPr>
                      <w:t>D365</w:t>
                    </w:r>
                  </w:ins>
                  <w:ins w:author="Akshay Raveendran" w:date="2025-07-17T15:34:00Z" w16du:dateUtc="2025-07-17T11:34:00Z" w:id="2084">
                    <w:r w:rsidRPr="00302F0C" w:rsidR="00FF5ECA">
                      <w:rPr>
                        <w:rFonts w:ascii="Arial" w:hAnsi="Arial" w:eastAsia="Times New Roman" w:cs="Arial"/>
                        <w:color w:val="000000" w:themeColor="text1"/>
                        <w:sz w:val="22"/>
                        <w:szCs w:val="22"/>
                        <w:lang w:eastAsia="en-GB"/>
                      </w:rPr>
                      <w:t xml:space="preserve"> filtered for Xpedeon</w:t>
                    </w:r>
                  </w:ins>
                  <w:del w:author="Akshay Raveendran" w:date="2025-07-17T15:33:00Z" w16du:dateUtc="2025-07-17T11:33:00Z" w:id="2085">
                    <w:r w:rsidRPr="00302F0C" w:rsidDel="00E64B19">
                      <w:rPr>
                        <w:rFonts w:ascii="Arial" w:hAnsi="Arial" w:eastAsia="Times New Roman" w:cs="Arial"/>
                        <w:color w:val="000000" w:themeColor="text1"/>
                        <w:sz w:val="22"/>
                        <w:szCs w:val="22"/>
                        <w:lang w:eastAsia="en-GB"/>
                      </w:rPr>
                      <w:delText>edeon</w:delText>
                    </w:r>
                  </w:del>
                  <w:commentRangeEnd w:id="2079"/>
                  <w:r w:rsidRPr="00302F0C">
                    <w:rPr>
                      <w:rStyle w:val="CommentReference"/>
                      <w:rFonts w:ascii="Arial" w:hAnsi="Arial" w:eastAsia="Times New Roman" w:cs="Arial"/>
                      <w:color w:val="000000"/>
                      <w:sz w:val="22"/>
                      <w:szCs w:val="22"/>
                      <w:lang w:eastAsia="en-GB"/>
                    </w:rPr>
                    <w:commentReference w:id="2079"/>
                  </w:r>
                  <w:commentRangeEnd w:id="2080"/>
                  <w:r w:rsidRPr="00302F0C">
                    <w:rPr>
                      <w:rStyle w:val="CommentReference"/>
                      <w:rFonts w:ascii="Arial" w:hAnsi="Arial" w:eastAsia="Times New Roman" w:cs="Arial"/>
                      <w:color w:val="000000"/>
                      <w:sz w:val="22"/>
                      <w:szCs w:val="22"/>
                      <w:lang w:eastAsia="en-GB"/>
                    </w:rPr>
                    <w:commentReference w:id="2080"/>
                  </w:r>
                  <w:commentRangeEnd w:id="2081"/>
                  <w:r w:rsidRPr="00302F0C" w:rsidR="00FF5ECA">
                    <w:rPr>
                      <w:rStyle w:val="CommentReference"/>
                      <w:rFonts w:ascii="Arial" w:hAnsi="Arial" w:eastAsia="Times New Roman" w:cs="Arial"/>
                      <w:color w:val="000000"/>
                      <w:sz w:val="22"/>
                      <w:szCs w:val="22"/>
                      <w:lang w:eastAsia="en-GB"/>
                    </w:rPr>
                    <w:commentReference w:id="2081"/>
                  </w:r>
                </w:p>
              </w:tc>
              <w:tc>
                <w:tcPr>
                  <w:tcW w:w="3019" w:type="dxa"/>
                  <w:tcBorders>
                    <w:top w:val="nil"/>
                    <w:left w:val="nil"/>
                    <w:bottom w:val="single" w:color="auto" w:sz="4" w:space="0"/>
                    <w:right w:val="single" w:color="auto" w:sz="4" w:space="0"/>
                  </w:tcBorders>
                  <w:vAlign w:val="bottom"/>
                  <w:hideMark/>
                  <w:tcPrChange w:author="Akshay Raveendran" w:date="2025-07-22T15:32:00Z" w16du:dateUtc="2025-07-22T11:32:00Z" w:id="2086">
                    <w:tcPr>
                      <w:tcW w:w="3511" w:type="dxa"/>
                      <w:gridSpan w:val="3"/>
                      <w:tcBorders>
                        <w:top w:val="nil"/>
                        <w:left w:val="nil"/>
                        <w:bottom w:val="single" w:color="auto" w:sz="4" w:space="0"/>
                        <w:right w:val="single" w:color="auto" w:sz="4" w:space="0"/>
                      </w:tcBorders>
                      <w:vAlign w:val="bottom"/>
                      <w:hideMark/>
                    </w:tcPr>
                  </w:tcPrChange>
                </w:tcPr>
                <w:p w:rsidRPr="00302F0C" w:rsidR="005C1517" w:rsidP="005C1517" w:rsidRDefault="005C1517" w14:paraId="55A0D392" w14:textId="0C1CBB3A">
                  <w:pPr>
                    <w:spacing w:after="0" w:line="240" w:lineRule="auto"/>
                    <w:rPr>
                      <w:rFonts w:ascii="Arial" w:hAnsi="Arial" w:eastAsia="Times New Roman" w:cs="Arial"/>
                      <w:color w:val="000000"/>
                      <w:sz w:val="22"/>
                      <w:szCs w:val="22"/>
                      <w:lang w:eastAsia="en-GB"/>
                    </w:rPr>
                  </w:pPr>
                  <w:del w:author="Akshay Raveendran" w:date="2025-07-20T22:37:00Z" w16du:dateUtc="2025-07-20T18:37:00Z" w:id="2087">
                    <w:r w:rsidRPr="00302F0C" w:rsidDel="00D61293">
                      <w:rPr>
                        <w:rFonts w:ascii="Arial" w:hAnsi="Arial" w:eastAsia="Times New Roman" w:cs="Arial"/>
                        <w:color w:val="000000"/>
                        <w:sz w:val="22"/>
                        <w:szCs w:val="22"/>
                        <w:lang w:eastAsia="en-GB"/>
                      </w:rPr>
                      <w:delText xml:space="preserve">Mandatory. </w:delText>
                    </w:r>
                  </w:del>
                </w:p>
              </w:tc>
            </w:tr>
            <w:tr w:rsidRPr="00302F0C" w:rsidR="005C1517" w:rsidTr="00226652" w14:paraId="7D27B8BA" w14:textId="77777777">
              <w:trPr>
                <w:trHeight w:val="580"/>
                <w:trPrChange w:author="Akshay Raveendran" w:date="2025-07-22T15:32:00Z" w16du:dateUtc="2025-07-22T11:32:00Z" w:id="2088">
                  <w:trPr>
                    <w:trHeight w:val="580"/>
                  </w:trPr>
                </w:trPrChange>
              </w:trPr>
              <w:tc>
                <w:tcPr>
                  <w:tcW w:w="2054" w:type="dxa"/>
                  <w:tcBorders>
                    <w:top w:val="nil"/>
                    <w:left w:val="single" w:color="auto" w:sz="4" w:space="0"/>
                    <w:bottom w:val="single" w:color="auto" w:sz="4" w:space="0"/>
                    <w:right w:val="single" w:color="auto" w:sz="4" w:space="0"/>
                  </w:tcBorders>
                  <w:vAlign w:val="center"/>
                  <w:hideMark/>
                  <w:tcPrChange w:author="Akshay Raveendran" w:date="2025-07-22T15:32:00Z" w16du:dateUtc="2025-07-22T11:32:00Z" w:id="2089">
                    <w:tcPr>
                      <w:tcW w:w="2540" w:type="dxa"/>
                      <w:gridSpan w:val="2"/>
                      <w:tcBorders>
                        <w:top w:val="nil"/>
                        <w:left w:val="single" w:color="auto" w:sz="4" w:space="0"/>
                        <w:bottom w:val="single" w:color="auto" w:sz="4" w:space="0"/>
                        <w:right w:val="single" w:color="auto" w:sz="4" w:space="0"/>
                      </w:tcBorders>
                      <w:vAlign w:val="center"/>
                      <w:hideMark/>
                    </w:tcPr>
                  </w:tcPrChange>
                </w:tcPr>
                <w:p w:rsidRPr="00302F0C" w:rsidR="005C1517" w:rsidP="005C1517" w:rsidRDefault="005C1517" w14:paraId="01D3CDA8" w14:textId="77777777">
                  <w:pPr>
                    <w:spacing w:after="0" w:line="240" w:lineRule="auto"/>
                    <w:rPr>
                      <w:rFonts w:ascii="Arial" w:hAnsi="Arial" w:eastAsia="Times New Roman" w:cs="Arial"/>
                      <w:color w:val="1A1A1A"/>
                      <w:sz w:val="22"/>
                      <w:szCs w:val="22"/>
                      <w:lang w:eastAsia="en-GB"/>
                    </w:rPr>
                  </w:pPr>
                  <w:r w:rsidRPr="00302F0C">
                    <w:rPr>
                      <w:rFonts w:ascii="Arial" w:hAnsi="Arial" w:eastAsia="Times New Roman" w:cs="Arial"/>
                      <w:color w:val="1A1A1A"/>
                      <w:sz w:val="22"/>
                      <w:szCs w:val="22"/>
                      <w:lang w:eastAsia="en-GB"/>
                    </w:rPr>
                    <w:t>Vendor code</w:t>
                  </w:r>
                  <w:r w:rsidRPr="00302F0C">
                    <w:rPr>
                      <w:rFonts w:ascii="Arial" w:hAnsi="Arial" w:eastAsia="Times New Roman" w:cs="Arial"/>
                      <w:color w:val="FF0000"/>
                      <w:sz w:val="22"/>
                      <w:szCs w:val="22"/>
                      <w:lang w:eastAsia="en-GB"/>
                    </w:rPr>
                    <w:t>*</w:t>
                  </w:r>
                </w:p>
              </w:tc>
              <w:tc>
                <w:tcPr>
                  <w:tcW w:w="3727" w:type="dxa"/>
                  <w:tcBorders>
                    <w:top w:val="nil"/>
                    <w:left w:val="nil"/>
                    <w:bottom w:val="single" w:color="auto" w:sz="4" w:space="0"/>
                    <w:right w:val="single" w:color="auto" w:sz="4" w:space="0"/>
                  </w:tcBorders>
                  <w:noWrap/>
                  <w:vAlign w:val="bottom"/>
                  <w:hideMark/>
                  <w:tcPrChange w:author="Akshay Raveendran" w:date="2025-07-22T15:32:00Z" w16du:dateUtc="2025-07-22T11:32:00Z" w:id="2090">
                    <w:tcPr>
                      <w:tcW w:w="2745" w:type="dxa"/>
                      <w:gridSpan w:val="2"/>
                      <w:tcBorders>
                        <w:top w:val="nil"/>
                        <w:left w:val="nil"/>
                        <w:bottom w:val="single" w:color="auto" w:sz="4" w:space="0"/>
                        <w:right w:val="single" w:color="auto" w:sz="4" w:space="0"/>
                      </w:tcBorders>
                      <w:noWrap/>
                      <w:vAlign w:val="bottom"/>
                      <w:hideMark/>
                    </w:tcPr>
                  </w:tcPrChange>
                </w:tcPr>
                <w:p w:rsidRPr="00302F0C" w:rsidR="005C1517" w:rsidP="005C1517" w:rsidRDefault="005C1517" w14:paraId="358559A8"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Number</w:t>
                  </w:r>
                </w:p>
              </w:tc>
              <w:tc>
                <w:tcPr>
                  <w:tcW w:w="3019" w:type="dxa"/>
                  <w:tcBorders>
                    <w:top w:val="nil"/>
                    <w:left w:val="nil"/>
                    <w:bottom w:val="single" w:color="auto" w:sz="4" w:space="0"/>
                    <w:right w:val="single" w:color="auto" w:sz="4" w:space="0"/>
                  </w:tcBorders>
                  <w:vAlign w:val="bottom"/>
                  <w:hideMark/>
                  <w:tcPrChange w:author="Akshay Raveendran" w:date="2025-07-22T15:32:00Z" w16du:dateUtc="2025-07-22T11:32:00Z" w:id="2091">
                    <w:tcPr>
                      <w:tcW w:w="3511" w:type="dxa"/>
                      <w:gridSpan w:val="3"/>
                      <w:tcBorders>
                        <w:top w:val="nil"/>
                        <w:left w:val="nil"/>
                        <w:bottom w:val="single" w:color="auto" w:sz="4" w:space="0"/>
                        <w:right w:val="single" w:color="auto" w:sz="4" w:space="0"/>
                      </w:tcBorders>
                      <w:vAlign w:val="bottom"/>
                      <w:hideMark/>
                    </w:tcPr>
                  </w:tcPrChange>
                </w:tcPr>
                <w:p w:rsidRPr="00302F0C" w:rsidR="005C1517" w:rsidP="005C1517" w:rsidRDefault="005C1517" w14:paraId="57CD61A4" w14:textId="7B9F8E2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themeColor="text1"/>
                      <w:sz w:val="22"/>
                      <w:szCs w:val="22"/>
                      <w:lang w:eastAsia="en-GB"/>
                    </w:rPr>
                    <w:t xml:space="preserve">Drop Down from </w:t>
                  </w:r>
                  <w:ins w:author="Akshay Raveendran" w:date="2025-07-17T15:35:00Z" w16du:dateUtc="2025-07-17T11:35:00Z" w:id="2092">
                    <w:r w:rsidRPr="00302F0C" w:rsidR="00524A02">
                      <w:rPr>
                        <w:rFonts w:ascii="Arial" w:hAnsi="Arial" w:eastAsia="Times New Roman" w:cs="Arial"/>
                        <w:color w:val="000000" w:themeColor="text1"/>
                        <w:sz w:val="22"/>
                        <w:szCs w:val="22"/>
                        <w:lang w:eastAsia="en-GB"/>
                      </w:rPr>
                      <w:t xml:space="preserve">D365 filtered for </w:t>
                    </w:r>
                  </w:ins>
                  <w:r w:rsidRPr="00302F0C">
                    <w:rPr>
                      <w:rFonts w:ascii="Arial" w:hAnsi="Arial" w:eastAsia="Times New Roman" w:cs="Arial"/>
                      <w:color w:val="000000" w:themeColor="text1"/>
                      <w:sz w:val="22"/>
                      <w:szCs w:val="22"/>
                      <w:lang w:eastAsia="en-GB"/>
                    </w:rPr>
                    <w:t>Xpedeon</w:t>
                  </w:r>
                  <w:del w:author="Akshay Raveendran" w:date="2025-07-17T15:35:00Z" w16du:dateUtc="2025-07-17T11:35:00Z" w:id="2093">
                    <w:r w:rsidRPr="00302F0C" w:rsidDel="00524A02">
                      <w:rPr>
                        <w:rFonts w:ascii="Arial" w:hAnsi="Arial" w:eastAsia="Times New Roman" w:cs="Arial"/>
                        <w:color w:val="000000" w:themeColor="text1"/>
                        <w:sz w:val="22"/>
                        <w:szCs w:val="22"/>
                        <w:lang w:eastAsia="en-GB"/>
                      </w:rPr>
                      <w:delText>(Same as D365 data)</w:delText>
                    </w:r>
                  </w:del>
                  <w:r w:rsidRPr="00302F0C">
                    <w:rPr>
                      <w:rFonts w:ascii="Arial" w:hAnsi="Arial" w:eastAsia="Times New Roman" w:cs="Arial"/>
                      <w:color w:val="000000" w:themeColor="text1"/>
                      <w:sz w:val="22"/>
                      <w:szCs w:val="22"/>
                      <w:lang w:eastAsia="en-GB"/>
                    </w:rPr>
                    <w:t xml:space="preserve"> based on the legal entity selected</w:t>
                  </w:r>
                  <w:commentRangeStart w:id="2094"/>
                  <w:commentRangeStart w:id="2095"/>
                  <w:commentRangeEnd w:id="2094"/>
                  <w:r w:rsidRPr="00302F0C">
                    <w:rPr>
                      <w:rStyle w:val="CommentReference"/>
                      <w:rFonts w:ascii="Arial" w:hAnsi="Arial" w:eastAsia="Times New Roman" w:cs="Arial"/>
                      <w:color w:val="000000"/>
                      <w:sz w:val="22"/>
                      <w:szCs w:val="22"/>
                      <w:lang w:eastAsia="en-GB"/>
                    </w:rPr>
                    <w:commentReference w:id="2094"/>
                  </w:r>
                  <w:commentRangeEnd w:id="2095"/>
                  <w:r w:rsidRPr="00302F0C" w:rsidR="00524A02">
                    <w:rPr>
                      <w:rStyle w:val="CommentReference"/>
                      <w:rFonts w:ascii="Arial" w:hAnsi="Arial" w:eastAsia="Times New Roman" w:cs="Arial"/>
                      <w:color w:val="000000"/>
                      <w:sz w:val="22"/>
                      <w:szCs w:val="22"/>
                      <w:lang w:eastAsia="en-GB"/>
                    </w:rPr>
                    <w:commentReference w:id="2095"/>
                  </w:r>
                </w:p>
              </w:tc>
            </w:tr>
            <w:tr w:rsidRPr="00302F0C" w:rsidR="005C1517" w:rsidTr="00226652" w14:paraId="2E71764B" w14:textId="77777777">
              <w:trPr>
                <w:trHeight w:val="580"/>
                <w:trPrChange w:author="Akshay Raveendran" w:date="2025-07-22T15:32:00Z" w16du:dateUtc="2025-07-22T11:32:00Z" w:id="2096">
                  <w:trPr>
                    <w:trHeight w:val="580"/>
                  </w:trPr>
                </w:trPrChange>
              </w:trPr>
              <w:tc>
                <w:tcPr>
                  <w:tcW w:w="2054" w:type="dxa"/>
                  <w:tcBorders>
                    <w:top w:val="nil"/>
                    <w:left w:val="single" w:color="auto" w:sz="4" w:space="0"/>
                    <w:bottom w:val="single" w:color="auto" w:sz="4" w:space="0"/>
                    <w:right w:val="single" w:color="auto" w:sz="4" w:space="0"/>
                  </w:tcBorders>
                  <w:vAlign w:val="center"/>
                  <w:hideMark/>
                  <w:tcPrChange w:author="Akshay Raveendran" w:date="2025-07-22T15:32:00Z" w16du:dateUtc="2025-07-22T11:32:00Z" w:id="2097">
                    <w:tcPr>
                      <w:tcW w:w="2540" w:type="dxa"/>
                      <w:gridSpan w:val="2"/>
                      <w:tcBorders>
                        <w:top w:val="nil"/>
                        <w:left w:val="single" w:color="auto" w:sz="4" w:space="0"/>
                        <w:bottom w:val="single" w:color="auto" w:sz="4" w:space="0"/>
                        <w:right w:val="single" w:color="auto" w:sz="4" w:space="0"/>
                      </w:tcBorders>
                      <w:vAlign w:val="center"/>
                      <w:hideMark/>
                    </w:tcPr>
                  </w:tcPrChange>
                </w:tcPr>
                <w:p w:rsidRPr="00302F0C" w:rsidR="005C1517" w:rsidP="005C1517" w:rsidRDefault="005C1517" w14:paraId="77E6A3D7" w14:textId="77777777">
                  <w:pPr>
                    <w:spacing w:after="0" w:line="240" w:lineRule="auto"/>
                    <w:rPr>
                      <w:rFonts w:ascii="Arial" w:hAnsi="Arial" w:eastAsia="Times New Roman" w:cs="Arial"/>
                      <w:color w:val="1A1A1A"/>
                      <w:sz w:val="22"/>
                      <w:szCs w:val="22"/>
                      <w:lang w:eastAsia="en-GB"/>
                    </w:rPr>
                  </w:pPr>
                  <w:r w:rsidRPr="00302F0C">
                    <w:rPr>
                      <w:rFonts w:ascii="Arial" w:hAnsi="Arial" w:eastAsia="Times New Roman" w:cs="Arial"/>
                      <w:color w:val="1A1A1A"/>
                      <w:sz w:val="22"/>
                      <w:szCs w:val="22"/>
                      <w:lang w:eastAsia="en-GB"/>
                    </w:rPr>
                    <w:t>Vendor name</w:t>
                  </w:r>
                  <w:r w:rsidRPr="00302F0C">
                    <w:rPr>
                      <w:rFonts w:ascii="Arial" w:hAnsi="Arial" w:eastAsia="Times New Roman" w:cs="Arial"/>
                      <w:color w:val="FF0000"/>
                      <w:sz w:val="22"/>
                      <w:szCs w:val="22"/>
                      <w:lang w:eastAsia="en-GB"/>
                    </w:rPr>
                    <w:t>*</w:t>
                  </w:r>
                </w:p>
              </w:tc>
              <w:tc>
                <w:tcPr>
                  <w:tcW w:w="3727" w:type="dxa"/>
                  <w:tcBorders>
                    <w:top w:val="nil"/>
                    <w:left w:val="nil"/>
                    <w:bottom w:val="single" w:color="auto" w:sz="4" w:space="0"/>
                    <w:right w:val="single" w:color="auto" w:sz="4" w:space="0"/>
                  </w:tcBorders>
                  <w:noWrap/>
                  <w:vAlign w:val="bottom"/>
                  <w:hideMark/>
                  <w:tcPrChange w:author="Akshay Raveendran" w:date="2025-07-22T15:32:00Z" w16du:dateUtc="2025-07-22T11:32:00Z" w:id="2098">
                    <w:tcPr>
                      <w:tcW w:w="2745" w:type="dxa"/>
                      <w:gridSpan w:val="2"/>
                      <w:tcBorders>
                        <w:top w:val="nil"/>
                        <w:left w:val="nil"/>
                        <w:bottom w:val="single" w:color="auto" w:sz="4" w:space="0"/>
                        <w:right w:val="single" w:color="auto" w:sz="4" w:space="0"/>
                      </w:tcBorders>
                      <w:noWrap/>
                      <w:vAlign w:val="bottom"/>
                      <w:hideMark/>
                    </w:tcPr>
                  </w:tcPrChange>
                </w:tcPr>
                <w:p w:rsidRPr="00302F0C" w:rsidR="005C1517" w:rsidP="005C1517" w:rsidRDefault="005C1517" w14:paraId="66285B13" w14:textId="31AAE32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Auto Populate</w:t>
                  </w:r>
                </w:p>
              </w:tc>
              <w:tc>
                <w:tcPr>
                  <w:tcW w:w="3019" w:type="dxa"/>
                  <w:tcBorders>
                    <w:top w:val="nil"/>
                    <w:left w:val="nil"/>
                    <w:bottom w:val="single" w:color="auto" w:sz="4" w:space="0"/>
                    <w:right w:val="single" w:color="auto" w:sz="4" w:space="0"/>
                  </w:tcBorders>
                  <w:vAlign w:val="bottom"/>
                  <w:hideMark/>
                  <w:tcPrChange w:author="Akshay Raveendran" w:date="2025-07-22T15:32:00Z" w16du:dateUtc="2025-07-22T11:32:00Z" w:id="2099">
                    <w:tcPr>
                      <w:tcW w:w="3511" w:type="dxa"/>
                      <w:gridSpan w:val="3"/>
                      <w:tcBorders>
                        <w:top w:val="nil"/>
                        <w:left w:val="nil"/>
                        <w:bottom w:val="single" w:color="auto" w:sz="4" w:space="0"/>
                        <w:right w:val="single" w:color="auto" w:sz="4" w:space="0"/>
                      </w:tcBorders>
                      <w:vAlign w:val="bottom"/>
                      <w:hideMark/>
                    </w:tcPr>
                  </w:tcPrChange>
                </w:tcPr>
                <w:p w:rsidRPr="00302F0C" w:rsidR="005C1517" w:rsidP="005C1517" w:rsidRDefault="005C1517" w14:paraId="353ADE5D"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Auto Populated from vendor code</w:t>
                  </w:r>
                </w:p>
              </w:tc>
            </w:tr>
            <w:tr w:rsidRPr="00302F0C" w:rsidR="005C1517" w:rsidTr="00226652" w14:paraId="493AAE21" w14:textId="77777777">
              <w:trPr>
                <w:trHeight w:val="580"/>
                <w:trPrChange w:author="Akshay Raveendran" w:date="2025-07-22T15:32:00Z" w16du:dateUtc="2025-07-22T11:32:00Z" w:id="2100">
                  <w:trPr>
                    <w:trHeight w:val="580"/>
                  </w:trPr>
                </w:trPrChange>
              </w:trPr>
              <w:tc>
                <w:tcPr>
                  <w:tcW w:w="2054" w:type="dxa"/>
                  <w:tcBorders>
                    <w:top w:val="nil"/>
                    <w:left w:val="single" w:color="auto" w:sz="4" w:space="0"/>
                    <w:bottom w:val="single" w:color="auto" w:sz="4" w:space="0"/>
                    <w:right w:val="single" w:color="auto" w:sz="4" w:space="0"/>
                  </w:tcBorders>
                  <w:vAlign w:val="center"/>
                  <w:hideMark/>
                  <w:tcPrChange w:author="Akshay Raveendran" w:date="2025-07-22T15:32:00Z" w16du:dateUtc="2025-07-22T11:32:00Z" w:id="2101">
                    <w:tcPr>
                      <w:tcW w:w="2540" w:type="dxa"/>
                      <w:gridSpan w:val="3"/>
                      <w:tcBorders>
                        <w:top w:val="nil"/>
                        <w:left w:val="single" w:color="auto" w:sz="4" w:space="0"/>
                        <w:bottom w:val="single" w:color="auto" w:sz="4" w:space="0"/>
                        <w:right w:val="single" w:color="auto" w:sz="4" w:space="0"/>
                      </w:tcBorders>
                      <w:vAlign w:val="center"/>
                      <w:hideMark/>
                    </w:tcPr>
                  </w:tcPrChange>
                </w:tcPr>
                <w:p w:rsidRPr="00302F0C" w:rsidR="005C1517" w:rsidP="005C1517" w:rsidRDefault="005C1517" w14:paraId="5112EC1D" w14:textId="56175C7B">
                  <w:pPr>
                    <w:spacing w:after="0" w:line="240" w:lineRule="auto"/>
                    <w:rPr>
                      <w:rFonts w:ascii="Arial" w:hAnsi="Arial" w:eastAsia="Times New Roman" w:cs="Arial"/>
                      <w:color w:val="1A1A1A"/>
                      <w:sz w:val="22"/>
                      <w:szCs w:val="22"/>
                      <w:lang w:eastAsia="en-GB"/>
                    </w:rPr>
                  </w:pPr>
                  <w:r w:rsidRPr="00302F0C">
                    <w:rPr>
                      <w:rFonts w:ascii="Arial" w:hAnsi="Arial" w:eastAsia="Times New Roman" w:cs="Arial"/>
                      <w:color w:val="1A1A1A"/>
                      <w:sz w:val="22"/>
                      <w:szCs w:val="22"/>
                      <w:lang w:eastAsia="en-GB"/>
                    </w:rPr>
                    <w:t>Release Entity (Select all where Purchase agreement to be created)</w:t>
                  </w:r>
                  <w:r w:rsidRPr="00302F0C" w:rsidR="00226652">
                    <w:rPr>
                      <w:rFonts w:ascii="Arial" w:hAnsi="Arial" w:eastAsia="Times New Roman" w:cs="Arial"/>
                      <w:color w:val="FF0000"/>
                      <w:sz w:val="22"/>
                      <w:szCs w:val="22"/>
                      <w:lang w:eastAsia="en-GB"/>
                    </w:rPr>
                    <w:t xml:space="preserve"> *</w:t>
                  </w:r>
                </w:p>
              </w:tc>
              <w:tc>
                <w:tcPr>
                  <w:tcW w:w="3727" w:type="dxa"/>
                  <w:tcBorders>
                    <w:top w:val="nil"/>
                    <w:left w:val="nil"/>
                    <w:bottom w:val="single" w:color="auto" w:sz="4" w:space="0"/>
                    <w:right w:val="single" w:color="auto" w:sz="4" w:space="0"/>
                  </w:tcBorders>
                  <w:hideMark/>
                  <w:tcPrChange w:author="Akshay Raveendran" w:date="2025-07-22T15:32:00Z" w16du:dateUtc="2025-07-22T11:32:00Z" w:id="2102">
                    <w:tcPr>
                      <w:tcW w:w="2745" w:type="dxa"/>
                      <w:gridSpan w:val="2"/>
                      <w:tcBorders>
                        <w:top w:val="nil"/>
                        <w:left w:val="nil"/>
                        <w:bottom w:val="single" w:color="auto" w:sz="4" w:space="0"/>
                        <w:right w:val="single" w:color="auto" w:sz="4" w:space="0"/>
                      </w:tcBorders>
                      <w:hideMark/>
                    </w:tcPr>
                  </w:tcPrChange>
                </w:tcPr>
                <w:p w:rsidRPr="00302F0C" w:rsidR="005C1517" w:rsidP="005C1517" w:rsidRDefault="005C1517" w14:paraId="5DF8E502" w14:textId="77777777">
                  <w:pPr>
                    <w:spacing w:after="0" w:line="240" w:lineRule="auto"/>
                    <w:rPr>
                      <w:rFonts w:ascii="Arial" w:hAnsi="Arial" w:eastAsia="Times New Roman" w:cs="Arial"/>
                      <w:color w:val="1A1A1A"/>
                      <w:sz w:val="22"/>
                      <w:szCs w:val="22"/>
                      <w:lang w:eastAsia="en-GB"/>
                    </w:rPr>
                  </w:pPr>
                  <w:r w:rsidRPr="00302F0C">
                    <w:rPr>
                      <w:rFonts w:ascii="Arial" w:hAnsi="Arial" w:eastAsia="Times New Roman" w:cs="Arial"/>
                      <w:color w:val="1A1A1A"/>
                      <w:sz w:val="22"/>
                      <w:szCs w:val="22"/>
                      <w:lang w:eastAsia="en-GB"/>
                    </w:rPr>
                    <w:t>Multiple selection to be allowed</w:t>
                  </w:r>
                </w:p>
              </w:tc>
              <w:tc>
                <w:tcPr>
                  <w:tcW w:w="3019" w:type="dxa"/>
                  <w:tcBorders>
                    <w:top w:val="nil"/>
                    <w:left w:val="nil"/>
                    <w:bottom w:val="single" w:color="auto" w:sz="4" w:space="0"/>
                    <w:right w:val="single" w:color="auto" w:sz="4" w:space="0"/>
                  </w:tcBorders>
                  <w:vAlign w:val="bottom"/>
                  <w:hideMark/>
                  <w:tcPrChange w:author="Akshay Raveendran" w:date="2025-07-22T15:32:00Z" w16du:dateUtc="2025-07-22T11:32:00Z" w:id="2103">
                    <w:tcPr>
                      <w:tcW w:w="3511" w:type="dxa"/>
                      <w:gridSpan w:val="2"/>
                      <w:tcBorders>
                        <w:top w:val="nil"/>
                        <w:left w:val="nil"/>
                        <w:bottom w:val="single" w:color="auto" w:sz="4" w:space="0"/>
                        <w:right w:val="single" w:color="auto" w:sz="4" w:space="0"/>
                      </w:tcBorders>
                      <w:vAlign w:val="bottom"/>
                      <w:hideMark/>
                    </w:tcPr>
                  </w:tcPrChange>
                </w:tcPr>
                <w:p w:rsidRPr="00302F0C" w:rsidR="005C1517" w:rsidP="005C1517" w:rsidRDefault="005C1517" w14:paraId="3076662E" w14:textId="0E09E4C5">
                  <w:pPr>
                    <w:spacing w:after="0" w:line="240" w:lineRule="auto"/>
                    <w:rPr>
                      <w:rFonts w:ascii="Arial" w:hAnsi="Arial" w:eastAsia="Times New Roman" w:cs="Arial"/>
                      <w:color w:val="000000"/>
                      <w:sz w:val="22"/>
                      <w:szCs w:val="22"/>
                      <w:lang w:eastAsia="en-GB"/>
                    </w:rPr>
                  </w:pPr>
                </w:p>
              </w:tc>
            </w:tr>
            <w:tr w:rsidRPr="00302F0C" w:rsidR="005C1517" w:rsidTr="00226652" w14:paraId="1EAF58DF" w14:textId="77777777">
              <w:trPr>
                <w:trHeight w:val="290"/>
                <w:trPrChange w:author="Akshay Raveendran" w:date="2025-07-22T15:32:00Z" w16du:dateUtc="2025-07-22T11:32:00Z" w:id="2104">
                  <w:trPr>
                    <w:trHeight w:val="290"/>
                  </w:trPr>
                </w:trPrChange>
              </w:trPr>
              <w:tc>
                <w:tcPr>
                  <w:tcW w:w="2054" w:type="dxa"/>
                  <w:tcBorders>
                    <w:top w:val="nil"/>
                    <w:left w:val="single" w:color="auto" w:sz="4" w:space="0"/>
                    <w:bottom w:val="single" w:color="auto" w:sz="4" w:space="0"/>
                    <w:right w:val="single" w:color="auto" w:sz="4" w:space="0"/>
                  </w:tcBorders>
                  <w:vAlign w:val="center"/>
                  <w:hideMark/>
                  <w:tcPrChange w:author="Akshay Raveendran" w:date="2025-07-22T15:32:00Z" w16du:dateUtc="2025-07-22T11:32:00Z" w:id="2105">
                    <w:tcPr>
                      <w:tcW w:w="2540" w:type="dxa"/>
                      <w:gridSpan w:val="3"/>
                      <w:tcBorders>
                        <w:top w:val="nil"/>
                        <w:left w:val="single" w:color="auto" w:sz="4" w:space="0"/>
                        <w:bottom w:val="single" w:color="auto" w:sz="4" w:space="0"/>
                        <w:right w:val="single" w:color="auto" w:sz="4" w:space="0"/>
                      </w:tcBorders>
                      <w:vAlign w:val="center"/>
                      <w:hideMark/>
                    </w:tcPr>
                  </w:tcPrChange>
                </w:tcPr>
                <w:p w:rsidRPr="00302F0C" w:rsidR="005C1517" w:rsidP="005C1517" w:rsidRDefault="005C1517" w14:paraId="6B370366" w14:textId="40F0F507">
                  <w:pPr>
                    <w:spacing w:after="0" w:line="240" w:lineRule="auto"/>
                    <w:rPr>
                      <w:rFonts w:ascii="Arial" w:hAnsi="Arial" w:eastAsia="Times New Roman" w:cs="Arial"/>
                      <w:color w:val="1A1A1A"/>
                      <w:sz w:val="22"/>
                      <w:szCs w:val="22"/>
                      <w:lang w:eastAsia="en-GB"/>
                    </w:rPr>
                  </w:pPr>
                  <w:r w:rsidRPr="00302F0C">
                    <w:rPr>
                      <w:rFonts w:ascii="Arial" w:hAnsi="Arial" w:eastAsia="Times New Roman" w:cs="Arial"/>
                      <w:color w:val="1A1A1A"/>
                      <w:sz w:val="22"/>
                      <w:szCs w:val="22"/>
                      <w:lang w:eastAsia="en-GB"/>
                    </w:rPr>
                    <w:t>Final quotation/contract</w:t>
                  </w:r>
                  <w:r w:rsidRPr="00302F0C">
                    <w:rPr>
                      <w:rFonts w:ascii="Arial" w:hAnsi="Arial" w:eastAsia="Times New Roman" w:cs="Arial"/>
                      <w:color w:val="FF0000"/>
                      <w:sz w:val="22"/>
                      <w:szCs w:val="22"/>
                      <w:lang w:eastAsia="en-GB"/>
                    </w:rPr>
                    <w:t>*</w:t>
                  </w:r>
                </w:p>
              </w:tc>
              <w:tc>
                <w:tcPr>
                  <w:tcW w:w="3727" w:type="dxa"/>
                  <w:tcBorders>
                    <w:top w:val="nil"/>
                    <w:left w:val="nil"/>
                    <w:bottom w:val="single" w:color="auto" w:sz="4" w:space="0"/>
                    <w:right w:val="single" w:color="auto" w:sz="4" w:space="0"/>
                  </w:tcBorders>
                  <w:hideMark/>
                  <w:tcPrChange w:author="Akshay Raveendran" w:date="2025-07-22T15:32:00Z" w16du:dateUtc="2025-07-22T11:32:00Z" w:id="2106">
                    <w:tcPr>
                      <w:tcW w:w="2745" w:type="dxa"/>
                      <w:gridSpan w:val="2"/>
                      <w:tcBorders>
                        <w:top w:val="nil"/>
                        <w:left w:val="nil"/>
                        <w:bottom w:val="single" w:color="auto" w:sz="4" w:space="0"/>
                        <w:right w:val="single" w:color="auto" w:sz="4" w:space="0"/>
                      </w:tcBorders>
                      <w:hideMark/>
                    </w:tcPr>
                  </w:tcPrChange>
                </w:tcPr>
                <w:p w:rsidRPr="00302F0C" w:rsidR="005C1517" w:rsidP="005C1517" w:rsidRDefault="005C1517" w14:paraId="388A50F9" w14:textId="77777777">
                  <w:pPr>
                    <w:spacing w:after="0" w:line="240" w:lineRule="auto"/>
                    <w:rPr>
                      <w:rFonts w:ascii="Arial" w:hAnsi="Arial" w:eastAsia="Times New Roman" w:cs="Arial"/>
                      <w:color w:val="1A1A1A"/>
                      <w:sz w:val="22"/>
                      <w:szCs w:val="22"/>
                      <w:lang w:eastAsia="en-GB"/>
                    </w:rPr>
                  </w:pPr>
                  <w:r w:rsidRPr="00302F0C">
                    <w:rPr>
                      <w:rFonts w:ascii="Arial" w:hAnsi="Arial" w:eastAsia="Times New Roman" w:cs="Arial"/>
                      <w:color w:val="1A1A1A"/>
                      <w:sz w:val="22"/>
                      <w:szCs w:val="22"/>
                      <w:lang w:eastAsia="en-GB"/>
                    </w:rPr>
                    <w:t>Attachment</w:t>
                  </w:r>
                </w:p>
              </w:tc>
              <w:tc>
                <w:tcPr>
                  <w:tcW w:w="3019" w:type="dxa"/>
                  <w:tcBorders>
                    <w:top w:val="nil"/>
                    <w:left w:val="nil"/>
                    <w:bottom w:val="single" w:color="auto" w:sz="4" w:space="0"/>
                    <w:right w:val="single" w:color="auto" w:sz="4" w:space="0"/>
                  </w:tcBorders>
                  <w:vAlign w:val="bottom"/>
                  <w:hideMark/>
                  <w:tcPrChange w:author="Akshay Raveendran" w:date="2025-07-22T15:32:00Z" w16du:dateUtc="2025-07-22T11:32:00Z" w:id="2107">
                    <w:tcPr>
                      <w:tcW w:w="3511" w:type="dxa"/>
                      <w:gridSpan w:val="2"/>
                      <w:tcBorders>
                        <w:top w:val="nil"/>
                        <w:left w:val="nil"/>
                        <w:bottom w:val="single" w:color="auto" w:sz="4" w:space="0"/>
                        <w:right w:val="single" w:color="auto" w:sz="4" w:space="0"/>
                      </w:tcBorders>
                      <w:vAlign w:val="bottom"/>
                      <w:hideMark/>
                    </w:tcPr>
                  </w:tcPrChange>
                </w:tcPr>
                <w:p w:rsidRPr="00302F0C" w:rsidR="005C1517" w:rsidP="005C1517" w:rsidRDefault="005C1517" w14:paraId="2D51301B" w14:textId="2C9A04CD">
                  <w:pPr>
                    <w:spacing w:after="0" w:line="240" w:lineRule="auto"/>
                    <w:rPr>
                      <w:rFonts w:ascii="Arial" w:hAnsi="Arial" w:eastAsia="Times New Roman" w:cs="Arial"/>
                      <w:color w:val="000000"/>
                      <w:sz w:val="22"/>
                      <w:szCs w:val="22"/>
                      <w:lang w:eastAsia="en-GB"/>
                    </w:rPr>
                  </w:pPr>
                </w:p>
              </w:tc>
            </w:tr>
            <w:tr w:rsidRPr="00302F0C" w:rsidR="005C1517" w:rsidTr="00226652" w14:paraId="6DB33216" w14:textId="77777777">
              <w:trPr>
                <w:trHeight w:val="580"/>
                <w:trPrChange w:author="Akshay Raveendran" w:date="2025-07-22T15:32:00Z" w16du:dateUtc="2025-07-22T11:32:00Z" w:id="2108">
                  <w:trPr>
                    <w:trHeight w:val="580"/>
                  </w:trPr>
                </w:trPrChange>
              </w:trPr>
              <w:tc>
                <w:tcPr>
                  <w:tcW w:w="2054" w:type="dxa"/>
                  <w:tcBorders>
                    <w:top w:val="nil"/>
                    <w:left w:val="single" w:color="auto" w:sz="4" w:space="0"/>
                    <w:bottom w:val="single" w:color="auto" w:sz="4" w:space="0"/>
                    <w:right w:val="single" w:color="auto" w:sz="4" w:space="0"/>
                  </w:tcBorders>
                  <w:vAlign w:val="center"/>
                  <w:hideMark/>
                  <w:tcPrChange w:author="Akshay Raveendran" w:date="2025-07-22T15:32:00Z" w16du:dateUtc="2025-07-22T11:32:00Z" w:id="2109">
                    <w:tcPr>
                      <w:tcW w:w="2540" w:type="dxa"/>
                      <w:gridSpan w:val="3"/>
                      <w:tcBorders>
                        <w:top w:val="nil"/>
                        <w:left w:val="single" w:color="auto" w:sz="4" w:space="0"/>
                        <w:bottom w:val="single" w:color="auto" w:sz="4" w:space="0"/>
                        <w:right w:val="single" w:color="auto" w:sz="4" w:space="0"/>
                      </w:tcBorders>
                      <w:vAlign w:val="center"/>
                      <w:hideMark/>
                    </w:tcPr>
                  </w:tcPrChange>
                </w:tcPr>
                <w:p w:rsidRPr="00302F0C" w:rsidR="005C1517" w:rsidP="005C1517" w:rsidRDefault="005C1517" w14:paraId="47F12D6A" w14:textId="39EF73AE">
                  <w:pPr>
                    <w:spacing w:after="0" w:line="240" w:lineRule="auto"/>
                    <w:rPr>
                      <w:rFonts w:ascii="Arial" w:hAnsi="Arial" w:eastAsia="Times New Roman" w:cs="Arial"/>
                      <w:color w:val="1A1A1A"/>
                      <w:sz w:val="22"/>
                      <w:szCs w:val="22"/>
                      <w:lang w:eastAsia="en-GB"/>
                    </w:rPr>
                  </w:pPr>
                  <w:r w:rsidRPr="00302F0C">
                    <w:rPr>
                      <w:rFonts w:ascii="Arial" w:hAnsi="Arial" w:eastAsia="Times New Roman" w:cs="Arial"/>
                      <w:color w:val="1A1A1A"/>
                      <w:sz w:val="22"/>
                      <w:szCs w:val="22"/>
                      <w:lang w:eastAsia="en-GB"/>
                    </w:rPr>
                    <w:t>Item codes list/category code in excel</w:t>
                  </w:r>
                  <w:r w:rsidRPr="00302F0C">
                    <w:rPr>
                      <w:rFonts w:ascii="Arial" w:hAnsi="Arial" w:eastAsia="Times New Roman" w:cs="Arial"/>
                      <w:color w:val="FF0000"/>
                      <w:sz w:val="22"/>
                      <w:szCs w:val="22"/>
                      <w:lang w:eastAsia="en-GB"/>
                    </w:rPr>
                    <w:t>*</w:t>
                  </w:r>
                </w:p>
              </w:tc>
              <w:tc>
                <w:tcPr>
                  <w:tcW w:w="3727" w:type="dxa"/>
                  <w:tcBorders>
                    <w:top w:val="nil"/>
                    <w:left w:val="nil"/>
                    <w:bottom w:val="single" w:color="auto" w:sz="4" w:space="0"/>
                    <w:right w:val="single" w:color="auto" w:sz="4" w:space="0"/>
                  </w:tcBorders>
                  <w:hideMark/>
                  <w:tcPrChange w:author="Akshay Raveendran" w:date="2025-07-22T15:32:00Z" w16du:dateUtc="2025-07-22T11:32:00Z" w:id="2110">
                    <w:tcPr>
                      <w:tcW w:w="2745" w:type="dxa"/>
                      <w:gridSpan w:val="2"/>
                      <w:tcBorders>
                        <w:top w:val="nil"/>
                        <w:left w:val="nil"/>
                        <w:bottom w:val="single" w:color="auto" w:sz="4" w:space="0"/>
                        <w:right w:val="single" w:color="auto" w:sz="4" w:space="0"/>
                      </w:tcBorders>
                      <w:hideMark/>
                    </w:tcPr>
                  </w:tcPrChange>
                </w:tcPr>
                <w:p w:rsidRPr="00302F0C" w:rsidR="005C1517" w:rsidP="005C1517" w:rsidRDefault="005C1517" w14:paraId="0A682383" w14:textId="77777777">
                  <w:pPr>
                    <w:spacing w:after="0" w:line="240" w:lineRule="auto"/>
                    <w:rPr>
                      <w:rFonts w:ascii="Arial" w:hAnsi="Arial" w:eastAsia="Times New Roman" w:cs="Arial"/>
                      <w:color w:val="1A1A1A"/>
                      <w:sz w:val="22"/>
                      <w:szCs w:val="22"/>
                      <w:lang w:eastAsia="en-GB"/>
                    </w:rPr>
                  </w:pPr>
                  <w:r w:rsidRPr="00302F0C">
                    <w:rPr>
                      <w:rFonts w:ascii="Arial" w:hAnsi="Arial" w:eastAsia="Times New Roman" w:cs="Arial"/>
                      <w:color w:val="1A1A1A"/>
                      <w:sz w:val="22"/>
                      <w:szCs w:val="22"/>
                      <w:lang w:eastAsia="en-GB"/>
                    </w:rPr>
                    <w:t>Attachment</w:t>
                  </w:r>
                </w:p>
              </w:tc>
              <w:tc>
                <w:tcPr>
                  <w:tcW w:w="3019" w:type="dxa"/>
                  <w:tcBorders>
                    <w:top w:val="nil"/>
                    <w:left w:val="nil"/>
                    <w:bottom w:val="single" w:color="auto" w:sz="4" w:space="0"/>
                    <w:right w:val="single" w:color="auto" w:sz="4" w:space="0"/>
                  </w:tcBorders>
                  <w:vAlign w:val="bottom"/>
                  <w:hideMark/>
                  <w:tcPrChange w:author="Akshay Raveendran" w:date="2025-07-22T15:32:00Z" w16du:dateUtc="2025-07-22T11:32:00Z" w:id="2111">
                    <w:tcPr>
                      <w:tcW w:w="3511" w:type="dxa"/>
                      <w:gridSpan w:val="2"/>
                      <w:tcBorders>
                        <w:top w:val="nil"/>
                        <w:left w:val="nil"/>
                        <w:bottom w:val="single" w:color="auto" w:sz="4" w:space="0"/>
                        <w:right w:val="single" w:color="auto" w:sz="4" w:space="0"/>
                      </w:tcBorders>
                      <w:vAlign w:val="bottom"/>
                      <w:hideMark/>
                    </w:tcPr>
                  </w:tcPrChange>
                </w:tcPr>
                <w:p w:rsidRPr="00302F0C" w:rsidR="005C1517" w:rsidP="005C1517" w:rsidRDefault="005C1517" w14:paraId="5827108F" w14:textId="2BB6FEE5">
                  <w:pPr>
                    <w:spacing w:after="0" w:line="240" w:lineRule="auto"/>
                    <w:rPr>
                      <w:rFonts w:ascii="Arial" w:hAnsi="Arial" w:eastAsia="Times New Roman" w:cs="Arial"/>
                      <w:sz w:val="22"/>
                      <w:szCs w:val="22"/>
                      <w:lang w:eastAsia="en-GB"/>
                    </w:rPr>
                  </w:pPr>
                </w:p>
              </w:tc>
            </w:tr>
            <w:tr w:rsidRPr="00302F0C" w:rsidR="005C1517" w:rsidTr="00226652" w14:paraId="112AB506" w14:textId="77777777">
              <w:trPr>
                <w:trHeight w:val="290"/>
                <w:trPrChange w:author="Akshay Raveendran" w:date="2025-07-22T15:32:00Z" w16du:dateUtc="2025-07-22T11:32:00Z" w:id="2112">
                  <w:trPr>
                    <w:trHeight w:val="290"/>
                  </w:trPr>
                </w:trPrChange>
              </w:trPr>
              <w:tc>
                <w:tcPr>
                  <w:tcW w:w="2054" w:type="dxa"/>
                  <w:tcBorders>
                    <w:top w:val="nil"/>
                    <w:left w:val="single" w:color="auto" w:sz="4" w:space="0"/>
                    <w:bottom w:val="single" w:color="auto" w:sz="4" w:space="0"/>
                    <w:right w:val="single" w:color="auto" w:sz="4" w:space="0"/>
                  </w:tcBorders>
                  <w:vAlign w:val="center"/>
                  <w:hideMark/>
                  <w:tcPrChange w:author="Akshay Raveendran" w:date="2025-07-22T15:32:00Z" w16du:dateUtc="2025-07-22T11:32:00Z" w:id="2113">
                    <w:tcPr>
                      <w:tcW w:w="2540" w:type="dxa"/>
                      <w:gridSpan w:val="3"/>
                      <w:tcBorders>
                        <w:top w:val="nil"/>
                        <w:left w:val="single" w:color="auto" w:sz="4" w:space="0"/>
                        <w:bottom w:val="single" w:color="auto" w:sz="4" w:space="0"/>
                        <w:right w:val="single" w:color="auto" w:sz="4" w:space="0"/>
                      </w:tcBorders>
                      <w:vAlign w:val="center"/>
                      <w:hideMark/>
                    </w:tcPr>
                  </w:tcPrChange>
                </w:tcPr>
                <w:p w:rsidRPr="00302F0C" w:rsidR="005C1517" w:rsidP="005C1517" w:rsidRDefault="005C1517" w14:paraId="0E9564AA" w14:textId="78FAFB1A">
                  <w:pPr>
                    <w:spacing w:after="0" w:line="240" w:lineRule="auto"/>
                    <w:rPr>
                      <w:rFonts w:ascii="Arial" w:hAnsi="Arial" w:eastAsia="Times New Roman" w:cs="Arial"/>
                      <w:color w:val="1A1A1A"/>
                      <w:sz w:val="22"/>
                      <w:szCs w:val="22"/>
                      <w:lang w:eastAsia="en-GB"/>
                    </w:rPr>
                  </w:pPr>
                  <w:r w:rsidRPr="00302F0C">
                    <w:rPr>
                      <w:rFonts w:ascii="Arial" w:hAnsi="Arial" w:eastAsia="Times New Roman" w:cs="Arial"/>
                      <w:color w:val="1A1A1A"/>
                      <w:sz w:val="22"/>
                      <w:szCs w:val="22"/>
                      <w:lang w:eastAsia="en-GB"/>
                    </w:rPr>
                    <w:t>Additional attachments</w:t>
                  </w:r>
                </w:p>
              </w:tc>
              <w:tc>
                <w:tcPr>
                  <w:tcW w:w="3727" w:type="dxa"/>
                  <w:tcBorders>
                    <w:top w:val="nil"/>
                    <w:left w:val="nil"/>
                    <w:bottom w:val="single" w:color="auto" w:sz="4" w:space="0"/>
                    <w:right w:val="single" w:color="auto" w:sz="4" w:space="0"/>
                  </w:tcBorders>
                  <w:hideMark/>
                  <w:tcPrChange w:author="Akshay Raveendran" w:date="2025-07-22T15:32:00Z" w16du:dateUtc="2025-07-22T11:32:00Z" w:id="2114">
                    <w:tcPr>
                      <w:tcW w:w="2745" w:type="dxa"/>
                      <w:gridSpan w:val="2"/>
                      <w:tcBorders>
                        <w:top w:val="nil"/>
                        <w:left w:val="nil"/>
                        <w:bottom w:val="single" w:color="auto" w:sz="4" w:space="0"/>
                        <w:right w:val="single" w:color="auto" w:sz="4" w:space="0"/>
                      </w:tcBorders>
                      <w:hideMark/>
                    </w:tcPr>
                  </w:tcPrChange>
                </w:tcPr>
                <w:p w:rsidRPr="00302F0C" w:rsidR="005C1517" w:rsidP="005C1517" w:rsidRDefault="005C1517" w14:paraId="14438C2D" w14:textId="77777777">
                  <w:pPr>
                    <w:spacing w:after="0" w:line="240" w:lineRule="auto"/>
                    <w:rPr>
                      <w:rFonts w:ascii="Arial" w:hAnsi="Arial" w:eastAsia="Times New Roman" w:cs="Arial"/>
                      <w:color w:val="1A1A1A"/>
                      <w:sz w:val="22"/>
                      <w:szCs w:val="22"/>
                      <w:lang w:eastAsia="en-GB"/>
                    </w:rPr>
                  </w:pPr>
                  <w:r w:rsidRPr="00302F0C">
                    <w:rPr>
                      <w:rFonts w:ascii="Arial" w:hAnsi="Arial" w:eastAsia="Times New Roman" w:cs="Arial"/>
                      <w:color w:val="1A1A1A"/>
                      <w:sz w:val="22"/>
                      <w:szCs w:val="22"/>
                      <w:lang w:eastAsia="en-GB"/>
                    </w:rPr>
                    <w:t>Multiple attachments</w:t>
                  </w:r>
                </w:p>
              </w:tc>
              <w:tc>
                <w:tcPr>
                  <w:tcW w:w="3019" w:type="dxa"/>
                  <w:tcBorders>
                    <w:top w:val="nil"/>
                    <w:left w:val="nil"/>
                    <w:bottom w:val="single" w:color="auto" w:sz="4" w:space="0"/>
                    <w:right w:val="single" w:color="auto" w:sz="4" w:space="0"/>
                  </w:tcBorders>
                  <w:vAlign w:val="bottom"/>
                  <w:hideMark/>
                  <w:tcPrChange w:author="Akshay Raveendran" w:date="2025-07-22T15:32:00Z" w16du:dateUtc="2025-07-22T11:32:00Z" w:id="2115">
                    <w:tcPr>
                      <w:tcW w:w="3511" w:type="dxa"/>
                      <w:gridSpan w:val="2"/>
                      <w:tcBorders>
                        <w:top w:val="nil"/>
                        <w:left w:val="nil"/>
                        <w:bottom w:val="single" w:color="auto" w:sz="4" w:space="0"/>
                        <w:right w:val="single" w:color="auto" w:sz="4" w:space="0"/>
                      </w:tcBorders>
                      <w:vAlign w:val="bottom"/>
                      <w:hideMark/>
                    </w:tcPr>
                  </w:tcPrChange>
                </w:tcPr>
                <w:p w:rsidRPr="00302F0C" w:rsidR="005C1517" w:rsidP="005C1517" w:rsidRDefault="005C1517" w14:paraId="7E655995" w14:textId="77777777">
                  <w:pPr>
                    <w:spacing w:after="0" w:line="240" w:lineRule="auto"/>
                    <w:rPr>
                      <w:rFonts w:ascii="Arial" w:hAnsi="Arial" w:eastAsia="Times New Roman" w:cs="Arial"/>
                      <w:sz w:val="22"/>
                      <w:szCs w:val="22"/>
                      <w:lang w:eastAsia="en-GB"/>
                    </w:rPr>
                  </w:pPr>
                  <w:r w:rsidRPr="00302F0C">
                    <w:rPr>
                      <w:rFonts w:ascii="Arial" w:hAnsi="Arial" w:eastAsia="Times New Roman" w:cs="Arial"/>
                      <w:sz w:val="22"/>
                      <w:szCs w:val="22"/>
                      <w:lang w:eastAsia="en-GB"/>
                    </w:rPr>
                    <w:t>Optional</w:t>
                  </w:r>
                </w:p>
              </w:tc>
            </w:tr>
            <w:tr w:rsidRPr="00302F0C" w:rsidR="00226652" w:rsidTr="00226652" w14:paraId="57DBFD9C" w14:textId="77777777">
              <w:trPr>
                <w:trHeight w:val="290"/>
              </w:trPr>
              <w:tc>
                <w:tcPr>
                  <w:tcW w:w="2054" w:type="dxa"/>
                  <w:tcBorders>
                    <w:top w:val="single" w:color="auto" w:sz="4" w:space="0"/>
                    <w:left w:val="single" w:color="auto" w:sz="4" w:space="0"/>
                    <w:bottom w:val="single" w:color="auto" w:sz="4" w:space="0"/>
                    <w:right w:val="single" w:color="auto" w:sz="4" w:space="0"/>
                  </w:tcBorders>
                  <w:vAlign w:val="center"/>
                </w:tcPr>
                <w:p w:rsidRPr="00302F0C" w:rsidR="00226652" w:rsidP="005C1517" w:rsidRDefault="00226652" w14:paraId="1611394C" w14:textId="29E378ED">
                  <w:pPr>
                    <w:spacing w:after="0" w:line="240" w:lineRule="auto"/>
                    <w:rPr>
                      <w:rFonts w:ascii="Arial" w:hAnsi="Arial" w:eastAsia="Times New Roman" w:cs="Arial"/>
                      <w:color w:val="1A1A1A"/>
                      <w:sz w:val="22"/>
                      <w:szCs w:val="22"/>
                      <w:lang w:eastAsia="en-GB"/>
                    </w:rPr>
                  </w:pPr>
                  <w:r w:rsidRPr="00302F0C">
                    <w:rPr>
                      <w:rFonts w:ascii="Arial" w:hAnsi="Arial" w:eastAsia="Times New Roman" w:cs="Arial"/>
                      <w:color w:val="1A1A1A"/>
                      <w:sz w:val="22"/>
                      <w:szCs w:val="22"/>
                      <w:lang w:eastAsia="en-GB"/>
                    </w:rPr>
                    <w:t>Comments</w:t>
                  </w:r>
                </w:p>
              </w:tc>
              <w:tc>
                <w:tcPr>
                  <w:tcW w:w="3727" w:type="dxa"/>
                  <w:tcBorders>
                    <w:top w:val="single" w:color="auto" w:sz="4" w:space="0"/>
                    <w:left w:val="nil"/>
                    <w:bottom w:val="single" w:color="auto" w:sz="4" w:space="0"/>
                    <w:right w:val="single" w:color="auto" w:sz="4" w:space="0"/>
                  </w:tcBorders>
                </w:tcPr>
                <w:p w:rsidRPr="00302F0C" w:rsidR="00226652" w:rsidP="005C1517" w:rsidRDefault="00226652" w14:paraId="2DCFDFA5" w14:textId="46B7817C">
                  <w:pPr>
                    <w:spacing w:after="0" w:line="240" w:lineRule="auto"/>
                    <w:rPr>
                      <w:rFonts w:ascii="Arial" w:hAnsi="Arial" w:eastAsia="Times New Roman" w:cs="Arial"/>
                      <w:color w:val="1A1A1A"/>
                      <w:sz w:val="22"/>
                      <w:szCs w:val="22"/>
                      <w:lang w:eastAsia="en-GB"/>
                    </w:rPr>
                  </w:pPr>
                  <w:r w:rsidRPr="00302F0C">
                    <w:rPr>
                      <w:rFonts w:ascii="Arial" w:hAnsi="Arial" w:eastAsia="Times New Roman" w:cs="Arial"/>
                      <w:color w:val="1A1A1A"/>
                      <w:sz w:val="22"/>
                      <w:szCs w:val="22"/>
                      <w:lang w:eastAsia="en-GB"/>
                    </w:rPr>
                    <w:t>Alphanumeric field</w:t>
                  </w:r>
                </w:p>
              </w:tc>
              <w:tc>
                <w:tcPr>
                  <w:tcW w:w="3019" w:type="dxa"/>
                  <w:tcBorders>
                    <w:top w:val="single" w:color="auto" w:sz="4" w:space="0"/>
                    <w:left w:val="nil"/>
                    <w:bottom w:val="single" w:color="auto" w:sz="4" w:space="0"/>
                    <w:right w:val="single" w:color="auto" w:sz="4" w:space="0"/>
                  </w:tcBorders>
                  <w:vAlign w:val="bottom"/>
                </w:tcPr>
                <w:p w:rsidRPr="00302F0C" w:rsidR="00226652" w:rsidP="005C1517" w:rsidRDefault="00226652" w14:paraId="1AC377EA" w14:textId="4CBD1CE2">
                  <w:pPr>
                    <w:spacing w:after="0" w:line="240" w:lineRule="auto"/>
                    <w:rPr>
                      <w:rFonts w:ascii="Arial" w:hAnsi="Arial" w:eastAsia="Times New Roman" w:cs="Arial"/>
                      <w:sz w:val="22"/>
                      <w:szCs w:val="22"/>
                      <w:lang w:eastAsia="en-GB"/>
                    </w:rPr>
                  </w:pPr>
                  <w:r w:rsidRPr="00302F0C">
                    <w:rPr>
                      <w:rFonts w:ascii="Arial" w:hAnsi="Arial" w:eastAsia="Times New Roman" w:cs="Arial"/>
                      <w:sz w:val="22"/>
                      <w:szCs w:val="22"/>
                      <w:lang w:eastAsia="en-GB"/>
                    </w:rPr>
                    <w:t>Optional</w:t>
                  </w:r>
                </w:p>
              </w:tc>
            </w:tr>
          </w:tbl>
          <w:p w:rsidRPr="00302F0C" w:rsidR="00906D99" w:rsidRDefault="00906D99" w14:paraId="2E6F5F74" w14:textId="77777777">
            <w:pPr>
              <w:rPr>
                <w:rFonts w:ascii="Arial" w:hAnsi="Arial" w:cs="Arial"/>
                <w:lang w:eastAsia="en-GB"/>
              </w:rPr>
            </w:pPr>
          </w:p>
        </w:tc>
      </w:tr>
      <w:tr w:rsidRPr="00302F0C" w:rsidR="00906D99" w:rsidTr="3B7D4E62" w14:paraId="28B94DDD" w14:textId="77777777">
        <w:trPr>
          <w:trHeight w:val="290"/>
        </w:trPr>
        <w:tc>
          <w:tcPr>
            <w:tcW w:w="9026" w:type="dxa"/>
            <w:tcBorders>
              <w:top w:val="nil"/>
              <w:left w:val="nil"/>
              <w:bottom w:val="nil"/>
              <w:right w:val="nil"/>
            </w:tcBorders>
            <w:noWrap/>
            <w:tcMar/>
            <w:vAlign w:val="bottom"/>
          </w:tcPr>
          <w:p w:rsidRPr="00302F0C" w:rsidR="00906D99" w:rsidRDefault="00906D99" w14:paraId="7E233BC7" w14:textId="77777777">
            <w:pPr>
              <w:spacing w:after="0" w:line="240" w:lineRule="auto"/>
              <w:rPr>
                <w:rFonts w:ascii="Arial" w:hAnsi="Arial" w:eastAsia="Times New Roman" w:cs="Arial"/>
                <w:color w:val="000000"/>
                <w:sz w:val="22"/>
                <w:szCs w:val="22"/>
                <w:lang w:eastAsia="en-GB"/>
              </w:rPr>
            </w:pPr>
          </w:p>
        </w:tc>
      </w:tr>
    </w:tbl>
    <w:p w:rsidRPr="00302F0C" w:rsidR="00CA76FF" w:rsidP="00EB2F05" w:rsidRDefault="00AB599B" w14:paraId="44F7E67C" w14:textId="17EE8085">
      <w:pPr>
        <w:rPr>
          <w:rFonts w:ascii="Arial" w:hAnsi="Arial" w:cs="Arial"/>
          <w:b/>
          <w:bCs/>
        </w:rPr>
      </w:pPr>
      <w:r w:rsidRPr="00302F0C">
        <w:rPr>
          <w:rFonts w:ascii="Arial" w:hAnsi="Arial" w:cs="Arial"/>
          <w:b/>
          <w:bCs/>
        </w:rPr>
        <w:t>Notes:</w:t>
      </w:r>
    </w:p>
    <w:p w:rsidRPr="00302F0C" w:rsidR="00183920" w:rsidP="00654EAE" w:rsidRDefault="00241EA7" w14:paraId="3670C57F" w14:textId="62FD23A2">
      <w:pPr>
        <w:pStyle w:val="ListParagraph"/>
        <w:numPr>
          <w:ilvl w:val="0"/>
          <w:numId w:val="7"/>
        </w:numPr>
        <w:jc w:val="both"/>
        <w:rPr>
          <w:rFonts w:ascii="Arial" w:hAnsi="Arial" w:cs="Arial"/>
        </w:rPr>
      </w:pPr>
      <w:r w:rsidRPr="00302F0C">
        <w:rPr>
          <w:rFonts w:ascii="Arial" w:hAnsi="Arial" w:cs="Arial"/>
        </w:rPr>
        <w:t>The PSSC team will retrieve relevant data from selected fields in the attached contract documents to complete the process on Xpedeon.</w:t>
      </w:r>
    </w:p>
    <w:p w:rsidRPr="00302F0C" w:rsidR="00825D24" w:rsidP="00825D24" w:rsidRDefault="00825D24" w14:paraId="65FC00E0" w14:textId="77777777">
      <w:pPr>
        <w:pStyle w:val="ListParagraph"/>
        <w:jc w:val="both"/>
        <w:rPr>
          <w:ins w:author="Akshay Raveendran" w:date="2025-07-22T15:30:00Z" w16du:dateUtc="2025-07-22T11:30:00Z" w:id="2116"/>
          <w:rFonts w:ascii="Arial" w:hAnsi="Arial" w:cs="Arial"/>
        </w:rPr>
      </w:pPr>
    </w:p>
    <w:p w:rsidRPr="00302F0C" w:rsidR="00E550B0" w:rsidP="005B6CC7" w:rsidRDefault="00825D24" w14:paraId="7B52FFBF" w14:textId="086C04FB">
      <w:pPr>
        <w:pStyle w:val="Heading3"/>
        <w:rPr>
          <w:ins w:author="Akshay Raveendran" w:date="2025-07-22T15:31:00Z" w16du:dateUtc="2025-07-22T11:31:00Z" w:id="2117"/>
          <w:rFonts w:ascii="Arial" w:hAnsi="Arial" w:cs="Arial"/>
        </w:rPr>
      </w:pPr>
      <w:bookmarkStart w:name="_Toc204935510" w:id="2118"/>
      <w:r w:rsidRPr="00302F0C">
        <w:rPr>
          <w:rFonts w:ascii="Arial" w:hAnsi="Arial" w:cs="Arial"/>
        </w:rPr>
        <w:t>2</w:t>
      </w:r>
      <w:r w:rsidRPr="00302F0C" w:rsidR="00D92F99">
        <w:rPr>
          <w:rFonts w:ascii="Arial" w:hAnsi="Arial" w:cs="Arial"/>
        </w:rPr>
        <w:t xml:space="preserve">.2.2 </w:t>
      </w:r>
      <w:ins w:author="Akshay Raveendran" w:date="2025-07-22T15:32:00Z" w16du:dateUtc="2025-07-22T11:32:00Z" w:id="2119">
        <w:r w:rsidRPr="00302F0C" w:rsidR="00E550B0">
          <w:rPr>
            <w:rFonts w:ascii="Arial" w:hAnsi="Arial" w:cs="Arial"/>
          </w:rPr>
          <w:t>Response form</w:t>
        </w:r>
      </w:ins>
      <w:bookmarkEnd w:id="2118"/>
    </w:p>
    <w:tbl>
      <w:tblPr>
        <w:tblW w:w="8905" w:type="dxa"/>
        <w:tblLook w:val="04A0" w:firstRow="1" w:lastRow="0" w:firstColumn="1" w:lastColumn="0" w:noHBand="0" w:noVBand="1"/>
      </w:tblPr>
      <w:tblGrid>
        <w:gridCol w:w="2435"/>
        <w:gridCol w:w="2738"/>
        <w:gridCol w:w="3732"/>
      </w:tblGrid>
      <w:tr w:rsidRPr="00302F0C" w:rsidR="005B6CC7" w:rsidTr="006617A1" w14:paraId="632171CC" w14:textId="77777777">
        <w:trPr>
          <w:trHeight w:val="290"/>
        </w:trPr>
        <w:tc>
          <w:tcPr>
            <w:tcW w:w="8905" w:type="dxa"/>
            <w:gridSpan w:val="3"/>
            <w:tcBorders>
              <w:top w:val="single" w:color="auto" w:sz="4" w:space="0"/>
              <w:left w:val="single" w:color="auto" w:sz="4" w:space="0"/>
              <w:bottom w:val="single" w:color="auto" w:sz="4" w:space="0"/>
              <w:right w:val="single" w:color="auto" w:sz="4" w:space="0"/>
            </w:tcBorders>
            <w:vAlign w:val="center"/>
            <w:hideMark/>
          </w:tcPr>
          <w:p w:rsidRPr="00302F0C" w:rsidR="005B6CC7" w:rsidRDefault="005B6CC7" w14:paraId="6E699260" w14:textId="5B4A695E">
            <w:pPr>
              <w:spacing w:after="0" w:line="240" w:lineRule="auto"/>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LTPA creation/ amendment/renewal for Xpedeon</w:t>
            </w:r>
          </w:p>
        </w:tc>
      </w:tr>
      <w:tr w:rsidRPr="00302F0C" w:rsidR="005B6CC7" w:rsidTr="006617A1" w14:paraId="362F08AE" w14:textId="77777777">
        <w:trPr>
          <w:trHeight w:val="290"/>
        </w:trPr>
        <w:tc>
          <w:tcPr>
            <w:tcW w:w="2435" w:type="dxa"/>
            <w:tcBorders>
              <w:top w:val="nil"/>
              <w:left w:val="single" w:color="auto" w:sz="4" w:space="0"/>
              <w:bottom w:val="single" w:color="auto" w:sz="4" w:space="0"/>
              <w:right w:val="single" w:color="auto" w:sz="4" w:space="0"/>
            </w:tcBorders>
            <w:vAlign w:val="bottom"/>
            <w:hideMark/>
          </w:tcPr>
          <w:p w:rsidRPr="00302F0C" w:rsidR="005B6CC7" w:rsidRDefault="005B6CC7" w14:paraId="151781F1" w14:textId="77777777">
            <w:pPr>
              <w:spacing w:after="0" w:line="240" w:lineRule="auto"/>
              <w:rPr>
                <w:rFonts w:ascii="Arial" w:hAnsi="Arial" w:eastAsia="Times New Roman" w:cs="Arial"/>
                <w:color w:val="000000"/>
                <w:sz w:val="22"/>
                <w:szCs w:val="22"/>
                <w:lang w:eastAsia="en-GB"/>
              </w:rPr>
            </w:pPr>
            <w:ins w:author="Mary Antony Deepak" w:date="2024-12-05T16:53:00Z" w16du:dateUtc="2024-12-05T12:53:00Z" w:id="2120">
              <w:r w:rsidRPr="00302F0C">
                <w:rPr>
                  <w:rFonts w:ascii="Arial" w:hAnsi="Arial" w:eastAsia="Times New Roman" w:cs="Arial"/>
                  <w:color w:val="000000"/>
                  <w:sz w:val="22"/>
                  <w:szCs w:val="22"/>
                  <w:lang w:eastAsia="en-GB"/>
                </w:rPr>
                <w:t>Legal Entity</w:t>
              </w:r>
            </w:ins>
          </w:p>
        </w:tc>
        <w:tc>
          <w:tcPr>
            <w:tcW w:w="2738" w:type="dxa"/>
            <w:tcBorders>
              <w:top w:val="nil"/>
              <w:left w:val="nil"/>
              <w:bottom w:val="single" w:color="auto" w:sz="4" w:space="0"/>
              <w:right w:val="single" w:color="auto" w:sz="4" w:space="0"/>
            </w:tcBorders>
            <w:vAlign w:val="bottom"/>
            <w:hideMark/>
          </w:tcPr>
          <w:p w:rsidRPr="00302F0C" w:rsidR="005B6CC7" w:rsidRDefault="005B6CC7" w14:paraId="41E0C46E" w14:textId="77777777">
            <w:pPr>
              <w:spacing w:after="0" w:line="240" w:lineRule="auto"/>
              <w:rPr>
                <w:rFonts w:ascii="Arial" w:hAnsi="Arial" w:eastAsia="Times New Roman" w:cs="Arial"/>
                <w:color w:val="000000"/>
                <w:sz w:val="22"/>
                <w:szCs w:val="22"/>
                <w:lang w:eastAsia="en-GB"/>
              </w:rPr>
            </w:pPr>
            <w:ins w:author="Mary Antony Deepak" w:date="2024-12-05T16:53:00Z" w16du:dateUtc="2024-12-05T12:53:00Z" w:id="2121">
              <w:r w:rsidRPr="00302F0C">
                <w:rPr>
                  <w:rFonts w:ascii="Arial" w:hAnsi="Arial" w:eastAsia="Times New Roman" w:cs="Arial"/>
                  <w:color w:val="000000"/>
                  <w:sz w:val="22"/>
                  <w:szCs w:val="22"/>
                  <w:lang w:eastAsia="en-GB"/>
                </w:rPr>
                <w:t>Multiple selection for legal entity</w:t>
              </w:r>
            </w:ins>
          </w:p>
        </w:tc>
        <w:tc>
          <w:tcPr>
            <w:tcW w:w="3732" w:type="dxa"/>
            <w:tcBorders>
              <w:top w:val="nil"/>
              <w:left w:val="nil"/>
              <w:bottom w:val="single" w:color="auto" w:sz="4" w:space="0"/>
              <w:right w:val="single" w:color="auto" w:sz="4" w:space="0"/>
            </w:tcBorders>
            <w:vAlign w:val="bottom"/>
            <w:hideMark/>
          </w:tcPr>
          <w:p w:rsidRPr="00302F0C" w:rsidR="005B6CC7" w:rsidRDefault="005B6CC7" w14:paraId="66DC8D8B" w14:textId="77777777">
            <w:pPr>
              <w:spacing w:after="0" w:line="240" w:lineRule="auto"/>
              <w:rPr>
                <w:rFonts w:ascii="Arial" w:hAnsi="Arial" w:eastAsia="Times New Roman" w:cs="Arial"/>
                <w:color w:val="000000"/>
                <w:sz w:val="22"/>
                <w:szCs w:val="22"/>
                <w:lang w:eastAsia="en-GB"/>
              </w:rPr>
            </w:pPr>
            <w:ins w:author="Mary Antony Deepak" w:date="2024-12-05T16:53:00Z" w16du:dateUtc="2024-12-05T12:53:00Z" w:id="2122">
              <w:r w:rsidRPr="00302F0C">
                <w:rPr>
                  <w:rFonts w:ascii="Arial" w:hAnsi="Arial" w:eastAsia="Times New Roman" w:cs="Arial"/>
                  <w:color w:val="000000"/>
                  <w:sz w:val="22"/>
                  <w:szCs w:val="22"/>
                  <w:lang w:eastAsia="en-GB"/>
                </w:rPr>
                <w:t>Mandatory</w:t>
              </w:r>
            </w:ins>
          </w:p>
        </w:tc>
      </w:tr>
      <w:tr w:rsidRPr="00302F0C" w:rsidR="005B6CC7" w:rsidTr="006617A1" w14:paraId="6709252F" w14:textId="77777777">
        <w:trPr>
          <w:trHeight w:val="290"/>
        </w:trPr>
        <w:tc>
          <w:tcPr>
            <w:tcW w:w="2435" w:type="dxa"/>
            <w:tcBorders>
              <w:top w:val="nil"/>
              <w:left w:val="single" w:color="auto" w:sz="4" w:space="0"/>
              <w:bottom w:val="single" w:color="auto" w:sz="4" w:space="0"/>
              <w:right w:val="single" w:color="auto" w:sz="4" w:space="0"/>
            </w:tcBorders>
            <w:vAlign w:val="bottom"/>
            <w:hideMark/>
          </w:tcPr>
          <w:p w:rsidRPr="00302F0C" w:rsidR="005B6CC7" w:rsidRDefault="005B6CC7" w14:paraId="456CC65D" w14:textId="0C03694C">
            <w:pPr>
              <w:spacing w:after="0" w:line="240" w:lineRule="auto"/>
              <w:rPr>
                <w:rFonts w:ascii="Arial" w:hAnsi="Arial" w:eastAsia="Times New Roman" w:cs="Arial"/>
                <w:color w:val="000000"/>
                <w:sz w:val="22"/>
                <w:szCs w:val="22"/>
                <w:lang w:eastAsia="en-GB"/>
              </w:rPr>
            </w:pPr>
            <w:ins w:author="Mary Antony Deepak" w:date="2024-12-05T16:53:00Z" w16du:dateUtc="2024-12-05T12:53:00Z" w:id="2123">
              <w:r w:rsidRPr="00302F0C">
                <w:rPr>
                  <w:rFonts w:ascii="Arial" w:hAnsi="Arial" w:eastAsia="Times New Roman" w:cs="Arial"/>
                  <w:color w:val="000000"/>
                  <w:sz w:val="22"/>
                  <w:szCs w:val="22"/>
                  <w:lang w:eastAsia="en-GB"/>
                </w:rPr>
                <w:t>Closing Status</w:t>
              </w:r>
            </w:ins>
            <w:r w:rsidRPr="00302F0C" w:rsidR="00E45BDF">
              <w:rPr>
                <w:rFonts w:ascii="Arial" w:hAnsi="Arial" w:eastAsia="Times New Roman" w:cs="Arial"/>
                <w:color w:val="FF0000"/>
                <w:sz w:val="22"/>
                <w:szCs w:val="22"/>
                <w:lang w:eastAsia="en-GB"/>
              </w:rPr>
              <w:t>*</w:t>
            </w:r>
          </w:p>
        </w:tc>
        <w:tc>
          <w:tcPr>
            <w:tcW w:w="2738" w:type="dxa"/>
            <w:tcBorders>
              <w:top w:val="nil"/>
              <w:left w:val="nil"/>
              <w:bottom w:val="single" w:color="auto" w:sz="4" w:space="0"/>
              <w:right w:val="single" w:color="auto" w:sz="4" w:space="0"/>
            </w:tcBorders>
            <w:vAlign w:val="bottom"/>
            <w:hideMark/>
          </w:tcPr>
          <w:p w:rsidRPr="00302F0C" w:rsidR="005B6CC7" w:rsidRDefault="005B6CC7" w14:paraId="7902BEBD" w14:textId="77777777">
            <w:pPr>
              <w:spacing w:after="0" w:line="240" w:lineRule="auto"/>
              <w:rPr>
                <w:rFonts w:ascii="Arial" w:hAnsi="Arial" w:eastAsia="Times New Roman" w:cs="Arial"/>
                <w:color w:val="000000"/>
                <w:sz w:val="22"/>
                <w:szCs w:val="22"/>
                <w:lang w:eastAsia="en-GB"/>
              </w:rPr>
            </w:pPr>
            <w:ins w:author="Mary Antony Deepak" w:date="2024-12-05T16:53:00Z" w16du:dateUtc="2024-12-05T12:53:00Z" w:id="2124">
              <w:r w:rsidRPr="00302F0C">
                <w:rPr>
                  <w:rFonts w:ascii="Arial" w:hAnsi="Arial" w:eastAsia="Times New Roman" w:cs="Arial"/>
                  <w:color w:val="000000"/>
                  <w:sz w:val="22"/>
                  <w:szCs w:val="22"/>
                  <w:lang w:eastAsia="en-GB"/>
                </w:rPr>
                <w:t>Drop down</w:t>
              </w:r>
            </w:ins>
          </w:p>
        </w:tc>
        <w:tc>
          <w:tcPr>
            <w:tcW w:w="3732" w:type="dxa"/>
            <w:tcBorders>
              <w:top w:val="nil"/>
              <w:left w:val="nil"/>
              <w:bottom w:val="single" w:color="auto" w:sz="4" w:space="0"/>
              <w:right w:val="single" w:color="auto" w:sz="4" w:space="0"/>
            </w:tcBorders>
            <w:vAlign w:val="bottom"/>
            <w:hideMark/>
          </w:tcPr>
          <w:p w:rsidRPr="00302F0C" w:rsidR="005B6CC7" w:rsidRDefault="005B6CC7" w14:paraId="795C5A82" w14:textId="77777777">
            <w:pPr>
              <w:spacing w:after="0" w:line="240" w:lineRule="auto"/>
              <w:rPr>
                <w:rFonts w:ascii="Arial" w:hAnsi="Arial" w:eastAsia="Times New Roman" w:cs="Arial"/>
                <w:color w:val="000000"/>
                <w:sz w:val="22"/>
                <w:szCs w:val="22"/>
                <w:lang w:eastAsia="en-GB"/>
              </w:rPr>
            </w:pPr>
            <w:ins w:author="Mary Antony Deepak" w:date="2024-12-05T16:53:00Z" w16du:dateUtc="2024-12-05T12:53:00Z" w:id="2125">
              <w:r w:rsidRPr="00302F0C">
                <w:rPr>
                  <w:rFonts w:ascii="Arial" w:hAnsi="Arial" w:eastAsia="Times New Roman" w:cs="Arial"/>
                  <w:color w:val="000000"/>
                  <w:sz w:val="22"/>
                  <w:szCs w:val="22"/>
                  <w:lang w:eastAsia="en-GB"/>
                </w:rPr>
                <w:t>Completed, Failed</w:t>
              </w:r>
            </w:ins>
          </w:p>
        </w:tc>
      </w:tr>
      <w:tr w:rsidRPr="00302F0C" w:rsidR="005B6CC7" w:rsidTr="006617A1" w14:paraId="4F096D1D" w14:textId="77777777">
        <w:trPr>
          <w:trHeight w:val="290"/>
        </w:trPr>
        <w:tc>
          <w:tcPr>
            <w:tcW w:w="2435" w:type="dxa"/>
            <w:tcBorders>
              <w:top w:val="nil"/>
              <w:left w:val="single" w:color="auto" w:sz="4" w:space="0"/>
              <w:bottom w:val="single" w:color="auto" w:sz="4" w:space="0"/>
              <w:right w:val="single" w:color="auto" w:sz="4" w:space="0"/>
            </w:tcBorders>
            <w:vAlign w:val="bottom"/>
            <w:hideMark/>
          </w:tcPr>
          <w:p w:rsidRPr="00302F0C" w:rsidR="005B6CC7" w:rsidRDefault="005B6CC7" w14:paraId="64E474EE" w14:textId="77777777">
            <w:pPr>
              <w:spacing w:after="0" w:line="240" w:lineRule="auto"/>
              <w:rPr>
                <w:rFonts w:ascii="Arial" w:hAnsi="Arial" w:eastAsia="Times New Roman" w:cs="Arial"/>
                <w:color w:val="000000"/>
                <w:sz w:val="22"/>
                <w:szCs w:val="22"/>
                <w:lang w:eastAsia="en-GB"/>
              </w:rPr>
            </w:pPr>
            <w:ins w:author="Mary Antony Deepak" w:date="2024-12-05T16:53:00Z" w16du:dateUtc="2024-12-05T12:53:00Z" w:id="2126">
              <w:r w:rsidRPr="00302F0C">
                <w:rPr>
                  <w:rFonts w:ascii="Arial" w:hAnsi="Arial" w:eastAsia="Times New Roman" w:cs="Arial"/>
                  <w:color w:val="000000"/>
                  <w:sz w:val="22"/>
                  <w:szCs w:val="22"/>
                  <w:lang w:eastAsia="en-GB"/>
                </w:rPr>
                <w:t>Comments</w:t>
              </w:r>
            </w:ins>
          </w:p>
        </w:tc>
        <w:tc>
          <w:tcPr>
            <w:tcW w:w="2738" w:type="dxa"/>
            <w:tcBorders>
              <w:top w:val="nil"/>
              <w:left w:val="nil"/>
              <w:bottom w:val="single" w:color="auto" w:sz="4" w:space="0"/>
              <w:right w:val="single" w:color="auto" w:sz="4" w:space="0"/>
            </w:tcBorders>
            <w:vAlign w:val="bottom"/>
            <w:hideMark/>
          </w:tcPr>
          <w:p w:rsidRPr="00302F0C" w:rsidR="005B6CC7" w:rsidRDefault="00D7227A" w14:paraId="2B66CE24" w14:textId="4C07B86D">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T</w:t>
            </w:r>
            <w:ins w:author="Mary Antony Deepak" w:date="2024-12-05T16:53:00Z" w16du:dateUtc="2024-12-05T12:53:00Z" w:id="2127">
              <w:r w:rsidRPr="00302F0C" w:rsidR="005B6CC7">
                <w:rPr>
                  <w:rFonts w:ascii="Arial" w:hAnsi="Arial" w:eastAsia="Times New Roman" w:cs="Arial"/>
                  <w:color w:val="000000"/>
                  <w:sz w:val="22"/>
                  <w:szCs w:val="22"/>
                  <w:lang w:eastAsia="en-GB"/>
                </w:rPr>
                <w:t>ext Field</w:t>
              </w:r>
            </w:ins>
          </w:p>
        </w:tc>
        <w:tc>
          <w:tcPr>
            <w:tcW w:w="3732" w:type="dxa"/>
            <w:tcBorders>
              <w:top w:val="nil"/>
              <w:left w:val="nil"/>
              <w:bottom w:val="single" w:color="auto" w:sz="4" w:space="0"/>
              <w:right w:val="single" w:color="auto" w:sz="4" w:space="0"/>
            </w:tcBorders>
            <w:vAlign w:val="bottom"/>
            <w:hideMark/>
          </w:tcPr>
          <w:p w:rsidRPr="00302F0C" w:rsidR="005B6CC7" w:rsidRDefault="005B6CC7" w14:paraId="21FF0256" w14:textId="77777777">
            <w:pPr>
              <w:spacing w:after="0" w:line="240" w:lineRule="auto"/>
              <w:rPr>
                <w:rFonts w:ascii="Arial" w:hAnsi="Arial" w:eastAsia="Times New Roman" w:cs="Arial"/>
                <w:color w:val="000000"/>
                <w:sz w:val="22"/>
                <w:szCs w:val="22"/>
                <w:lang w:eastAsia="en-GB"/>
              </w:rPr>
            </w:pPr>
            <w:ins w:author="Mary Antony Deepak" w:date="2024-12-05T16:53:00Z" w16du:dateUtc="2024-12-05T12:53:00Z" w:id="2128">
              <w:r w:rsidRPr="00302F0C">
                <w:rPr>
                  <w:rFonts w:ascii="Arial" w:hAnsi="Arial" w:eastAsia="Times New Roman" w:cs="Arial"/>
                  <w:color w:val="000000"/>
                  <w:sz w:val="22"/>
                  <w:szCs w:val="22"/>
                  <w:lang w:eastAsia="en-GB"/>
                </w:rPr>
                <w:t>Optional</w:t>
              </w:r>
            </w:ins>
          </w:p>
        </w:tc>
      </w:tr>
    </w:tbl>
    <w:p w:rsidRPr="00302F0C" w:rsidR="00E550B0" w:rsidP="00D53EB2" w:rsidRDefault="00E550B0" w14:paraId="44D1AAB8" w14:textId="0461BEB0">
      <w:pPr>
        <w:jc w:val="both"/>
        <w:rPr>
          <w:rFonts w:ascii="Arial" w:hAnsi="Arial" w:cs="Arial"/>
        </w:rPr>
      </w:pPr>
    </w:p>
    <w:tbl>
      <w:tblPr>
        <w:tblW w:w="9085" w:type="dxa"/>
        <w:tblLook w:val="04A0" w:firstRow="1" w:lastRow="0" w:firstColumn="1" w:lastColumn="0" w:noHBand="0" w:noVBand="1"/>
      </w:tblPr>
      <w:tblGrid>
        <w:gridCol w:w="2425"/>
        <w:gridCol w:w="2348"/>
        <w:gridCol w:w="1427"/>
        <w:gridCol w:w="1445"/>
        <w:gridCol w:w="1440"/>
      </w:tblGrid>
      <w:tr w:rsidRPr="00302F0C" w:rsidR="0020026F" w:rsidTr="008E1760" w14:paraId="059E138F" w14:textId="77777777">
        <w:trPr>
          <w:trHeight w:val="290"/>
        </w:trPr>
        <w:tc>
          <w:tcPr>
            <w:tcW w:w="6200" w:type="dxa"/>
            <w:gridSpan w:val="3"/>
            <w:tcBorders>
              <w:top w:val="single" w:color="auto" w:sz="4" w:space="0"/>
              <w:left w:val="single" w:color="auto" w:sz="4" w:space="0"/>
              <w:bottom w:val="single" w:color="auto" w:sz="4" w:space="0"/>
              <w:right w:val="single" w:color="auto" w:sz="4" w:space="0"/>
            </w:tcBorders>
            <w:shd w:val="clear" w:color="000000" w:fill="7030A0"/>
            <w:noWrap/>
            <w:vAlign w:val="bottom"/>
            <w:hideMark/>
          </w:tcPr>
          <w:p w:rsidRPr="00302F0C" w:rsidR="0020026F" w:rsidP="008E1760" w:rsidRDefault="0020026F" w14:paraId="74C172CE" w14:textId="77777777">
            <w:pPr>
              <w:spacing w:after="0" w:line="240" w:lineRule="auto"/>
              <w:jc w:val="center"/>
              <w:rPr>
                <w:rFonts w:ascii="Arial" w:hAnsi="Arial" w:eastAsia="Times New Roman" w:cs="Arial"/>
                <w:b/>
                <w:color w:val="FFFFFF"/>
                <w:sz w:val="22"/>
                <w:szCs w:val="22"/>
                <w:lang w:eastAsia="en-GB"/>
              </w:rPr>
            </w:pPr>
            <w:r w:rsidRPr="00302F0C">
              <w:rPr>
                <w:rFonts w:ascii="Arial" w:hAnsi="Arial" w:eastAsia="Times New Roman" w:cs="Arial"/>
                <w:b/>
                <w:color w:val="FFFFFF"/>
                <w:sz w:val="22"/>
                <w:szCs w:val="22"/>
                <w:lang w:eastAsia="en-GB"/>
              </w:rPr>
              <w:t>DOA MATRIX</w:t>
            </w:r>
          </w:p>
        </w:tc>
        <w:tc>
          <w:tcPr>
            <w:tcW w:w="2885" w:type="dxa"/>
            <w:gridSpan w:val="2"/>
            <w:tcBorders>
              <w:top w:val="single" w:color="auto" w:sz="4" w:space="0"/>
              <w:left w:val="nil"/>
              <w:bottom w:val="single" w:color="auto" w:sz="4" w:space="0"/>
              <w:right w:val="single" w:color="auto" w:sz="4" w:space="0"/>
            </w:tcBorders>
            <w:shd w:val="clear" w:color="000000" w:fill="7030A0"/>
            <w:noWrap/>
            <w:vAlign w:val="bottom"/>
            <w:hideMark/>
          </w:tcPr>
          <w:p w:rsidRPr="00302F0C" w:rsidR="0020026F" w:rsidP="008E1760" w:rsidRDefault="0020026F" w14:paraId="3C5E382E" w14:textId="77777777">
            <w:pPr>
              <w:spacing w:after="0" w:line="240" w:lineRule="auto"/>
              <w:jc w:val="center"/>
              <w:rPr>
                <w:rFonts w:ascii="Arial" w:hAnsi="Arial" w:eastAsia="Times New Roman" w:cs="Arial"/>
                <w:b/>
                <w:color w:val="FFFFFF"/>
                <w:sz w:val="22"/>
                <w:szCs w:val="22"/>
                <w:lang w:eastAsia="en-GB"/>
              </w:rPr>
            </w:pPr>
            <w:r w:rsidRPr="00302F0C">
              <w:rPr>
                <w:rFonts w:ascii="Arial" w:hAnsi="Arial" w:eastAsia="Times New Roman" w:cs="Arial"/>
                <w:b/>
                <w:color w:val="FFFFFF"/>
                <w:sz w:val="22"/>
                <w:szCs w:val="22"/>
                <w:lang w:eastAsia="en-GB"/>
              </w:rPr>
              <w:t> </w:t>
            </w:r>
          </w:p>
        </w:tc>
      </w:tr>
      <w:tr w:rsidRPr="00302F0C" w:rsidR="0020026F" w:rsidTr="008E1760" w14:paraId="0298C5D7" w14:textId="77777777">
        <w:trPr>
          <w:trHeight w:val="290"/>
        </w:trPr>
        <w:tc>
          <w:tcPr>
            <w:tcW w:w="2425" w:type="dxa"/>
            <w:tcBorders>
              <w:top w:val="nil"/>
              <w:left w:val="single" w:color="auto" w:sz="4" w:space="0"/>
              <w:bottom w:val="single" w:color="auto" w:sz="4" w:space="0"/>
              <w:right w:val="single" w:color="auto" w:sz="4" w:space="0"/>
            </w:tcBorders>
            <w:shd w:val="clear" w:color="000000" w:fill="BFBFBF"/>
            <w:noWrap/>
            <w:vAlign w:val="bottom"/>
            <w:hideMark/>
          </w:tcPr>
          <w:p w:rsidRPr="00302F0C" w:rsidR="0020026F" w:rsidP="008E1760" w:rsidRDefault="0020026F" w14:paraId="1C60F612" w14:textId="77777777">
            <w:pPr>
              <w:spacing w:after="0" w:line="240" w:lineRule="auto"/>
              <w:rPr>
                <w:rFonts w:ascii="Arial" w:hAnsi="Arial" w:eastAsia="Times New Roman" w:cs="Arial"/>
                <w:b/>
                <w:sz w:val="22"/>
                <w:szCs w:val="22"/>
                <w:lang w:eastAsia="en-GB"/>
              </w:rPr>
            </w:pPr>
            <w:r w:rsidRPr="00302F0C">
              <w:rPr>
                <w:rFonts w:ascii="Arial" w:hAnsi="Arial" w:eastAsia="Times New Roman" w:cs="Arial"/>
                <w:b/>
                <w:sz w:val="22"/>
                <w:szCs w:val="22"/>
                <w:lang w:eastAsia="en-GB"/>
              </w:rPr>
              <w:t>Request Type</w:t>
            </w:r>
          </w:p>
        </w:tc>
        <w:tc>
          <w:tcPr>
            <w:tcW w:w="2348" w:type="dxa"/>
            <w:tcBorders>
              <w:top w:val="nil"/>
              <w:left w:val="nil"/>
              <w:bottom w:val="single" w:color="auto" w:sz="4" w:space="0"/>
              <w:right w:val="single" w:color="auto" w:sz="4" w:space="0"/>
            </w:tcBorders>
            <w:shd w:val="clear" w:color="000000" w:fill="BFBFBF"/>
            <w:noWrap/>
            <w:vAlign w:val="bottom"/>
            <w:hideMark/>
          </w:tcPr>
          <w:p w:rsidRPr="00302F0C" w:rsidR="0020026F" w:rsidP="008E1760" w:rsidRDefault="0020026F" w14:paraId="4ECCCEF4" w14:textId="77777777">
            <w:pPr>
              <w:spacing w:after="0" w:line="240" w:lineRule="auto"/>
              <w:rPr>
                <w:rFonts w:ascii="Arial" w:hAnsi="Arial" w:eastAsia="Times New Roman" w:cs="Arial"/>
                <w:b/>
                <w:sz w:val="22"/>
                <w:szCs w:val="22"/>
                <w:lang w:eastAsia="en-GB"/>
              </w:rPr>
            </w:pPr>
            <w:r w:rsidRPr="00302F0C">
              <w:rPr>
                <w:rFonts w:ascii="Arial" w:hAnsi="Arial" w:eastAsia="Times New Roman" w:cs="Arial"/>
                <w:b/>
                <w:sz w:val="22"/>
                <w:szCs w:val="22"/>
                <w:lang w:eastAsia="en-GB"/>
              </w:rPr>
              <w:t>DOA Required</w:t>
            </w:r>
          </w:p>
        </w:tc>
        <w:tc>
          <w:tcPr>
            <w:tcW w:w="1427" w:type="dxa"/>
            <w:tcBorders>
              <w:top w:val="nil"/>
              <w:left w:val="nil"/>
              <w:bottom w:val="single" w:color="auto" w:sz="4" w:space="0"/>
              <w:right w:val="single" w:color="auto" w:sz="4" w:space="0"/>
            </w:tcBorders>
            <w:shd w:val="clear" w:color="000000" w:fill="BFBFBF"/>
            <w:noWrap/>
            <w:vAlign w:val="bottom"/>
            <w:hideMark/>
          </w:tcPr>
          <w:p w:rsidRPr="00302F0C" w:rsidR="0020026F" w:rsidP="008E1760" w:rsidRDefault="0020026F" w14:paraId="222C4C3F" w14:textId="77777777">
            <w:pPr>
              <w:spacing w:after="0" w:line="240" w:lineRule="auto"/>
              <w:rPr>
                <w:rFonts w:ascii="Arial" w:hAnsi="Arial" w:eastAsia="Times New Roman" w:cs="Arial"/>
                <w:b/>
                <w:sz w:val="22"/>
                <w:szCs w:val="22"/>
                <w:lang w:eastAsia="en-GB"/>
              </w:rPr>
            </w:pPr>
            <w:r w:rsidRPr="00302F0C">
              <w:rPr>
                <w:rFonts w:ascii="Arial" w:hAnsi="Arial" w:eastAsia="Times New Roman" w:cs="Arial"/>
                <w:b/>
                <w:sz w:val="22"/>
                <w:szCs w:val="22"/>
                <w:lang w:eastAsia="en-GB"/>
              </w:rPr>
              <w:t>Approval 1</w:t>
            </w:r>
          </w:p>
        </w:tc>
        <w:tc>
          <w:tcPr>
            <w:tcW w:w="1445" w:type="dxa"/>
            <w:tcBorders>
              <w:top w:val="nil"/>
              <w:left w:val="nil"/>
              <w:bottom w:val="single" w:color="auto" w:sz="4" w:space="0"/>
              <w:right w:val="single" w:color="auto" w:sz="4" w:space="0"/>
            </w:tcBorders>
            <w:shd w:val="clear" w:color="000000" w:fill="BFBFBF"/>
            <w:noWrap/>
            <w:vAlign w:val="bottom"/>
            <w:hideMark/>
          </w:tcPr>
          <w:p w:rsidRPr="00302F0C" w:rsidR="0020026F" w:rsidP="008E1760" w:rsidRDefault="0020026F" w14:paraId="1875CC0E" w14:textId="77777777">
            <w:pPr>
              <w:spacing w:after="0" w:line="240" w:lineRule="auto"/>
              <w:rPr>
                <w:rFonts w:ascii="Arial" w:hAnsi="Arial" w:eastAsia="Times New Roman" w:cs="Arial"/>
                <w:b/>
                <w:sz w:val="22"/>
                <w:szCs w:val="22"/>
                <w:lang w:eastAsia="en-GB"/>
              </w:rPr>
            </w:pPr>
            <w:r w:rsidRPr="00302F0C">
              <w:rPr>
                <w:rFonts w:ascii="Arial" w:hAnsi="Arial" w:eastAsia="Times New Roman" w:cs="Arial"/>
                <w:b/>
                <w:sz w:val="22"/>
                <w:szCs w:val="22"/>
                <w:lang w:eastAsia="en-GB"/>
              </w:rPr>
              <w:t>Approval 2</w:t>
            </w:r>
          </w:p>
        </w:tc>
        <w:tc>
          <w:tcPr>
            <w:tcW w:w="1440" w:type="dxa"/>
            <w:tcBorders>
              <w:top w:val="nil"/>
              <w:left w:val="nil"/>
              <w:bottom w:val="single" w:color="auto" w:sz="4" w:space="0"/>
              <w:right w:val="single" w:color="auto" w:sz="4" w:space="0"/>
            </w:tcBorders>
            <w:shd w:val="clear" w:color="000000" w:fill="BFBFBF"/>
            <w:noWrap/>
            <w:vAlign w:val="bottom"/>
            <w:hideMark/>
          </w:tcPr>
          <w:p w:rsidRPr="00302F0C" w:rsidR="0020026F" w:rsidP="008E1760" w:rsidRDefault="0020026F" w14:paraId="7A21ED47" w14:textId="77777777">
            <w:pPr>
              <w:spacing w:after="0" w:line="240" w:lineRule="auto"/>
              <w:rPr>
                <w:rFonts w:ascii="Arial" w:hAnsi="Arial" w:eastAsia="Times New Roman" w:cs="Arial"/>
                <w:b/>
                <w:sz w:val="22"/>
                <w:szCs w:val="22"/>
                <w:lang w:eastAsia="en-GB"/>
              </w:rPr>
            </w:pPr>
            <w:r w:rsidRPr="00302F0C">
              <w:rPr>
                <w:rFonts w:ascii="Arial" w:hAnsi="Arial" w:eastAsia="Times New Roman" w:cs="Arial"/>
                <w:b/>
                <w:sz w:val="22"/>
                <w:szCs w:val="22"/>
                <w:lang w:eastAsia="en-GB"/>
              </w:rPr>
              <w:t>Approval 3</w:t>
            </w:r>
          </w:p>
        </w:tc>
      </w:tr>
      <w:tr w:rsidRPr="00302F0C" w:rsidR="0020026F" w:rsidTr="008E1760" w14:paraId="3FCF8450" w14:textId="77777777">
        <w:trPr>
          <w:trHeight w:val="290"/>
        </w:trPr>
        <w:tc>
          <w:tcPr>
            <w:tcW w:w="2425" w:type="dxa"/>
            <w:tcBorders>
              <w:top w:val="nil"/>
              <w:left w:val="single" w:color="auto" w:sz="4" w:space="0"/>
              <w:bottom w:val="single" w:color="auto" w:sz="4" w:space="0"/>
              <w:right w:val="single" w:color="auto" w:sz="4" w:space="0"/>
            </w:tcBorders>
            <w:noWrap/>
            <w:vAlign w:val="bottom"/>
            <w:hideMark/>
          </w:tcPr>
          <w:p w:rsidRPr="00302F0C" w:rsidR="0020026F" w:rsidP="008E1760" w:rsidRDefault="0020026F" w14:paraId="39EA8520"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lang w:eastAsia="en-GB"/>
              </w:rPr>
              <w:t>LTPA Creation/ amendment/renewal</w:t>
            </w:r>
          </w:p>
        </w:tc>
        <w:tc>
          <w:tcPr>
            <w:tcW w:w="2348" w:type="dxa"/>
            <w:tcBorders>
              <w:top w:val="nil"/>
              <w:left w:val="nil"/>
              <w:bottom w:val="single" w:color="auto" w:sz="4" w:space="0"/>
              <w:right w:val="single" w:color="auto" w:sz="4" w:space="0"/>
            </w:tcBorders>
            <w:noWrap/>
            <w:vAlign w:val="bottom"/>
            <w:hideMark/>
          </w:tcPr>
          <w:p w:rsidRPr="00302F0C" w:rsidR="0020026F" w:rsidP="008E1760" w:rsidRDefault="0020026F" w14:paraId="7501E30F"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No (DoA already available in Xpedeon system)</w:t>
            </w:r>
          </w:p>
        </w:tc>
        <w:tc>
          <w:tcPr>
            <w:tcW w:w="1427" w:type="dxa"/>
            <w:tcBorders>
              <w:top w:val="nil"/>
              <w:left w:val="nil"/>
              <w:bottom w:val="single" w:color="auto" w:sz="4" w:space="0"/>
              <w:right w:val="single" w:color="auto" w:sz="4" w:space="0"/>
            </w:tcBorders>
            <w:noWrap/>
            <w:vAlign w:val="bottom"/>
            <w:hideMark/>
          </w:tcPr>
          <w:p w:rsidRPr="00302F0C" w:rsidR="0020026F" w:rsidP="008E1760" w:rsidRDefault="0020026F" w14:paraId="64709D66" w14:textId="77777777">
            <w:pPr>
              <w:spacing w:after="0" w:line="240" w:lineRule="auto"/>
              <w:rPr>
                <w:rFonts w:ascii="Arial" w:hAnsi="Arial" w:eastAsia="Times New Roman" w:cs="Arial"/>
                <w:color w:val="000000"/>
                <w:sz w:val="22"/>
                <w:szCs w:val="22"/>
                <w:lang w:eastAsia="en-GB"/>
              </w:rPr>
            </w:pPr>
          </w:p>
        </w:tc>
        <w:tc>
          <w:tcPr>
            <w:tcW w:w="1445" w:type="dxa"/>
            <w:tcBorders>
              <w:top w:val="nil"/>
              <w:left w:val="nil"/>
              <w:bottom w:val="single" w:color="auto" w:sz="4" w:space="0"/>
              <w:right w:val="single" w:color="auto" w:sz="4" w:space="0"/>
            </w:tcBorders>
            <w:noWrap/>
            <w:vAlign w:val="bottom"/>
            <w:hideMark/>
          </w:tcPr>
          <w:p w:rsidRPr="00302F0C" w:rsidR="0020026F" w:rsidP="008E1760" w:rsidRDefault="0020026F" w14:paraId="4F534212"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c>
          <w:tcPr>
            <w:tcW w:w="1440" w:type="dxa"/>
            <w:tcBorders>
              <w:top w:val="nil"/>
              <w:left w:val="nil"/>
              <w:bottom w:val="single" w:color="auto" w:sz="4" w:space="0"/>
              <w:right w:val="single" w:color="auto" w:sz="4" w:space="0"/>
            </w:tcBorders>
            <w:noWrap/>
            <w:vAlign w:val="bottom"/>
            <w:hideMark/>
          </w:tcPr>
          <w:p w:rsidRPr="00302F0C" w:rsidR="0020026F" w:rsidP="008E1760" w:rsidRDefault="0020026F" w14:paraId="481A9B95"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bl>
    <w:p w:rsidRPr="00302F0C" w:rsidR="0020026F" w:rsidP="00D53EB2" w:rsidRDefault="0020026F" w14:paraId="2CDB510F" w14:textId="77777777">
      <w:pPr>
        <w:jc w:val="both"/>
        <w:rPr>
          <w:rFonts w:ascii="Arial" w:hAnsi="Arial" w:cs="Arial"/>
        </w:rPr>
      </w:pPr>
    </w:p>
    <w:p w:rsidRPr="00302F0C" w:rsidR="00317C59" w:rsidDel="00E979EB" w:rsidP="00317C59" w:rsidRDefault="00317C59" w14:paraId="7EE45B9B" w14:textId="13000A53">
      <w:pPr>
        <w:jc w:val="both"/>
        <w:rPr>
          <w:del w:author="Akshay Raveendran" w:date="2025-07-22T15:15:00Z" w16du:dateUtc="2025-07-22T11:15:00Z" w:id="2129"/>
          <w:rFonts w:ascii="Arial" w:hAnsi="Arial" w:cs="Arial"/>
        </w:rPr>
      </w:pPr>
      <w:bookmarkStart w:name="_Toc204935511" w:id="2130"/>
      <w:r w:rsidRPr="00302F0C">
        <w:rPr>
          <w:rFonts w:ascii="Arial" w:hAnsi="Arial" w:cs="Arial"/>
        </w:rPr>
        <w:t>2.</w:t>
      </w:r>
      <w:r w:rsidRPr="00302F0C" w:rsidR="00AB11B7">
        <w:rPr>
          <w:rFonts w:ascii="Arial" w:hAnsi="Arial" w:cs="Arial"/>
        </w:rPr>
        <w:t>2</w:t>
      </w:r>
      <w:r w:rsidRPr="00302F0C">
        <w:rPr>
          <w:rFonts w:ascii="Arial" w:hAnsi="Arial" w:cs="Arial"/>
        </w:rPr>
        <w:t>.</w:t>
      </w:r>
      <w:r w:rsidRPr="00302F0C" w:rsidR="00AB11B7">
        <w:rPr>
          <w:rFonts w:ascii="Arial" w:hAnsi="Arial" w:cs="Arial"/>
        </w:rPr>
        <w:t>3</w:t>
      </w:r>
      <w:bookmarkEnd w:id="2130"/>
      <w:r w:rsidRPr="00302F0C">
        <w:rPr>
          <w:rFonts w:ascii="Arial" w:hAnsi="Arial" w:cs="Arial"/>
        </w:rPr>
        <w:t xml:space="preserve"> </w:t>
      </w:r>
      <w:del w:author="Akshay Raveendran" w:date="2025-07-22T15:15:00Z" w16du:dateUtc="2025-07-22T11:15:00Z" w:id="2131">
        <w:r w:rsidRPr="00302F0C" w:rsidDel="00E979EB">
          <w:rPr>
            <w:rFonts w:ascii="Arial" w:hAnsi="Arial" w:cs="Arial"/>
          </w:rPr>
          <w:delText>Dropdowns:</w:delText>
        </w:r>
      </w:del>
    </w:p>
    <w:p w:rsidRPr="00302F0C" w:rsidR="00317C59" w:rsidDel="00E979EB" w:rsidP="00317C59" w:rsidRDefault="00317C59" w14:paraId="199B494A" w14:textId="77777777">
      <w:pPr>
        <w:jc w:val="both"/>
        <w:rPr>
          <w:del w:author="Akshay Raveendran" w:date="2025-07-22T15:15:00Z" w16du:dateUtc="2025-07-22T11:15:00Z" w:id="2132"/>
          <w:rFonts w:ascii="Arial" w:hAnsi="Arial" w:cs="Arial"/>
        </w:rPr>
      </w:pPr>
      <w:del w:author="Akshay Raveendran" w:date="2025-07-22T15:15:00Z" w16du:dateUtc="2025-07-22T11:15:00Z" w:id="2133">
        <w:r w:rsidRPr="00302F0C" w:rsidDel="00E979EB">
          <w:rPr>
            <w:rFonts w:ascii="Arial" w:hAnsi="Arial" w:cs="Arial"/>
            <w:b/>
            <w:bCs/>
          </w:rPr>
          <w:delText xml:space="preserve">    Updated Request Status</w:delText>
        </w:r>
      </w:del>
    </w:p>
    <w:p w:rsidRPr="00302F0C" w:rsidR="00317C59" w:rsidDel="00EA23F0" w:rsidRDefault="00317C59" w14:paraId="755758A6" w14:textId="77777777">
      <w:pPr>
        <w:pStyle w:val="ListParagraph"/>
        <w:numPr>
          <w:ilvl w:val="0"/>
          <w:numId w:val="36"/>
        </w:numPr>
        <w:jc w:val="both"/>
        <w:rPr>
          <w:del w:author="Akshay Raveendran" w:date="2025-07-17T15:30:00Z" w16du:dateUtc="2025-07-17T11:30:00Z" w:id="2134"/>
          <w:rFonts w:ascii="Arial" w:hAnsi="Arial" w:cs="Arial"/>
          <w:rPrChange w:author="Akshay Raveendran" w:date="2025-07-17T15:30:00Z" w16du:dateUtc="2025-07-17T11:30:00Z" w:id="2135">
            <w:rPr>
              <w:del w:author="Akshay Raveendran" w:date="2025-07-17T15:30:00Z" w16du:dateUtc="2025-07-17T11:30:00Z" w:id="2136"/>
            </w:rPr>
          </w:rPrChange>
        </w:rPr>
        <w:pPrChange w:author="Akshay Raveendran" w:date="2025-07-17T15:30:00Z" w16du:dateUtc="2025-07-17T11:30:00Z" w:id="2137">
          <w:pPr>
            <w:pStyle w:val="ListParagraph"/>
            <w:numPr>
              <w:numId w:val="21"/>
            </w:numPr>
            <w:ind w:left="1080" w:hanging="360"/>
            <w:jc w:val="both"/>
          </w:pPr>
        </w:pPrChange>
      </w:pPr>
      <w:del w:author="Akshay Raveendran" w:date="2025-07-17T15:30:00Z" w16du:dateUtc="2025-07-17T11:30:00Z" w:id="2138">
        <w:r w:rsidRPr="00302F0C" w:rsidDel="00EA23F0">
          <w:rPr>
            <w:rFonts w:ascii="Arial" w:hAnsi="Arial" w:cs="Arial"/>
            <w:color w:val="404040" w:themeColor="text1" w:themeTint="BF"/>
            <w:rPrChange w:author="Akshay Raveendran" w:date="2025-07-21T10:20:00Z" w16du:dateUtc="2025-07-21T06:20:00Z" w:id="2139">
              <w:rPr/>
            </w:rPrChange>
          </w:rPr>
          <w:delText>Vendor Sourcing floated</w:delText>
        </w:r>
      </w:del>
    </w:p>
    <w:p w:rsidRPr="00302F0C" w:rsidR="00317C59" w:rsidDel="00EA23F0" w:rsidRDefault="00317C59" w14:paraId="32F0BE0F" w14:textId="77777777">
      <w:pPr>
        <w:pStyle w:val="ListParagraph"/>
        <w:numPr>
          <w:ilvl w:val="0"/>
          <w:numId w:val="36"/>
        </w:numPr>
        <w:jc w:val="both"/>
        <w:rPr>
          <w:del w:author="Akshay Raveendran" w:date="2025-07-17T15:30:00Z" w16du:dateUtc="2025-07-17T11:30:00Z" w:id="2140"/>
          <w:rFonts w:ascii="Arial" w:hAnsi="Arial" w:cs="Arial"/>
          <w:rPrChange w:author="Akshay Raveendran" w:date="2025-07-17T15:30:00Z" w16du:dateUtc="2025-07-17T11:30:00Z" w:id="2141">
            <w:rPr>
              <w:del w:author="Akshay Raveendran" w:date="2025-07-17T15:30:00Z" w16du:dateUtc="2025-07-17T11:30:00Z" w:id="2142"/>
            </w:rPr>
          </w:rPrChange>
        </w:rPr>
        <w:pPrChange w:author="Akshay Raveendran" w:date="2025-07-17T15:30:00Z" w16du:dateUtc="2025-07-17T11:30:00Z" w:id="2143">
          <w:pPr>
            <w:pStyle w:val="ListParagraph"/>
            <w:numPr>
              <w:numId w:val="21"/>
            </w:numPr>
            <w:ind w:left="1080" w:hanging="360"/>
            <w:jc w:val="both"/>
          </w:pPr>
        </w:pPrChange>
      </w:pPr>
      <w:del w:author="Akshay Raveendran" w:date="2025-07-17T15:30:00Z" w16du:dateUtc="2025-07-17T11:30:00Z" w:id="2144">
        <w:r w:rsidRPr="00302F0C" w:rsidDel="00EA23F0">
          <w:rPr>
            <w:rFonts w:ascii="Arial" w:hAnsi="Arial" w:cs="Arial"/>
            <w:color w:val="404040" w:themeColor="text1" w:themeTint="BF"/>
            <w:rPrChange w:author="Akshay Raveendran" w:date="2025-07-21T10:20:00Z" w16du:dateUtc="2025-07-21T06:20:00Z" w:id="2145">
              <w:rPr/>
            </w:rPrChange>
          </w:rPr>
          <w:delText>Initial Bids Received</w:delText>
        </w:r>
      </w:del>
    </w:p>
    <w:p w:rsidRPr="00302F0C" w:rsidR="00317C59" w:rsidDel="00EA23F0" w:rsidRDefault="00317C59" w14:paraId="58B812B3" w14:textId="77777777">
      <w:pPr>
        <w:pStyle w:val="ListParagraph"/>
        <w:numPr>
          <w:ilvl w:val="0"/>
          <w:numId w:val="36"/>
        </w:numPr>
        <w:jc w:val="both"/>
        <w:rPr>
          <w:del w:author="Akshay Raveendran" w:date="2025-07-17T15:30:00Z" w16du:dateUtc="2025-07-17T11:30:00Z" w:id="2146"/>
          <w:rFonts w:ascii="Arial" w:hAnsi="Arial" w:cs="Arial"/>
          <w:rPrChange w:author="Akshay Raveendran" w:date="2025-07-17T15:30:00Z" w16du:dateUtc="2025-07-17T11:30:00Z" w:id="2147">
            <w:rPr>
              <w:del w:author="Akshay Raveendran" w:date="2025-07-17T15:30:00Z" w16du:dateUtc="2025-07-17T11:30:00Z" w:id="2148"/>
            </w:rPr>
          </w:rPrChange>
        </w:rPr>
        <w:pPrChange w:author="Akshay Raveendran" w:date="2025-07-17T15:30:00Z" w16du:dateUtc="2025-07-17T11:30:00Z" w:id="2149">
          <w:pPr>
            <w:pStyle w:val="ListParagraph"/>
            <w:numPr>
              <w:numId w:val="21"/>
            </w:numPr>
            <w:ind w:left="1080" w:hanging="360"/>
            <w:jc w:val="both"/>
          </w:pPr>
        </w:pPrChange>
      </w:pPr>
      <w:del w:author="Akshay Raveendran" w:date="2025-07-17T15:30:00Z" w16du:dateUtc="2025-07-17T11:30:00Z" w:id="2150">
        <w:r w:rsidRPr="00302F0C" w:rsidDel="00EA23F0">
          <w:rPr>
            <w:rFonts w:ascii="Arial" w:hAnsi="Arial" w:cs="Arial"/>
            <w:color w:val="404040" w:themeColor="text1" w:themeTint="BF"/>
            <w:rPrChange w:author="Akshay Raveendran" w:date="2025-07-21T10:20:00Z" w16du:dateUtc="2025-07-21T06:20:00Z" w:id="2151">
              <w:rPr/>
            </w:rPrChange>
          </w:rPr>
          <w:delText>Quote finalization</w:delText>
        </w:r>
      </w:del>
    </w:p>
    <w:p w:rsidRPr="00302F0C" w:rsidR="00317C59" w:rsidDel="00EA23F0" w:rsidRDefault="00317C59" w14:paraId="28B24148" w14:textId="77777777">
      <w:pPr>
        <w:pStyle w:val="ListParagraph"/>
        <w:numPr>
          <w:ilvl w:val="0"/>
          <w:numId w:val="36"/>
        </w:numPr>
        <w:jc w:val="both"/>
        <w:rPr>
          <w:del w:author="Akshay Raveendran" w:date="2025-07-17T15:30:00Z" w16du:dateUtc="2025-07-17T11:30:00Z" w:id="2152"/>
          <w:rFonts w:ascii="Arial" w:hAnsi="Arial" w:cs="Arial"/>
          <w:rPrChange w:author="Akshay Raveendran" w:date="2025-07-17T15:30:00Z" w16du:dateUtc="2025-07-17T11:30:00Z" w:id="2153">
            <w:rPr>
              <w:del w:author="Akshay Raveendran" w:date="2025-07-17T15:30:00Z" w16du:dateUtc="2025-07-17T11:30:00Z" w:id="2154"/>
            </w:rPr>
          </w:rPrChange>
        </w:rPr>
        <w:pPrChange w:author="Akshay Raveendran" w:date="2025-07-17T15:30:00Z" w16du:dateUtc="2025-07-17T11:30:00Z" w:id="2155">
          <w:pPr>
            <w:pStyle w:val="ListParagraph"/>
            <w:numPr>
              <w:numId w:val="21"/>
            </w:numPr>
            <w:ind w:left="1080" w:hanging="360"/>
            <w:jc w:val="both"/>
          </w:pPr>
        </w:pPrChange>
      </w:pPr>
      <w:del w:author="Akshay Raveendran" w:date="2025-07-17T15:30:00Z" w16du:dateUtc="2025-07-17T11:30:00Z" w:id="2156">
        <w:r w:rsidRPr="00302F0C" w:rsidDel="00EA23F0">
          <w:rPr>
            <w:rFonts w:ascii="Arial" w:hAnsi="Arial" w:cs="Arial"/>
            <w:color w:val="404040" w:themeColor="text1" w:themeTint="BF"/>
            <w:rPrChange w:author="Akshay Raveendran" w:date="2025-07-21T10:20:00Z" w16du:dateUtc="2025-07-21T06:20:00Z" w:id="2157">
              <w:rPr/>
            </w:rPrChange>
          </w:rPr>
          <w:delText>Completed</w:delText>
        </w:r>
      </w:del>
    </w:p>
    <w:p w:rsidRPr="00302F0C" w:rsidR="00317C59" w:rsidP="00317C59" w:rsidRDefault="00317C59" w14:paraId="597F4258" w14:textId="77777777">
      <w:pPr>
        <w:pStyle w:val="Heading3"/>
        <w:rPr>
          <w:rFonts w:ascii="Arial" w:hAnsi="Arial" w:cs="Arial"/>
        </w:rPr>
      </w:pPr>
      <w:bookmarkStart w:name="_Toc204935512" w:id="2158"/>
      <w:r w:rsidRPr="00302F0C">
        <w:rPr>
          <w:rFonts w:ascii="Arial" w:hAnsi="Arial" w:cs="Arial"/>
        </w:rPr>
        <w:t>Dashboard - Requirements</w:t>
      </w:r>
      <w:bookmarkEnd w:id="2158"/>
    </w:p>
    <w:p w:rsidRPr="00302F0C" w:rsidR="005E0068" w:rsidP="005E0068" w:rsidRDefault="005E0068" w14:paraId="26B07D06" w14:textId="18EB6AE2">
      <w:pPr>
        <w:pStyle w:val="ListParagraph"/>
        <w:numPr>
          <w:ilvl w:val="0"/>
          <w:numId w:val="9"/>
        </w:numPr>
        <w:jc w:val="both"/>
        <w:rPr>
          <w:rFonts w:ascii="Arial" w:hAnsi="Arial" w:cs="Arial"/>
        </w:rPr>
      </w:pPr>
      <w:r w:rsidRPr="00302F0C">
        <w:rPr>
          <w:rFonts w:ascii="Arial" w:hAnsi="Arial" w:cs="Arial"/>
        </w:rPr>
        <w:t>The dashboard should show the total number of requests received, along with counts of open and completed requests.</w:t>
      </w:r>
    </w:p>
    <w:p w:rsidRPr="00302F0C" w:rsidR="00317C59" w:rsidP="005E0068" w:rsidRDefault="005E0068" w14:paraId="022105FC" w14:textId="5BB91649">
      <w:pPr>
        <w:pStyle w:val="ListParagraph"/>
        <w:numPr>
          <w:ilvl w:val="0"/>
          <w:numId w:val="9"/>
        </w:numPr>
        <w:jc w:val="both"/>
        <w:rPr>
          <w:rFonts w:ascii="Arial" w:hAnsi="Arial" w:cs="Arial"/>
        </w:rPr>
      </w:pPr>
      <w:r w:rsidRPr="00302F0C">
        <w:rPr>
          <w:rFonts w:ascii="Arial" w:hAnsi="Arial" w:cs="Arial"/>
        </w:rPr>
        <w:t>A tracker should monitor requests nearing SLA violations and those where SLAs have been breached by staff.</w:t>
      </w:r>
    </w:p>
    <w:p w:rsidRPr="00302F0C" w:rsidR="00995C7F" w:rsidDel="00E979EB" w:rsidP="00995C7F" w:rsidRDefault="00995C7F" w14:paraId="3A581B54" w14:textId="1B45A672">
      <w:pPr>
        <w:jc w:val="both"/>
        <w:rPr>
          <w:del w:author="Akshay Raveendran" w:date="2025-07-22T15:15:00Z" w16du:dateUtc="2025-07-22T11:15:00Z" w:id="2159"/>
          <w:rFonts w:ascii="Arial" w:hAnsi="Arial" w:cs="Arial"/>
        </w:rPr>
      </w:pPr>
      <w:bookmarkStart w:name="_Toc204935513" w:id="2160"/>
      <w:r w:rsidRPr="00302F0C">
        <w:rPr>
          <w:rFonts w:ascii="Arial" w:hAnsi="Arial" w:cs="Arial"/>
        </w:rPr>
        <w:t>2.2.4</w:t>
      </w:r>
      <w:bookmarkEnd w:id="2160"/>
      <w:r w:rsidRPr="00302F0C">
        <w:rPr>
          <w:rFonts w:ascii="Arial" w:hAnsi="Arial" w:cs="Arial"/>
        </w:rPr>
        <w:t xml:space="preserve"> </w:t>
      </w:r>
      <w:del w:author="Akshay Raveendran" w:date="2025-07-22T15:15:00Z" w16du:dateUtc="2025-07-22T11:15:00Z" w:id="2161">
        <w:r w:rsidRPr="00302F0C" w:rsidDel="00E979EB">
          <w:rPr>
            <w:rFonts w:ascii="Arial" w:hAnsi="Arial" w:cs="Arial"/>
          </w:rPr>
          <w:delText>Dropdowns:</w:delText>
        </w:r>
      </w:del>
    </w:p>
    <w:p w:rsidRPr="00302F0C" w:rsidR="00995C7F" w:rsidDel="00E979EB" w:rsidP="00995C7F" w:rsidRDefault="00995C7F" w14:paraId="611D49C5" w14:textId="77777777">
      <w:pPr>
        <w:jc w:val="both"/>
        <w:rPr>
          <w:del w:author="Akshay Raveendran" w:date="2025-07-22T15:15:00Z" w16du:dateUtc="2025-07-22T11:15:00Z" w:id="2162"/>
          <w:rFonts w:ascii="Arial" w:hAnsi="Arial" w:cs="Arial"/>
        </w:rPr>
      </w:pPr>
      <w:del w:author="Akshay Raveendran" w:date="2025-07-22T15:15:00Z" w16du:dateUtc="2025-07-22T11:15:00Z" w:id="2163">
        <w:r w:rsidRPr="00302F0C" w:rsidDel="00E979EB">
          <w:rPr>
            <w:rFonts w:ascii="Arial" w:hAnsi="Arial" w:cs="Arial"/>
            <w:b/>
            <w:bCs/>
          </w:rPr>
          <w:delText xml:space="preserve">    Updated Request Status</w:delText>
        </w:r>
      </w:del>
    </w:p>
    <w:p w:rsidRPr="00302F0C" w:rsidR="00995C7F" w:rsidDel="00EA23F0" w:rsidRDefault="00995C7F" w14:paraId="3BA3E5C1" w14:textId="77777777">
      <w:pPr>
        <w:pStyle w:val="ListParagraph"/>
        <w:numPr>
          <w:ilvl w:val="0"/>
          <w:numId w:val="36"/>
        </w:numPr>
        <w:jc w:val="both"/>
        <w:rPr>
          <w:del w:author="Akshay Raveendran" w:date="2025-07-17T15:30:00Z" w16du:dateUtc="2025-07-17T11:30:00Z" w:id="2164"/>
          <w:rFonts w:ascii="Arial" w:hAnsi="Arial" w:cs="Arial"/>
          <w:rPrChange w:author="Akshay Raveendran" w:date="2025-07-17T15:30:00Z" w16du:dateUtc="2025-07-17T11:30:00Z" w:id="2165">
            <w:rPr>
              <w:del w:author="Akshay Raveendran" w:date="2025-07-17T15:30:00Z" w16du:dateUtc="2025-07-17T11:30:00Z" w:id="2166"/>
            </w:rPr>
          </w:rPrChange>
        </w:rPr>
        <w:pPrChange w:author="Akshay Raveendran" w:date="2025-07-17T15:30:00Z" w16du:dateUtc="2025-07-17T11:30:00Z" w:id="2167">
          <w:pPr>
            <w:pStyle w:val="ListParagraph"/>
            <w:numPr>
              <w:numId w:val="21"/>
            </w:numPr>
            <w:ind w:left="1080" w:hanging="360"/>
            <w:jc w:val="both"/>
          </w:pPr>
        </w:pPrChange>
      </w:pPr>
      <w:del w:author="Akshay Raveendran" w:date="2025-07-17T15:30:00Z" w16du:dateUtc="2025-07-17T11:30:00Z" w:id="2168">
        <w:r w:rsidRPr="00302F0C" w:rsidDel="00EA23F0">
          <w:rPr>
            <w:rFonts w:ascii="Arial" w:hAnsi="Arial" w:cs="Arial"/>
            <w:color w:val="404040" w:themeColor="text1" w:themeTint="BF"/>
            <w:rPrChange w:author="Akshay Raveendran" w:date="2025-07-21T10:20:00Z" w16du:dateUtc="2025-07-21T06:20:00Z" w:id="2169">
              <w:rPr/>
            </w:rPrChange>
          </w:rPr>
          <w:delText>Vendor Sourcing floated</w:delText>
        </w:r>
      </w:del>
    </w:p>
    <w:p w:rsidRPr="00302F0C" w:rsidR="00995C7F" w:rsidDel="00EA23F0" w:rsidRDefault="00995C7F" w14:paraId="19B1F921" w14:textId="77777777">
      <w:pPr>
        <w:pStyle w:val="ListParagraph"/>
        <w:numPr>
          <w:ilvl w:val="0"/>
          <w:numId w:val="36"/>
        </w:numPr>
        <w:jc w:val="both"/>
        <w:rPr>
          <w:del w:author="Akshay Raveendran" w:date="2025-07-17T15:30:00Z" w16du:dateUtc="2025-07-17T11:30:00Z" w:id="2170"/>
          <w:rFonts w:ascii="Arial" w:hAnsi="Arial" w:cs="Arial"/>
          <w:rPrChange w:author="Akshay Raveendran" w:date="2025-07-17T15:30:00Z" w16du:dateUtc="2025-07-17T11:30:00Z" w:id="2171">
            <w:rPr>
              <w:del w:author="Akshay Raveendran" w:date="2025-07-17T15:30:00Z" w16du:dateUtc="2025-07-17T11:30:00Z" w:id="2172"/>
            </w:rPr>
          </w:rPrChange>
        </w:rPr>
        <w:pPrChange w:author="Akshay Raveendran" w:date="2025-07-17T15:30:00Z" w16du:dateUtc="2025-07-17T11:30:00Z" w:id="2173">
          <w:pPr>
            <w:pStyle w:val="ListParagraph"/>
            <w:numPr>
              <w:numId w:val="21"/>
            </w:numPr>
            <w:ind w:left="1080" w:hanging="360"/>
            <w:jc w:val="both"/>
          </w:pPr>
        </w:pPrChange>
      </w:pPr>
      <w:del w:author="Akshay Raveendran" w:date="2025-07-17T15:30:00Z" w16du:dateUtc="2025-07-17T11:30:00Z" w:id="2174">
        <w:r w:rsidRPr="00302F0C" w:rsidDel="00EA23F0">
          <w:rPr>
            <w:rFonts w:ascii="Arial" w:hAnsi="Arial" w:cs="Arial"/>
            <w:color w:val="404040" w:themeColor="text1" w:themeTint="BF"/>
            <w:rPrChange w:author="Akshay Raveendran" w:date="2025-07-21T10:20:00Z" w16du:dateUtc="2025-07-21T06:20:00Z" w:id="2175">
              <w:rPr/>
            </w:rPrChange>
          </w:rPr>
          <w:delText>Initial Bids Received</w:delText>
        </w:r>
      </w:del>
    </w:p>
    <w:p w:rsidRPr="00302F0C" w:rsidR="00995C7F" w:rsidDel="00EA23F0" w:rsidRDefault="00995C7F" w14:paraId="5BAF1C90" w14:textId="77777777">
      <w:pPr>
        <w:pStyle w:val="ListParagraph"/>
        <w:numPr>
          <w:ilvl w:val="0"/>
          <w:numId w:val="36"/>
        </w:numPr>
        <w:jc w:val="both"/>
        <w:rPr>
          <w:del w:author="Akshay Raveendran" w:date="2025-07-17T15:30:00Z" w16du:dateUtc="2025-07-17T11:30:00Z" w:id="2176"/>
          <w:rFonts w:ascii="Arial" w:hAnsi="Arial" w:cs="Arial"/>
          <w:rPrChange w:author="Akshay Raveendran" w:date="2025-07-17T15:30:00Z" w16du:dateUtc="2025-07-17T11:30:00Z" w:id="2177">
            <w:rPr>
              <w:del w:author="Akshay Raveendran" w:date="2025-07-17T15:30:00Z" w16du:dateUtc="2025-07-17T11:30:00Z" w:id="2178"/>
            </w:rPr>
          </w:rPrChange>
        </w:rPr>
        <w:pPrChange w:author="Akshay Raveendran" w:date="2025-07-17T15:30:00Z" w16du:dateUtc="2025-07-17T11:30:00Z" w:id="2179">
          <w:pPr>
            <w:pStyle w:val="ListParagraph"/>
            <w:numPr>
              <w:numId w:val="21"/>
            </w:numPr>
            <w:ind w:left="1080" w:hanging="360"/>
            <w:jc w:val="both"/>
          </w:pPr>
        </w:pPrChange>
      </w:pPr>
      <w:del w:author="Akshay Raveendran" w:date="2025-07-17T15:30:00Z" w16du:dateUtc="2025-07-17T11:30:00Z" w:id="2180">
        <w:r w:rsidRPr="00302F0C" w:rsidDel="00EA23F0">
          <w:rPr>
            <w:rFonts w:ascii="Arial" w:hAnsi="Arial" w:cs="Arial"/>
            <w:color w:val="404040" w:themeColor="text1" w:themeTint="BF"/>
            <w:rPrChange w:author="Akshay Raveendran" w:date="2025-07-21T10:20:00Z" w16du:dateUtc="2025-07-21T06:20:00Z" w:id="2181">
              <w:rPr/>
            </w:rPrChange>
          </w:rPr>
          <w:delText>Quote finalization</w:delText>
        </w:r>
      </w:del>
    </w:p>
    <w:p w:rsidRPr="00302F0C" w:rsidR="00995C7F" w:rsidDel="00EA23F0" w:rsidRDefault="00995C7F" w14:paraId="67E79547" w14:textId="77777777">
      <w:pPr>
        <w:pStyle w:val="ListParagraph"/>
        <w:numPr>
          <w:ilvl w:val="0"/>
          <w:numId w:val="36"/>
        </w:numPr>
        <w:jc w:val="both"/>
        <w:rPr>
          <w:del w:author="Akshay Raveendran" w:date="2025-07-17T15:30:00Z" w16du:dateUtc="2025-07-17T11:30:00Z" w:id="2182"/>
          <w:rFonts w:ascii="Arial" w:hAnsi="Arial" w:cs="Arial"/>
          <w:rPrChange w:author="Akshay Raveendran" w:date="2025-07-17T15:30:00Z" w16du:dateUtc="2025-07-17T11:30:00Z" w:id="2183">
            <w:rPr>
              <w:del w:author="Akshay Raveendran" w:date="2025-07-17T15:30:00Z" w16du:dateUtc="2025-07-17T11:30:00Z" w:id="2184"/>
            </w:rPr>
          </w:rPrChange>
        </w:rPr>
        <w:pPrChange w:author="Akshay Raveendran" w:date="2025-07-17T15:30:00Z" w16du:dateUtc="2025-07-17T11:30:00Z" w:id="2185">
          <w:pPr>
            <w:pStyle w:val="ListParagraph"/>
            <w:numPr>
              <w:numId w:val="21"/>
            </w:numPr>
            <w:ind w:left="1080" w:hanging="360"/>
            <w:jc w:val="both"/>
          </w:pPr>
        </w:pPrChange>
      </w:pPr>
      <w:del w:author="Akshay Raveendran" w:date="2025-07-17T15:30:00Z" w16du:dateUtc="2025-07-17T11:30:00Z" w:id="2186">
        <w:r w:rsidRPr="00302F0C" w:rsidDel="00EA23F0">
          <w:rPr>
            <w:rFonts w:ascii="Arial" w:hAnsi="Arial" w:cs="Arial"/>
            <w:color w:val="404040" w:themeColor="text1" w:themeTint="BF"/>
            <w:rPrChange w:author="Akshay Raveendran" w:date="2025-07-21T10:20:00Z" w16du:dateUtc="2025-07-21T06:20:00Z" w:id="2187">
              <w:rPr/>
            </w:rPrChange>
          </w:rPr>
          <w:delText>Completed</w:delText>
        </w:r>
      </w:del>
    </w:p>
    <w:p w:rsidRPr="00302F0C" w:rsidR="00995C7F" w:rsidP="00995C7F" w:rsidRDefault="00995C7F" w14:paraId="3A56C43F" w14:textId="0FC1EFDB">
      <w:pPr>
        <w:pStyle w:val="Heading3"/>
        <w:rPr>
          <w:rFonts w:ascii="Arial" w:hAnsi="Arial" w:cs="Arial"/>
        </w:rPr>
      </w:pPr>
      <w:bookmarkStart w:name="_Toc204935514" w:id="2188"/>
      <w:r w:rsidRPr="00302F0C">
        <w:rPr>
          <w:rFonts w:ascii="Arial" w:hAnsi="Arial" w:cs="Arial"/>
        </w:rPr>
        <w:t>Current Challenges</w:t>
      </w:r>
      <w:bookmarkEnd w:id="2188"/>
    </w:p>
    <w:p w:rsidRPr="00302F0C" w:rsidR="001E1483" w:rsidP="00995C7F" w:rsidRDefault="001E1483" w14:paraId="2551BB8A" w14:textId="77777777">
      <w:pPr>
        <w:pStyle w:val="ListParagraph"/>
        <w:numPr>
          <w:ilvl w:val="0"/>
          <w:numId w:val="54"/>
        </w:numPr>
        <w:rPr>
          <w:rFonts w:ascii="Arial" w:hAnsi="Arial" w:cs="Arial"/>
        </w:rPr>
      </w:pPr>
      <w:r w:rsidRPr="00302F0C">
        <w:rPr>
          <w:rFonts w:ascii="Arial" w:hAnsi="Arial" w:cs="Arial"/>
        </w:rPr>
        <w:t>This backend process is currently handled by procurement front-end executives, diverting their time from value-added tasks.</w:t>
      </w:r>
    </w:p>
    <w:p w:rsidRPr="00302F0C" w:rsidR="001E1483" w:rsidP="00995C7F" w:rsidRDefault="001E1483" w14:paraId="6C949F86" w14:textId="4B432EC7">
      <w:pPr>
        <w:pStyle w:val="ListParagraph"/>
        <w:numPr>
          <w:ilvl w:val="0"/>
          <w:numId w:val="54"/>
        </w:numPr>
        <w:rPr>
          <w:rFonts w:ascii="Arial" w:hAnsi="Arial" w:cs="Arial"/>
        </w:rPr>
      </w:pPr>
      <w:r w:rsidRPr="00302F0C">
        <w:rPr>
          <w:rFonts w:ascii="Arial" w:hAnsi="Arial" w:cs="Arial"/>
        </w:rPr>
        <w:t>There is no centralized tracking for the existing LTPAs; instead, an Excel tracker is used.</w:t>
      </w:r>
    </w:p>
    <w:p w:rsidRPr="00302F0C" w:rsidR="00995C7F" w:rsidDel="00E979EB" w:rsidP="00995C7F" w:rsidRDefault="00995C7F" w14:paraId="38FC1D32" w14:textId="67B3F667">
      <w:pPr>
        <w:jc w:val="both"/>
        <w:rPr>
          <w:del w:author="Akshay Raveendran" w:date="2025-07-22T15:15:00Z" w16du:dateUtc="2025-07-22T11:15:00Z" w:id="2189"/>
          <w:rFonts w:ascii="Arial" w:hAnsi="Arial" w:cs="Arial"/>
        </w:rPr>
      </w:pPr>
      <w:bookmarkStart w:name="_Toc204935515" w:id="2190"/>
      <w:r w:rsidRPr="00302F0C">
        <w:rPr>
          <w:rFonts w:ascii="Arial" w:hAnsi="Arial" w:cs="Arial"/>
        </w:rPr>
        <w:t>2.2.</w:t>
      </w:r>
      <w:r w:rsidRPr="00302F0C" w:rsidR="00874276">
        <w:rPr>
          <w:rFonts w:ascii="Arial" w:hAnsi="Arial" w:cs="Arial"/>
        </w:rPr>
        <w:t>5</w:t>
      </w:r>
      <w:bookmarkEnd w:id="2190"/>
      <w:r w:rsidRPr="00302F0C">
        <w:rPr>
          <w:rFonts w:ascii="Arial" w:hAnsi="Arial" w:cs="Arial"/>
        </w:rPr>
        <w:t xml:space="preserve"> </w:t>
      </w:r>
      <w:del w:author="Akshay Raveendran" w:date="2025-07-22T15:15:00Z" w16du:dateUtc="2025-07-22T11:15:00Z" w:id="2191">
        <w:r w:rsidRPr="00302F0C" w:rsidDel="00E979EB">
          <w:rPr>
            <w:rFonts w:ascii="Arial" w:hAnsi="Arial" w:cs="Arial"/>
          </w:rPr>
          <w:delText>Dropdowns:</w:delText>
        </w:r>
      </w:del>
    </w:p>
    <w:p w:rsidRPr="00302F0C" w:rsidR="00995C7F" w:rsidDel="00E979EB" w:rsidP="00995C7F" w:rsidRDefault="00995C7F" w14:paraId="3AF8E95C" w14:textId="77777777">
      <w:pPr>
        <w:jc w:val="both"/>
        <w:rPr>
          <w:del w:author="Akshay Raveendran" w:date="2025-07-22T15:15:00Z" w16du:dateUtc="2025-07-22T11:15:00Z" w:id="2192"/>
          <w:rFonts w:ascii="Arial" w:hAnsi="Arial" w:cs="Arial"/>
        </w:rPr>
      </w:pPr>
      <w:del w:author="Akshay Raveendran" w:date="2025-07-22T15:15:00Z" w16du:dateUtc="2025-07-22T11:15:00Z" w:id="2193">
        <w:r w:rsidRPr="00302F0C" w:rsidDel="00E979EB">
          <w:rPr>
            <w:rFonts w:ascii="Arial" w:hAnsi="Arial" w:cs="Arial"/>
            <w:b/>
            <w:bCs/>
          </w:rPr>
          <w:delText xml:space="preserve">    Updated Request Status</w:delText>
        </w:r>
      </w:del>
    </w:p>
    <w:p w:rsidRPr="00302F0C" w:rsidR="00995C7F" w:rsidDel="00EA23F0" w:rsidRDefault="00995C7F" w14:paraId="7A1D36A6" w14:textId="77777777">
      <w:pPr>
        <w:pStyle w:val="ListParagraph"/>
        <w:numPr>
          <w:ilvl w:val="0"/>
          <w:numId w:val="36"/>
        </w:numPr>
        <w:jc w:val="both"/>
        <w:rPr>
          <w:del w:author="Akshay Raveendran" w:date="2025-07-17T15:30:00Z" w16du:dateUtc="2025-07-17T11:30:00Z" w:id="2194"/>
          <w:rFonts w:ascii="Arial" w:hAnsi="Arial" w:cs="Arial"/>
          <w:rPrChange w:author="Akshay Raveendran" w:date="2025-07-17T15:30:00Z" w16du:dateUtc="2025-07-17T11:30:00Z" w:id="2195">
            <w:rPr>
              <w:del w:author="Akshay Raveendran" w:date="2025-07-17T15:30:00Z" w16du:dateUtc="2025-07-17T11:30:00Z" w:id="2196"/>
            </w:rPr>
          </w:rPrChange>
        </w:rPr>
        <w:pPrChange w:author="Akshay Raveendran" w:date="2025-07-17T15:30:00Z" w16du:dateUtc="2025-07-17T11:30:00Z" w:id="2197">
          <w:pPr>
            <w:pStyle w:val="ListParagraph"/>
            <w:numPr>
              <w:numId w:val="21"/>
            </w:numPr>
            <w:ind w:left="1080" w:hanging="360"/>
            <w:jc w:val="both"/>
          </w:pPr>
        </w:pPrChange>
      </w:pPr>
      <w:del w:author="Akshay Raveendran" w:date="2025-07-17T15:30:00Z" w16du:dateUtc="2025-07-17T11:30:00Z" w:id="2198">
        <w:r w:rsidRPr="00302F0C" w:rsidDel="00EA23F0">
          <w:rPr>
            <w:rFonts w:ascii="Arial" w:hAnsi="Arial" w:cs="Arial"/>
            <w:color w:val="404040" w:themeColor="text1" w:themeTint="BF"/>
            <w:rPrChange w:author="Akshay Raveendran" w:date="2025-07-21T10:20:00Z" w16du:dateUtc="2025-07-21T06:20:00Z" w:id="2199">
              <w:rPr/>
            </w:rPrChange>
          </w:rPr>
          <w:delText>Vendor Sourcing floated</w:delText>
        </w:r>
      </w:del>
    </w:p>
    <w:p w:rsidRPr="00302F0C" w:rsidR="00995C7F" w:rsidDel="00EA23F0" w:rsidRDefault="00995C7F" w14:paraId="4DC68267" w14:textId="77777777">
      <w:pPr>
        <w:pStyle w:val="ListParagraph"/>
        <w:numPr>
          <w:ilvl w:val="0"/>
          <w:numId w:val="36"/>
        </w:numPr>
        <w:jc w:val="both"/>
        <w:rPr>
          <w:del w:author="Akshay Raveendran" w:date="2025-07-17T15:30:00Z" w16du:dateUtc="2025-07-17T11:30:00Z" w:id="2200"/>
          <w:rFonts w:ascii="Arial" w:hAnsi="Arial" w:cs="Arial"/>
          <w:rPrChange w:author="Akshay Raveendran" w:date="2025-07-17T15:30:00Z" w16du:dateUtc="2025-07-17T11:30:00Z" w:id="2201">
            <w:rPr>
              <w:del w:author="Akshay Raveendran" w:date="2025-07-17T15:30:00Z" w16du:dateUtc="2025-07-17T11:30:00Z" w:id="2202"/>
            </w:rPr>
          </w:rPrChange>
        </w:rPr>
        <w:pPrChange w:author="Akshay Raveendran" w:date="2025-07-17T15:30:00Z" w16du:dateUtc="2025-07-17T11:30:00Z" w:id="2203">
          <w:pPr>
            <w:pStyle w:val="ListParagraph"/>
            <w:numPr>
              <w:numId w:val="21"/>
            </w:numPr>
            <w:ind w:left="1080" w:hanging="360"/>
            <w:jc w:val="both"/>
          </w:pPr>
        </w:pPrChange>
      </w:pPr>
      <w:del w:author="Akshay Raveendran" w:date="2025-07-17T15:30:00Z" w16du:dateUtc="2025-07-17T11:30:00Z" w:id="2204">
        <w:r w:rsidRPr="00302F0C" w:rsidDel="00EA23F0">
          <w:rPr>
            <w:rFonts w:ascii="Arial" w:hAnsi="Arial" w:cs="Arial"/>
            <w:color w:val="404040" w:themeColor="text1" w:themeTint="BF"/>
            <w:rPrChange w:author="Akshay Raveendran" w:date="2025-07-21T10:20:00Z" w16du:dateUtc="2025-07-21T06:20:00Z" w:id="2205">
              <w:rPr/>
            </w:rPrChange>
          </w:rPr>
          <w:delText>Initial Bids Received</w:delText>
        </w:r>
      </w:del>
    </w:p>
    <w:p w:rsidRPr="00302F0C" w:rsidR="00995C7F" w:rsidDel="00EA23F0" w:rsidRDefault="00995C7F" w14:paraId="53858C3F" w14:textId="77777777">
      <w:pPr>
        <w:pStyle w:val="ListParagraph"/>
        <w:numPr>
          <w:ilvl w:val="0"/>
          <w:numId w:val="36"/>
        </w:numPr>
        <w:jc w:val="both"/>
        <w:rPr>
          <w:del w:author="Akshay Raveendran" w:date="2025-07-17T15:30:00Z" w16du:dateUtc="2025-07-17T11:30:00Z" w:id="2206"/>
          <w:rFonts w:ascii="Arial" w:hAnsi="Arial" w:cs="Arial"/>
          <w:rPrChange w:author="Akshay Raveendran" w:date="2025-07-17T15:30:00Z" w16du:dateUtc="2025-07-17T11:30:00Z" w:id="2207">
            <w:rPr>
              <w:del w:author="Akshay Raveendran" w:date="2025-07-17T15:30:00Z" w16du:dateUtc="2025-07-17T11:30:00Z" w:id="2208"/>
            </w:rPr>
          </w:rPrChange>
        </w:rPr>
        <w:pPrChange w:author="Akshay Raveendran" w:date="2025-07-17T15:30:00Z" w16du:dateUtc="2025-07-17T11:30:00Z" w:id="2209">
          <w:pPr>
            <w:pStyle w:val="ListParagraph"/>
            <w:numPr>
              <w:numId w:val="21"/>
            </w:numPr>
            <w:ind w:left="1080" w:hanging="360"/>
            <w:jc w:val="both"/>
          </w:pPr>
        </w:pPrChange>
      </w:pPr>
      <w:del w:author="Akshay Raveendran" w:date="2025-07-17T15:30:00Z" w16du:dateUtc="2025-07-17T11:30:00Z" w:id="2210">
        <w:r w:rsidRPr="00302F0C" w:rsidDel="00EA23F0">
          <w:rPr>
            <w:rFonts w:ascii="Arial" w:hAnsi="Arial" w:cs="Arial"/>
            <w:color w:val="404040" w:themeColor="text1" w:themeTint="BF"/>
            <w:rPrChange w:author="Akshay Raveendran" w:date="2025-07-21T10:20:00Z" w16du:dateUtc="2025-07-21T06:20:00Z" w:id="2211">
              <w:rPr/>
            </w:rPrChange>
          </w:rPr>
          <w:delText>Quote finalization</w:delText>
        </w:r>
      </w:del>
    </w:p>
    <w:p w:rsidRPr="00302F0C" w:rsidR="00995C7F" w:rsidDel="00EA23F0" w:rsidRDefault="00995C7F" w14:paraId="45623D21" w14:textId="77777777">
      <w:pPr>
        <w:pStyle w:val="ListParagraph"/>
        <w:numPr>
          <w:ilvl w:val="0"/>
          <w:numId w:val="36"/>
        </w:numPr>
        <w:jc w:val="both"/>
        <w:rPr>
          <w:del w:author="Akshay Raveendran" w:date="2025-07-17T15:30:00Z" w16du:dateUtc="2025-07-17T11:30:00Z" w:id="2212"/>
          <w:rFonts w:ascii="Arial" w:hAnsi="Arial" w:cs="Arial"/>
          <w:rPrChange w:author="Akshay Raveendran" w:date="2025-07-17T15:30:00Z" w16du:dateUtc="2025-07-17T11:30:00Z" w:id="2213">
            <w:rPr>
              <w:del w:author="Akshay Raveendran" w:date="2025-07-17T15:30:00Z" w16du:dateUtc="2025-07-17T11:30:00Z" w:id="2214"/>
            </w:rPr>
          </w:rPrChange>
        </w:rPr>
        <w:pPrChange w:author="Akshay Raveendran" w:date="2025-07-17T15:30:00Z" w16du:dateUtc="2025-07-17T11:30:00Z" w:id="2215">
          <w:pPr>
            <w:pStyle w:val="ListParagraph"/>
            <w:numPr>
              <w:numId w:val="21"/>
            </w:numPr>
            <w:ind w:left="1080" w:hanging="360"/>
            <w:jc w:val="both"/>
          </w:pPr>
        </w:pPrChange>
      </w:pPr>
      <w:del w:author="Akshay Raveendran" w:date="2025-07-17T15:30:00Z" w16du:dateUtc="2025-07-17T11:30:00Z" w:id="2216">
        <w:r w:rsidRPr="00302F0C" w:rsidDel="00EA23F0">
          <w:rPr>
            <w:rFonts w:ascii="Arial" w:hAnsi="Arial" w:cs="Arial"/>
            <w:color w:val="404040" w:themeColor="text1" w:themeTint="BF"/>
            <w:rPrChange w:author="Akshay Raveendran" w:date="2025-07-21T10:20:00Z" w16du:dateUtc="2025-07-21T06:20:00Z" w:id="2217">
              <w:rPr/>
            </w:rPrChange>
          </w:rPr>
          <w:delText>Completed</w:delText>
        </w:r>
      </w:del>
    </w:p>
    <w:p w:rsidRPr="00302F0C" w:rsidR="00995C7F" w:rsidP="00995C7F" w:rsidRDefault="00874276" w14:paraId="64CFF892" w14:textId="2B40BDA8">
      <w:pPr>
        <w:pStyle w:val="Heading3"/>
        <w:rPr>
          <w:rFonts w:ascii="Arial" w:hAnsi="Arial" w:cs="Arial"/>
        </w:rPr>
      </w:pPr>
      <w:bookmarkStart w:name="_Toc204935516" w:id="2218"/>
      <w:r w:rsidRPr="00302F0C">
        <w:rPr>
          <w:rFonts w:ascii="Arial" w:hAnsi="Arial" w:cs="Arial"/>
        </w:rPr>
        <w:t>Benefits</w:t>
      </w:r>
      <w:bookmarkEnd w:id="2218"/>
    </w:p>
    <w:p w:rsidRPr="00302F0C" w:rsidR="00B5567E" w:rsidP="00B5567E" w:rsidRDefault="00B5567E" w14:paraId="482FC8C1" w14:textId="77777777">
      <w:pPr>
        <w:pStyle w:val="ListParagraph"/>
        <w:numPr>
          <w:ilvl w:val="0"/>
          <w:numId w:val="9"/>
        </w:numPr>
        <w:jc w:val="both"/>
        <w:rPr>
          <w:rFonts w:ascii="Arial" w:hAnsi="Arial" w:cs="Arial"/>
        </w:rPr>
      </w:pPr>
      <w:r w:rsidRPr="00302F0C">
        <w:rPr>
          <w:rFonts w:ascii="Arial" w:hAnsi="Arial" w:cs="Arial"/>
        </w:rPr>
        <w:t>The time spent by front-end executives in the current process is expected to reduce by 40–45%.</w:t>
      </w:r>
    </w:p>
    <w:p w:rsidRPr="00302F0C" w:rsidR="00B5567E" w:rsidP="00B5567E" w:rsidRDefault="00B5567E" w14:paraId="6C356269" w14:textId="77777777">
      <w:pPr>
        <w:pStyle w:val="ListParagraph"/>
        <w:numPr>
          <w:ilvl w:val="0"/>
          <w:numId w:val="9"/>
        </w:numPr>
        <w:jc w:val="both"/>
        <w:rPr>
          <w:rFonts w:ascii="Arial" w:hAnsi="Arial" w:cs="Arial"/>
        </w:rPr>
      </w:pPr>
      <w:r w:rsidRPr="00302F0C">
        <w:rPr>
          <w:rFonts w:ascii="Arial" w:hAnsi="Arial" w:cs="Arial"/>
        </w:rPr>
        <w:t>PSSC users will be trained to create LTPAs on Xpedeon by extracting data from contracts submitted by requestors.</w:t>
      </w:r>
    </w:p>
    <w:p w:rsidRPr="00302F0C" w:rsidR="00B5567E" w:rsidP="00B5567E" w:rsidRDefault="00B5567E" w14:paraId="570D4F3A" w14:textId="77777777">
      <w:pPr>
        <w:pStyle w:val="ListParagraph"/>
        <w:numPr>
          <w:ilvl w:val="0"/>
          <w:numId w:val="9"/>
        </w:numPr>
        <w:jc w:val="both"/>
        <w:rPr>
          <w:rFonts w:ascii="Arial" w:hAnsi="Arial" w:cs="Arial"/>
        </w:rPr>
      </w:pPr>
      <w:r w:rsidRPr="00302F0C">
        <w:rPr>
          <w:rFonts w:ascii="Arial" w:hAnsi="Arial" w:cs="Arial"/>
        </w:rPr>
        <w:t>The process is integrated with D365 entities, promoting standardization across the group.</w:t>
      </w:r>
    </w:p>
    <w:p w:rsidRPr="00302F0C" w:rsidR="00B5567E" w:rsidP="00B5567E" w:rsidRDefault="00B5567E" w14:paraId="34A5524A" w14:textId="77777777">
      <w:pPr>
        <w:pStyle w:val="ListParagraph"/>
        <w:numPr>
          <w:ilvl w:val="0"/>
          <w:numId w:val="9"/>
        </w:numPr>
        <w:jc w:val="both"/>
        <w:rPr>
          <w:rFonts w:ascii="Arial" w:hAnsi="Arial" w:cs="Arial"/>
        </w:rPr>
      </w:pPr>
      <w:r w:rsidRPr="00302F0C">
        <w:rPr>
          <w:rFonts w:ascii="Arial" w:hAnsi="Arial" w:cs="Arial"/>
        </w:rPr>
        <w:t>Improved visibility for all stakeholders with centralized tracking of requests.</w:t>
      </w:r>
    </w:p>
    <w:p w:rsidRPr="00302F0C" w:rsidR="00B5567E" w:rsidP="00B5567E" w:rsidRDefault="00B5567E" w14:paraId="4552C224" w14:textId="77777777">
      <w:pPr>
        <w:pStyle w:val="ListParagraph"/>
        <w:numPr>
          <w:ilvl w:val="0"/>
          <w:numId w:val="9"/>
        </w:numPr>
        <w:jc w:val="both"/>
        <w:rPr>
          <w:rFonts w:ascii="Arial" w:hAnsi="Arial" w:cs="Arial"/>
        </w:rPr>
      </w:pPr>
      <w:r w:rsidRPr="00302F0C">
        <w:rPr>
          <w:rFonts w:ascii="Arial" w:hAnsi="Arial" w:cs="Arial"/>
        </w:rPr>
        <w:t>Automated notifications will keep users and requestors informed about request status.</w:t>
      </w:r>
    </w:p>
    <w:p w:rsidRPr="00302F0C" w:rsidR="00B5567E" w:rsidP="00B5567E" w:rsidRDefault="00B5567E" w14:paraId="1E1662BF" w14:textId="12EEB014">
      <w:pPr>
        <w:pStyle w:val="ListParagraph"/>
        <w:numPr>
          <w:ilvl w:val="0"/>
          <w:numId w:val="9"/>
        </w:numPr>
        <w:jc w:val="both"/>
        <w:rPr>
          <w:rFonts w:ascii="Arial" w:hAnsi="Arial" w:cs="Arial"/>
        </w:rPr>
      </w:pPr>
      <w:r w:rsidRPr="00302F0C">
        <w:rPr>
          <w:rFonts w:ascii="Arial" w:hAnsi="Arial" w:cs="Arial"/>
        </w:rPr>
        <w:t>SLA tracking will help minimize delays and identify bottlenecks and areas for improvement.</w:t>
      </w:r>
    </w:p>
    <w:p w:rsidRPr="00302F0C" w:rsidR="0020026F" w:rsidDel="00E979EB" w:rsidP="0020026F" w:rsidRDefault="0020026F" w14:paraId="16784B60" w14:textId="40C9C0B7">
      <w:pPr>
        <w:jc w:val="both"/>
        <w:rPr>
          <w:del w:author="Akshay Raveendran" w:date="2025-07-22T15:15:00Z" w16du:dateUtc="2025-07-22T11:15:00Z" w:id="2219"/>
          <w:rFonts w:ascii="Arial" w:hAnsi="Arial" w:cs="Arial"/>
        </w:rPr>
      </w:pPr>
      <w:bookmarkStart w:name="_Toc204935517" w:id="2220"/>
      <w:r w:rsidRPr="00302F0C">
        <w:rPr>
          <w:rFonts w:ascii="Arial" w:hAnsi="Arial" w:cs="Arial"/>
        </w:rPr>
        <w:t>2.</w:t>
      </w:r>
      <w:r w:rsidRPr="00302F0C" w:rsidR="00A92661">
        <w:rPr>
          <w:rFonts w:ascii="Arial" w:hAnsi="Arial" w:cs="Arial"/>
        </w:rPr>
        <w:t>2</w:t>
      </w:r>
      <w:r w:rsidRPr="00302F0C">
        <w:rPr>
          <w:rFonts w:ascii="Arial" w:hAnsi="Arial" w:cs="Arial"/>
        </w:rPr>
        <w:t>.</w:t>
      </w:r>
      <w:r w:rsidRPr="00302F0C" w:rsidR="00A92661">
        <w:rPr>
          <w:rFonts w:ascii="Arial" w:hAnsi="Arial" w:cs="Arial"/>
        </w:rPr>
        <w:t>6</w:t>
      </w:r>
      <w:bookmarkEnd w:id="2220"/>
      <w:r w:rsidRPr="00302F0C">
        <w:rPr>
          <w:rFonts w:ascii="Arial" w:hAnsi="Arial" w:cs="Arial"/>
        </w:rPr>
        <w:t xml:space="preserve"> </w:t>
      </w:r>
      <w:del w:author="Akshay Raveendran" w:date="2025-07-22T15:15:00Z" w16du:dateUtc="2025-07-22T11:15:00Z" w:id="2221">
        <w:r w:rsidRPr="00302F0C" w:rsidDel="00E979EB">
          <w:rPr>
            <w:rFonts w:ascii="Arial" w:hAnsi="Arial" w:cs="Arial"/>
          </w:rPr>
          <w:delText>Dropdowns:</w:delText>
        </w:r>
      </w:del>
    </w:p>
    <w:p w:rsidRPr="00302F0C" w:rsidR="0020026F" w:rsidDel="00E979EB" w:rsidP="0020026F" w:rsidRDefault="0020026F" w14:paraId="1FF05667" w14:textId="77777777">
      <w:pPr>
        <w:jc w:val="both"/>
        <w:rPr>
          <w:del w:author="Akshay Raveendran" w:date="2025-07-22T15:15:00Z" w16du:dateUtc="2025-07-22T11:15:00Z" w:id="2222"/>
          <w:rFonts w:ascii="Arial" w:hAnsi="Arial" w:cs="Arial"/>
        </w:rPr>
      </w:pPr>
      <w:del w:author="Akshay Raveendran" w:date="2025-07-22T15:15:00Z" w16du:dateUtc="2025-07-22T11:15:00Z" w:id="2223">
        <w:r w:rsidRPr="00302F0C" w:rsidDel="00E979EB">
          <w:rPr>
            <w:rFonts w:ascii="Arial" w:hAnsi="Arial" w:cs="Arial"/>
            <w:b/>
            <w:bCs/>
          </w:rPr>
          <w:delText xml:space="preserve">    Updated Request Status</w:delText>
        </w:r>
      </w:del>
    </w:p>
    <w:p w:rsidRPr="00302F0C" w:rsidR="0020026F" w:rsidDel="00EA23F0" w:rsidRDefault="0020026F" w14:paraId="622F6D8E" w14:textId="77777777">
      <w:pPr>
        <w:pStyle w:val="ListParagraph"/>
        <w:numPr>
          <w:ilvl w:val="0"/>
          <w:numId w:val="36"/>
        </w:numPr>
        <w:jc w:val="both"/>
        <w:rPr>
          <w:del w:author="Akshay Raveendran" w:date="2025-07-17T15:30:00Z" w16du:dateUtc="2025-07-17T11:30:00Z" w:id="2224"/>
          <w:rFonts w:ascii="Arial" w:hAnsi="Arial" w:cs="Arial"/>
          <w:rPrChange w:author="Akshay Raveendran" w:date="2025-07-17T15:30:00Z" w16du:dateUtc="2025-07-17T11:30:00Z" w:id="2225">
            <w:rPr>
              <w:del w:author="Akshay Raveendran" w:date="2025-07-17T15:30:00Z" w16du:dateUtc="2025-07-17T11:30:00Z" w:id="2226"/>
            </w:rPr>
          </w:rPrChange>
        </w:rPr>
        <w:pPrChange w:author="Akshay Raveendran" w:date="2025-07-17T15:30:00Z" w16du:dateUtc="2025-07-17T11:30:00Z" w:id="2227">
          <w:pPr>
            <w:pStyle w:val="ListParagraph"/>
            <w:numPr>
              <w:numId w:val="21"/>
            </w:numPr>
            <w:ind w:left="1080" w:hanging="360"/>
            <w:jc w:val="both"/>
          </w:pPr>
        </w:pPrChange>
      </w:pPr>
      <w:del w:author="Akshay Raveendran" w:date="2025-07-17T15:30:00Z" w16du:dateUtc="2025-07-17T11:30:00Z" w:id="2228">
        <w:r w:rsidRPr="00302F0C" w:rsidDel="00EA23F0">
          <w:rPr>
            <w:rFonts w:ascii="Arial" w:hAnsi="Arial" w:cs="Arial"/>
            <w:color w:val="404040" w:themeColor="text1" w:themeTint="BF"/>
            <w:rPrChange w:author="Akshay Raveendran" w:date="2025-07-21T10:20:00Z" w16du:dateUtc="2025-07-21T06:20:00Z" w:id="2229">
              <w:rPr/>
            </w:rPrChange>
          </w:rPr>
          <w:delText>Vendor Sourcing floated</w:delText>
        </w:r>
      </w:del>
    </w:p>
    <w:p w:rsidRPr="00302F0C" w:rsidR="0020026F" w:rsidDel="00EA23F0" w:rsidRDefault="0020026F" w14:paraId="508ACD02" w14:textId="77777777">
      <w:pPr>
        <w:pStyle w:val="ListParagraph"/>
        <w:numPr>
          <w:ilvl w:val="0"/>
          <w:numId w:val="36"/>
        </w:numPr>
        <w:jc w:val="both"/>
        <w:rPr>
          <w:del w:author="Akshay Raveendran" w:date="2025-07-17T15:30:00Z" w16du:dateUtc="2025-07-17T11:30:00Z" w:id="2230"/>
          <w:rFonts w:ascii="Arial" w:hAnsi="Arial" w:cs="Arial"/>
          <w:rPrChange w:author="Akshay Raveendran" w:date="2025-07-17T15:30:00Z" w16du:dateUtc="2025-07-17T11:30:00Z" w:id="2231">
            <w:rPr>
              <w:del w:author="Akshay Raveendran" w:date="2025-07-17T15:30:00Z" w16du:dateUtc="2025-07-17T11:30:00Z" w:id="2232"/>
            </w:rPr>
          </w:rPrChange>
        </w:rPr>
        <w:pPrChange w:author="Akshay Raveendran" w:date="2025-07-17T15:30:00Z" w16du:dateUtc="2025-07-17T11:30:00Z" w:id="2233">
          <w:pPr>
            <w:pStyle w:val="ListParagraph"/>
            <w:numPr>
              <w:numId w:val="21"/>
            </w:numPr>
            <w:ind w:left="1080" w:hanging="360"/>
            <w:jc w:val="both"/>
          </w:pPr>
        </w:pPrChange>
      </w:pPr>
      <w:del w:author="Akshay Raveendran" w:date="2025-07-17T15:30:00Z" w16du:dateUtc="2025-07-17T11:30:00Z" w:id="2234">
        <w:r w:rsidRPr="00302F0C" w:rsidDel="00EA23F0">
          <w:rPr>
            <w:rFonts w:ascii="Arial" w:hAnsi="Arial" w:cs="Arial"/>
            <w:color w:val="404040" w:themeColor="text1" w:themeTint="BF"/>
            <w:rPrChange w:author="Akshay Raveendran" w:date="2025-07-21T10:20:00Z" w16du:dateUtc="2025-07-21T06:20:00Z" w:id="2235">
              <w:rPr/>
            </w:rPrChange>
          </w:rPr>
          <w:delText>Initial Bids Received</w:delText>
        </w:r>
      </w:del>
    </w:p>
    <w:p w:rsidRPr="00302F0C" w:rsidR="0020026F" w:rsidDel="00EA23F0" w:rsidRDefault="0020026F" w14:paraId="77E79932" w14:textId="77777777">
      <w:pPr>
        <w:pStyle w:val="ListParagraph"/>
        <w:numPr>
          <w:ilvl w:val="0"/>
          <w:numId w:val="36"/>
        </w:numPr>
        <w:jc w:val="both"/>
        <w:rPr>
          <w:del w:author="Akshay Raveendran" w:date="2025-07-17T15:30:00Z" w16du:dateUtc="2025-07-17T11:30:00Z" w:id="2236"/>
          <w:rFonts w:ascii="Arial" w:hAnsi="Arial" w:cs="Arial"/>
          <w:rPrChange w:author="Akshay Raveendran" w:date="2025-07-17T15:30:00Z" w16du:dateUtc="2025-07-17T11:30:00Z" w:id="2237">
            <w:rPr>
              <w:del w:author="Akshay Raveendran" w:date="2025-07-17T15:30:00Z" w16du:dateUtc="2025-07-17T11:30:00Z" w:id="2238"/>
            </w:rPr>
          </w:rPrChange>
        </w:rPr>
        <w:pPrChange w:author="Akshay Raveendran" w:date="2025-07-17T15:30:00Z" w16du:dateUtc="2025-07-17T11:30:00Z" w:id="2239">
          <w:pPr>
            <w:pStyle w:val="ListParagraph"/>
            <w:numPr>
              <w:numId w:val="21"/>
            </w:numPr>
            <w:ind w:left="1080" w:hanging="360"/>
            <w:jc w:val="both"/>
          </w:pPr>
        </w:pPrChange>
      </w:pPr>
      <w:del w:author="Akshay Raveendran" w:date="2025-07-17T15:30:00Z" w16du:dateUtc="2025-07-17T11:30:00Z" w:id="2240">
        <w:r w:rsidRPr="00302F0C" w:rsidDel="00EA23F0">
          <w:rPr>
            <w:rFonts w:ascii="Arial" w:hAnsi="Arial" w:cs="Arial"/>
            <w:color w:val="404040" w:themeColor="text1" w:themeTint="BF"/>
            <w:rPrChange w:author="Akshay Raveendran" w:date="2025-07-21T10:20:00Z" w16du:dateUtc="2025-07-21T06:20:00Z" w:id="2241">
              <w:rPr/>
            </w:rPrChange>
          </w:rPr>
          <w:delText>Quote finalization</w:delText>
        </w:r>
      </w:del>
    </w:p>
    <w:p w:rsidRPr="00302F0C" w:rsidR="0020026F" w:rsidDel="00EA23F0" w:rsidRDefault="0020026F" w14:paraId="0AECFA58" w14:textId="77777777">
      <w:pPr>
        <w:pStyle w:val="ListParagraph"/>
        <w:numPr>
          <w:ilvl w:val="0"/>
          <w:numId w:val="36"/>
        </w:numPr>
        <w:jc w:val="both"/>
        <w:rPr>
          <w:del w:author="Akshay Raveendran" w:date="2025-07-17T15:30:00Z" w16du:dateUtc="2025-07-17T11:30:00Z" w:id="2242"/>
          <w:rFonts w:ascii="Arial" w:hAnsi="Arial" w:cs="Arial"/>
          <w:rPrChange w:author="Akshay Raveendran" w:date="2025-07-17T15:30:00Z" w16du:dateUtc="2025-07-17T11:30:00Z" w:id="2243">
            <w:rPr>
              <w:del w:author="Akshay Raveendran" w:date="2025-07-17T15:30:00Z" w16du:dateUtc="2025-07-17T11:30:00Z" w:id="2244"/>
            </w:rPr>
          </w:rPrChange>
        </w:rPr>
        <w:pPrChange w:author="Akshay Raveendran" w:date="2025-07-17T15:30:00Z" w16du:dateUtc="2025-07-17T11:30:00Z" w:id="2245">
          <w:pPr>
            <w:pStyle w:val="ListParagraph"/>
            <w:numPr>
              <w:numId w:val="21"/>
            </w:numPr>
            <w:ind w:left="1080" w:hanging="360"/>
            <w:jc w:val="both"/>
          </w:pPr>
        </w:pPrChange>
      </w:pPr>
      <w:del w:author="Akshay Raveendran" w:date="2025-07-17T15:30:00Z" w16du:dateUtc="2025-07-17T11:30:00Z" w:id="2246">
        <w:r w:rsidRPr="00302F0C" w:rsidDel="00EA23F0">
          <w:rPr>
            <w:rFonts w:ascii="Arial" w:hAnsi="Arial" w:cs="Arial"/>
            <w:color w:val="404040" w:themeColor="text1" w:themeTint="BF"/>
            <w:rPrChange w:author="Akshay Raveendran" w:date="2025-07-21T10:20:00Z" w16du:dateUtc="2025-07-21T06:20:00Z" w:id="2247">
              <w:rPr/>
            </w:rPrChange>
          </w:rPr>
          <w:delText>Completed</w:delText>
        </w:r>
      </w:del>
    </w:p>
    <w:p w:rsidRPr="00302F0C" w:rsidR="0020026F" w:rsidP="0020026F" w:rsidRDefault="0020026F" w14:paraId="404CBA17" w14:textId="77777777">
      <w:pPr>
        <w:pStyle w:val="Heading3"/>
        <w:rPr>
          <w:rFonts w:ascii="Arial" w:hAnsi="Arial" w:cs="Arial"/>
        </w:rPr>
      </w:pPr>
      <w:bookmarkStart w:name="_Toc204935518" w:id="2248"/>
      <w:r w:rsidRPr="00302F0C">
        <w:rPr>
          <w:rFonts w:ascii="Arial" w:hAnsi="Arial" w:cs="Arial"/>
        </w:rPr>
        <w:t>Automation opportunities</w:t>
      </w:r>
      <w:bookmarkEnd w:id="2248"/>
    </w:p>
    <w:p w:rsidRPr="00302F0C" w:rsidR="002841F2" w:rsidP="000C65A9" w:rsidRDefault="002841F2" w14:paraId="191A3F43" w14:textId="6A5E60DF">
      <w:pPr>
        <w:pStyle w:val="ListParagraph"/>
        <w:numPr>
          <w:ilvl w:val="0"/>
          <w:numId w:val="62"/>
        </w:numPr>
        <w:rPr>
          <w:rFonts w:ascii="Arial" w:hAnsi="Arial" w:cs="Arial"/>
        </w:rPr>
      </w:pPr>
      <w:r w:rsidRPr="00302F0C">
        <w:rPr>
          <w:rFonts w:ascii="Arial" w:hAnsi="Arial" w:cs="Arial"/>
        </w:rPr>
        <w:t>Building system capabilities to capture all necessary details for LTPA creation on Xpedeon directly from contracts.</w:t>
      </w:r>
    </w:p>
    <w:p w:rsidRPr="00302F0C" w:rsidR="00B945A2" w:rsidP="00B945A2" w:rsidRDefault="00B945A2" w14:paraId="570DE49C" w14:textId="77777777">
      <w:pPr>
        <w:pStyle w:val="ListParagraph"/>
        <w:rPr>
          <w:rFonts w:ascii="Arial" w:hAnsi="Arial" w:cs="Arial"/>
        </w:rPr>
      </w:pPr>
    </w:p>
    <w:p w:rsidRPr="00302F0C" w:rsidR="002841F2" w:rsidP="000C65A9" w:rsidRDefault="00B945A2" w14:paraId="300F6BAE" w14:textId="306613AF">
      <w:pPr>
        <w:pStyle w:val="ListParagraph"/>
        <w:numPr>
          <w:ilvl w:val="0"/>
          <w:numId w:val="62"/>
        </w:numPr>
        <w:rPr>
          <w:rFonts w:ascii="Arial" w:hAnsi="Arial" w:cs="Arial"/>
        </w:rPr>
      </w:pPr>
      <w:r w:rsidRPr="00302F0C">
        <w:rPr>
          <w:rFonts w:ascii="Arial" w:hAnsi="Arial" w:cs="Arial"/>
        </w:rPr>
        <w:t>Creating an interlink between the PSSC portal and Xpedeon to auto-populate LTPA data from the portal into Xpedeon.</w:t>
      </w:r>
    </w:p>
    <w:p w:rsidRPr="00302F0C" w:rsidR="00AF08D2" w:rsidDel="008111C5" w:rsidP="00AF08D2" w:rsidRDefault="000E2A50" w14:paraId="26384853" w14:textId="7524A28A">
      <w:pPr>
        <w:rPr>
          <w:del w:author="Akshay Raveendran" w:date="2025-07-22T15:34:00Z" w16du:dateUtc="2025-07-22T11:34:00Z" w:id="2249"/>
          <w:rFonts w:ascii="Arial" w:hAnsi="Arial" w:cs="Arial"/>
        </w:rPr>
      </w:pPr>
      <w:commentRangeStart w:id="2250"/>
      <w:commentRangeStart w:id="2251"/>
      <w:del w:author="Akshay Raveendran" w:date="2025-07-22T15:34:00Z" w16du:dateUtc="2025-07-22T11:34:00Z" w:id="2252">
        <w:r w:rsidRPr="00302F0C" w:rsidDel="008111C5">
          <w:rPr>
            <w:rFonts w:ascii="Arial" w:hAnsi="Arial" w:cs="Arial"/>
          </w:rPr>
          <w:delText>Dropdowns:</w:delText>
        </w:r>
      </w:del>
    </w:p>
    <w:p w:rsidRPr="00302F0C" w:rsidR="000E2A50" w:rsidDel="00D963F2" w:rsidRDefault="000E2A50" w14:paraId="3526AC78" w14:textId="09F4C4E5">
      <w:pPr>
        <w:rPr>
          <w:del w:author="Akshay Raveendran" w:date="2025-07-22T15:32:00Z" w16du:dateUtc="2025-07-22T11:32:00Z" w:id="2253"/>
          <w:rFonts w:ascii="Arial" w:hAnsi="Arial" w:cs="Arial"/>
          <w:rPrChange w:author="Akshay Raveendran" w:date="2025-07-22T15:34:00Z" w16du:dateUtc="2025-07-22T11:34:00Z" w:id="2254">
            <w:rPr>
              <w:del w:author="Akshay Raveendran" w:date="2025-07-22T15:32:00Z" w16du:dateUtc="2025-07-22T11:32:00Z" w:id="2255"/>
            </w:rPr>
          </w:rPrChange>
        </w:rPr>
        <w:pPrChange w:author="Akshay Raveendran" w:date="2025-07-22T15:34:00Z" w16du:dateUtc="2025-07-22T11:34:00Z" w:id="2256">
          <w:pPr>
            <w:jc w:val="both"/>
          </w:pPr>
        </w:pPrChange>
      </w:pPr>
      <w:del w:author="Akshay Raveendran" w:date="2025-07-22T15:32:00Z" w16du:dateUtc="2025-07-22T11:32:00Z" w:id="2257">
        <w:r w:rsidRPr="00302F0C" w:rsidDel="00D963F2">
          <w:rPr>
            <w:rFonts w:ascii="Arial" w:hAnsi="Arial" w:cs="Arial"/>
            <w:b/>
            <w:bCs/>
            <w:rPrChange w:author="Akshay Raveendran" w:date="2025-07-22T15:34:00Z" w16du:dateUtc="2025-07-22T11:34:00Z" w:id="2258">
              <w:rPr/>
            </w:rPrChange>
          </w:rPr>
          <w:delText xml:space="preserve">    </w:delText>
        </w:r>
        <w:r w:rsidRPr="00302F0C" w:rsidDel="00D963F2" w:rsidR="00161DF9">
          <w:rPr>
            <w:rFonts w:ascii="Arial" w:hAnsi="Arial" w:cs="Arial"/>
            <w:b/>
            <w:bCs/>
            <w:rPrChange w:author="Akshay Raveendran" w:date="2025-07-22T15:34:00Z" w16du:dateUtc="2025-07-22T11:34:00Z" w:id="2259">
              <w:rPr/>
            </w:rPrChange>
          </w:rPr>
          <w:delText>Inco terms</w:delText>
        </w:r>
      </w:del>
    </w:p>
    <w:p w:rsidRPr="00302F0C" w:rsidR="00161DF9" w:rsidDel="00D963F2" w:rsidRDefault="00161DF9" w14:paraId="3119AE7E" w14:textId="3727F021">
      <w:pPr>
        <w:rPr>
          <w:del w:author="Akshay Raveendran" w:date="2025-07-22T15:32:00Z" w16du:dateUtc="2025-07-22T11:32:00Z" w:id="2260"/>
          <w:rFonts w:ascii="Arial" w:hAnsi="Arial" w:cs="Arial"/>
          <w:color w:val="000000"/>
        </w:rPr>
        <w:pPrChange w:author="Akshay Raveendran" w:date="2025-07-22T15:34:00Z" w16du:dateUtc="2025-07-22T11:34:00Z" w:id="2261">
          <w:pPr>
            <w:pStyle w:val="ListParagraph"/>
            <w:numPr>
              <w:numId w:val="22"/>
            </w:numPr>
            <w:ind w:left="1080" w:hanging="360"/>
            <w:jc w:val="both"/>
          </w:pPr>
        </w:pPrChange>
      </w:pPr>
      <w:del w:author="Akshay Raveendran" w:date="2025-07-22T15:32:00Z" w16du:dateUtc="2025-07-22T11:32:00Z" w:id="2262">
        <w:r w:rsidRPr="00302F0C" w:rsidDel="00D963F2">
          <w:rPr>
            <w:rFonts w:ascii="Arial" w:hAnsi="Arial" w:cs="Arial"/>
            <w:color w:val="000000"/>
          </w:rPr>
          <w:delText xml:space="preserve">EXW - Ex Works </w:delText>
        </w:r>
      </w:del>
    </w:p>
    <w:p w:rsidRPr="00302F0C" w:rsidR="00161DF9" w:rsidDel="00D963F2" w:rsidRDefault="00161DF9" w14:paraId="4147DD88" w14:textId="70C39500">
      <w:pPr>
        <w:rPr>
          <w:del w:author="Akshay Raveendran" w:date="2025-07-22T15:32:00Z" w16du:dateUtc="2025-07-22T11:32:00Z" w:id="2263"/>
          <w:rFonts w:ascii="Arial" w:hAnsi="Arial" w:cs="Arial"/>
          <w:color w:val="000000"/>
        </w:rPr>
        <w:pPrChange w:author="Akshay Raveendran" w:date="2025-07-22T15:34:00Z" w16du:dateUtc="2025-07-22T11:34:00Z" w:id="2264">
          <w:pPr>
            <w:pStyle w:val="ListParagraph"/>
            <w:numPr>
              <w:numId w:val="22"/>
            </w:numPr>
            <w:ind w:left="1080" w:hanging="360"/>
            <w:jc w:val="both"/>
          </w:pPr>
        </w:pPrChange>
      </w:pPr>
      <w:del w:author="Akshay Raveendran" w:date="2025-07-22T15:32:00Z" w16du:dateUtc="2025-07-22T11:32:00Z" w:id="2265">
        <w:r w:rsidRPr="00302F0C" w:rsidDel="00D963F2">
          <w:rPr>
            <w:rFonts w:ascii="Arial" w:hAnsi="Arial" w:cs="Arial"/>
            <w:color w:val="000000"/>
          </w:rPr>
          <w:delText xml:space="preserve">FCA - Free Carrier </w:delText>
        </w:r>
      </w:del>
    </w:p>
    <w:p w:rsidRPr="00302F0C" w:rsidR="00161DF9" w:rsidDel="00D963F2" w:rsidRDefault="00161DF9" w14:paraId="7D0A885D" w14:textId="771F310B">
      <w:pPr>
        <w:rPr>
          <w:del w:author="Akshay Raveendran" w:date="2025-07-22T15:32:00Z" w16du:dateUtc="2025-07-22T11:32:00Z" w:id="2266"/>
          <w:rFonts w:ascii="Arial" w:hAnsi="Arial" w:cs="Arial"/>
          <w:color w:val="000000"/>
        </w:rPr>
        <w:pPrChange w:author="Akshay Raveendran" w:date="2025-07-22T15:34:00Z" w16du:dateUtc="2025-07-22T11:34:00Z" w:id="2267">
          <w:pPr>
            <w:pStyle w:val="ListParagraph"/>
            <w:numPr>
              <w:numId w:val="22"/>
            </w:numPr>
            <w:ind w:left="1080" w:hanging="360"/>
            <w:jc w:val="both"/>
          </w:pPr>
        </w:pPrChange>
      </w:pPr>
      <w:del w:author="Akshay Raveendran" w:date="2025-07-22T15:32:00Z" w16du:dateUtc="2025-07-22T11:32:00Z" w:id="2268">
        <w:r w:rsidRPr="00302F0C" w:rsidDel="00D963F2">
          <w:rPr>
            <w:rFonts w:ascii="Arial" w:hAnsi="Arial" w:cs="Arial"/>
            <w:color w:val="000000"/>
          </w:rPr>
          <w:delText xml:space="preserve">FAS - Free Alongside Ship </w:delText>
        </w:r>
      </w:del>
    </w:p>
    <w:p w:rsidRPr="00302F0C" w:rsidR="00161DF9" w:rsidDel="00D963F2" w:rsidRDefault="00161DF9" w14:paraId="181E4F73" w14:textId="3A985322">
      <w:pPr>
        <w:rPr>
          <w:del w:author="Akshay Raveendran" w:date="2025-07-22T15:32:00Z" w16du:dateUtc="2025-07-22T11:32:00Z" w:id="2269"/>
          <w:rFonts w:ascii="Arial" w:hAnsi="Arial" w:cs="Arial"/>
          <w:color w:val="000000"/>
        </w:rPr>
        <w:pPrChange w:author="Akshay Raveendran" w:date="2025-07-22T15:34:00Z" w16du:dateUtc="2025-07-22T11:34:00Z" w:id="2270">
          <w:pPr>
            <w:pStyle w:val="ListParagraph"/>
            <w:numPr>
              <w:numId w:val="22"/>
            </w:numPr>
            <w:ind w:left="1080" w:hanging="360"/>
            <w:jc w:val="both"/>
          </w:pPr>
        </w:pPrChange>
      </w:pPr>
      <w:del w:author="Akshay Raveendran" w:date="2025-07-22T15:32:00Z" w16du:dateUtc="2025-07-22T11:32:00Z" w:id="2271">
        <w:r w:rsidRPr="00302F0C" w:rsidDel="00D963F2">
          <w:rPr>
            <w:rFonts w:ascii="Arial" w:hAnsi="Arial" w:cs="Arial"/>
            <w:color w:val="000000"/>
          </w:rPr>
          <w:delText xml:space="preserve">FOB - Free On Board </w:delText>
        </w:r>
      </w:del>
    </w:p>
    <w:p w:rsidRPr="00302F0C" w:rsidR="00161DF9" w:rsidDel="00D963F2" w:rsidRDefault="00161DF9" w14:paraId="5DDAA566" w14:textId="7D9EFE65">
      <w:pPr>
        <w:rPr>
          <w:del w:author="Akshay Raveendran" w:date="2025-07-22T15:32:00Z" w16du:dateUtc="2025-07-22T11:32:00Z" w:id="2272"/>
          <w:rFonts w:ascii="Arial" w:hAnsi="Arial" w:cs="Arial"/>
          <w:color w:val="000000"/>
        </w:rPr>
        <w:pPrChange w:author="Akshay Raveendran" w:date="2025-07-22T15:34:00Z" w16du:dateUtc="2025-07-22T11:34:00Z" w:id="2273">
          <w:pPr>
            <w:pStyle w:val="ListParagraph"/>
            <w:numPr>
              <w:numId w:val="22"/>
            </w:numPr>
            <w:ind w:left="1080" w:hanging="360"/>
            <w:jc w:val="both"/>
          </w:pPr>
        </w:pPrChange>
      </w:pPr>
      <w:del w:author="Akshay Raveendran" w:date="2025-07-22T15:32:00Z" w16du:dateUtc="2025-07-22T11:32:00Z" w:id="2274">
        <w:r w:rsidRPr="00302F0C" w:rsidDel="00D963F2">
          <w:rPr>
            <w:rFonts w:ascii="Arial" w:hAnsi="Arial" w:cs="Arial"/>
            <w:color w:val="000000"/>
          </w:rPr>
          <w:delText xml:space="preserve">CFR - Cost and Freight </w:delText>
        </w:r>
      </w:del>
    </w:p>
    <w:p w:rsidRPr="00302F0C" w:rsidR="00161DF9" w:rsidDel="00D963F2" w:rsidRDefault="00161DF9" w14:paraId="280823DB" w14:textId="27C06B9E">
      <w:pPr>
        <w:rPr>
          <w:del w:author="Akshay Raveendran" w:date="2025-07-22T15:32:00Z" w16du:dateUtc="2025-07-22T11:32:00Z" w:id="2275"/>
          <w:rFonts w:ascii="Arial" w:hAnsi="Arial" w:cs="Arial"/>
          <w:color w:val="000000"/>
        </w:rPr>
        <w:pPrChange w:author="Akshay Raveendran" w:date="2025-07-22T15:34:00Z" w16du:dateUtc="2025-07-22T11:34:00Z" w:id="2276">
          <w:pPr>
            <w:pStyle w:val="ListParagraph"/>
            <w:numPr>
              <w:numId w:val="22"/>
            </w:numPr>
            <w:ind w:left="1080" w:hanging="360"/>
            <w:jc w:val="both"/>
          </w:pPr>
        </w:pPrChange>
      </w:pPr>
      <w:del w:author="Akshay Raveendran" w:date="2025-07-22T15:32:00Z" w16du:dateUtc="2025-07-22T11:32:00Z" w:id="2277">
        <w:r w:rsidRPr="00302F0C" w:rsidDel="00D963F2">
          <w:rPr>
            <w:rFonts w:ascii="Arial" w:hAnsi="Arial" w:cs="Arial"/>
            <w:color w:val="000000"/>
          </w:rPr>
          <w:delText xml:space="preserve">CIF - Cost, Insurance &amp; Freight </w:delText>
        </w:r>
      </w:del>
    </w:p>
    <w:p w:rsidRPr="00302F0C" w:rsidR="00161DF9" w:rsidDel="00D963F2" w:rsidRDefault="00161DF9" w14:paraId="5B544E51" w14:textId="78679E28">
      <w:pPr>
        <w:rPr>
          <w:del w:author="Akshay Raveendran" w:date="2025-07-22T15:32:00Z" w16du:dateUtc="2025-07-22T11:32:00Z" w:id="2278"/>
          <w:rFonts w:ascii="Arial" w:hAnsi="Arial" w:cs="Arial"/>
          <w:color w:val="000000"/>
        </w:rPr>
        <w:pPrChange w:author="Akshay Raveendran" w:date="2025-07-22T15:34:00Z" w16du:dateUtc="2025-07-22T11:34:00Z" w:id="2279">
          <w:pPr>
            <w:pStyle w:val="ListParagraph"/>
            <w:numPr>
              <w:numId w:val="22"/>
            </w:numPr>
            <w:ind w:left="1080" w:hanging="360"/>
            <w:jc w:val="both"/>
          </w:pPr>
        </w:pPrChange>
      </w:pPr>
      <w:del w:author="Akshay Raveendran" w:date="2025-07-22T15:32:00Z" w16du:dateUtc="2025-07-22T11:32:00Z" w:id="2280">
        <w:r w:rsidRPr="00302F0C" w:rsidDel="00D963F2">
          <w:rPr>
            <w:rFonts w:ascii="Arial" w:hAnsi="Arial" w:cs="Arial"/>
            <w:color w:val="000000"/>
          </w:rPr>
          <w:delText xml:space="preserve">CPT - Carriage Paid To </w:delText>
        </w:r>
      </w:del>
    </w:p>
    <w:p w:rsidRPr="00302F0C" w:rsidR="00161DF9" w:rsidDel="00D963F2" w:rsidRDefault="00161DF9" w14:paraId="4C4D5763" w14:textId="2A85977F">
      <w:pPr>
        <w:rPr>
          <w:del w:author="Akshay Raveendran" w:date="2025-07-22T15:32:00Z" w16du:dateUtc="2025-07-22T11:32:00Z" w:id="2281"/>
          <w:rFonts w:ascii="Arial" w:hAnsi="Arial" w:cs="Arial"/>
          <w:color w:val="000000"/>
        </w:rPr>
        <w:pPrChange w:author="Akshay Raveendran" w:date="2025-07-22T15:34:00Z" w16du:dateUtc="2025-07-22T11:34:00Z" w:id="2282">
          <w:pPr>
            <w:pStyle w:val="ListParagraph"/>
            <w:numPr>
              <w:numId w:val="22"/>
            </w:numPr>
            <w:ind w:left="1080" w:hanging="360"/>
            <w:jc w:val="both"/>
          </w:pPr>
        </w:pPrChange>
      </w:pPr>
      <w:del w:author="Akshay Raveendran" w:date="2025-07-22T15:32:00Z" w16du:dateUtc="2025-07-22T11:32:00Z" w:id="2283">
        <w:r w:rsidRPr="00302F0C" w:rsidDel="00D963F2">
          <w:rPr>
            <w:rFonts w:ascii="Arial" w:hAnsi="Arial" w:cs="Arial"/>
            <w:color w:val="000000"/>
          </w:rPr>
          <w:delText xml:space="preserve">CIP - Carriage and Insurance Paid To </w:delText>
        </w:r>
      </w:del>
    </w:p>
    <w:p w:rsidRPr="00302F0C" w:rsidR="00161DF9" w:rsidDel="00D963F2" w:rsidRDefault="00161DF9" w14:paraId="4E1E4243" w14:textId="5A135C74">
      <w:pPr>
        <w:rPr>
          <w:del w:author="Akshay Raveendran" w:date="2025-07-22T15:32:00Z" w16du:dateUtc="2025-07-22T11:32:00Z" w:id="2284"/>
          <w:rFonts w:ascii="Arial" w:hAnsi="Arial" w:cs="Arial"/>
          <w:color w:val="000000"/>
        </w:rPr>
        <w:pPrChange w:author="Akshay Raveendran" w:date="2025-07-22T15:34:00Z" w16du:dateUtc="2025-07-22T11:34:00Z" w:id="2285">
          <w:pPr>
            <w:pStyle w:val="ListParagraph"/>
            <w:numPr>
              <w:numId w:val="22"/>
            </w:numPr>
            <w:ind w:left="1080" w:hanging="360"/>
            <w:jc w:val="both"/>
          </w:pPr>
        </w:pPrChange>
      </w:pPr>
      <w:del w:author="Akshay Raveendran" w:date="2025-07-22T15:32:00Z" w16du:dateUtc="2025-07-22T11:32:00Z" w:id="2286">
        <w:r w:rsidRPr="00302F0C" w:rsidDel="00D963F2">
          <w:rPr>
            <w:rFonts w:ascii="Arial" w:hAnsi="Arial" w:cs="Arial"/>
            <w:color w:val="000000"/>
          </w:rPr>
          <w:delText xml:space="preserve">DAP - Delivered At Place </w:delText>
        </w:r>
      </w:del>
    </w:p>
    <w:p w:rsidRPr="00302F0C" w:rsidR="00161DF9" w:rsidDel="00D963F2" w:rsidRDefault="00161DF9" w14:paraId="79E0E13F" w14:textId="1B1A6DD5">
      <w:pPr>
        <w:rPr>
          <w:del w:author="Akshay Raveendran" w:date="2025-07-22T15:32:00Z" w16du:dateUtc="2025-07-22T11:32:00Z" w:id="2287"/>
          <w:rFonts w:ascii="Arial" w:hAnsi="Arial" w:cs="Arial"/>
          <w:color w:val="000000"/>
        </w:rPr>
        <w:pPrChange w:author="Akshay Raveendran" w:date="2025-07-22T15:34:00Z" w16du:dateUtc="2025-07-22T11:34:00Z" w:id="2288">
          <w:pPr>
            <w:pStyle w:val="ListParagraph"/>
            <w:numPr>
              <w:numId w:val="22"/>
            </w:numPr>
            <w:ind w:left="1080" w:hanging="360"/>
            <w:jc w:val="both"/>
          </w:pPr>
        </w:pPrChange>
      </w:pPr>
      <w:del w:author="Akshay Raveendran" w:date="2025-07-22T15:32:00Z" w16du:dateUtc="2025-07-22T11:32:00Z" w:id="2289">
        <w:r w:rsidRPr="00302F0C" w:rsidDel="00D963F2">
          <w:rPr>
            <w:rFonts w:ascii="Arial" w:hAnsi="Arial" w:cs="Arial"/>
            <w:color w:val="000000"/>
          </w:rPr>
          <w:delText xml:space="preserve">DDU – Delivered Duty Unpaid </w:delText>
        </w:r>
      </w:del>
    </w:p>
    <w:p w:rsidRPr="00302F0C" w:rsidR="000E2A50" w:rsidDel="00746EFD" w:rsidRDefault="00161DF9" w14:paraId="27B338DC" w14:textId="5FF437C7">
      <w:pPr>
        <w:rPr>
          <w:del w:author="Akshay Raveendran" w:date="2025-07-22T15:32:00Z" w16du:dateUtc="2025-07-22T11:32:00Z" w:id="2290"/>
          <w:rFonts w:ascii="Arial" w:hAnsi="Arial" w:cs="Arial"/>
          <w:color w:val="000000"/>
        </w:rPr>
        <w:pPrChange w:author="Akshay Raveendran" w:date="2025-07-22T15:34:00Z" w16du:dateUtc="2025-07-22T11:34:00Z" w:id="2291">
          <w:pPr>
            <w:pStyle w:val="ListParagraph"/>
            <w:numPr>
              <w:numId w:val="22"/>
            </w:numPr>
            <w:ind w:left="1080" w:hanging="360"/>
            <w:jc w:val="both"/>
          </w:pPr>
        </w:pPrChange>
      </w:pPr>
      <w:del w:author="Akshay Raveendran" w:date="2025-07-22T15:32:00Z" w16du:dateUtc="2025-07-22T11:32:00Z" w:id="2292">
        <w:r w:rsidRPr="00302F0C" w:rsidDel="00D963F2">
          <w:rPr>
            <w:rFonts w:ascii="Arial" w:hAnsi="Arial" w:cs="Arial"/>
            <w:color w:val="000000"/>
          </w:rPr>
          <w:delText>DDP – Delivered Duty Paid</w:delText>
        </w:r>
      </w:del>
    </w:p>
    <w:p w:rsidRPr="00302F0C" w:rsidR="00A3352B" w:rsidP="00A3352B" w:rsidRDefault="00825D24" w14:paraId="6C54527B" w14:textId="630F52C8">
      <w:pPr>
        <w:pStyle w:val="Heading2"/>
        <w:rPr>
          <w:rFonts w:ascii="Arial" w:hAnsi="Arial" w:cs="Arial"/>
        </w:rPr>
      </w:pPr>
      <w:bookmarkStart w:name="_Toc204935519" w:id="2293"/>
      <w:bookmarkStart w:name="_Hlk203423785" w:id="2294"/>
      <w:r w:rsidRPr="00302F0C">
        <w:rPr>
          <w:rFonts w:ascii="Arial" w:hAnsi="Arial" w:cs="Arial"/>
        </w:rPr>
        <w:t>2</w:t>
      </w:r>
      <w:r w:rsidRPr="00302F0C" w:rsidR="007254E4">
        <w:rPr>
          <w:rFonts w:ascii="Arial" w:hAnsi="Arial" w:cs="Arial"/>
        </w:rPr>
        <w:t xml:space="preserve">.3 </w:t>
      </w:r>
      <w:r w:rsidRPr="00302F0C" w:rsidR="00A3352B">
        <w:rPr>
          <w:rFonts w:ascii="Arial" w:hAnsi="Arial" w:cs="Arial"/>
        </w:rPr>
        <w:t xml:space="preserve">Insurance </w:t>
      </w:r>
      <w:ins w:author="Akshay Raveendran" w:date="2025-07-21T12:03:00Z" w16du:dateUtc="2025-07-21T08:03:00Z" w:id="2295">
        <w:r w:rsidRPr="00302F0C" w:rsidR="00360D8B">
          <w:rPr>
            <w:rFonts w:ascii="Arial" w:hAnsi="Arial" w:cs="Arial"/>
          </w:rPr>
          <w:t xml:space="preserve">Sourcing </w:t>
        </w:r>
      </w:ins>
      <w:r w:rsidRPr="00302F0C" w:rsidR="00A3352B">
        <w:rPr>
          <w:rFonts w:ascii="Arial" w:hAnsi="Arial" w:cs="Arial"/>
        </w:rPr>
        <w:t>Request</w:t>
      </w:r>
      <w:del w:author="Akshay Raveendran" w:date="2025-07-21T12:03:00Z" w16du:dateUtc="2025-07-21T08:03:00Z" w:id="2296">
        <w:r w:rsidRPr="00302F0C" w:rsidDel="00360D8B" w:rsidR="00A3352B">
          <w:rPr>
            <w:rFonts w:ascii="Arial" w:hAnsi="Arial" w:cs="Arial"/>
          </w:rPr>
          <w:delText xml:space="preserve"> form</w:delText>
        </w:r>
      </w:del>
      <w:commentRangeEnd w:id="2250"/>
      <w:r w:rsidRPr="00302F0C" w:rsidR="00D1186C">
        <w:rPr>
          <w:rStyle w:val="CommentReference"/>
          <w:rFonts w:ascii="Arial" w:hAnsi="Arial" w:cs="Arial" w:eastAsiaTheme="minorEastAsia"/>
          <w:color w:val="auto"/>
        </w:rPr>
        <w:commentReference w:id="2250"/>
      </w:r>
      <w:commentRangeEnd w:id="2251"/>
      <w:r w:rsidRPr="00302F0C" w:rsidR="00244334">
        <w:rPr>
          <w:rStyle w:val="CommentReference"/>
          <w:rFonts w:ascii="Arial" w:hAnsi="Arial" w:cs="Arial" w:eastAsiaTheme="minorEastAsia"/>
          <w:color w:val="auto"/>
        </w:rPr>
        <w:commentReference w:id="2251"/>
      </w:r>
      <w:bookmarkEnd w:id="2293"/>
    </w:p>
    <w:bookmarkEnd w:id="2294"/>
    <w:p w:rsidRPr="00302F0C" w:rsidR="00CD45EE" w:rsidP="00CD45EE" w:rsidRDefault="00CD45EE" w14:paraId="3D5647DC" w14:textId="77777777">
      <w:pPr>
        <w:rPr>
          <w:ins w:author="Akshay Raveendran" w:date="2025-07-21T00:19:00Z" w16du:dateUtc="2025-07-20T20:19:00Z" w:id="2297"/>
          <w:rFonts w:ascii="Arial" w:hAnsi="Arial" w:cs="Arial"/>
        </w:rPr>
      </w:pPr>
    </w:p>
    <w:p w:rsidRPr="00302F0C" w:rsidR="00D67103" w:rsidP="00CD45EE" w:rsidRDefault="0028729D" w14:paraId="6F45C795" w14:textId="77777777">
      <w:pPr>
        <w:rPr>
          <w:rFonts w:ascii="Arial" w:hAnsi="Arial" w:cs="Arial"/>
          <w:b/>
          <w:bCs/>
        </w:rPr>
      </w:pPr>
      <w:r w:rsidRPr="00302F0C">
        <w:rPr>
          <w:rFonts w:ascii="Arial" w:hAnsi="Arial" w:cs="Arial"/>
          <w:b/>
          <w:bCs/>
        </w:rPr>
        <w:t xml:space="preserve">As-is process: </w:t>
      </w:r>
    </w:p>
    <w:p w:rsidRPr="00302F0C" w:rsidR="00AB11B7" w:rsidP="00CD45EE" w:rsidRDefault="00BB5AB8" w14:paraId="79D1C11C" w14:textId="4758ED7A">
      <w:pPr>
        <w:rPr>
          <w:rFonts w:ascii="Arial" w:hAnsi="Arial" w:cs="Arial"/>
        </w:rPr>
      </w:pPr>
      <w:r>
        <w:rPr>
          <w:rFonts w:ascii="Arial" w:hAnsi="Arial" w:cs="Arial"/>
        </w:rPr>
        <w:object w:dxaOrig="1504" w:dyaOrig="981" w14:anchorId="399B3637">
          <v:shape id="_x0000_i1031" style="width:75pt;height:48.75pt" o:ole="" type="#_x0000_t75">
            <v:imagedata o:title="" r:id="rId31"/>
          </v:shape>
          <o:OLEObject Type="Embed" ProgID="Acrobat.Document.DC" ShapeID="_x0000_i1031" DrawAspect="Icon" ObjectID="_1815513443" r:id="rId32"/>
        </w:object>
      </w:r>
    </w:p>
    <w:p w:rsidRPr="00302F0C" w:rsidR="00FF0799" w:rsidP="00CD45EE" w:rsidRDefault="0028729D" w14:paraId="5E0C0497" w14:textId="10F42FC3">
      <w:pPr>
        <w:rPr>
          <w:rFonts w:ascii="Arial" w:hAnsi="Arial" w:cs="Arial"/>
          <w:b/>
          <w:bCs/>
        </w:rPr>
      </w:pPr>
      <w:r w:rsidRPr="00302F0C">
        <w:rPr>
          <w:rFonts w:ascii="Arial" w:hAnsi="Arial" w:cs="Arial"/>
          <w:b/>
          <w:bCs/>
        </w:rPr>
        <w:t>To-be process highlevel:</w:t>
      </w:r>
    </w:p>
    <w:p w:rsidRPr="00302F0C" w:rsidR="00FF0799" w:rsidP="00CD45EE" w:rsidRDefault="0099362E" w14:paraId="1D1BFD89" w14:textId="737C87F4">
      <w:pPr>
        <w:rPr>
          <w:rFonts w:ascii="Arial" w:hAnsi="Arial" w:cs="Arial"/>
        </w:rPr>
      </w:pPr>
      <w:r w:rsidRPr="00302F0C">
        <w:rPr>
          <w:rFonts w:ascii="Arial" w:hAnsi="Arial" w:cs="Arial"/>
          <w:noProof/>
        </w:rPr>
        <w:drawing>
          <wp:inline distT="0" distB="0" distL="0" distR="0" wp14:anchorId="0B7885E4" wp14:editId="1C019355">
            <wp:extent cx="5731510" cy="3392170"/>
            <wp:effectExtent l="0" t="0" r="2540" b="0"/>
            <wp:docPr id="78496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64174" name=""/>
                    <pic:cNvPicPr/>
                  </pic:nvPicPr>
                  <pic:blipFill>
                    <a:blip r:embed="rId33"/>
                    <a:stretch>
                      <a:fillRect/>
                    </a:stretch>
                  </pic:blipFill>
                  <pic:spPr>
                    <a:xfrm>
                      <a:off x="0" y="0"/>
                      <a:ext cx="5731510" cy="3392170"/>
                    </a:xfrm>
                    <a:prstGeom prst="rect">
                      <a:avLst/>
                    </a:prstGeom>
                  </pic:spPr>
                </pic:pic>
              </a:graphicData>
            </a:graphic>
          </wp:inline>
        </w:drawing>
      </w:r>
    </w:p>
    <w:p w:rsidRPr="00302F0C" w:rsidR="00047B98" w:rsidP="00CD45EE" w:rsidRDefault="00047B98" w14:paraId="671AB941" w14:textId="77777777">
      <w:pPr>
        <w:rPr>
          <w:rFonts w:ascii="Arial" w:hAnsi="Arial" w:cs="Arial"/>
        </w:rPr>
      </w:pPr>
    </w:p>
    <w:p w:rsidRPr="00302F0C" w:rsidR="00047B98" w:rsidP="00CD45EE" w:rsidRDefault="00047B98" w14:paraId="0666809D" w14:textId="5C6A9F0F">
      <w:pPr>
        <w:rPr>
          <w:rFonts w:ascii="Arial" w:hAnsi="Arial" w:cs="Arial"/>
          <w:b/>
          <w:bCs/>
        </w:rPr>
      </w:pPr>
      <w:r w:rsidRPr="00302F0C">
        <w:rPr>
          <w:rFonts w:ascii="Arial" w:hAnsi="Arial" w:cs="Arial"/>
          <w:b/>
          <w:bCs/>
        </w:rPr>
        <w:t>To-be process</w:t>
      </w:r>
      <w:r w:rsidRPr="00302F0C" w:rsidR="003073A0">
        <w:rPr>
          <w:rFonts w:ascii="Arial" w:hAnsi="Arial" w:cs="Arial"/>
          <w:b/>
          <w:bCs/>
        </w:rPr>
        <w:t xml:space="preserve"> detailed</w:t>
      </w:r>
      <w:r w:rsidRPr="00302F0C">
        <w:rPr>
          <w:rFonts w:ascii="Arial" w:hAnsi="Arial" w:cs="Arial"/>
          <w:b/>
          <w:bCs/>
        </w:rPr>
        <w:t xml:space="preserve">: </w:t>
      </w:r>
    </w:p>
    <w:p w:rsidRPr="00302F0C" w:rsidR="00195412" w:rsidP="00CD45EE" w:rsidRDefault="004D3A9E" w14:paraId="468D15C1" w14:textId="1CAB6A0F">
      <w:pPr>
        <w:rPr>
          <w:rFonts w:ascii="Arial" w:hAnsi="Arial" w:cs="Arial"/>
        </w:rPr>
      </w:pPr>
      <w:r>
        <w:rPr>
          <w:rFonts w:ascii="Arial" w:hAnsi="Arial" w:cs="Arial"/>
        </w:rPr>
        <w:object w:dxaOrig="1504" w:dyaOrig="981" w14:anchorId="771081F6">
          <v:shape id="_x0000_i1032" style="width:75pt;height:48.75pt" o:ole="" type="#_x0000_t75">
            <v:imagedata o:title="" r:id="rId34"/>
          </v:shape>
          <o:OLEObject Type="Embed" ProgID="Acrobat.Document.DC" ShapeID="_x0000_i1032" DrawAspect="Icon" ObjectID="_1815513444" r:id="rId35"/>
        </w:object>
      </w:r>
    </w:p>
    <w:p w:rsidRPr="00302F0C" w:rsidR="00752E40" w:rsidP="00397407" w:rsidRDefault="00752E40" w14:paraId="4036A983" w14:textId="40FE497F">
      <w:pPr>
        <w:jc w:val="both"/>
        <w:rPr>
          <w:rFonts w:ascii="Arial" w:hAnsi="Arial" w:cs="Arial"/>
          <w:b/>
          <w:bCs/>
          <w:i/>
          <w:iCs/>
        </w:rPr>
      </w:pPr>
      <w:r w:rsidRPr="00302F0C">
        <w:rPr>
          <w:rFonts w:ascii="Arial" w:hAnsi="Arial" w:cs="Arial"/>
          <w:b/>
          <w:bCs/>
          <w:i/>
          <w:iCs/>
        </w:rPr>
        <w:t xml:space="preserve">When CLM would be live, the initiation would </w:t>
      </w:r>
      <w:r w:rsidRPr="00302F0C" w:rsidR="007E754A">
        <w:rPr>
          <w:rFonts w:ascii="Arial" w:hAnsi="Arial" w:cs="Arial"/>
          <w:b/>
          <w:bCs/>
          <w:i/>
          <w:iCs/>
        </w:rPr>
        <w:t xml:space="preserve">still </w:t>
      </w:r>
      <w:r w:rsidRPr="00302F0C">
        <w:rPr>
          <w:rFonts w:ascii="Arial" w:hAnsi="Arial" w:cs="Arial"/>
          <w:b/>
          <w:bCs/>
          <w:i/>
          <w:iCs/>
        </w:rPr>
        <w:t xml:space="preserve">start in </w:t>
      </w:r>
      <w:r w:rsidRPr="00302F0C" w:rsidR="00F47D29">
        <w:rPr>
          <w:rFonts w:ascii="Arial" w:hAnsi="Arial" w:cs="Arial"/>
          <w:b/>
          <w:bCs/>
          <w:i/>
          <w:iCs/>
        </w:rPr>
        <w:t xml:space="preserve">the </w:t>
      </w:r>
      <w:r w:rsidRPr="00302F0C">
        <w:rPr>
          <w:rFonts w:ascii="Arial" w:hAnsi="Arial" w:cs="Arial"/>
          <w:b/>
          <w:bCs/>
          <w:i/>
          <w:iCs/>
        </w:rPr>
        <w:t>PSSC portal, once contract is created and signed, CLM will take over for contract lifecycle management</w:t>
      </w:r>
    </w:p>
    <w:p w:rsidRPr="00302F0C" w:rsidR="00752E40" w:rsidP="00CD45EE" w:rsidRDefault="00752E40" w14:paraId="51D405B6" w14:textId="77777777">
      <w:pPr>
        <w:rPr>
          <w:rFonts w:ascii="Arial" w:hAnsi="Arial" w:cs="Arial"/>
        </w:rPr>
      </w:pPr>
    </w:p>
    <w:p w:rsidRPr="00302F0C" w:rsidR="00C15B50" w:rsidDel="00991676" w:rsidP="00C15B50" w:rsidRDefault="00C15B50" w14:paraId="24DC0147" w14:textId="3DB467D0">
      <w:pPr>
        <w:pStyle w:val="Heading3"/>
        <w:rPr>
          <w:del w:author="Akshay Raveendran" w:date="2025-07-17T15:38:00Z" w16du:dateUtc="2025-07-17T11:38:00Z" w:id="2298"/>
          <w:rFonts w:ascii="Arial" w:hAnsi="Arial" w:cs="Arial"/>
        </w:rPr>
      </w:pPr>
      <w:commentRangeStart w:id="2299"/>
      <w:del w:author="Akshay Raveendran" w:date="2025-07-17T15:38:00Z" w16du:dateUtc="2025-07-17T11:38:00Z" w:id="2300">
        <w:r w:rsidRPr="00302F0C" w:rsidDel="00991676">
          <w:rPr>
            <w:rFonts w:ascii="Arial" w:hAnsi="Arial" w:cs="Arial"/>
            <w:highlight w:val="yellow"/>
          </w:rPr>
          <w:delText xml:space="preserve">Policy master Upload form/Insurance Registry (For </w:delText>
        </w:r>
        <w:r w:rsidRPr="00302F0C" w:rsidDel="00991676" w:rsidR="002B6FD0">
          <w:rPr>
            <w:rFonts w:ascii="Arial" w:hAnsi="Arial" w:cs="Arial"/>
            <w:highlight w:val="yellow"/>
          </w:rPr>
          <w:delText>PSSC) *</w:delText>
        </w:r>
        <w:commentRangeEnd w:id="2299"/>
        <w:r w:rsidRPr="00302F0C" w:rsidDel="00991676" w:rsidR="00FD1247">
          <w:rPr>
            <w:rStyle w:val="CommentReference"/>
            <w:rFonts w:ascii="Arial" w:hAnsi="Arial" w:cs="Arial"/>
            <w:sz w:val="26"/>
            <w:szCs w:val="26"/>
          </w:rPr>
          <w:commentReference w:id="2299"/>
        </w:r>
      </w:del>
    </w:p>
    <w:p w:rsidRPr="00302F0C" w:rsidR="00C15B50" w:rsidDel="00991676" w:rsidP="00C15B50" w:rsidRDefault="00C15B50" w14:paraId="2729BBEA" w14:textId="4CFF6EE7">
      <w:pPr>
        <w:rPr>
          <w:del w:author="Akshay Raveendran" w:date="2025-07-17T15:38:00Z" w16du:dateUtc="2025-07-17T11:38:00Z" w:id="2301"/>
          <w:rFonts w:ascii="Arial" w:hAnsi="Arial" w:cs="Arial"/>
        </w:rPr>
      </w:pPr>
    </w:p>
    <w:tbl>
      <w:tblPr>
        <w:tblW w:w="20070" w:type="dxa"/>
        <w:tblLook w:val="04A0" w:firstRow="1" w:lastRow="0" w:firstColumn="1" w:lastColumn="0" w:noHBand="0" w:noVBand="1"/>
      </w:tblPr>
      <w:tblGrid>
        <w:gridCol w:w="1903"/>
        <w:gridCol w:w="1921"/>
        <w:gridCol w:w="5310"/>
        <w:gridCol w:w="11075"/>
      </w:tblGrid>
      <w:tr w:rsidRPr="00302F0C" w:rsidR="00C15B50" w:rsidDel="00991676" w14:paraId="283338E6" w14:textId="1DE9A1A2">
        <w:trPr>
          <w:gridAfter w:val="1"/>
          <w:wAfter w:w="11075" w:type="dxa"/>
          <w:trHeight w:val="290"/>
          <w:del w:author="Akshay Raveendran" w:date="2025-07-17T15:38:00Z" w:id="2302"/>
        </w:trPr>
        <w:tc>
          <w:tcPr>
            <w:tcW w:w="8995" w:type="dxa"/>
            <w:gridSpan w:val="3"/>
            <w:tcBorders>
              <w:top w:val="single" w:color="auto" w:sz="4" w:space="0"/>
              <w:left w:val="single" w:color="auto" w:sz="4" w:space="0"/>
              <w:bottom w:val="single" w:color="auto" w:sz="4" w:space="0"/>
              <w:right w:val="single" w:color="auto" w:sz="4" w:space="0"/>
            </w:tcBorders>
            <w:shd w:val="clear" w:color="000000" w:fill="B4C6E7"/>
            <w:noWrap/>
            <w:vAlign w:val="bottom"/>
            <w:hideMark/>
          </w:tcPr>
          <w:p w:rsidRPr="00302F0C" w:rsidR="00C15B50" w:rsidDel="00991676" w:rsidRDefault="00C15B50" w14:paraId="071ABF8D" w14:textId="22B892EF">
            <w:pPr>
              <w:spacing w:after="0" w:line="240" w:lineRule="auto"/>
              <w:jc w:val="center"/>
              <w:rPr>
                <w:del w:author="Akshay Raveendran" w:date="2025-07-17T15:38:00Z" w16du:dateUtc="2025-07-17T11:38:00Z" w:id="2303"/>
                <w:rFonts w:ascii="Arial" w:hAnsi="Arial" w:eastAsia="Times New Roman" w:cs="Arial"/>
                <w:b/>
                <w:bCs/>
                <w:color w:val="000000"/>
                <w:sz w:val="22"/>
                <w:szCs w:val="22"/>
                <w:lang w:eastAsia="en-GB"/>
              </w:rPr>
            </w:pPr>
            <w:del w:author="Akshay Raveendran" w:date="2025-07-17T15:38:00Z" w16du:dateUtc="2025-07-17T11:38:00Z" w:id="2304">
              <w:r w:rsidRPr="00302F0C" w:rsidDel="00991676">
                <w:rPr>
                  <w:rFonts w:ascii="Arial" w:hAnsi="Arial" w:eastAsia="Times New Roman" w:cs="Arial"/>
                  <w:b/>
                  <w:bCs/>
                  <w:color w:val="000000"/>
                  <w:sz w:val="22"/>
                  <w:szCs w:val="22"/>
                  <w:lang w:eastAsia="en-GB"/>
                </w:rPr>
                <w:delText>Digital Form from BU to PSSC/Procurement</w:delText>
              </w:r>
            </w:del>
          </w:p>
        </w:tc>
      </w:tr>
      <w:tr w:rsidRPr="00302F0C" w:rsidR="00C15B50" w:rsidDel="00991676" w:rsidTr="00332650" w14:paraId="0F7B42BE" w14:textId="2762D2B1">
        <w:trPr>
          <w:gridAfter w:val="1"/>
          <w:wAfter w:w="11075" w:type="dxa"/>
          <w:trHeight w:val="290"/>
          <w:del w:author="Akshay Raveendran" w:date="2025-07-17T15:38:00Z" w:id="2305"/>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501A9DA1" w14:textId="1B48FF6C">
            <w:pPr>
              <w:spacing w:after="0" w:line="240" w:lineRule="auto"/>
              <w:rPr>
                <w:del w:author="Akshay Raveendran" w:date="2025-07-17T15:38:00Z" w16du:dateUtc="2025-07-17T11:38:00Z" w:id="2306"/>
                <w:rFonts w:ascii="Arial" w:hAnsi="Arial" w:eastAsia="Times New Roman" w:cs="Arial"/>
                <w:color w:val="000000"/>
                <w:sz w:val="22"/>
                <w:szCs w:val="22"/>
                <w:lang w:eastAsia="en-GB"/>
              </w:rPr>
            </w:pPr>
            <w:del w:author="Akshay Raveendran" w:date="2025-07-17T15:38:00Z" w16du:dateUtc="2025-07-17T11:38:00Z" w:id="2307">
              <w:r w:rsidRPr="00302F0C" w:rsidDel="00991676">
                <w:rPr>
                  <w:rFonts w:ascii="Arial" w:hAnsi="Arial" w:eastAsia="Times New Roman" w:cs="Arial"/>
                  <w:color w:val="000000"/>
                  <w:sz w:val="22"/>
                  <w:szCs w:val="22"/>
                  <w:lang w:eastAsia="en-GB"/>
                </w:rPr>
                <w:delText>Upload Mode</w:delText>
              </w:r>
              <w:r w:rsidRPr="00302F0C" w:rsidDel="00991676" w:rsidR="00840538">
                <w:rPr>
                  <w:rFonts w:ascii="Arial" w:hAnsi="Arial" w:eastAsia="Times New Roman" w:cs="Arial"/>
                  <w:color w:val="FF0000"/>
                  <w:sz w:val="22"/>
                  <w:szCs w:val="22"/>
                  <w:lang w:eastAsia="en-GB"/>
                </w:rPr>
                <w:delText>*</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281E0DAB" w14:textId="4F7AAC27">
            <w:pPr>
              <w:spacing w:after="0" w:line="240" w:lineRule="auto"/>
              <w:rPr>
                <w:del w:author="Akshay Raveendran" w:date="2025-07-17T15:38:00Z" w16du:dateUtc="2025-07-17T11:38:00Z" w:id="2308"/>
                <w:rFonts w:ascii="Arial" w:hAnsi="Arial" w:eastAsia="Times New Roman" w:cs="Arial"/>
                <w:color w:val="000000"/>
                <w:sz w:val="22"/>
                <w:szCs w:val="22"/>
                <w:lang w:eastAsia="en-GB"/>
              </w:rPr>
            </w:pPr>
            <w:del w:author="Akshay Raveendran" w:date="2025-07-17T15:38:00Z" w16du:dateUtc="2025-07-17T11:38:00Z" w:id="2309">
              <w:r w:rsidRPr="00302F0C" w:rsidDel="00991676">
                <w:rPr>
                  <w:rFonts w:ascii="Arial" w:hAnsi="Arial" w:eastAsia="Times New Roman" w:cs="Arial"/>
                  <w:color w:val="000000"/>
                  <w:sz w:val="22"/>
                  <w:szCs w:val="22"/>
                  <w:lang w:eastAsia="en-GB"/>
                </w:rPr>
                <w:delText>Toggle</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23FF2D58" w14:textId="024EE2E3">
            <w:pPr>
              <w:spacing w:after="0" w:line="240" w:lineRule="auto"/>
              <w:rPr>
                <w:del w:author="Akshay Raveendran" w:date="2025-07-17T15:38:00Z" w16du:dateUtc="2025-07-17T11:38:00Z" w:id="2310"/>
                <w:rFonts w:ascii="Arial" w:hAnsi="Arial" w:eastAsia="Times New Roman" w:cs="Arial"/>
                <w:color w:val="000000"/>
                <w:sz w:val="22"/>
                <w:szCs w:val="22"/>
                <w:lang w:eastAsia="en-GB"/>
              </w:rPr>
            </w:pPr>
            <w:del w:author="Akshay Raveendran" w:date="2025-07-17T15:38:00Z" w16du:dateUtc="2025-07-17T11:38:00Z" w:id="2311">
              <w:r w:rsidRPr="00302F0C" w:rsidDel="00991676">
                <w:rPr>
                  <w:rFonts w:ascii="Arial" w:hAnsi="Arial" w:eastAsia="Times New Roman" w:cs="Arial"/>
                  <w:color w:val="000000"/>
                  <w:sz w:val="22"/>
                  <w:szCs w:val="22"/>
                  <w:lang w:eastAsia="en-GB"/>
                </w:rPr>
                <w:delText>Single Entry / Bulk Upload (Excel Template)</w:delText>
              </w:r>
            </w:del>
          </w:p>
        </w:tc>
      </w:tr>
      <w:tr w:rsidRPr="00302F0C" w:rsidR="00C15B50" w:rsidDel="00991676" w:rsidTr="00332650" w14:paraId="7D4930C3" w14:textId="4DA08E63">
        <w:trPr>
          <w:gridAfter w:val="1"/>
          <w:wAfter w:w="11075" w:type="dxa"/>
          <w:trHeight w:val="290"/>
          <w:del w:author="Akshay Raveendran" w:date="2025-07-17T15:38:00Z" w:id="2312"/>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06BC283A" w14:textId="493037A2">
            <w:pPr>
              <w:spacing w:after="0" w:line="240" w:lineRule="auto"/>
              <w:rPr>
                <w:del w:author="Akshay Raveendran" w:date="2025-07-17T15:38:00Z" w16du:dateUtc="2025-07-17T11:38:00Z" w:id="2313"/>
                <w:rFonts w:ascii="Arial" w:hAnsi="Arial" w:eastAsia="Times New Roman" w:cs="Arial"/>
                <w:color w:val="000000"/>
                <w:sz w:val="22"/>
                <w:szCs w:val="22"/>
                <w:lang w:eastAsia="en-GB"/>
              </w:rPr>
            </w:pPr>
            <w:del w:author="Akshay Raveendran" w:date="2025-07-17T15:38:00Z" w16du:dateUtc="2025-07-17T11:38:00Z" w:id="2314">
              <w:r w:rsidRPr="00302F0C" w:rsidDel="00991676">
                <w:rPr>
                  <w:rFonts w:ascii="Arial" w:hAnsi="Arial" w:eastAsia="Times New Roman" w:cs="Arial"/>
                  <w:color w:val="000000"/>
                  <w:sz w:val="22"/>
                  <w:szCs w:val="22"/>
                  <w:lang w:eastAsia="en-GB"/>
                </w:rPr>
                <w:delText>Sr No</w:delText>
              </w:r>
              <w:r w:rsidRPr="00302F0C" w:rsidDel="00991676" w:rsidR="00840538">
                <w:rPr>
                  <w:rFonts w:ascii="Arial" w:hAnsi="Arial" w:eastAsia="Times New Roman" w:cs="Arial"/>
                  <w:color w:val="FF0000"/>
                  <w:sz w:val="22"/>
                  <w:szCs w:val="22"/>
                  <w:lang w:eastAsia="en-GB"/>
                </w:rPr>
                <w:delText>*</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7B5FEB32" w14:textId="1156186F">
            <w:pPr>
              <w:spacing w:after="0" w:line="240" w:lineRule="auto"/>
              <w:rPr>
                <w:del w:author="Akshay Raveendran" w:date="2025-07-17T15:38:00Z" w16du:dateUtc="2025-07-17T11:38:00Z" w:id="2315"/>
                <w:rFonts w:ascii="Arial" w:hAnsi="Arial" w:eastAsia="Times New Roman" w:cs="Arial"/>
                <w:color w:val="000000"/>
                <w:sz w:val="22"/>
                <w:szCs w:val="22"/>
                <w:lang w:eastAsia="en-GB"/>
              </w:rPr>
            </w:pPr>
            <w:del w:author="Akshay Raveendran" w:date="2025-07-17T15:38:00Z" w16du:dateUtc="2025-07-17T11:38:00Z" w:id="2316">
              <w:r w:rsidRPr="00302F0C" w:rsidDel="00991676">
                <w:rPr>
                  <w:rFonts w:ascii="Arial" w:hAnsi="Arial" w:eastAsia="Times New Roman" w:cs="Arial"/>
                  <w:color w:val="000000"/>
                  <w:sz w:val="22"/>
                  <w:szCs w:val="22"/>
                  <w:lang w:eastAsia="en-GB"/>
                </w:rPr>
                <w:delText>Auto-generated</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29CECADC" w14:textId="6693C2AF">
            <w:pPr>
              <w:spacing w:after="0" w:line="240" w:lineRule="auto"/>
              <w:rPr>
                <w:del w:author="Akshay Raveendran" w:date="2025-07-17T15:38:00Z" w16du:dateUtc="2025-07-17T11:38:00Z" w:id="2317"/>
                <w:rFonts w:ascii="Arial" w:hAnsi="Arial" w:eastAsia="Times New Roman" w:cs="Arial"/>
                <w:color w:val="000000"/>
                <w:sz w:val="22"/>
                <w:szCs w:val="22"/>
                <w:lang w:eastAsia="en-GB"/>
              </w:rPr>
            </w:pPr>
            <w:del w:author="Akshay Raveendran" w:date="2025-07-17T15:38:00Z" w16du:dateUtc="2025-07-17T11:38:00Z" w:id="2318">
              <w:r w:rsidRPr="00302F0C" w:rsidDel="00991676">
                <w:rPr>
                  <w:rFonts w:ascii="Arial" w:hAnsi="Arial" w:eastAsia="Times New Roman" w:cs="Arial"/>
                  <w:color w:val="000000"/>
                  <w:sz w:val="22"/>
                  <w:szCs w:val="22"/>
                  <w:lang w:eastAsia="en-GB"/>
                </w:rPr>
                <w:delText>Incremental or from Excel</w:delText>
              </w:r>
            </w:del>
          </w:p>
        </w:tc>
      </w:tr>
      <w:tr w:rsidRPr="00302F0C" w:rsidR="00C15B50" w:rsidDel="00991676" w:rsidTr="00332650" w14:paraId="523912DD" w14:textId="7DD3F707">
        <w:trPr>
          <w:gridAfter w:val="1"/>
          <w:wAfter w:w="11075" w:type="dxa"/>
          <w:trHeight w:val="290"/>
          <w:del w:author="Akshay Raveendran" w:date="2025-07-17T15:38:00Z" w:id="2319"/>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7BE096AE" w14:textId="7A08E14E">
            <w:pPr>
              <w:spacing w:after="0" w:line="240" w:lineRule="auto"/>
              <w:rPr>
                <w:del w:author="Akshay Raveendran" w:date="2025-07-17T15:38:00Z" w16du:dateUtc="2025-07-17T11:38:00Z" w:id="2320"/>
                <w:rFonts w:ascii="Arial" w:hAnsi="Arial" w:eastAsia="Times New Roman" w:cs="Arial"/>
                <w:color w:val="000000"/>
                <w:sz w:val="22"/>
                <w:szCs w:val="22"/>
                <w:lang w:eastAsia="en-GB"/>
              </w:rPr>
            </w:pPr>
            <w:del w:author="Akshay Raveendran" w:date="2025-07-17T15:38:00Z" w16du:dateUtc="2025-07-17T11:38:00Z" w:id="2321">
              <w:r w:rsidRPr="00302F0C" w:rsidDel="00991676">
                <w:rPr>
                  <w:rFonts w:ascii="Arial" w:hAnsi="Arial" w:eastAsia="Times New Roman" w:cs="Arial"/>
                  <w:color w:val="000000"/>
                  <w:sz w:val="22"/>
                  <w:szCs w:val="22"/>
                  <w:lang w:eastAsia="en-GB"/>
                </w:rPr>
                <w:delText xml:space="preserve">Business Unit </w:delText>
              </w:r>
              <w:r w:rsidRPr="00302F0C" w:rsidDel="00991676">
                <w:rPr>
                  <w:rFonts w:ascii="Arial" w:hAnsi="Arial" w:eastAsia="Times New Roman" w:cs="Arial"/>
                  <w:color w:val="FF0000"/>
                  <w:sz w:val="22"/>
                  <w:szCs w:val="22"/>
                  <w:lang w:eastAsia="en-GB"/>
                </w:rPr>
                <w:delText>*</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72019C80" w14:textId="5818FDDE">
            <w:pPr>
              <w:spacing w:after="0" w:line="240" w:lineRule="auto"/>
              <w:rPr>
                <w:del w:author="Akshay Raveendran" w:date="2025-07-17T15:38:00Z" w16du:dateUtc="2025-07-17T11:38:00Z" w:id="2322"/>
                <w:rFonts w:ascii="Arial" w:hAnsi="Arial" w:eastAsia="Times New Roman" w:cs="Arial"/>
                <w:color w:val="000000"/>
                <w:sz w:val="22"/>
                <w:szCs w:val="22"/>
                <w:lang w:eastAsia="en-GB"/>
              </w:rPr>
            </w:pPr>
            <w:del w:author="Akshay Raveendran" w:date="2025-07-17T15:38:00Z" w16du:dateUtc="2025-07-17T11:38:00Z" w:id="2323">
              <w:r w:rsidRPr="00302F0C" w:rsidDel="00991676">
                <w:rPr>
                  <w:rFonts w:ascii="Arial" w:hAnsi="Arial" w:eastAsia="Times New Roman" w:cs="Arial"/>
                  <w:color w:val="000000"/>
                  <w:sz w:val="22"/>
                  <w:szCs w:val="22"/>
                  <w:lang w:eastAsia="en-GB"/>
                </w:rPr>
                <w:delText>Dropdown</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42DDCE1D" w14:textId="341DFF32">
            <w:pPr>
              <w:spacing w:after="0" w:line="240" w:lineRule="auto"/>
              <w:rPr>
                <w:del w:author="Akshay Raveendran" w:date="2025-07-17T15:38:00Z" w16du:dateUtc="2025-07-17T11:38:00Z" w:id="2324"/>
                <w:rFonts w:ascii="Arial" w:hAnsi="Arial" w:eastAsia="Times New Roman" w:cs="Arial"/>
                <w:color w:val="000000"/>
                <w:sz w:val="22"/>
                <w:szCs w:val="22"/>
                <w:lang w:eastAsia="en-GB"/>
              </w:rPr>
            </w:pPr>
            <w:del w:author="Akshay Raveendran" w:date="2025-07-17T15:38:00Z" w16du:dateUtc="2025-07-17T11:38:00Z" w:id="2325">
              <w:r w:rsidRPr="00302F0C" w:rsidDel="00991676">
                <w:rPr>
                  <w:rFonts w:ascii="Arial" w:hAnsi="Arial" w:eastAsia="Times New Roman" w:cs="Arial"/>
                  <w:color w:val="000000"/>
                  <w:sz w:val="22"/>
                  <w:szCs w:val="22"/>
                  <w:lang w:eastAsia="en-GB"/>
                </w:rPr>
                <w:delText>Fetched from BU list</w:delText>
              </w:r>
            </w:del>
          </w:p>
        </w:tc>
      </w:tr>
      <w:tr w:rsidRPr="00302F0C" w:rsidR="00C15B50" w:rsidDel="00991676" w:rsidTr="00332650" w14:paraId="0F3B6CAE" w14:textId="3E56A4EC">
        <w:trPr>
          <w:gridAfter w:val="1"/>
          <w:wAfter w:w="11075" w:type="dxa"/>
          <w:trHeight w:val="290"/>
          <w:del w:author="Akshay Raveendran" w:date="2025-07-17T15:38:00Z" w:id="2326"/>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72958A70" w14:textId="26732FBF">
            <w:pPr>
              <w:spacing w:after="0" w:line="240" w:lineRule="auto"/>
              <w:rPr>
                <w:del w:author="Akshay Raveendran" w:date="2025-07-17T15:38:00Z" w16du:dateUtc="2025-07-17T11:38:00Z" w:id="2327"/>
                <w:rFonts w:ascii="Arial" w:hAnsi="Arial" w:eastAsia="Times New Roman" w:cs="Arial"/>
                <w:color w:val="000000"/>
                <w:sz w:val="22"/>
                <w:szCs w:val="22"/>
                <w:lang w:eastAsia="en-GB"/>
              </w:rPr>
            </w:pPr>
            <w:del w:author="Akshay Raveendran" w:date="2025-07-17T15:38:00Z" w16du:dateUtc="2025-07-17T11:38:00Z" w:id="2328">
              <w:r w:rsidRPr="00302F0C" w:rsidDel="00991676">
                <w:rPr>
                  <w:rFonts w:ascii="Arial" w:hAnsi="Arial" w:eastAsia="Times New Roman" w:cs="Arial"/>
                  <w:color w:val="000000"/>
                  <w:sz w:val="22"/>
                  <w:szCs w:val="22"/>
                  <w:lang w:eastAsia="en-GB"/>
                </w:rPr>
                <w:delText xml:space="preserve">Insured Name </w:delText>
              </w:r>
              <w:r w:rsidRPr="00302F0C" w:rsidDel="00991676">
                <w:rPr>
                  <w:rFonts w:ascii="Arial" w:hAnsi="Arial" w:eastAsia="Times New Roman" w:cs="Arial"/>
                  <w:color w:val="FF0000"/>
                  <w:sz w:val="22"/>
                  <w:szCs w:val="22"/>
                  <w:lang w:eastAsia="en-GB"/>
                </w:rPr>
                <w:delText>*</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6DECE8F0" w14:textId="68BE8717">
            <w:pPr>
              <w:spacing w:after="0" w:line="240" w:lineRule="auto"/>
              <w:rPr>
                <w:del w:author="Akshay Raveendran" w:date="2025-07-17T15:38:00Z" w16du:dateUtc="2025-07-17T11:38:00Z" w:id="2329"/>
                <w:rFonts w:ascii="Arial" w:hAnsi="Arial" w:eastAsia="Times New Roman" w:cs="Arial"/>
                <w:color w:val="000000"/>
                <w:sz w:val="22"/>
                <w:szCs w:val="22"/>
                <w:lang w:eastAsia="en-GB"/>
              </w:rPr>
            </w:pPr>
            <w:del w:author="Akshay Raveendran" w:date="2025-07-17T15:38:00Z" w16du:dateUtc="2025-07-17T11:38:00Z" w:id="2330">
              <w:r w:rsidRPr="00302F0C" w:rsidDel="00991676">
                <w:rPr>
                  <w:rFonts w:ascii="Arial" w:hAnsi="Arial" w:eastAsia="Times New Roman" w:cs="Arial"/>
                  <w:color w:val="000000"/>
                  <w:sz w:val="22"/>
                  <w:szCs w:val="22"/>
                  <w:lang w:eastAsia="en-GB"/>
                </w:rPr>
                <w:delText>Text Input</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34B141F0" w14:textId="7E708977">
            <w:pPr>
              <w:spacing w:after="0" w:line="240" w:lineRule="auto"/>
              <w:rPr>
                <w:del w:author="Akshay Raveendran" w:date="2025-07-17T15:38:00Z" w16du:dateUtc="2025-07-17T11:38:00Z" w:id="2331"/>
                <w:rFonts w:ascii="Arial" w:hAnsi="Arial" w:eastAsia="Times New Roman" w:cs="Arial"/>
                <w:color w:val="000000"/>
                <w:sz w:val="22"/>
                <w:szCs w:val="22"/>
                <w:lang w:eastAsia="en-GB"/>
              </w:rPr>
            </w:pPr>
            <w:del w:author="Akshay Raveendran" w:date="2025-07-17T15:38:00Z" w16du:dateUtc="2025-07-17T11:38:00Z" w:id="2332">
              <w:r w:rsidRPr="00302F0C" w:rsidDel="00991676">
                <w:rPr>
                  <w:rFonts w:ascii="Arial" w:hAnsi="Arial" w:eastAsia="Times New Roman" w:cs="Arial"/>
                  <w:color w:val="000000"/>
                  <w:sz w:val="22"/>
                  <w:szCs w:val="22"/>
                  <w:lang w:eastAsia="en-GB"/>
                </w:rPr>
                <w:delText>Name of entity/person insured</w:delText>
              </w:r>
            </w:del>
          </w:p>
        </w:tc>
      </w:tr>
      <w:tr w:rsidRPr="00302F0C" w:rsidR="00C15B50" w:rsidDel="00991676" w:rsidTr="00332650" w14:paraId="6E31AEA4" w14:textId="628D2E9D">
        <w:trPr>
          <w:gridAfter w:val="1"/>
          <w:wAfter w:w="11075" w:type="dxa"/>
          <w:trHeight w:val="290"/>
          <w:del w:author="Akshay Raveendran" w:date="2025-07-17T15:38:00Z" w:id="2333"/>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75C5168A" w14:textId="70043E0B">
            <w:pPr>
              <w:spacing w:after="0" w:line="240" w:lineRule="auto"/>
              <w:rPr>
                <w:del w:author="Akshay Raveendran" w:date="2025-07-17T15:38:00Z" w16du:dateUtc="2025-07-17T11:38:00Z" w:id="2334"/>
                <w:rFonts w:ascii="Arial" w:hAnsi="Arial" w:eastAsia="Times New Roman" w:cs="Arial"/>
                <w:color w:val="000000"/>
                <w:sz w:val="22"/>
                <w:szCs w:val="22"/>
                <w:lang w:eastAsia="en-GB"/>
              </w:rPr>
            </w:pPr>
            <w:del w:author="Akshay Raveendran" w:date="2025-07-17T15:38:00Z" w16du:dateUtc="2025-07-17T11:38:00Z" w:id="2335">
              <w:r w:rsidRPr="00302F0C" w:rsidDel="00991676">
                <w:rPr>
                  <w:rFonts w:ascii="Arial" w:hAnsi="Arial" w:eastAsia="Times New Roman" w:cs="Arial"/>
                  <w:color w:val="000000"/>
                  <w:sz w:val="22"/>
                  <w:szCs w:val="22"/>
                  <w:lang w:eastAsia="en-GB"/>
                </w:rPr>
                <w:delText xml:space="preserve">Insurance Company </w:delText>
              </w:r>
              <w:r w:rsidRPr="00302F0C" w:rsidDel="00991676">
                <w:rPr>
                  <w:rFonts w:ascii="Arial" w:hAnsi="Arial" w:eastAsia="Times New Roman" w:cs="Arial"/>
                  <w:color w:val="FF0000"/>
                  <w:sz w:val="22"/>
                  <w:szCs w:val="22"/>
                  <w:lang w:eastAsia="en-GB"/>
                </w:rPr>
                <w:delText>*</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24FEA957" w14:textId="71F1E009">
            <w:pPr>
              <w:spacing w:after="0" w:line="240" w:lineRule="auto"/>
              <w:rPr>
                <w:del w:author="Akshay Raveendran" w:date="2025-07-17T15:38:00Z" w16du:dateUtc="2025-07-17T11:38:00Z" w:id="2336"/>
                <w:rFonts w:ascii="Arial" w:hAnsi="Arial" w:eastAsia="Times New Roman" w:cs="Arial"/>
                <w:color w:val="000000"/>
                <w:sz w:val="22"/>
                <w:szCs w:val="22"/>
                <w:lang w:eastAsia="en-GB"/>
              </w:rPr>
            </w:pPr>
            <w:del w:author="Akshay Raveendran" w:date="2025-07-17T15:38:00Z" w16du:dateUtc="2025-07-17T11:38:00Z" w:id="2337">
              <w:r w:rsidRPr="00302F0C" w:rsidDel="00991676">
                <w:rPr>
                  <w:rFonts w:ascii="Arial" w:hAnsi="Arial" w:eastAsia="Times New Roman" w:cs="Arial"/>
                  <w:color w:val="000000"/>
                  <w:sz w:val="22"/>
                  <w:szCs w:val="22"/>
                  <w:lang w:eastAsia="en-GB"/>
                </w:rPr>
                <w:delText>Text Input / Dropdown</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58B33629" w14:textId="36DD4AD9">
            <w:pPr>
              <w:spacing w:after="0" w:line="240" w:lineRule="auto"/>
              <w:rPr>
                <w:del w:author="Akshay Raveendran" w:date="2025-07-17T15:38:00Z" w16du:dateUtc="2025-07-17T11:38:00Z" w:id="2338"/>
                <w:rFonts w:ascii="Arial" w:hAnsi="Arial" w:eastAsia="Times New Roman" w:cs="Arial"/>
                <w:color w:val="000000"/>
                <w:sz w:val="22"/>
                <w:szCs w:val="22"/>
                <w:lang w:eastAsia="en-GB"/>
              </w:rPr>
            </w:pPr>
            <w:del w:author="Akshay Raveendran" w:date="2025-07-17T15:38:00Z" w16du:dateUtc="2025-07-17T11:38:00Z" w:id="2339">
              <w:r w:rsidRPr="00302F0C" w:rsidDel="00991676">
                <w:rPr>
                  <w:rFonts w:ascii="Arial" w:hAnsi="Arial" w:eastAsia="Times New Roman" w:cs="Arial"/>
                  <w:color w:val="000000"/>
                  <w:sz w:val="22"/>
                  <w:szCs w:val="22"/>
                  <w:lang w:eastAsia="en-GB"/>
                </w:rPr>
                <w:delText>Optionally standardized</w:delText>
              </w:r>
            </w:del>
          </w:p>
        </w:tc>
      </w:tr>
      <w:tr w:rsidRPr="00302F0C" w:rsidR="00C15B50" w:rsidDel="00991676" w:rsidTr="00332650" w14:paraId="40D47A42" w14:textId="77C93B51">
        <w:trPr>
          <w:gridAfter w:val="1"/>
          <w:wAfter w:w="11075" w:type="dxa"/>
          <w:trHeight w:val="290"/>
          <w:del w:author="Akshay Raveendran" w:date="2025-07-17T15:38:00Z" w:id="2340"/>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0305AB10" w14:textId="60625E17">
            <w:pPr>
              <w:spacing w:after="0" w:line="240" w:lineRule="auto"/>
              <w:rPr>
                <w:del w:author="Akshay Raveendran" w:date="2025-07-17T15:38:00Z" w16du:dateUtc="2025-07-17T11:38:00Z" w:id="2341"/>
                <w:rFonts w:ascii="Arial" w:hAnsi="Arial" w:eastAsia="Times New Roman" w:cs="Arial"/>
                <w:color w:val="000000"/>
                <w:sz w:val="22"/>
                <w:szCs w:val="22"/>
                <w:lang w:eastAsia="en-GB"/>
              </w:rPr>
            </w:pPr>
            <w:del w:author="Akshay Raveendran" w:date="2025-07-17T15:38:00Z" w16du:dateUtc="2025-07-17T11:38:00Z" w:id="2342">
              <w:r w:rsidRPr="00302F0C" w:rsidDel="00991676">
                <w:rPr>
                  <w:rFonts w:ascii="Arial" w:hAnsi="Arial" w:eastAsia="Times New Roman" w:cs="Arial"/>
                  <w:color w:val="000000"/>
                  <w:sz w:val="22"/>
                  <w:szCs w:val="22"/>
                  <w:lang w:eastAsia="en-GB"/>
                </w:rPr>
                <w:delText xml:space="preserve">Insurance Type </w:delText>
              </w:r>
              <w:r w:rsidRPr="00302F0C" w:rsidDel="00991676">
                <w:rPr>
                  <w:rFonts w:ascii="Arial" w:hAnsi="Arial" w:eastAsia="Times New Roman" w:cs="Arial"/>
                  <w:color w:val="FF0000"/>
                  <w:sz w:val="22"/>
                  <w:szCs w:val="22"/>
                  <w:lang w:eastAsia="en-GB"/>
                </w:rPr>
                <w:delText>*</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0B80446E" w14:textId="4E4227C9">
            <w:pPr>
              <w:spacing w:after="0" w:line="240" w:lineRule="auto"/>
              <w:rPr>
                <w:del w:author="Akshay Raveendran" w:date="2025-07-17T15:38:00Z" w16du:dateUtc="2025-07-17T11:38:00Z" w:id="2343"/>
                <w:rFonts w:ascii="Arial" w:hAnsi="Arial" w:eastAsia="Times New Roman" w:cs="Arial"/>
                <w:color w:val="000000"/>
                <w:sz w:val="22"/>
                <w:szCs w:val="22"/>
                <w:lang w:eastAsia="en-GB"/>
              </w:rPr>
            </w:pPr>
            <w:del w:author="Akshay Raveendran" w:date="2025-07-17T15:38:00Z" w16du:dateUtc="2025-07-17T11:38:00Z" w:id="2344">
              <w:r w:rsidRPr="00302F0C" w:rsidDel="00991676">
                <w:rPr>
                  <w:rFonts w:ascii="Arial" w:hAnsi="Arial" w:eastAsia="Times New Roman" w:cs="Arial"/>
                  <w:color w:val="000000"/>
                  <w:sz w:val="22"/>
                  <w:szCs w:val="22"/>
                  <w:lang w:eastAsia="en-GB"/>
                </w:rPr>
                <w:delText>Dropdown</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52CDEB9B" w14:textId="3EB9C50C">
            <w:pPr>
              <w:spacing w:after="0" w:line="240" w:lineRule="auto"/>
              <w:rPr>
                <w:del w:author="Akshay Raveendran" w:date="2025-07-17T15:38:00Z" w16du:dateUtc="2025-07-17T11:38:00Z" w:id="2345"/>
                <w:rFonts w:ascii="Arial" w:hAnsi="Arial" w:eastAsia="Times New Roman" w:cs="Arial"/>
                <w:color w:val="000000"/>
                <w:sz w:val="22"/>
                <w:szCs w:val="22"/>
                <w:lang w:eastAsia="en-GB"/>
              </w:rPr>
            </w:pPr>
            <w:del w:author="Akshay Raveendran" w:date="2025-07-17T15:38:00Z" w16du:dateUtc="2025-07-17T11:38:00Z" w:id="2346">
              <w:r w:rsidRPr="00302F0C" w:rsidDel="00991676">
                <w:rPr>
                  <w:rFonts w:ascii="Arial" w:hAnsi="Arial" w:eastAsia="Times New Roman" w:cs="Arial"/>
                  <w:color w:val="000000"/>
                  <w:sz w:val="22"/>
                  <w:szCs w:val="22"/>
                  <w:lang w:eastAsia="en-GB"/>
                </w:rPr>
                <w:delText>Same list as in request form</w:delText>
              </w:r>
            </w:del>
          </w:p>
        </w:tc>
      </w:tr>
      <w:tr w:rsidRPr="00302F0C" w:rsidR="00C15B50" w:rsidDel="00991676" w:rsidTr="00332650" w14:paraId="3379CDC8" w14:textId="675AA52E">
        <w:trPr>
          <w:gridAfter w:val="1"/>
          <w:wAfter w:w="11075" w:type="dxa"/>
          <w:trHeight w:val="290"/>
          <w:del w:author="Akshay Raveendran" w:date="2025-07-17T15:38:00Z" w:id="2347"/>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3263022E" w14:textId="78AC42B1">
            <w:pPr>
              <w:spacing w:after="0" w:line="240" w:lineRule="auto"/>
              <w:rPr>
                <w:del w:author="Akshay Raveendran" w:date="2025-07-17T15:38:00Z" w16du:dateUtc="2025-07-17T11:38:00Z" w:id="2348"/>
                <w:rFonts w:ascii="Arial" w:hAnsi="Arial" w:eastAsia="Times New Roman" w:cs="Arial"/>
                <w:color w:val="000000"/>
                <w:sz w:val="22"/>
                <w:szCs w:val="22"/>
                <w:lang w:eastAsia="en-GB"/>
              </w:rPr>
            </w:pPr>
            <w:del w:author="Akshay Raveendran" w:date="2025-07-17T15:38:00Z" w16du:dateUtc="2025-07-17T11:38:00Z" w:id="2349">
              <w:r w:rsidRPr="00302F0C" w:rsidDel="00991676">
                <w:rPr>
                  <w:rFonts w:ascii="Arial" w:hAnsi="Arial" w:eastAsia="Times New Roman" w:cs="Arial"/>
                  <w:color w:val="000000"/>
                  <w:sz w:val="22"/>
                  <w:szCs w:val="22"/>
                  <w:lang w:eastAsia="en-GB"/>
                </w:rPr>
                <w:delText xml:space="preserve">Policy Number </w:delText>
              </w:r>
              <w:r w:rsidRPr="00302F0C" w:rsidDel="00991676">
                <w:rPr>
                  <w:rFonts w:ascii="Arial" w:hAnsi="Arial" w:eastAsia="Times New Roman" w:cs="Arial"/>
                  <w:color w:val="FF0000"/>
                  <w:sz w:val="22"/>
                  <w:szCs w:val="22"/>
                  <w:lang w:eastAsia="en-GB"/>
                </w:rPr>
                <w:delText>*</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1B576E23" w14:textId="7E629D2A">
            <w:pPr>
              <w:spacing w:after="0" w:line="240" w:lineRule="auto"/>
              <w:rPr>
                <w:del w:author="Akshay Raveendran" w:date="2025-07-17T15:38:00Z" w16du:dateUtc="2025-07-17T11:38:00Z" w:id="2350"/>
                <w:rFonts w:ascii="Arial" w:hAnsi="Arial" w:eastAsia="Times New Roman" w:cs="Arial"/>
                <w:color w:val="000000"/>
                <w:sz w:val="22"/>
                <w:szCs w:val="22"/>
                <w:lang w:eastAsia="en-GB"/>
              </w:rPr>
            </w:pPr>
            <w:del w:author="Akshay Raveendran" w:date="2025-07-17T15:38:00Z" w16du:dateUtc="2025-07-17T11:38:00Z" w:id="2351">
              <w:r w:rsidRPr="00302F0C" w:rsidDel="00991676">
                <w:rPr>
                  <w:rFonts w:ascii="Arial" w:hAnsi="Arial" w:eastAsia="Times New Roman" w:cs="Arial"/>
                  <w:color w:val="000000"/>
                  <w:sz w:val="22"/>
                  <w:szCs w:val="22"/>
                  <w:lang w:eastAsia="en-GB"/>
                </w:rPr>
                <w:delText>Text Input</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0428FCE0" w14:textId="795FB2C8">
            <w:pPr>
              <w:spacing w:after="0" w:line="240" w:lineRule="auto"/>
              <w:rPr>
                <w:del w:author="Akshay Raveendran" w:date="2025-07-17T15:38:00Z" w16du:dateUtc="2025-07-17T11:38:00Z" w:id="2352"/>
                <w:rFonts w:ascii="Arial" w:hAnsi="Arial" w:eastAsia="Times New Roman" w:cs="Arial"/>
                <w:color w:val="000000"/>
                <w:sz w:val="22"/>
                <w:szCs w:val="22"/>
                <w:lang w:eastAsia="en-GB"/>
              </w:rPr>
            </w:pPr>
            <w:del w:author="Akshay Raveendran" w:date="2025-07-17T15:38:00Z" w16du:dateUtc="2025-07-17T11:38:00Z" w:id="2353">
              <w:r w:rsidRPr="00302F0C" w:rsidDel="00991676">
                <w:rPr>
                  <w:rFonts w:ascii="Arial" w:hAnsi="Arial" w:eastAsia="Times New Roman" w:cs="Arial"/>
                  <w:color w:val="000000"/>
                  <w:sz w:val="22"/>
                  <w:szCs w:val="22"/>
                  <w:lang w:eastAsia="en-GB"/>
                </w:rPr>
                <w:delText>Unique policy identifier</w:delText>
              </w:r>
            </w:del>
          </w:p>
        </w:tc>
      </w:tr>
      <w:tr w:rsidRPr="00302F0C" w:rsidR="00C15B50" w:rsidDel="00991676" w:rsidTr="00332650" w14:paraId="124D088C" w14:textId="3355BE1B">
        <w:trPr>
          <w:gridAfter w:val="1"/>
          <w:wAfter w:w="11075" w:type="dxa"/>
          <w:trHeight w:val="290"/>
          <w:del w:author="Akshay Raveendran" w:date="2025-07-17T15:38:00Z" w:id="2354"/>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62D8322B" w14:textId="784CD3F6">
            <w:pPr>
              <w:spacing w:after="0" w:line="240" w:lineRule="auto"/>
              <w:rPr>
                <w:del w:author="Akshay Raveendran" w:date="2025-07-17T15:38:00Z" w16du:dateUtc="2025-07-17T11:38:00Z" w:id="2355"/>
                <w:rFonts w:ascii="Arial" w:hAnsi="Arial" w:eastAsia="Times New Roman" w:cs="Arial"/>
                <w:color w:val="000000"/>
                <w:sz w:val="22"/>
                <w:szCs w:val="22"/>
                <w:lang w:eastAsia="en-GB"/>
              </w:rPr>
            </w:pPr>
            <w:del w:author="Akshay Raveendran" w:date="2025-07-17T15:38:00Z" w16du:dateUtc="2025-07-17T11:38:00Z" w:id="2356">
              <w:r w:rsidRPr="00302F0C" w:rsidDel="00991676">
                <w:rPr>
                  <w:rFonts w:ascii="Arial" w:hAnsi="Arial" w:eastAsia="Times New Roman" w:cs="Arial"/>
                  <w:color w:val="000000"/>
                  <w:sz w:val="22"/>
                  <w:szCs w:val="22"/>
                  <w:lang w:eastAsia="en-GB"/>
                </w:rPr>
                <w:delText xml:space="preserve">Period of Insurance </w:delText>
              </w:r>
              <w:r w:rsidRPr="00302F0C" w:rsidDel="00991676">
                <w:rPr>
                  <w:rFonts w:ascii="Arial" w:hAnsi="Arial" w:eastAsia="Times New Roman" w:cs="Arial"/>
                  <w:color w:val="FF0000"/>
                  <w:sz w:val="22"/>
                  <w:szCs w:val="22"/>
                  <w:lang w:eastAsia="en-GB"/>
                </w:rPr>
                <w:delText>*</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1B098486" w14:textId="7B0A1383">
            <w:pPr>
              <w:spacing w:after="0" w:line="240" w:lineRule="auto"/>
              <w:rPr>
                <w:del w:author="Akshay Raveendran" w:date="2025-07-17T15:38:00Z" w16du:dateUtc="2025-07-17T11:38:00Z" w:id="2357"/>
                <w:rFonts w:ascii="Arial" w:hAnsi="Arial" w:eastAsia="Times New Roman" w:cs="Arial"/>
                <w:color w:val="000000"/>
                <w:sz w:val="22"/>
                <w:szCs w:val="22"/>
                <w:lang w:eastAsia="en-GB"/>
              </w:rPr>
            </w:pPr>
            <w:del w:author="Akshay Raveendran" w:date="2025-07-17T15:38:00Z" w16du:dateUtc="2025-07-17T11:38:00Z" w:id="2358">
              <w:r w:rsidRPr="00302F0C" w:rsidDel="00991676">
                <w:rPr>
                  <w:rFonts w:ascii="Arial" w:hAnsi="Arial" w:eastAsia="Times New Roman" w:cs="Arial"/>
                  <w:color w:val="000000"/>
                  <w:sz w:val="22"/>
                  <w:szCs w:val="22"/>
                  <w:lang w:eastAsia="en-GB"/>
                </w:rPr>
                <w:delText>Date Range Picker</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572DC78B" w14:textId="03B0DE88">
            <w:pPr>
              <w:spacing w:after="0" w:line="240" w:lineRule="auto"/>
              <w:rPr>
                <w:del w:author="Akshay Raveendran" w:date="2025-07-17T15:38:00Z" w16du:dateUtc="2025-07-17T11:38:00Z" w:id="2359"/>
                <w:rFonts w:ascii="Arial" w:hAnsi="Arial" w:eastAsia="Times New Roman" w:cs="Arial"/>
                <w:color w:val="000000"/>
                <w:sz w:val="22"/>
                <w:szCs w:val="22"/>
                <w:lang w:eastAsia="en-GB"/>
              </w:rPr>
            </w:pPr>
            <w:del w:author="Akshay Raveendran" w:date="2025-07-17T15:38:00Z" w16du:dateUtc="2025-07-17T11:38:00Z" w:id="2360">
              <w:r w:rsidRPr="00302F0C" w:rsidDel="00991676">
                <w:rPr>
                  <w:rFonts w:ascii="Arial" w:hAnsi="Arial" w:eastAsia="Times New Roman" w:cs="Arial"/>
                  <w:color w:val="000000"/>
                  <w:sz w:val="22"/>
                  <w:szCs w:val="22"/>
                  <w:lang w:eastAsia="en-GB"/>
                </w:rPr>
                <w:delText>From – To</w:delText>
              </w:r>
            </w:del>
          </w:p>
        </w:tc>
      </w:tr>
      <w:tr w:rsidRPr="00302F0C" w:rsidR="00C15B50" w:rsidDel="00991676" w:rsidTr="00332650" w14:paraId="30C83FD1" w14:textId="01693646">
        <w:trPr>
          <w:gridAfter w:val="1"/>
          <w:wAfter w:w="11075" w:type="dxa"/>
          <w:trHeight w:val="290"/>
          <w:del w:author="Akshay Raveendran" w:date="2025-07-17T15:38:00Z" w:id="2361"/>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304DAFAA" w14:textId="7EF1EABB">
            <w:pPr>
              <w:spacing w:after="0" w:line="240" w:lineRule="auto"/>
              <w:rPr>
                <w:del w:author="Akshay Raveendran" w:date="2025-07-17T15:38:00Z" w16du:dateUtc="2025-07-17T11:38:00Z" w:id="2362"/>
                <w:rFonts w:ascii="Arial" w:hAnsi="Arial" w:eastAsia="Times New Roman" w:cs="Arial"/>
                <w:color w:val="000000"/>
                <w:sz w:val="22"/>
                <w:szCs w:val="22"/>
                <w:lang w:eastAsia="en-GB"/>
              </w:rPr>
            </w:pPr>
            <w:del w:author="Akshay Raveendran" w:date="2025-07-17T15:38:00Z" w16du:dateUtc="2025-07-17T11:38:00Z" w:id="2363">
              <w:r w:rsidRPr="00302F0C" w:rsidDel="00991676">
                <w:rPr>
                  <w:rFonts w:ascii="Arial" w:hAnsi="Arial" w:eastAsia="Times New Roman" w:cs="Arial"/>
                  <w:color w:val="000000"/>
                  <w:sz w:val="22"/>
                  <w:szCs w:val="22"/>
                  <w:lang w:eastAsia="en-GB"/>
                </w:rPr>
                <w:delText xml:space="preserve">Sum Insured (AED) </w:delText>
              </w:r>
              <w:r w:rsidRPr="00302F0C" w:rsidDel="00991676">
                <w:rPr>
                  <w:rFonts w:ascii="Arial" w:hAnsi="Arial" w:eastAsia="Times New Roman" w:cs="Arial"/>
                  <w:color w:val="FF0000"/>
                  <w:sz w:val="22"/>
                  <w:szCs w:val="22"/>
                  <w:lang w:eastAsia="en-GB"/>
                </w:rPr>
                <w:delText>*</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2F58C734" w14:textId="69C12D5B">
            <w:pPr>
              <w:spacing w:after="0" w:line="240" w:lineRule="auto"/>
              <w:rPr>
                <w:del w:author="Akshay Raveendran" w:date="2025-07-17T15:38:00Z" w16du:dateUtc="2025-07-17T11:38:00Z" w:id="2364"/>
                <w:rFonts w:ascii="Arial" w:hAnsi="Arial" w:eastAsia="Times New Roman" w:cs="Arial"/>
                <w:color w:val="000000"/>
                <w:sz w:val="22"/>
                <w:szCs w:val="22"/>
                <w:lang w:eastAsia="en-GB"/>
              </w:rPr>
            </w:pPr>
            <w:del w:author="Akshay Raveendran" w:date="2025-07-17T15:38:00Z" w16du:dateUtc="2025-07-17T11:38:00Z" w:id="2365">
              <w:r w:rsidRPr="00302F0C" w:rsidDel="00991676">
                <w:rPr>
                  <w:rFonts w:ascii="Arial" w:hAnsi="Arial" w:eastAsia="Times New Roman" w:cs="Arial"/>
                  <w:color w:val="000000"/>
                  <w:sz w:val="22"/>
                  <w:szCs w:val="22"/>
                  <w:lang w:eastAsia="en-GB"/>
                </w:rPr>
                <w:delText>Numeric</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7BDEE370" w14:textId="1FD31F6C">
            <w:pPr>
              <w:spacing w:after="0" w:line="240" w:lineRule="auto"/>
              <w:rPr>
                <w:del w:author="Akshay Raveendran" w:date="2025-07-17T15:38:00Z" w16du:dateUtc="2025-07-17T11:38:00Z" w:id="2366"/>
                <w:rFonts w:ascii="Arial" w:hAnsi="Arial" w:eastAsia="Times New Roman" w:cs="Arial"/>
                <w:color w:val="000000"/>
                <w:sz w:val="22"/>
                <w:szCs w:val="22"/>
                <w:lang w:eastAsia="en-GB"/>
              </w:rPr>
            </w:pPr>
            <w:del w:author="Akshay Raveendran" w:date="2025-07-17T15:38:00Z" w16du:dateUtc="2025-07-17T11:38:00Z" w:id="2367">
              <w:r w:rsidRPr="00302F0C" w:rsidDel="00991676">
                <w:rPr>
                  <w:rFonts w:ascii="Arial" w:hAnsi="Arial" w:eastAsia="Times New Roman" w:cs="Arial"/>
                  <w:color w:val="000000"/>
                  <w:sz w:val="22"/>
                  <w:szCs w:val="22"/>
                  <w:lang w:eastAsia="en-GB"/>
                </w:rPr>
                <w:delText> </w:delText>
              </w:r>
            </w:del>
          </w:p>
        </w:tc>
      </w:tr>
      <w:tr w:rsidRPr="00302F0C" w:rsidR="00C15B50" w:rsidDel="00991676" w:rsidTr="00332650" w14:paraId="53FCFCE0" w14:textId="7B67D2DE">
        <w:trPr>
          <w:gridAfter w:val="1"/>
          <w:wAfter w:w="11075" w:type="dxa"/>
          <w:trHeight w:val="290"/>
          <w:del w:author="Akshay Raveendran" w:date="2025-07-17T15:38:00Z" w:id="2368"/>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0D44FFC8" w14:textId="7894706D">
            <w:pPr>
              <w:spacing w:after="0" w:line="240" w:lineRule="auto"/>
              <w:rPr>
                <w:del w:author="Akshay Raveendran" w:date="2025-07-17T15:38:00Z" w16du:dateUtc="2025-07-17T11:38:00Z" w:id="2369"/>
                <w:rFonts w:ascii="Arial" w:hAnsi="Arial" w:eastAsia="Times New Roman" w:cs="Arial"/>
                <w:color w:val="000000"/>
                <w:sz w:val="22"/>
                <w:szCs w:val="22"/>
                <w:lang w:eastAsia="en-GB"/>
              </w:rPr>
            </w:pPr>
            <w:del w:author="Akshay Raveendran" w:date="2025-07-17T15:38:00Z" w16du:dateUtc="2025-07-17T11:38:00Z" w:id="2370">
              <w:r w:rsidRPr="00302F0C" w:rsidDel="00991676">
                <w:rPr>
                  <w:rFonts w:ascii="Arial" w:hAnsi="Arial" w:eastAsia="Times New Roman" w:cs="Arial"/>
                  <w:color w:val="000000"/>
                  <w:sz w:val="22"/>
                  <w:szCs w:val="22"/>
                  <w:lang w:eastAsia="en-GB"/>
                </w:rPr>
                <w:delText xml:space="preserve">Premium (AED) </w:delText>
              </w:r>
              <w:r w:rsidRPr="00302F0C" w:rsidDel="00991676">
                <w:rPr>
                  <w:rFonts w:ascii="Arial" w:hAnsi="Arial" w:eastAsia="Times New Roman" w:cs="Arial"/>
                  <w:color w:val="FF0000"/>
                  <w:sz w:val="22"/>
                  <w:szCs w:val="22"/>
                  <w:lang w:eastAsia="en-GB"/>
                </w:rPr>
                <w:delText>*</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2B1560BE" w14:textId="237C51E9">
            <w:pPr>
              <w:spacing w:after="0" w:line="240" w:lineRule="auto"/>
              <w:rPr>
                <w:del w:author="Akshay Raveendran" w:date="2025-07-17T15:38:00Z" w16du:dateUtc="2025-07-17T11:38:00Z" w:id="2371"/>
                <w:rFonts w:ascii="Arial" w:hAnsi="Arial" w:eastAsia="Times New Roman" w:cs="Arial"/>
                <w:color w:val="000000"/>
                <w:sz w:val="22"/>
                <w:szCs w:val="22"/>
                <w:lang w:eastAsia="en-GB"/>
              </w:rPr>
            </w:pPr>
            <w:del w:author="Akshay Raveendran" w:date="2025-07-17T15:38:00Z" w16du:dateUtc="2025-07-17T11:38:00Z" w:id="2372">
              <w:r w:rsidRPr="00302F0C" w:rsidDel="00991676">
                <w:rPr>
                  <w:rFonts w:ascii="Arial" w:hAnsi="Arial" w:eastAsia="Times New Roman" w:cs="Arial"/>
                  <w:color w:val="000000"/>
                  <w:sz w:val="22"/>
                  <w:szCs w:val="22"/>
                  <w:lang w:eastAsia="en-GB"/>
                </w:rPr>
                <w:delText>Numeric</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6E2D1EA1" w14:textId="22BE58F7">
            <w:pPr>
              <w:spacing w:after="0" w:line="240" w:lineRule="auto"/>
              <w:rPr>
                <w:del w:author="Akshay Raveendran" w:date="2025-07-17T15:38:00Z" w16du:dateUtc="2025-07-17T11:38:00Z" w:id="2373"/>
                <w:rFonts w:ascii="Arial" w:hAnsi="Arial" w:eastAsia="Times New Roman" w:cs="Arial"/>
                <w:color w:val="000000"/>
                <w:sz w:val="22"/>
                <w:szCs w:val="22"/>
                <w:lang w:eastAsia="en-GB"/>
              </w:rPr>
            </w:pPr>
            <w:del w:author="Akshay Raveendran" w:date="2025-07-17T15:38:00Z" w16du:dateUtc="2025-07-17T11:38:00Z" w:id="2374">
              <w:r w:rsidRPr="00302F0C" w:rsidDel="00991676">
                <w:rPr>
                  <w:rFonts w:ascii="Arial" w:hAnsi="Arial" w:eastAsia="Times New Roman" w:cs="Arial"/>
                  <w:color w:val="000000"/>
                  <w:sz w:val="22"/>
                  <w:szCs w:val="22"/>
                  <w:lang w:eastAsia="en-GB"/>
                </w:rPr>
                <w:delText> </w:delText>
              </w:r>
            </w:del>
          </w:p>
        </w:tc>
      </w:tr>
      <w:tr w:rsidRPr="00302F0C" w:rsidR="00C15B50" w:rsidDel="00991676" w:rsidTr="00332650" w14:paraId="61E9C6DD" w14:textId="31F4F50A">
        <w:trPr>
          <w:gridAfter w:val="1"/>
          <w:wAfter w:w="11075" w:type="dxa"/>
          <w:trHeight w:val="290"/>
          <w:del w:author="Akshay Raveendran" w:date="2025-07-17T15:38:00Z" w:id="2375"/>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2B7DF6EA" w14:textId="130F2298">
            <w:pPr>
              <w:spacing w:after="0" w:line="240" w:lineRule="auto"/>
              <w:rPr>
                <w:del w:author="Akshay Raveendran" w:date="2025-07-17T15:38:00Z" w16du:dateUtc="2025-07-17T11:38:00Z" w:id="2376"/>
                <w:rFonts w:ascii="Arial" w:hAnsi="Arial" w:eastAsia="Times New Roman" w:cs="Arial"/>
                <w:color w:val="000000"/>
                <w:sz w:val="22"/>
                <w:szCs w:val="22"/>
                <w:lang w:eastAsia="en-GB"/>
              </w:rPr>
            </w:pPr>
            <w:del w:author="Akshay Raveendran" w:date="2025-07-17T15:38:00Z" w16du:dateUtc="2025-07-17T11:38:00Z" w:id="2377">
              <w:r w:rsidRPr="00302F0C" w:rsidDel="00991676">
                <w:rPr>
                  <w:rFonts w:ascii="Arial" w:hAnsi="Arial" w:eastAsia="Times New Roman" w:cs="Arial"/>
                  <w:color w:val="000000"/>
                  <w:sz w:val="22"/>
                  <w:szCs w:val="22"/>
                  <w:lang w:eastAsia="en-GB"/>
                </w:rPr>
                <w:delText>Claim Details (AED)</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1A764B2C" w14:textId="4035F364">
            <w:pPr>
              <w:spacing w:after="0" w:line="240" w:lineRule="auto"/>
              <w:rPr>
                <w:del w:author="Akshay Raveendran" w:date="2025-07-17T15:38:00Z" w16du:dateUtc="2025-07-17T11:38:00Z" w:id="2378"/>
                <w:rFonts w:ascii="Arial" w:hAnsi="Arial" w:eastAsia="Times New Roman" w:cs="Arial"/>
                <w:color w:val="000000"/>
                <w:sz w:val="22"/>
                <w:szCs w:val="22"/>
                <w:lang w:eastAsia="en-GB"/>
              </w:rPr>
            </w:pPr>
            <w:del w:author="Akshay Raveendran" w:date="2025-07-17T15:38:00Z" w16du:dateUtc="2025-07-17T11:38:00Z" w:id="2379">
              <w:r w:rsidRPr="00302F0C" w:rsidDel="00991676">
                <w:rPr>
                  <w:rFonts w:ascii="Arial" w:hAnsi="Arial" w:eastAsia="Times New Roman" w:cs="Arial"/>
                  <w:color w:val="000000"/>
                  <w:sz w:val="22"/>
                  <w:szCs w:val="22"/>
                  <w:lang w:eastAsia="en-GB"/>
                </w:rPr>
                <w:delText>Numeric</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472E9A7F" w14:textId="21AE2CAF">
            <w:pPr>
              <w:spacing w:after="0" w:line="240" w:lineRule="auto"/>
              <w:rPr>
                <w:del w:author="Akshay Raveendran" w:date="2025-07-17T15:38:00Z" w16du:dateUtc="2025-07-17T11:38:00Z" w:id="2380"/>
                <w:rFonts w:ascii="Arial" w:hAnsi="Arial" w:eastAsia="Times New Roman" w:cs="Arial"/>
                <w:color w:val="000000"/>
                <w:sz w:val="22"/>
                <w:szCs w:val="22"/>
                <w:lang w:eastAsia="en-GB"/>
              </w:rPr>
            </w:pPr>
            <w:del w:author="Akshay Raveendran" w:date="2025-07-17T15:38:00Z" w16du:dateUtc="2025-07-17T11:38:00Z" w:id="2381">
              <w:r w:rsidRPr="00302F0C" w:rsidDel="00991676">
                <w:rPr>
                  <w:rFonts w:ascii="Arial" w:hAnsi="Arial" w:eastAsia="Times New Roman" w:cs="Arial"/>
                  <w:color w:val="000000"/>
                  <w:sz w:val="22"/>
                  <w:szCs w:val="22"/>
                  <w:lang w:eastAsia="en-GB"/>
                </w:rPr>
                <w:delText>Optional (running claim amount or total paid)</w:delText>
              </w:r>
            </w:del>
          </w:p>
        </w:tc>
      </w:tr>
      <w:tr w:rsidRPr="00302F0C" w:rsidR="00C15B50" w:rsidDel="00991676" w:rsidTr="00332650" w14:paraId="08D0BA4E" w14:textId="0C4421FD">
        <w:trPr>
          <w:gridAfter w:val="1"/>
          <w:wAfter w:w="11075" w:type="dxa"/>
          <w:trHeight w:val="290"/>
          <w:del w:author="Akshay Raveendran" w:date="2025-07-17T15:38:00Z" w:id="2382"/>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607EE61F" w14:textId="6CE34F96">
            <w:pPr>
              <w:spacing w:after="0" w:line="240" w:lineRule="auto"/>
              <w:rPr>
                <w:del w:author="Akshay Raveendran" w:date="2025-07-17T15:38:00Z" w16du:dateUtc="2025-07-17T11:38:00Z" w:id="2383"/>
                <w:rFonts w:ascii="Arial" w:hAnsi="Arial" w:eastAsia="Times New Roman" w:cs="Arial"/>
                <w:color w:val="000000"/>
                <w:sz w:val="22"/>
                <w:szCs w:val="22"/>
                <w:lang w:eastAsia="en-GB"/>
              </w:rPr>
            </w:pPr>
            <w:del w:author="Akshay Raveendran" w:date="2025-07-17T15:38:00Z" w16du:dateUtc="2025-07-17T11:38:00Z" w:id="2384">
              <w:r w:rsidRPr="00302F0C" w:rsidDel="00991676">
                <w:rPr>
                  <w:rFonts w:ascii="Arial" w:hAnsi="Arial" w:eastAsia="Times New Roman" w:cs="Arial"/>
                  <w:color w:val="000000"/>
                  <w:sz w:val="22"/>
                  <w:szCs w:val="22"/>
                  <w:lang w:eastAsia="en-GB"/>
                </w:rPr>
                <w:delText>Document upload</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7F4F2B4B" w14:textId="77B16859">
            <w:pPr>
              <w:spacing w:after="0" w:line="240" w:lineRule="auto"/>
              <w:rPr>
                <w:del w:author="Akshay Raveendran" w:date="2025-07-17T15:38:00Z" w16du:dateUtc="2025-07-17T11:38:00Z" w:id="2385"/>
                <w:rFonts w:ascii="Arial" w:hAnsi="Arial" w:eastAsia="Times New Roman" w:cs="Arial"/>
                <w:color w:val="000000"/>
                <w:sz w:val="22"/>
                <w:szCs w:val="22"/>
                <w:lang w:eastAsia="en-GB"/>
              </w:rPr>
            </w:pPr>
            <w:del w:author="Akshay Raveendran" w:date="2025-07-17T15:38:00Z" w16du:dateUtc="2025-07-17T11:38:00Z" w:id="2386">
              <w:r w:rsidRPr="00302F0C" w:rsidDel="00991676">
                <w:rPr>
                  <w:rFonts w:ascii="Arial" w:hAnsi="Arial" w:eastAsia="Times New Roman" w:cs="Arial"/>
                  <w:color w:val="000000"/>
                  <w:sz w:val="22"/>
                  <w:szCs w:val="22"/>
                  <w:lang w:eastAsia="en-GB"/>
                </w:rPr>
                <w:delText xml:space="preserve">File Upload </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1B3CDC00" w14:textId="66D17360">
            <w:pPr>
              <w:spacing w:after="0" w:line="240" w:lineRule="auto"/>
              <w:rPr>
                <w:del w:author="Akshay Raveendran" w:date="2025-07-17T15:38:00Z" w16du:dateUtc="2025-07-17T11:38:00Z" w:id="2387"/>
                <w:rFonts w:ascii="Arial" w:hAnsi="Arial" w:eastAsia="Times New Roman" w:cs="Arial"/>
                <w:color w:val="000000"/>
                <w:sz w:val="22"/>
                <w:szCs w:val="22"/>
                <w:lang w:eastAsia="en-GB"/>
              </w:rPr>
            </w:pPr>
            <w:del w:author="Akshay Raveendran" w:date="2025-07-17T15:38:00Z" w16du:dateUtc="2025-07-17T11:38:00Z" w:id="2388">
              <w:r w:rsidRPr="00302F0C" w:rsidDel="00991676">
                <w:rPr>
                  <w:rFonts w:ascii="Arial" w:hAnsi="Arial" w:eastAsia="Times New Roman" w:cs="Arial"/>
                  <w:color w:val="000000"/>
                  <w:sz w:val="22"/>
                  <w:szCs w:val="22"/>
                  <w:lang w:eastAsia="en-GB"/>
                </w:rPr>
                <w:delText>Policy document (PDF/Doc/Image) and or</w:delText>
              </w:r>
            </w:del>
          </w:p>
        </w:tc>
      </w:tr>
      <w:tr w:rsidRPr="00302F0C" w:rsidR="00C15B50" w:rsidDel="00991676" w:rsidTr="00332650" w14:paraId="23FDC567" w14:textId="77EC9917">
        <w:trPr>
          <w:gridAfter w:val="1"/>
          <w:wAfter w:w="11075" w:type="dxa"/>
          <w:trHeight w:val="290"/>
          <w:del w:author="Akshay Raveendran" w:date="2025-07-17T15:38:00Z" w:id="2389"/>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4A87EEB1" w14:textId="0DA1AE64">
            <w:pPr>
              <w:spacing w:after="0" w:line="240" w:lineRule="auto"/>
              <w:rPr>
                <w:del w:author="Akshay Raveendran" w:date="2025-07-17T15:38:00Z" w16du:dateUtc="2025-07-17T11:38:00Z" w:id="2390"/>
                <w:rFonts w:ascii="Arial" w:hAnsi="Arial" w:eastAsia="Times New Roman" w:cs="Arial"/>
                <w:color w:val="000000"/>
                <w:sz w:val="22"/>
                <w:szCs w:val="22"/>
                <w:lang w:eastAsia="en-GB"/>
              </w:rPr>
            </w:pPr>
            <w:del w:author="Akshay Raveendran" w:date="2025-07-17T15:38:00Z" w16du:dateUtc="2025-07-17T11:38:00Z" w:id="2391">
              <w:r w:rsidRPr="00302F0C" w:rsidDel="00991676">
                <w:rPr>
                  <w:rFonts w:ascii="Arial" w:hAnsi="Arial" w:eastAsia="Times New Roman" w:cs="Arial"/>
                  <w:color w:val="000000"/>
                  <w:sz w:val="22"/>
                  <w:szCs w:val="22"/>
                  <w:lang w:eastAsia="en-GB"/>
                </w:rPr>
                <w:delText>Document details</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5BDCEA85" w14:textId="718DD92C">
            <w:pPr>
              <w:spacing w:after="0" w:line="240" w:lineRule="auto"/>
              <w:rPr>
                <w:del w:author="Akshay Raveendran" w:date="2025-07-17T15:38:00Z" w16du:dateUtc="2025-07-17T11:38:00Z" w:id="2392"/>
                <w:rFonts w:ascii="Arial" w:hAnsi="Arial" w:eastAsia="Times New Roman" w:cs="Arial"/>
                <w:color w:val="000000"/>
                <w:sz w:val="22"/>
                <w:szCs w:val="22"/>
                <w:lang w:eastAsia="en-GB"/>
              </w:rPr>
            </w:pPr>
            <w:del w:author="Akshay Raveendran" w:date="2025-07-17T15:38:00Z" w16du:dateUtc="2025-07-17T11:38:00Z" w:id="2393">
              <w:r w:rsidRPr="00302F0C" w:rsidDel="00991676">
                <w:rPr>
                  <w:rFonts w:ascii="Arial" w:hAnsi="Arial" w:eastAsia="Times New Roman" w:cs="Arial"/>
                  <w:color w:val="000000"/>
                  <w:sz w:val="22"/>
                  <w:szCs w:val="22"/>
                  <w:lang w:eastAsia="en-GB"/>
                </w:rPr>
                <w:delText>Text Input</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451DD193" w14:textId="204E53AB">
            <w:pPr>
              <w:spacing w:after="0" w:line="240" w:lineRule="auto"/>
              <w:rPr>
                <w:del w:author="Akshay Raveendran" w:date="2025-07-17T15:38:00Z" w16du:dateUtc="2025-07-17T11:38:00Z" w:id="2394"/>
                <w:rFonts w:ascii="Arial" w:hAnsi="Arial" w:eastAsia="Times New Roman" w:cs="Arial"/>
                <w:color w:val="000000"/>
                <w:sz w:val="22"/>
                <w:szCs w:val="22"/>
                <w:lang w:eastAsia="en-GB"/>
              </w:rPr>
            </w:pPr>
            <w:del w:author="Akshay Raveendran" w:date="2025-07-17T15:38:00Z" w16du:dateUtc="2025-07-17T11:38:00Z" w:id="2395">
              <w:r w:rsidRPr="00302F0C" w:rsidDel="00991676">
                <w:rPr>
                  <w:rFonts w:ascii="Arial" w:hAnsi="Arial" w:eastAsia="Times New Roman" w:cs="Arial"/>
                  <w:color w:val="000000"/>
                  <w:sz w:val="22"/>
                  <w:szCs w:val="22"/>
                  <w:lang w:eastAsia="en-GB"/>
                </w:rPr>
                <w:delText>Document link</w:delText>
              </w:r>
            </w:del>
          </w:p>
        </w:tc>
      </w:tr>
      <w:tr w:rsidRPr="00302F0C" w:rsidR="00C15B50" w:rsidDel="00991676" w:rsidTr="00332650" w14:paraId="49215BC6" w14:textId="15FDA192">
        <w:trPr>
          <w:gridAfter w:val="1"/>
          <w:wAfter w:w="11075" w:type="dxa"/>
          <w:trHeight w:val="290"/>
          <w:del w:author="Akshay Raveendran" w:date="2025-07-17T15:38:00Z" w:id="2396"/>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598AC174" w14:textId="5C1D1D94">
            <w:pPr>
              <w:spacing w:after="0" w:line="240" w:lineRule="auto"/>
              <w:rPr>
                <w:del w:author="Akshay Raveendran" w:date="2025-07-17T15:38:00Z" w16du:dateUtc="2025-07-17T11:38:00Z" w:id="2397"/>
                <w:rFonts w:ascii="Arial" w:hAnsi="Arial" w:eastAsia="Times New Roman" w:cs="Arial"/>
                <w:color w:val="000000"/>
                <w:sz w:val="22"/>
                <w:szCs w:val="22"/>
                <w:lang w:eastAsia="en-GB"/>
              </w:rPr>
            </w:pPr>
            <w:del w:author="Akshay Raveendran" w:date="2025-07-17T15:38:00Z" w16du:dateUtc="2025-07-17T11:38:00Z" w:id="2398">
              <w:r w:rsidRPr="00302F0C" w:rsidDel="00991676">
                <w:rPr>
                  <w:rFonts w:ascii="Arial" w:hAnsi="Arial" w:eastAsia="Times New Roman" w:cs="Arial"/>
                  <w:color w:val="000000"/>
                  <w:sz w:val="22"/>
                  <w:szCs w:val="22"/>
                  <w:lang w:eastAsia="en-GB"/>
                </w:rPr>
                <w:delText> </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3B2C7275" w14:textId="1D54C5AF">
            <w:pPr>
              <w:spacing w:after="0" w:line="240" w:lineRule="auto"/>
              <w:rPr>
                <w:del w:author="Akshay Raveendran" w:date="2025-07-17T15:38:00Z" w16du:dateUtc="2025-07-17T11:38:00Z" w:id="2399"/>
                <w:rFonts w:ascii="Arial" w:hAnsi="Arial" w:eastAsia="Times New Roman" w:cs="Arial"/>
                <w:color w:val="000000"/>
                <w:sz w:val="22"/>
                <w:szCs w:val="22"/>
                <w:lang w:eastAsia="en-GB"/>
              </w:rPr>
            </w:pPr>
            <w:del w:author="Akshay Raveendran" w:date="2025-07-17T15:38:00Z" w16du:dateUtc="2025-07-17T11:38:00Z" w:id="2400">
              <w:r w:rsidRPr="00302F0C" w:rsidDel="00991676">
                <w:rPr>
                  <w:rFonts w:ascii="Arial" w:hAnsi="Arial" w:eastAsia="Times New Roman" w:cs="Arial"/>
                  <w:color w:val="000000"/>
                  <w:sz w:val="22"/>
                  <w:szCs w:val="22"/>
                  <w:lang w:eastAsia="en-GB"/>
                </w:rPr>
                <w:delText> </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332FBAE3" w14:textId="57A2A76B">
            <w:pPr>
              <w:spacing w:after="0" w:line="240" w:lineRule="auto"/>
              <w:rPr>
                <w:del w:author="Akshay Raveendran" w:date="2025-07-17T15:38:00Z" w16du:dateUtc="2025-07-17T11:38:00Z" w:id="2401"/>
                <w:rFonts w:ascii="Arial" w:hAnsi="Arial" w:eastAsia="Times New Roman" w:cs="Arial"/>
                <w:color w:val="000000"/>
                <w:sz w:val="22"/>
                <w:szCs w:val="22"/>
                <w:lang w:eastAsia="en-GB"/>
              </w:rPr>
            </w:pPr>
            <w:del w:author="Akshay Raveendran" w:date="2025-07-17T15:38:00Z" w16du:dateUtc="2025-07-17T11:38:00Z" w:id="2402">
              <w:r w:rsidRPr="00302F0C" w:rsidDel="00991676">
                <w:rPr>
                  <w:rFonts w:ascii="Arial" w:hAnsi="Arial" w:eastAsia="Times New Roman" w:cs="Arial"/>
                  <w:color w:val="000000"/>
                  <w:sz w:val="22"/>
                  <w:szCs w:val="22"/>
                  <w:lang w:eastAsia="en-GB"/>
                </w:rPr>
                <w:delText> </w:delText>
              </w:r>
            </w:del>
          </w:p>
        </w:tc>
      </w:tr>
      <w:tr w:rsidRPr="00302F0C" w:rsidR="00C15B50" w:rsidDel="00991676" w:rsidTr="00332650" w14:paraId="3169DD46" w14:textId="1AB1F7F6">
        <w:trPr>
          <w:gridAfter w:val="1"/>
          <w:wAfter w:w="11075" w:type="dxa"/>
          <w:trHeight w:val="290"/>
          <w:del w:author="Akshay Raveendran" w:date="2025-07-17T15:38:00Z" w:id="2403"/>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1FCA9572" w14:textId="3B35CBCC">
            <w:pPr>
              <w:spacing w:after="0" w:line="240" w:lineRule="auto"/>
              <w:rPr>
                <w:del w:author="Akshay Raveendran" w:date="2025-07-17T15:38:00Z" w16du:dateUtc="2025-07-17T11:38:00Z" w:id="2404"/>
                <w:rFonts w:ascii="Arial" w:hAnsi="Arial" w:eastAsia="Times New Roman" w:cs="Arial"/>
                <w:color w:val="000000"/>
                <w:sz w:val="22"/>
                <w:szCs w:val="22"/>
                <w:lang w:eastAsia="en-GB"/>
              </w:rPr>
            </w:pPr>
            <w:del w:author="Akshay Raveendran" w:date="2025-07-17T15:38:00Z" w16du:dateUtc="2025-07-17T11:38:00Z" w:id="2405">
              <w:r w:rsidRPr="00302F0C" w:rsidDel="00991676">
                <w:rPr>
                  <w:rFonts w:ascii="Arial" w:hAnsi="Arial" w:eastAsia="Times New Roman" w:cs="Arial"/>
                  <w:color w:val="000000"/>
                  <w:sz w:val="22"/>
                  <w:szCs w:val="22"/>
                  <w:lang w:eastAsia="en-GB"/>
                </w:rPr>
                <w:delText> </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39D3FA13" w14:textId="16982B12">
            <w:pPr>
              <w:spacing w:after="0" w:line="240" w:lineRule="auto"/>
              <w:rPr>
                <w:del w:author="Akshay Raveendran" w:date="2025-07-17T15:38:00Z" w16du:dateUtc="2025-07-17T11:38:00Z" w:id="2406"/>
                <w:rFonts w:ascii="Arial" w:hAnsi="Arial" w:eastAsia="Times New Roman" w:cs="Arial"/>
                <w:color w:val="000000"/>
                <w:sz w:val="22"/>
                <w:szCs w:val="22"/>
                <w:lang w:eastAsia="en-GB"/>
              </w:rPr>
            </w:pPr>
            <w:del w:author="Akshay Raveendran" w:date="2025-07-17T15:38:00Z" w16du:dateUtc="2025-07-17T11:38:00Z" w:id="2407">
              <w:r w:rsidRPr="00302F0C" w:rsidDel="00991676">
                <w:rPr>
                  <w:rFonts w:ascii="Arial" w:hAnsi="Arial" w:eastAsia="Times New Roman" w:cs="Arial"/>
                  <w:color w:val="000000"/>
                  <w:sz w:val="22"/>
                  <w:szCs w:val="22"/>
                  <w:lang w:eastAsia="en-GB"/>
                </w:rPr>
                <w:delText> </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142D8592" w14:textId="64C2A7F3">
            <w:pPr>
              <w:spacing w:after="0" w:line="240" w:lineRule="auto"/>
              <w:rPr>
                <w:del w:author="Akshay Raveendran" w:date="2025-07-17T15:38:00Z" w16du:dateUtc="2025-07-17T11:38:00Z" w:id="2408"/>
                <w:rFonts w:ascii="Arial" w:hAnsi="Arial" w:eastAsia="Times New Roman" w:cs="Arial"/>
                <w:color w:val="000000"/>
                <w:sz w:val="22"/>
                <w:szCs w:val="22"/>
                <w:lang w:eastAsia="en-GB"/>
              </w:rPr>
            </w:pPr>
            <w:del w:author="Akshay Raveendran" w:date="2025-07-17T15:38:00Z" w16du:dateUtc="2025-07-17T11:38:00Z" w:id="2409">
              <w:r w:rsidRPr="00302F0C" w:rsidDel="00991676">
                <w:rPr>
                  <w:rFonts w:ascii="Arial" w:hAnsi="Arial" w:eastAsia="Times New Roman" w:cs="Arial"/>
                  <w:color w:val="000000"/>
                  <w:sz w:val="22"/>
                  <w:szCs w:val="22"/>
                  <w:lang w:eastAsia="en-GB"/>
                </w:rPr>
                <w:delText> </w:delText>
              </w:r>
            </w:del>
          </w:p>
        </w:tc>
      </w:tr>
      <w:tr w:rsidRPr="00302F0C" w:rsidR="00C15B50" w:rsidDel="00991676" w:rsidTr="00332650" w14:paraId="0C8440E1" w14:textId="70256232">
        <w:trPr>
          <w:gridAfter w:val="1"/>
          <w:wAfter w:w="11075" w:type="dxa"/>
          <w:trHeight w:val="290"/>
          <w:del w:author="Akshay Raveendran" w:date="2025-07-17T15:38:00Z" w:id="2410"/>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455A98DA" w14:textId="7AE94086">
            <w:pPr>
              <w:spacing w:after="0" w:line="240" w:lineRule="auto"/>
              <w:rPr>
                <w:del w:author="Akshay Raveendran" w:date="2025-07-17T15:38:00Z" w16du:dateUtc="2025-07-17T11:38:00Z" w:id="2411"/>
                <w:rFonts w:ascii="Arial" w:hAnsi="Arial" w:eastAsia="Times New Roman" w:cs="Arial"/>
                <w:b/>
                <w:bCs/>
                <w:color w:val="000000"/>
                <w:sz w:val="22"/>
                <w:szCs w:val="22"/>
                <w:lang w:eastAsia="en-GB"/>
              </w:rPr>
            </w:pPr>
            <w:del w:author="Akshay Raveendran" w:date="2025-07-17T15:38:00Z" w16du:dateUtc="2025-07-17T11:38:00Z" w:id="2412">
              <w:r w:rsidRPr="00302F0C" w:rsidDel="00991676">
                <w:rPr>
                  <w:rFonts w:ascii="Arial" w:hAnsi="Arial" w:eastAsia="Times New Roman" w:cs="Arial"/>
                  <w:b/>
                  <w:bCs/>
                  <w:color w:val="000000"/>
                  <w:sz w:val="22"/>
                  <w:szCs w:val="22"/>
                  <w:lang w:eastAsia="en-GB"/>
                </w:rPr>
                <w:delText>Excel Bulk Upload Format</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3FA6B58B" w14:textId="53B0DDE1">
            <w:pPr>
              <w:spacing w:after="0" w:line="240" w:lineRule="auto"/>
              <w:rPr>
                <w:del w:author="Akshay Raveendran" w:date="2025-07-17T15:38:00Z" w16du:dateUtc="2025-07-17T11:38:00Z" w:id="2413"/>
                <w:rFonts w:ascii="Arial" w:hAnsi="Arial" w:eastAsia="Times New Roman" w:cs="Arial"/>
                <w:color w:val="000000"/>
                <w:sz w:val="22"/>
                <w:szCs w:val="22"/>
                <w:lang w:eastAsia="en-GB"/>
              </w:rPr>
            </w:pPr>
            <w:del w:author="Akshay Raveendran" w:date="2025-07-17T15:38:00Z" w16du:dateUtc="2025-07-17T11:38:00Z" w:id="2414">
              <w:r w:rsidRPr="00302F0C" w:rsidDel="00991676">
                <w:rPr>
                  <w:rFonts w:ascii="Arial" w:hAnsi="Arial" w:eastAsia="Times New Roman" w:cs="Arial"/>
                  <w:color w:val="000000"/>
                  <w:sz w:val="22"/>
                  <w:szCs w:val="22"/>
                  <w:lang w:eastAsia="en-GB"/>
                </w:rPr>
                <w:delText> </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798F60DF" w14:textId="142F282F">
            <w:pPr>
              <w:spacing w:after="0" w:line="240" w:lineRule="auto"/>
              <w:rPr>
                <w:del w:author="Akshay Raveendran" w:date="2025-07-17T15:38:00Z" w16du:dateUtc="2025-07-17T11:38:00Z" w:id="2415"/>
                <w:rFonts w:ascii="Arial" w:hAnsi="Arial" w:eastAsia="Times New Roman" w:cs="Arial"/>
                <w:color w:val="000000"/>
                <w:sz w:val="22"/>
                <w:szCs w:val="22"/>
                <w:lang w:eastAsia="en-GB"/>
              </w:rPr>
            </w:pPr>
            <w:del w:author="Akshay Raveendran" w:date="2025-07-17T15:38:00Z" w16du:dateUtc="2025-07-17T11:38:00Z" w:id="2416">
              <w:r w:rsidRPr="00302F0C" w:rsidDel="00991676">
                <w:rPr>
                  <w:rFonts w:ascii="Arial" w:hAnsi="Arial" w:eastAsia="Times New Roman" w:cs="Arial"/>
                  <w:color w:val="000000"/>
                  <w:sz w:val="22"/>
                  <w:szCs w:val="22"/>
                  <w:lang w:eastAsia="en-GB"/>
                </w:rPr>
                <w:delText> </w:delText>
              </w:r>
            </w:del>
          </w:p>
        </w:tc>
      </w:tr>
      <w:tr w:rsidRPr="00302F0C" w:rsidR="00C15B50" w:rsidDel="00991676" w:rsidTr="00332650" w14:paraId="2D910EE2" w14:textId="6342FD81">
        <w:trPr>
          <w:gridAfter w:val="1"/>
          <w:wAfter w:w="11075" w:type="dxa"/>
          <w:trHeight w:val="290"/>
          <w:del w:author="Akshay Raveendran" w:date="2025-07-17T15:38:00Z" w:id="2417"/>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48B9A093" w14:textId="3FE0AC50">
            <w:pPr>
              <w:spacing w:after="0" w:line="240" w:lineRule="auto"/>
              <w:rPr>
                <w:del w:author="Akshay Raveendran" w:date="2025-07-17T15:38:00Z" w16du:dateUtc="2025-07-17T11:38:00Z" w:id="2418"/>
                <w:rFonts w:ascii="Arial" w:hAnsi="Arial" w:eastAsia="Times New Roman" w:cs="Arial"/>
                <w:color w:val="000000"/>
                <w:sz w:val="22"/>
                <w:szCs w:val="22"/>
                <w:lang w:eastAsia="en-GB"/>
              </w:rPr>
            </w:pPr>
            <w:del w:author="Akshay Raveendran" w:date="2025-07-17T15:38:00Z" w16du:dateUtc="2025-07-17T11:38:00Z" w:id="2419">
              <w:r w:rsidRPr="00302F0C" w:rsidDel="00991676">
                <w:rPr>
                  <w:rFonts w:ascii="Arial" w:hAnsi="Arial" w:eastAsia="Times New Roman" w:cs="Arial"/>
                  <w:color w:val="000000"/>
                  <w:sz w:val="22"/>
                  <w:szCs w:val="22"/>
                  <w:lang w:eastAsia="en-GB"/>
                </w:rPr>
                <w:delText>Make the template match this structure:</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14520105" w14:textId="7A627BDC">
            <w:pPr>
              <w:spacing w:after="0" w:line="240" w:lineRule="auto"/>
              <w:rPr>
                <w:del w:author="Akshay Raveendran" w:date="2025-07-17T15:38:00Z" w16du:dateUtc="2025-07-17T11:38:00Z" w:id="2420"/>
                <w:rFonts w:ascii="Arial" w:hAnsi="Arial" w:eastAsia="Times New Roman" w:cs="Arial"/>
                <w:color w:val="000000"/>
                <w:sz w:val="22"/>
                <w:szCs w:val="22"/>
                <w:lang w:eastAsia="en-GB"/>
              </w:rPr>
            </w:pPr>
            <w:del w:author="Akshay Raveendran" w:date="2025-07-17T15:38:00Z" w16du:dateUtc="2025-07-17T11:38:00Z" w:id="2421">
              <w:r w:rsidRPr="00302F0C" w:rsidDel="00991676">
                <w:rPr>
                  <w:rFonts w:ascii="Arial" w:hAnsi="Arial" w:eastAsia="Times New Roman" w:cs="Arial"/>
                  <w:color w:val="000000"/>
                  <w:sz w:val="22"/>
                  <w:szCs w:val="22"/>
                  <w:lang w:eastAsia="en-GB"/>
                </w:rPr>
                <w:delText> </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28FDD996" w14:textId="5B944C61">
            <w:pPr>
              <w:spacing w:after="0" w:line="240" w:lineRule="auto"/>
              <w:rPr>
                <w:del w:author="Akshay Raveendran" w:date="2025-07-17T15:38:00Z" w16du:dateUtc="2025-07-17T11:38:00Z" w:id="2422"/>
                <w:rFonts w:ascii="Arial" w:hAnsi="Arial" w:eastAsia="Times New Roman" w:cs="Arial"/>
                <w:color w:val="000000"/>
                <w:sz w:val="22"/>
                <w:szCs w:val="22"/>
                <w:lang w:eastAsia="en-GB"/>
              </w:rPr>
            </w:pPr>
            <w:del w:author="Akshay Raveendran" w:date="2025-07-17T15:38:00Z" w16du:dateUtc="2025-07-17T11:38:00Z" w:id="2423">
              <w:r w:rsidRPr="00302F0C" w:rsidDel="00991676">
                <w:rPr>
                  <w:rFonts w:ascii="Arial" w:hAnsi="Arial" w:eastAsia="Times New Roman" w:cs="Arial"/>
                  <w:color w:val="000000"/>
                  <w:sz w:val="22"/>
                  <w:szCs w:val="22"/>
                  <w:lang w:eastAsia="en-GB"/>
                </w:rPr>
                <w:delText> </w:delText>
              </w:r>
            </w:del>
          </w:p>
        </w:tc>
      </w:tr>
      <w:tr w:rsidRPr="00302F0C" w:rsidR="00C15B50" w:rsidDel="00991676" w:rsidTr="00332650" w14:paraId="38A4BE35" w14:textId="05FD42BD">
        <w:trPr>
          <w:gridAfter w:val="1"/>
          <w:wAfter w:w="11075" w:type="dxa"/>
          <w:trHeight w:val="402"/>
          <w:del w:author="Akshay Raveendran" w:date="2025-07-17T15:38:00Z" w:id="2424"/>
        </w:trPr>
        <w:tc>
          <w:tcPr>
            <w:tcW w:w="8995" w:type="dxa"/>
            <w:gridSpan w:val="3"/>
            <w:vMerge w:val="restart"/>
            <w:tcBorders>
              <w:top w:val="single" w:color="auto" w:sz="4" w:space="0"/>
              <w:left w:val="single" w:color="auto" w:sz="4" w:space="0"/>
              <w:bottom w:val="single" w:color="auto" w:sz="4" w:space="0"/>
              <w:right w:val="single" w:color="auto" w:sz="4" w:space="0"/>
            </w:tcBorders>
            <w:vAlign w:val="bottom"/>
            <w:hideMark/>
          </w:tcPr>
          <w:p w:rsidRPr="00302F0C" w:rsidR="00C15B50" w:rsidDel="00991676" w:rsidRDefault="00C15B50" w14:paraId="30F4C134" w14:textId="63E5E7DF">
            <w:pPr>
              <w:spacing w:after="0" w:line="240" w:lineRule="auto"/>
              <w:jc w:val="center"/>
              <w:rPr>
                <w:del w:author="Akshay Raveendran" w:date="2025-07-17T15:38:00Z" w16du:dateUtc="2025-07-17T11:38:00Z" w:id="2425"/>
                <w:rFonts w:ascii="Arial" w:hAnsi="Arial" w:eastAsia="Times New Roman" w:cs="Arial"/>
                <w:color w:val="000000"/>
                <w:sz w:val="22"/>
                <w:szCs w:val="22"/>
                <w:lang w:eastAsia="en-GB"/>
              </w:rPr>
            </w:pPr>
            <w:del w:author="Akshay Raveendran" w:date="2025-07-17T15:38:00Z" w16du:dateUtc="2025-07-17T11:38:00Z" w:id="2426">
              <w:r w:rsidRPr="00302F0C" w:rsidDel="00991676">
                <w:rPr>
                  <w:rFonts w:ascii="Arial" w:hAnsi="Arial" w:eastAsia="Times New Roman" w:cs="Arial"/>
                  <w:color w:val="000000"/>
                  <w:sz w:val="22"/>
                  <w:szCs w:val="22"/>
                  <w:lang w:eastAsia="en-GB"/>
                </w:rPr>
                <w:delText>| Sr No | Business Unit | Insured Name | Insurance Company | Insurance Type | Policy Number | From | To | Sum Insured (AED) | Premium (AED) | Claim Details (AED) | Document Details |</w:delText>
              </w:r>
            </w:del>
          </w:p>
        </w:tc>
      </w:tr>
      <w:tr w:rsidRPr="00302F0C" w:rsidR="00C15B50" w:rsidDel="00991676" w:rsidTr="00332650" w14:paraId="7EDD62B8" w14:textId="294E6DF5">
        <w:trPr>
          <w:trHeight w:val="290"/>
          <w:del w:author="Akshay Raveendran" w:date="2025-07-17T15:38:00Z" w:id="2427"/>
        </w:trPr>
        <w:tc>
          <w:tcPr>
            <w:tcW w:w="8995" w:type="dxa"/>
            <w:gridSpan w:val="3"/>
            <w:vMerge/>
            <w:tcBorders>
              <w:top w:val="single" w:color="auto" w:sz="4" w:space="0"/>
              <w:left w:val="single" w:color="auto" w:sz="4" w:space="0"/>
              <w:bottom w:val="single" w:color="auto" w:sz="4" w:space="0"/>
              <w:right w:val="single" w:color="auto" w:sz="4" w:space="0"/>
            </w:tcBorders>
            <w:vAlign w:val="center"/>
            <w:hideMark/>
          </w:tcPr>
          <w:p w:rsidRPr="00302F0C" w:rsidR="00C15B50" w:rsidDel="00991676" w:rsidRDefault="00C15B50" w14:paraId="2321DAB0" w14:textId="5FF5EF47">
            <w:pPr>
              <w:spacing w:after="0" w:line="240" w:lineRule="auto"/>
              <w:rPr>
                <w:del w:author="Akshay Raveendran" w:date="2025-07-17T15:38:00Z" w16du:dateUtc="2025-07-17T11:38:00Z" w:id="2428"/>
                <w:rFonts w:ascii="Arial" w:hAnsi="Arial" w:eastAsia="Times New Roman" w:cs="Arial"/>
                <w:color w:val="000000"/>
                <w:sz w:val="22"/>
                <w:szCs w:val="22"/>
                <w:lang w:eastAsia="en-GB"/>
              </w:rPr>
            </w:pPr>
          </w:p>
        </w:tc>
        <w:tc>
          <w:tcPr>
            <w:tcW w:w="11075" w:type="dxa"/>
            <w:tcBorders>
              <w:top w:val="nil"/>
              <w:left w:val="nil"/>
              <w:bottom w:val="nil"/>
              <w:right w:val="nil"/>
            </w:tcBorders>
            <w:noWrap/>
            <w:vAlign w:val="bottom"/>
            <w:hideMark/>
          </w:tcPr>
          <w:p w:rsidRPr="00302F0C" w:rsidR="00C15B50" w:rsidDel="00991676" w:rsidRDefault="00C15B50" w14:paraId="64CF46D6" w14:textId="78E94D7B">
            <w:pPr>
              <w:spacing w:after="0" w:line="240" w:lineRule="auto"/>
              <w:jc w:val="center"/>
              <w:rPr>
                <w:del w:author="Akshay Raveendran" w:date="2025-07-17T15:38:00Z" w16du:dateUtc="2025-07-17T11:38:00Z" w:id="2429"/>
                <w:rFonts w:ascii="Arial" w:hAnsi="Arial" w:eastAsia="Times New Roman" w:cs="Arial"/>
                <w:color w:val="000000"/>
                <w:sz w:val="22"/>
                <w:szCs w:val="22"/>
                <w:lang w:eastAsia="en-GB"/>
              </w:rPr>
            </w:pPr>
          </w:p>
        </w:tc>
      </w:tr>
      <w:tr w:rsidRPr="00302F0C" w:rsidR="00C15B50" w:rsidDel="00991676" w:rsidTr="00332650" w14:paraId="17133289" w14:textId="66F22F2D">
        <w:trPr>
          <w:trHeight w:val="290"/>
          <w:del w:author="Akshay Raveendran" w:date="2025-07-17T15:38:00Z" w:id="2430"/>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0E212B07" w14:textId="7CBB363F">
            <w:pPr>
              <w:spacing w:after="0" w:line="240" w:lineRule="auto"/>
              <w:rPr>
                <w:del w:author="Akshay Raveendran" w:date="2025-07-17T15:38:00Z" w16du:dateUtc="2025-07-17T11:38:00Z" w:id="2431"/>
                <w:rFonts w:ascii="Arial" w:hAnsi="Arial" w:eastAsia="Times New Roman" w:cs="Arial"/>
                <w:color w:val="000000"/>
                <w:sz w:val="22"/>
                <w:szCs w:val="22"/>
                <w:lang w:eastAsia="en-GB"/>
              </w:rPr>
            </w:pPr>
            <w:del w:author="Akshay Raveendran" w:date="2025-07-17T15:38:00Z" w16du:dateUtc="2025-07-17T11:38:00Z" w:id="2432">
              <w:r w:rsidRPr="00302F0C" w:rsidDel="00991676">
                <w:rPr>
                  <w:rFonts w:ascii="Arial" w:hAnsi="Arial" w:eastAsia="Times New Roman" w:cs="Arial"/>
                  <w:color w:val="000000"/>
                  <w:sz w:val="22"/>
                  <w:szCs w:val="22"/>
                  <w:lang w:eastAsia="en-GB"/>
                </w:rPr>
                <w:delText> </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297C5A86" w14:textId="33E798FD">
            <w:pPr>
              <w:spacing w:after="0" w:line="240" w:lineRule="auto"/>
              <w:rPr>
                <w:del w:author="Akshay Raveendran" w:date="2025-07-17T15:38:00Z" w16du:dateUtc="2025-07-17T11:38:00Z" w:id="2433"/>
                <w:rFonts w:ascii="Arial" w:hAnsi="Arial" w:eastAsia="Times New Roman" w:cs="Arial"/>
                <w:color w:val="000000"/>
                <w:sz w:val="22"/>
                <w:szCs w:val="22"/>
                <w:lang w:eastAsia="en-GB"/>
              </w:rPr>
            </w:pPr>
            <w:del w:author="Akshay Raveendran" w:date="2025-07-17T15:38:00Z" w16du:dateUtc="2025-07-17T11:38:00Z" w:id="2434">
              <w:r w:rsidRPr="00302F0C" w:rsidDel="00991676">
                <w:rPr>
                  <w:rFonts w:ascii="Arial" w:hAnsi="Arial" w:eastAsia="Times New Roman" w:cs="Arial"/>
                  <w:color w:val="000000"/>
                  <w:sz w:val="22"/>
                  <w:szCs w:val="22"/>
                  <w:lang w:eastAsia="en-GB"/>
                </w:rPr>
                <w:delText> </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22A99C40" w14:textId="25A9D3D1">
            <w:pPr>
              <w:spacing w:after="0" w:line="240" w:lineRule="auto"/>
              <w:rPr>
                <w:del w:author="Akshay Raveendran" w:date="2025-07-17T15:38:00Z" w16du:dateUtc="2025-07-17T11:38:00Z" w:id="2435"/>
                <w:rFonts w:ascii="Arial" w:hAnsi="Arial" w:eastAsia="Times New Roman" w:cs="Arial"/>
                <w:color w:val="000000"/>
                <w:sz w:val="22"/>
                <w:szCs w:val="22"/>
                <w:lang w:eastAsia="en-GB"/>
              </w:rPr>
            </w:pPr>
            <w:del w:author="Akshay Raveendran" w:date="2025-07-17T15:38:00Z" w16du:dateUtc="2025-07-17T11:38:00Z" w:id="2436">
              <w:r w:rsidRPr="00302F0C" w:rsidDel="00991676">
                <w:rPr>
                  <w:rFonts w:ascii="Arial" w:hAnsi="Arial" w:eastAsia="Times New Roman" w:cs="Arial"/>
                  <w:color w:val="000000"/>
                  <w:sz w:val="22"/>
                  <w:szCs w:val="22"/>
                  <w:lang w:eastAsia="en-GB"/>
                </w:rPr>
                <w:delText> </w:delText>
              </w:r>
            </w:del>
          </w:p>
        </w:tc>
        <w:tc>
          <w:tcPr>
            <w:tcW w:w="11075" w:type="dxa"/>
            <w:vAlign w:val="center"/>
            <w:hideMark/>
          </w:tcPr>
          <w:p w:rsidRPr="00302F0C" w:rsidR="00C15B50" w:rsidDel="00991676" w:rsidRDefault="00C15B50" w14:paraId="5FDC075C" w14:textId="7F2FC6FF">
            <w:pPr>
              <w:spacing w:after="0" w:line="240" w:lineRule="auto"/>
              <w:rPr>
                <w:del w:author="Akshay Raveendran" w:date="2025-07-17T15:38:00Z" w16du:dateUtc="2025-07-17T11:38:00Z" w:id="2437"/>
                <w:rFonts w:ascii="Arial" w:hAnsi="Arial" w:eastAsia="Times New Roman" w:cs="Arial"/>
                <w:sz w:val="20"/>
                <w:szCs w:val="20"/>
                <w:lang w:eastAsia="en-GB"/>
              </w:rPr>
            </w:pPr>
          </w:p>
        </w:tc>
      </w:tr>
      <w:tr w:rsidRPr="00302F0C" w:rsidR="00C15B50" w:rsidDel="00991676" w:rsidTr="00332650" w14:paraId="6368C291" w14:textId="618E1A61">
        <w:trPr>
          <w:trHeight w:val="953"/>
          <w:del w:author="Akshay Raveendran" w:date="2025-07-17T15:38:00Z" w:id="2438"/>
        </w:trPr>
        <w:tc>
          <w:tcPr>
            <w:tcW w:w="1764"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56866AA4" w14:textId="10872978">
            <w:pPr>
              <w:spacing w:after="0" w:line="240" w:lineRule="auto"/>
              <w:rPr>
                <w:del w:author="Akshay Raveendran" w:date="2025-07-17T15:38:00Z" w16du:dateUtc="2025-07-17T11:38:00Z" w:id="2439"/>
                <w:rFonts w:ascii="Arial" w:hAnsi="Arial" w:eastAsia="Times New Roman" w:cs="Arial"/>
                <w:b/>
                <w:bCs/>
                <w:color w:val="000000"/>
                <w:sz w:val="22"/>
                <w:szCs w:val="22"/>
                <w:lang w:eastAsia="en-GB"/>
              </w:rPr>
            </w:pPr>
            <w:del w:author="Akshay Raveendran" w:date="2025-07-17T15:38:00Z" w16du:dateUtc="2025-07-17T11:38:00Z" w:id="2440">
              <w:r w:rsidRPr="00302F0C" w:rsidDel="00991676">
                <w:rPr>
                  <w:rFonts w:ascii="Arial" w:hAnsi="Arial" w:eastAsia="Times New Roman" w:cs="Arial"/>
                  <w:b/>
                  <w:bCs/>
                  <w:color w:val="000000"/>
                  <w:sz w:val="22"/>
                  <w:szCs w:val="22"/>
                  <w:lang w:eastAsia="en-GB"/>
                </w:rPr>
                <w:delText xml:space="preserve">Sample e-mail/notification template: </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7DB5EA3E" w14:textId="5D374C59">
            <w:pPr>
              <w:spacing w:after="0" w:line="240" w:lineRule="auto"/>
              <w:rPr>
                <w:del w:author="Akshay Raveendran" w:date="2025-07-17T15:38:00Z" w16du:dateUtc="2025-07-17T11:38:00Z" w:id="2441"/>
                <w:rFonts w:ascii="Arial" w:hAnsi="Arial" w:eastAsia="Times New Roman" w:cs="Arial"/>
                <w:color w:val="000000"/>
                <w:sz w:val="22"/>
                <w:szCs w:val="22"/>
                <w:lang w:eastAsia="en-GB"/>
              </w:rPr>
            </w:pPr>
            <w:del w:author="Akshay Raveendran" w:date="2025-07-17T15:38:00Z" w16du:dateUtc="2025-07-17T11:38:00Z" w:id="2442">
              <w:r w:rsidRPr="00302F0C" w:rsidDel="00991676">
                <w:rPr>
                  <w:rFonts w:ascii="Arial" w:hAnsi="Arial" w:eastAsia="Times New Roman" w:cs="Arial"/>
                  <w:color w:val="000000"/>
                  <w:sz w:val="22"/>
                  <w:szCs w:val="22"/>
                  <w:lang w:eastAsia="en-GB"/>
                </w:rPr>
                <w:delText> </w:delText>
              </w:r>
            </w:del>
          </w:p>
        </w:tc>
        <w:tc>
          <w:tcPr>
            <w:tcW w:w="5310" w:type="dxa"/>
            <w:tcBorders>
              <w:top w:val="nil"/>
              <w:left w:val="nil"/>
              <w:bottom w:val="single" w:color="auto" w:sz="4" w:space="0"/>
              <w:right w:val="single" w:color="auto" w:sz="4" w:space="0"/>
            </w:tcBorders>
            <w:vAlign w:val="bottom"/>
            <w:hideMark/>
          </w:tcPr>
          <w:p w:rsidRPr="00302F0C" w:rsidR="00C15B50" w:rsidDel="00991676" w:rsidRDefault="00C15B50" w14:paraId="46E85677" w14:textId="494D8B71">
            <w:pPr>
              <w:spacing w:after="0" w:line="240" w:lineRule="auto"/>
              <w:rPr>
                <w:del w:author="Akshay Raveendran" w:date="2025-07-17T15:38:00Z" w16du:dateUtc="2025-07-17T11:38:00Z" w:id="2443"/>
                <w:rFonts w:ascii="Arial" w:hAnsi="Arial" w:eastAsia="Times New Roman" w:cs="Arial"/>
                <w:color w:val="000000"/>
                <w:sz w:val="22"/>
                <w:szCs w:val="22"/>
                <w:lang w:eastAsia="en-GB"/>
              </w:rPr>
            </w:pPr>
            <w:del w:author="Akshay Raveendran" w:date="2025-07-17T15:38:00Z" w16du:dateUtc="2025-07-17T11:38:00Z" w:id="2444">
              <w:r w:rsidRPr="00302F0C" w:rsidDel="00991676">
                <w:rPr>
                  <w:rFonts w:ascii="Arial" w:hAnsi="Arial" w:eastAsia="Times New Roman" w:cs="Arial"/>
                  <w:bCs/>
                  <w:color w:val="000000"/>
                  <w:sz w:val="22"/>
                  <w:szCs w:val="22"/>
                  <w:lang w:eastAsia="en-GB"/>
                </w:rPr>
                <w:delText>Subject: [Action Required] Insurance Policy Renewal Reminder – Policy No. {{Policy</w:delText>
              </w:r>
              <w:r w:rsidRPr="00302F0C" w:rsidDel="00991676" w:rsidR="002C5777">
                <w:rPr>
                  <w:rFonts w:ascii="Arial" w:hAnsi="Arial" w:eastAsia="Times New Roman" w:cs="Arial"/>
                  <w:bCs/>
                  <w:color w:val="000000"/>
                  <w:sz w:val="22"/>
                  <w:szCs w:val="22"/>
                  <w:lang w:eastAsia="en-GB"/>
                </w:rPr>
                <w:delText xml:space="preserve"> </w:delText>
              </w:r>
              <w:r w:rsidRPr="00302F0C" w:rsidDel="00991676">
                <w:rPr>
                  <w:rFonts w:ascii="Arial" w:hAnsi="Arial" w:eastAsia="Times New Roman" w:cs="Arial"/>
                  <w:bCs/>
                  <w:color w:val="000000"/>
                  <w:sz w:val="22"/>
                  <w:szCs w:val="22"/>
                  <w:lang w:eastAsia="en-GB"/>
                </w:rPr>
                <w:delText>Number}}</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Dear {{BU SPOC Name}},</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This is a gentle reminder that the following insurance policy under your Business Unit is due for renewal in 3 months:</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Policy Details:</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Policy Number: {{Policy Number}}</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Business Unit: {{Business  Unit}}</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Insurance Company: {{Insurance Company}}</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Policy Expiry Date: {{Policy End Date}}</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To avoid any disruption in coverage, please initiate the renewal process at your earliest convenience by submitting the updated insurance request through the form below:</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Link to Submit Renewal Request{{Link to insurance sourcing form}}</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If the policy is no longer required, please indicate the same in the form.</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Should you have any queries or require assistance, feel free to contact the Procurement Team.</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Warm regards,</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Procurement Team</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{{Procurement Email}}</w:delText>
              </w:r>
              <w:r w:rsidRPr="00302F0C" w:rsidDel="00991676">
                <w:rPr>
                  <w:rFonts w:ascii="Arial" w:hAnsi="Arial" w:eastAsia="Times New Roman" w:cs="Arial"/>
                  <w:bCs/>
                  <w:color w:val="000000"/>
                  <w:sz w:val="22"/>
                  <w:szCs w:val="22"/>
                  <w:lang w:eastAsia="en-GB"/>
                </w:rPr>
                <w:br/>
              </w:r>
              <w:r w:rsidRPr="00302F0C" w:rsidDel="00991676">
                <w:rPr>
                  <w:rFonts w:ascii="Arial" w:hAnsi="Arial" w:eastAsia="Times New Roman" w:cs="Arial"/>
                  <w:bCs/>
                  <w:color w:val="000000"/>
                  <w:sz w:val="22"/>
                  <w:szCs w:val="22"/>
                  <w:lang w:eastAsia="en-GB"/>
                </w:rPr>
                <w:delText>{{Procurement Contact Number}}</w:delText>
              </w:r>
            </w:del>
          </w:p>
        </w:tc>
        <w:tc>
          <w:tcPr>
            <w:tcW w:w="11075" w:type="dxa"/>
            <w:vAlign w:val="center"/>
            <w:hideMark/>
          </w:tcPr>
          <w:p w:rsidRPr="00302F0C" w:rsidR="00C15B50" w:rsidDel="00991676" w:rsidRDefault="00C15B50" w14:paraId="5A49FC81" w14:textId="3EEB3CF3">
            <w:pPr>
              <w:spacing w:after="0" w:line="240" w:lineRule="auto"/>
              <w:rPr>
                <w:del w:author="Akshay Raveendran" w:date="2025-07-17T15:38:00Z" w16du:dateUtc="2025-07-17T11:38:00Z" w:id="2445"/>
                <w:rFonts w:ascii="Arial" w:hAnsi="Arial" w:eastAsia="Times New Roman" w:cs="Arial"/>
                <w:sz w:val="20"/>
                <w:szCs w:val="20"/>
                <w:lang w:eastAsia="en-GB"/>
              </w:rPr>
            </w:pPr>
          </w:p>
        </w:tc>
      </w:tr>
      <w:tr w:rsidRPr="00302F0C" w:rsidR="00C15B50" w:rsidDel="00991676" w:rsidTr="00332650" w14:paraId="1AB66ED3" w14:textId="3D409C89">
        <w:trPr>
          <w:trHeight w:val="290"/>
          <w:del w:author="Akshay Raveendran" w:date="2025-07-17T15:38:00Z" w:id="2446"/>
        </w:trPr>
        <w:tc>
          <w:tcPr>
            <w:tcW w:w="1764" w:type="dxa"/>
            <w:tcBorders>
              <w:top w:val="single" w:color="auto" w:sz="4" w:space="0"/>
              <w:left w:val="single" w:color="auto" w:sz="4" w:space="0"/>
              <w:bottom w:val="single" w:color="auto" w:sz="4" w:space="0"/>
              <w:right w:val="nil"/>
            </w:tcBorders>
            <w:noWrap/>
            <w:vAlign w:val="bottom"/>
            <w:hideMark/>
          </w:tcPr>
          <w:p w:rsidRPr="00302F0C" w:rsidR="00C15B50" w:rsidDel="00991676" w:rsidRDefault="00C15B50" w14:paraId="44FD2F7C" w14:textId="2396EEDB">
            <w:pPr>
              <w:spacing w:after="0" w:line="240" w:lineRule="auto"/>
              <w:rPr>
                <w:del w:author="Akshay Raveendran" w:date="2025-07-17T15:38:00Z" w16du:dateUtc="2025-07-17T11:38:00Z" w:id="2447"/>
                <w:rFonts w:ascii="Arial" w:hAnsi="Arial" w:eastAsia="Times New Roman" w:cs="Arial"/>
                <w:color w:val="000000"/>
                <w:sz w:val="22"/>
                <w:szCs w:val="22"/>
                <w:lang w:eastAsia="en-GB"/>
              </w:rPr>
            </w:pPr>
          </w:p>
        </w:tc>
        <w:tc>
          <w:tcPr>
            <w:tcW w:w="1921" w:type="dxa"/>
            <w:tcBorders>
              <w:top w:val="nil"/>
              <w:left w:val="single" w:color="auto" w:sz="4" w:space="0"/>
              <w:bottom w:val="single" w:color="auto" w:sz="4" w:space="0"/>
              <w:right w:val="single" w:color="auto" w:sz="4" w:space="0"/>
            </w:tcBorders>
            <w:noWrap/>
            <w:vAlign w:val="bottom"/>
            <w:hideMark/>
          </w:tcPr>
          <w:p w:rsidRPr="00302F0C" w:rsidR="00C15B50" w:rsidDel="00991676" w:rsidRDefault="00C15B50" w14:paraId="401376B9" w14:textId="2F1BE7F7">
            <w:pPr>
              <w:spacing w:after="0" w:line="240" w:lineRule="auto"/>
              <w:rPr>
                <w:del w:author="Akshay Raveendran" w:date="2025-07-17T15:38:00Z" w16du:dateUtc="2025-07-17T11:38:00Z" w:id="2448"/>
                <w:rFonts w:ascii="Arial" w:hAnsi="Arial" w:eastAsia="Times New Roman" w:cs="Arial"/>
                <w:color w:val="000000"/>
                <w:sz w:val="22"/>
                <w:szCs w:val="22"/>
                <w:lang w:eastAsia="en-GB"/>
              </w:rPr>
            </w:pPr>
            <w:del w:author="Akshay Raveendran" w:date="2025-07-17T15:38:00Z" w16du:dateUtc="2025-07-17T11:38:00Z" w:id="2449">
              <w:r w:rsidRPr="00302F0C" w:rsidDel="00991676">
                <w:rPr>
                  <w:rFonts w:ascii="Arial" w:hAnsi="Arial" w:eastAsia="Times New Roman" w:cs="Arial"/>
                  <w:color w:val="000000"/>
                  <w:sz w:val="22"/>
                  <w:szCs w:val="22"/>
                  <w:lang w:eastAsia="en-GB"/>
                </w:rPr>
                <w:delText> </w:delText>
              </w:r>
            </w:del>
          </w:p>
        </w:tc>
        <w:tc>
          <w:tcPr>
            <w:tcW w:w="5310" w:type="dxa"/>
            <w:tcBorders>
              <w:top w:val="nil"/>
              <w:left w:val="nil"/>
              <w:bottom w:val="single" w:color="auto" w:sz="4" w:space="0"/>
              <w:right w:val="single" w:color="auto" w:sz="4" w:space="0"/>
            </w:tcBorders>
            <w:noWrap/>
            <w:vAlign w:val="bottom"/>
            <w:hideMark/>
          </w:tcPr>
          <w:p w:rsidRPr="00302F0C" w:rsidR="00C15B50" w:rsidDel="00991676" w:rsidRDefault="00C15B50" w14:paraId="45BE6668" w14:textId="52D796D5">
            <w:pPr>
              <w:spacing w:after="0" w:line="240" w:lineRule="auto"/>
              <w:rPr>
                <w:del w:author="Akshay Raveendran" w:date="2025-07-17T15:38:00Z" w16du:dateUtc="2025-07-17T11:38:00Z" w:id="2450"/>
                <w:rFonts w:ascii="Arial" w:hAnsi="Arial" w:eastAsia="Times New Roman" w:cs="Arial"/>
                <w:color w:val="000000"/>
                <w:sz w:val="22"/>
                <w:szCs w:val="22"/>
                <w:lang w:eastAsia="en-GB"/>
              </w:rPr>
            </w:pPr>
            <w:del w:author="Akshay Raveendran" w:date="2025-07-17T15:38:00Z" w16du:dateUtc="2025-07-17T11:38:00Z" w:id="2451">
              <w:r w:rsidRPr="00302F0C" w:rsidDel="00991676">
                <w:rPr>
                  <w:rFonts w:ascii="Arial" w:hAnsi="Arial" w:eastAsia="Times New Roman" w:cs="Arial"/>
                  <w:color w:val="000000"/>
                  <w:sz w:val="22"/>
                  <w:szCs w:val="22"/>
                  <w:lang w:eastAsia="en-GB"/>
                </w:rPr>
                <w:delText> </w:delText>
              </w:r>
            </w:del>
          </w:p>
        </w:tc>
        <w:tc>
          <w:tcPr>
            <w:tcW w:w="11075" w:type="dxa"/>
            <w:vAlign w:val="center"/>
            <w:hideMark/>
          </w:tcPr>
          <w:p w:rsidRPr="00302F0C" w:rsidR="00C15B50" w:rsidDel="00991676" w:rsidRDefault="00C15B50" w14:paraId="346B7D66" w14:textId="33C23A3A">
            <w:pPr>
              <w:spacing w:after="0" w:line="240" w:lineRule="auto"/>
              <w:rPr>
                <w:del w:author="Akshay Raveendran" w:date="2025-07-17T15:38:00Z" w16du:dateUtc="2025-07-17T11:38:00Z" w:id="2452"/>
                <w:rFonts w:ascii="Arial" w:hAnsi="Arial" w:eastAsia="Times New Roman" w:cs="Arial"/>
                <w:sz w:val="20"/>
                <w:szCs w:val="20"/>
                <w:lang w:eastAsia="en-GB"/>
              </w:rPr>
            </w:pPr>
          </w:p>
        </w:tc>
      </w:tr>
      <w:tr w:rsidRPr="00302F0C" w:rsidR="00C15B50" w:rsidDel="00991676" w:rsidTr="00332650" w14:paraId="26C03C50" w14:textId="6000AD08">
        <w:trPr>
          <w:trHeight w:val="3815"/>
          <w:del w:author="Akshay Raveendran" w:date="2025-07-17T15:38:00Z" w:id="2453"/>
        </w:trPr>
        <w:tc>
          <w:tcPr>
            <w:tcW w:w="1764" w:type="dxa"/>
            <w:tcBorders>
              <w:top w:val="single" w:color="auto" w:sz="4" w:space="0"/>
              <w:left w:val="single" w:color="auto" w:sz="4" w:space="0"/>
              <w:bottom w:val="single" w:color="auto" w:sz="4" w:space="0"/>
              <w:right w:val="single" w:color="auto" w:sz="4" w:space="0"/>
            </w:tcBorders>
            <w:noWrap/>
            <w:vAlign w:val="bottom"/>
            <w:hideMark/>
          </w:tcPr>
          <w:p w:rsidRPr="00302F0C" w:rsidR="00C15B50" w:rsidDel="00991676" w:rsidRDefault="00C15B50" w14:paraId="63C6540A" w14:textId="3293C323">
            <w:pPr>
              <w:spacing w:after="0" w:line="240" w:lineRule="auto"/>
              <w:rPr>
                <w:del w:author="Akshay Raveendran" w:date="2025-07-17T15:38:00Z" w16du:dateUtc="2025-07-17T11:38:00Z" w:id="2454"/>
                <w:rFonts w:ascii="Arial" w:hAnsi="Arial" w:eastAsia="Times New Roman" w:cs="Arial"/>
                <w:b/>
                <w:bCs/>
                <w:color w:val="000000"/>
                <w:sz w:val="22"/>
                <w:szCs w:val="22"/>
                <w:lang w:eastAsia="en-GB"/>
              </w:rPr>
            </w:pPr>
            <w:del w:author="Akshay Raveendran" w:date="2025-07-17T15:38:00Z" w16du:dateUtc="2025-07-17T11:38:00Z" w:id="2455">
              <w:r w:rsidRPr="00302F0C" w:rsidDel="00991676">
                <w:rPr>
                  <w:rFonts w:ascii="Arial" w:hAnsi="Arial" w:eastAsia="Times New Roman" w:cs="Arial"/>
                  <w:b/>
                  <w:bCs/>
                  <w:color w:val="000000"/>
                  <w:sz w:val="22"/>
                  <w:szCs w:val="22"/>
                  <w:lang w:eastAsia="en-GB"/>
                </w:rPr>
                <w:delText>Sample Reminder notification template:</w:delText>
              </w:r>
            </w:del>
          </w:p>
        </w:tc>
        <w:tc>
          <w:tcPr>
            <w:tcW w:w="1921" w:type="dxa"/>
            <w:tcBorders>
              <w:top w:val="nil"/>
              <w:left w:val="nil"/>
              <w:bottom w:val="single" w:color="auto" w:sz="4" w:space="0"/>
              <w:right w:val="single" w:color="auto" w:sz="4" w:space="0"/>
            </w:tcBorders>
            <w:noWrap/>
            <w:vAlign w:val="bottom"/>
            <w:hideMark/>
          </w:tcPr>
          <w:p w:rsidRPr="00302F0C" w:rsidR="00C15B50" w:rsidDel="00991676" w:rsidRDefault="00C15B50" w14:paraId="4A92F719" w14:textId="6AC7062D">
            <w:pPr>
              <w:spacing w:after="0" w:line="240" w:lineRule="auto"/>
              <w:rPr>
                <w:del w:author="Akshay Raveendran" w:date="2025-07-17T15:38:00Z" w16du:dateUtc="2025-07-17T11:38:00Z" w:id="2456"/>
                <w:rFonts w:ascii="Arial" w:hAnsi="Arial" w:eastAsia="Times New Roman" w:cs="Arial"/>
                <w:color w:val="000000"/>
                <w:sz w:val="22"/>
                <w:szCs w:val="22"/>
                <w:lang w:eastAsia="en-GB"/>
              </w:rPr>
            </w:pPr>
            <w:del w:author="Akshay Raveendran" w:date="2025-07-17T15:38:00Z" w16du:dateUtc="2025-07-17T11:38:00Z" w:id="2457">
              <w:r w:rsidRPr="00302F0C" w:rsidDel="00991676">
                <w:rPr>
                  <w:rFonts w:ascii="Arial" w:hAnsi="Arial" w:eastAsia="Times New Roman" w:cs="Arial"/>
                  <w:color w:val="000000"/>
                  <w:sz w:val="22"/>
                  <w:szCs w:val="22"/>
                  <w:lang w:eastAsia="en-GB"/>
                </w:rPr>
                <w:delText> </w:delText>
              </w:r>
            </w:del>
          </w:p>
        </w:tc>
        <w:tc>
          <w:tcPr>
            <w:tcW w:w="5310" w:type="dxa"/>
            <w:tcBorders>
              <w:top w:val="nil"/>
              <w:left w:val="nil"/>
              <w:bottom w:val="single" w:color="auto" w:sz="4" w:space="0"/>
              <w:right w:val="single" w:color="auto" w:sz="4" w:space="0"/>
            </w:tcBorders>
            <w:vAlign w:val="bottom"/>
            <w:hideMark/>
          </w:tcPr>
          <w:p w:rsidRPr="00302F0C" w:rsidR="00C15B50" w:rsidDel="00991676" w:rsidRDefault="00C15B50" w14:paraId="031E5067" w14:textId="2364C649">
            <w:pPr>
              <w:spacing w:after="0" w:line="240" w:lineRule="auto"/>
              <w:rPr>
                <w:del w:author="Akshay Raveendran" w:date="2025-07-17T15:38:00Z" w16du:dateUtc="2025-07-17T11:38:00Z" w:id="2458"/>
                <w:rFonts w:ascii="Arial" w:hAnsi="Arial" w:eastAsia="Times New Roman" w:cs="Arial"/>
                <w:color w:val="000000"/>
                <w:sz w:val="22"/>
                <w:szCs w:val="22"/>
                <w:lang w:eastAsia="en-GB"/>
              </w:rPr>
            </w:pPr>
            <w:del w:author="Akshay Raveendran" w:date="2025-07-17T15:38:00Z" w16du:dateUtc="2025-07-17T11:38:00Z" w:id="2459">
              <w:r w:rsidRPr="00302F0C" w:rsidDel="00991676">
                <w:rPr>
                  <w:rFonts w:ascii="Arial" w:hAnsi="Arial" w:eastAsia="Times New Roman" w:cs="Arial"/>
                  <w:color w:val="000000"/>
                  <w:sz w:val="22"/>
                  <w:szCs w:val="22"/>
                  <w:lang w:eastAsia="en-GB"/>
                </w:rPr>
                <w:delText>Subject: [Action Required] Insurance Policy Renewal Reminder – Policy No. {{Policy Number}}</w:delText>
              </w:r>
              <w:r w:rsidRPr="00302F0C" w:rsidDel="00991676">
                <w:rPr>
                  <w:rFonts w:ascii="Arial" w:hAnsi="Arial" w:eastAsia="Times New Roman" w:cs="Arial"/>
                  <w:color w:val="000000"/>
                  <w:sz w:val="22"/>
                  <w:szCs w:val="22"/>
                  <w:lang w:eastAsia="en-GB"/>
                </w:rPr>
                <w:br/>
              </w:r>
              <w:r w:rsidRPr="00302F0C" w:rsidDel="00991676">
                <w:rPr>
                  <w:rFonts w:ascii="Arial" w:hAnsi="Arial" w:eastAsia="Times New Roman" w:cs="Arial"/>
                  <w:color w:val="000000"/>
                  <w:sz w:val="22"/>
                  <w:szCs w:val="22"/>
                  <w:lang w:eastAsia="en-GB"/>
                </w:rPr>
                <w:br/>
              </w:r>
              <w:r w:rsidRPr="00302F0C" w:rsidDel="00991676">
                <w:rPr>
                  <w:rFonts w:ascii="Arial" w:hAnsi="Arial" w:eastAsia="Times New Roman" w:cs="Arial"/>
                  <w:color w:val="000000"/>
                  <w:sz w:val="22"/>
                  <w:szCs w:val="22"/>
                  <w:lang w:eastAsia="en-GB"/>
                </w:rPr>
                <w:delText>Dear {{BU SPOC Name}},</w:delText>
              </w:r>
              <w:r w:rsidRPr="00302F0C" w:rsidDel="00991676">
                <w:rPr>
                  <w:rFonts w:ascii="Arial" w:hAnsi="Arial" w:eastAsia="Times New Roman" w:cs="Arial"/>
                  <w:color w:val="000000"/>
                  <w:sz w:val="22"/>
                  <w:szCs w:val="22"/>
                  <w:lang w:eastAsia="en-GB"/>
                </w:rPr>
                <w:br/>
              </w:r>
              <w:r w:rsidRPr="00302F0C" w:rsidDel="00991676">
                <w:rPr>
                  <w:rFonts w:ascii="Arial" w:hAnsi="Arial" w:eastAsia="Times New Roman" w:cs="Arial"/>
                  <w:color w:val="000000"/>
                  <w:sz w:val="22"/>
                  <w:szCs w:val="22"/>
                  <w:lang w:eastAsia="en-GB"/>
                </w:rPr>
                <w:br/>
              </w:r>
              <w:r w:rsidRPr="00302F0C" w:rsidDel="00991676">
                <w:rPr>
                  <w:rFonts w:ascii="Arial" w:hAnsi="Arial" w:eastAsia="Times New Roman" w:cs="Arial"/>
                  <w:color w:val="000000"/>
                  <w:sz w:val="22"/>
                  <w:szCs w:val="22"/>
                  <w:lang w:eastAsia="en-GB"/>
                </w:rPr>
                <w:delText>This is a gentle reminder that the following insurance policy under your Business Unit is due for renewal in “X months”:</w:delText>
              </w:r>
              <w:r w:rsidRPr="00302F0C" w:rsidDel="00991676">
                <w:rPr>
                  <w:rFonts w:ascii="Arial" w:hAnsi="Arial" w:eastAsia="Times New Roman" w:cs="Arial"/>
                  <w:color w:val="000000"/>
                  <w:sz w:val="22"/>
                  <w:szCs w:val="22"/>
                  <w:lang w:eastAsia="en-GB"/>
                </w:rPr>
                <w:br/>
              </w:r>
              <w:r w:rsidRPr="00302F0C" w:rsidDel="00991676">
                <w:rPr>
                  <w:rFonts w:ascii="Arial" w:hAnsi="Arial" w:eastAsia="Times New Roman" w:cs="Arial"/>
                  <w:color w:val="000000"/>
                  <w:sz w:val="22"/>
                  <w:szCs w:val="22"/>
                  <w:lang w:eastAsia="en-GB"/>
                </w:rPr>
                <w:br/>
              </w:r>
              <w:r w:rsidRPr="00302F0C" w:rsidDel="00991676">
                <w:rPr>
                  <w:rFonts w:ascii="Arial" w:hAnsi="Arial" w:eastAsia="Times New Roman" w:cs="Arial"/>
                  <w:color w:val="000000"/>
                  <w:sz w:val="22"/>
                  <w:szCs w:val="22"/>
                  <w:lang w:eastAsia="en-GB"/>
                </w:rPr>
                <w:delText>Policy Details:</w:delText>
              </w:r>
              <w:r w:rsidRPr="00302F0C" w:rsidDel="00991676">
                <w:rPr>
                  <w:rFonts w:ascii="Arial" w:hAnsi="Arial" w:eastAsia="Times New Roman" w:cs="Arial"/>
                  <w:color w:val="000000"/>
                  <w:sz w:val="22"/>
                  <w:szCs w:val="22"/>
                  <w:lang w:eastAsia="en-GB"/>
                </w:rPr>
                <w:br/>
              </w:r>
              <w:r w:rsidRPr="00302F0C" w:rsidDel="00991676">
                <w:rPr>
                  <w:rFonts w:ascii="Arial" w:hAnsi="Arial" w:eastAsia="Times New Roman" w:cs="Arial"/>
                  <w:color w:val="000000"/>
                  <w:sz w:val="22"/>
                  <w:szCs w:val="22"/>
                  <w:lang w:eastAsia="en-GB"/>
                </w:rPr>
                <w:delText>• Policy Number: {{Policy Number}}</w:delText>
              </w:r>
              <w:r w:rsidRPr="00302F0C" w:rsidDel="00991676">
                <w:rPr>
                  <w:rFonts w:ascii="Arial" w:hAnsi="Arial" w:eastAsia="Times New Roman" w:cs="Arial"/>
                  <w:color w:val="000000"/>
                  <w:sz w:val="22"/>
                  <w:szCs w:val="22"/>
                  <w:lang w:eastAsia="en-GB"/>
                </w:rPr>
                <w:br/>
              </w:r>
              <w:r w:rsidRPr="00302F0C" w:rsidDel="00991676">
                <w:rPr>
                  <w:rFonts w:ascii="Arial" w:hAnsi="Arial" w:eastAsia="Times New Roman" w:cs="Arial"/>
                  <w:color w:val="000000"/>
                  <w:sz w:val="22"/>
                  <w:szCs w:val="22"/>
                  <w:lang w:eastAsia="en-GB"/>
                </w:rPr>
                <w:delText>• Business Unit: {{Business Unit}}</w:delText>
              </w:r>
              <w:r w:rsidRPr="00302F0C" w:rsidDel="00991676">
                <w:rPr>
                  <w:rFonts w:ascii="Arial" w:hAnsi="Arial" w:eastAsia="Times New Roman" w:cs="Arial"/>
                  <w:color w:val="000000"/>
                  <w:sz w:val="22"/>
                  <w:szCs w:val="22"/>
                  <w:lang w:eastAsia="en-GB"/>
                </w:rPr>
                <w:br/>
              </w:r>
              <w:r w:rsidRPr="00302F0C" w:rsidDel="00991676">
                <w:rPr>
                  <w:rFonts w:ascii="Arial" w:hAnsi="Arial" w:eastAsia="Times New Roman" w:cs="Arial"/>
                  <w:color w:val="000000"/>
                  <w:sz w:val="22"/>
                  <w:szCs w:val="22"/>
                  <w:lang w:eastAsia="en-GB"/>
                </w:rPr>
                <w:delText>• Insurance Company: {{Insurance Company}}</w:delText>
              </w:r>
              <w:r w:rsidRPr="00302F0C" w:rsidDel="00991676">
                <w:rPr>
                  <w:rFonts w:ascii="Arial" w:hAnsi="Arial" w:eastAsia="Times New Roman" w:cs="Arial"/>
                  <w:color w:val="000000"/>
                  <w:sz w:val="22"/>
                  <w:szCs w:val="22"/>
                  <w:lang w:eastAsia="en-GB"/>
                </w:rPr>
                <w:br/>
              </w:r>
              <w:r w:rsidRPr="00302F0C" w:rsidDel="00991676">
                <w:rPr>
                  <w:rFonts w:ascii="Arial" w:hAnsi="Arial" w:eastAsia="Times New Roman" w:cs="Arial"/>
                  <w:color w:val="000000"/>
                  <w:sz w:val="22"/>
                  <w:szCs w:val="22"/>
                  <w:lang w:eastAsia="en-GB"/>
                </w:rPr>
                <w:delText>• Policy Expiry Date: {{Policy End Date}}</w:delText>
              </w:r>
            </w:del>
          </w:p>
        </w:tc>
        <w:tc>
          <w:tcPr>
            <w:tcW w:w="11075" w:type="dxa"/>
            <w:vAlign w:val="center"/>
            <w:hideMark/>
          </w:tcPr>
          <w:p w:rsidRPr="00302F0C" w:rsidR="00C15B50" w:rsidDel="00991676" w:rsidRDefault="00C15B50" w14:paraId="3CFF3C7C" w14:textId="6C1796CA">
            <w:pPr>
              <w:spacing w:after="0" w:line="240" w:lineRule="auto"/>
              <w:rPr>
                <w:del w:author="Akshay Raveendran" w:date="2025-07-17T15:38:00Z" w16du:dateUtc="2025-07-17T11:38:00Z" w:id="2460"/>
                <w:rFonts w:ascii="Arial" w:hAnsi="Arial" w:eastAsia="Times New Roman" w:cs="Arial"/>
                <w:sz w:val="20"/>
                <w:szCs w:val="20"/>
                <w:lang w:eastAsia="en-GB"/>
              </w:rPr>
            </w:pPr>
          </w:p>
        </w:tc>
      </w:tr>
    </w:tbl>
    <w:p w:rsidRPr="00302F0C" w:rsidR="00C15B50" w:rsidDel="00991676" w:rsidP="00C15B50" w:rsidRDefault="00C15B50" w14:paraId="37D69CAF" w14:textId="14FAEA3E">
      <w:pPr>
        <w:rPr>
          <w:del w:author="Akshay Raveendran" w:date="2025-07-17T15:38:00Z" w16du:dateUtc="2025-07-17T11:38:00Z" w:id="2461"/>
          <w:rFonts w:ascii="Arial" w:hAnsi="Arial" w:cs="Arial"/>
        </w:rPr>
      </w:pPr>
    </w:p>
    <w:tbl>
      <w:tblPr>
        <w:tblpPr w:leftFromText="180" w:rightFromText="180" w:vertAnchor="text" w:horzAnchor="margin" w:tblpY="-37"/>
        <w:tblW w:w="9026" w:type="dxa"/>
        <w:tblLook w:val="04A0" w:firstRow="1" w:lastRow="0" w:firstColumn="1" w:lastColumn="0" w:noHBand="0" w:noVBand="1"/>
      </w:tblPr>
      <w:tblGrid>
        <w:gridCol w:w="3087"/>
        <w:gridCol w:w="2133"/>
        <w:gridCol w:w="3806"/>
      </w:tblGrid>
      <w:tr w:rsidRPr="00302F0C" w:rsidR="00843849" w:rsidDel="00991676" w14:paraId="4F966AB7" w14:textId="143855D5">
        <w:trPr>
          <w:trHeight w:val="306"/>
          <w:del w:author="Akshay Raveendran" w:date="2025-07-17T15:38:00Z" w:id="2462"/>
        </w:trPr>
        <w:tc>
          <w:tcPr>
            <w:tcW w:w="3087" w:type="dxa"/>
            <w:tcBorders>
              <w:top w:val="nil"/>
              <w:left w:val="nil"/>
              <w:bottom w:val="nil"/>
              <w:right w:val="nil"/>
            </w:tcBorders>
            <w:shd w:val="clear" w:color="000000" w:fill="DDEBF7"/>
            <w:noWrap/>
            <w:vAlign w:val="bottom"/>
            <w:hideMark/>
          </w:tcPr>
          <w:p w:rsidRPr="00302F0C" w:rsidR="00843849" w:rsidDel="00991676" w:rsidRDefault="00843849" w14:paraId="2937793C" w14:textId="0772C448">
            <w:pPr>
              <w:spacing w:after="0" w:line="240" w:lineRule="auto"/>
              <w:rPr>
                <w:del w:author="Akshay Raveendran" w:date="2025-07-17T15:38:00Z" w16du:dateUtc="2025-07-17T11:38:00Z" w:id="2463"/>
                <w:rFonts w:ascii="Arial" w:hAnsi="Arial" w:eastAsia="Times New Roman" w:cs="Arial"/>
                <w:b/>
                <w:color w:val="000000"/>
                <w:sz w:val="22"/>
                <w:szCs w:val="22"/>
                <w:lang w:eastAsia="en-GB"/>
              </w:rPr>
            </w:pPr>
            <w:del w:author="Akshay Raveendran" w:date="2025-07-17T15:38:00Z" w16du:dateUtc="2025-07-17T11:38:00Z" w:id="2464">
              <w:r w:rsidRPr="00302F0C" w:rsidDel="00991676">
                <w:rPr>
                  <w:rFonts w:ascii="Arial" w:hAnsi="Arial" w:eastAsia="Times New Roman" w:cs="Arial"/>
                  <w:b/>
                  <w:color w:val="000000"/>
                  <w:sz w:val="22"/>
                  <w:szCs w:val="22"/>
                  <w:lang w:eastAsia="en-GB"/>
                </w:rPr>
                <w:delText>DoA</w:delText>
              </w:r>
            </w:del>
          </w:p>
        </w:tc>
        <w:tc>
          <w:tcPr>
            <w:tcW w:w="2133" w:type="dxa"/>
            <w:tcBorders>
              <w:top w:val="nil"/>
              <w:left w:val="nil"/>
              <w:bottom w:val="nil"/>
              <w:right w:val="nil"/>
            </w:tcBorders>
            <w:shd w:val="clear" w:color="000000" w:fill="DDEBF7"/>
            <w:noWrap/>
            <w:vAlign w:val="bottom"/>
            <w:hideMark/>
          </w:tcPr>
          <w:p w:rsidRPr="00302F0C" w:rsidR="00843849" w:rsidDel="00991676" w:rsidRDefault="00843849" w14:paraId="5032AF43" w14:textId="40AF12A4">
            <w:pPr>
              <w:spacing w:after="0" w:line="240" w:lineRule="auto"/>
              <w:rPr>
                <w:del w:author="Akshay Raveendran" w:date="2025-07-17T15:38:00Z" w16du:dateUtc="2025-07-17T11:38:00Z" w:id="2465"/>
                <w:rFonts w:ascii="Arial" w:hAnsi="Arial" w:eastAsia="Times New Roman" w:cs="Arial"/>
                <w:b/>
                <w:i/>
                <w:color w:val="000000"/>
                <w:sz w:val="22"/>
                <w:szCs w:val="22"/>
                <w:lang w:eastAsia="en-GB"/>
              </w:rPr>
            </w:pPr>
            <w:del w:author="Akshay Raveendran" w:date="2025-07-17T15:38:00Z" w16du:dateUtc="2025-07-17T11:38:00Z" w:id="2466">
              <w:r w:rsidRPr="00302F0C" w:rsidDel="00991676">
                <w:rPr>
                  <w:rFonts w:ascii="Arial" w:hAnsi="Arial" w:eastAsia="Times New Roman" w:cs="Arial"/>
                  <w:b/>
                  <w:i/>
                  <w:color w:val="000000"/>
                  <w:sz w:val="22"/>
                  <w:szCs w:val="22"/>
                  <w:lang w:eastAsia="en-GB"/>
                </w:rPr>
                <w:delText> </w:delText>
              </w:r>
            </w:del>
          </w:p>
        </w:tc>
        <w:tc>
          <w:tcPr>
            <w:tcW w:w="3806" w:type="dxa"/>
            <w:tcBorders>
              <w:top w:val="nil"/>
              <w:left w:val="nil"/>
              <w:bottom w:val="nil"/>
              <w:right w:val="nil"/>
            </w:tcBorders>
            <w:shd w:val="clear" w:color="000000" w:fill="DDEBF7"/>
            <w:noWrap/>
            <w:vAlign w:val="bottom"/>
            <w:hideMark/>
          </w:tcPr>
          <w:p w:rsidRPr="00302F0C" w:rsidR="00843849" w:rsidDel="00991676" w:rsidRDefault="00843849" w14:paraId="437A8D95" w14:textId="7F63015D">
            <w:pPr>
              <w:spacing w:after="0" w:line="240" w:lineRule="auto"/>
              <w:rPr>
                <w:del w:author="Akshay Raveendran" w:date="2025-07-17T15:38:00Z" w16du:dateUtc="2025-07-17T11:38:00Z" w:id="2467"/>
                <w:rFonts w:ascii="Arial" w:hAnsi="Arial" w:eastAsia="Times New Roman" w:cs="Arial"/>
                <w:color w:val="000000"/>
                <w:sz w:val="22"/>
                <w:szCs w:val="22"/>
                <w:lang w:eastAsia="en-GB"/>
              </w:rPr>
            </w:pPr>
            <w:del w:author="Akshay Raveendran" w:date="2025-07-17T15:38:00Z" w16du:dateUtc="2025-07-17T11:38:00Z" w:id="2468">
              <w:r w:rsidRPr="00302F0C" w:rsidDel="00991676">
                <w:rPr>
                  <w:rFonts w:ascii="Arial" w:hAnsi="Arial" w:eastAsia="Times New Roman" w:cs="Arial"/>
                  <w:color w:val="000000"/>
                  <w:sz w:val="22"/>
                  <w:szCs w:val="22"/>
                  <w:lang w:eastAsia="en-GB"/>
                </w:rPr>
                <w:delText> </w:delText>
              </w:r>
            </w:del>
          </w:p>
        </w:tc>
      </w:tr>
      <w:tr w:rsidRPr="00302F0C" w:rsidR="00843849" w:rsidDel="00991676" w:rsidTr="00332650" w14:paraId="03F6379F" w14:textId="6BB1C055">
        <w:trPr>
          <w:trHeight w:val="306"/>
          <w:del w:author="Akshay Raveendran" w:date="2025-07-17T15:38:00Z" w:id="2469"/>
        </w:trPr>
        <w:tc>
          <w:tcPr>
            <w:tcW w:w="3087" w:type="dxa"/>
            <w:tcBorders>
              <w:top w:val="single" w:color="auto" w:sz="4" w:space="0"/>
              <w:left w:val="single" w:color="auto" w:sz="4" w:space="0"/>
              <w:bottom w:val="single" w:color="auto" w:sz="4" w:space="0"/>
              <w:right w:val="single" w:color="auto" w:sz="4" w:space="0"/>
            </w:tcBorders>
            <w:noWrap/>
            <w:vAlign w:val="center"/>
            <w:hideMark/>
          </w:tcPr>
          <w:p w:rsidRPr="00302F0C" w:rsidR="00843849" w:rsidDel="00991676" w:rsidRDefault="00843849" w14:paraId="5888C34C" w14:textId="7D1A777C">
            <w:pPr>
              <w:spacing w:after="0" w:line="240" w:lineRule="auto"/>
              <w:jc w:val="center"/>
              <w:rPr>
                <w:del w:author="Akshay Raveendran" w:date="2025-07-17T15:38:00Z" w16du:dateUtc="2025-07-17T11:38:00Z" w:id="2470"/>
                <w:rFonts w:ascii="Arial" w:hAnsi="Arial" w:eastAsia="Times New Roman" w:cs="Arial"/>
                <w:b/>
                <w:color w:val="000000"/>
                <w:sz w:val="22"/>
                <w:szCs w:val="22"/>
                <w:lang w:eastAsia="en-GB"/>
              </w:rPr>
            </w:pPr>
            <w:del w:author="Akshay Raveendran" w:date="2025-07-17T15:38:00Z" w16du:dateUtc="2025-07-17T11:38:00Z" w:id="2471">
              <w:r w:rsidRPr="00302F0C" w:rsidDel="00991676">
                <w:rPr>
                  <w:rFonts w:ascii="Arial" w:hAnsi="Arial" w:eastAsia="Times New Roman" w:cs="Arial"/>
                  <w:b/>
                  <w:color w:val="000000"/>
                  <w:sz w:val="22"/>
                  <w:szCs w:val="22"/>
                  <w:lang w:eastAsia="en-GB"/>
                </w:rPr>
                <w:delText>A</w:delText>
              </w:r>
            </w:del>
          </w:p>
        </w:tc>
        <w:tc>
          <w:tcPr>
            <w:tcW w:w="2133" w:type="dxa"/>
            <w:tcBorders>
              <w:top w:val="single" w:color="auto" w:sz="4" w:space="0"/>
              <w:left w:val="nil"/>
              <w:bottom w:val="single" w:color="auto" w:sz="4" w:space="0"/>
              <w:right w:val="single" w:color="auto" w:sz="4" w:space="0"/>
            </w:tcBorders>
            <w:noWrap/>
            <w:vAlign w:val="center"/>
            <w:hideMark/>
          </w:tcPr>
          <w:p w:rsidRPr="00302F0C" w:rsidR="00843849" w:rsidDel="00991676" w:rsidRDefault="00843849" w14:paraId="11B92C21" w14:textId="30D48A12">
            <w:pPr>
              <w:spacing w:after="0" w:line="240" w:lineRule="auto"/>
              <w:jc w:val="center"/>
              <w:rPr>
                <w:del w:author="Akshay Raveendran" w:date="2025-07-17T15:38:00Z" w16du:dateUtc="2025-07-17T11:38:00Z" w:id="2472"/>
                <w:rFonts w:ascii="Arial" w:hAnsi="Arial" w:eastAsia="Times New Roman" w:cs="Arial"/>
                <w:b/>
                <w:color w:val="000000"/>
                <w:sz w:val="22"/>
                <w:szCs w:val="22"/>
                <w:lang w:eastAsia="en-GB"/>
              </w:rPr>
            </w:pPr>
            <w:del w:author="Akshay Raveendran" w:date="2025-07-17T15:38:00Z" w16du:dateUtc="2025-07-17T11:38:00Z" w:id="2473">
              <w:r w:rsidRPr="00302F0C" w:rsidDel="00991676">
                <w:rPr>
                  <w:rFonts w:ascii="Arial" w:hAnsi="Arial" w:eastAsia="Times New Roman" w:cs="Arial"/>
                  <w:b/>
                  <w:color w:val="000000"/>
                  <w:sz w:val="22"/>
                  <w:szCs w:val="22"/>
                  <w:lang w:eastAsia="en-GB"/>
                </w:rPr>
                <w:delText>B</w:delText>
              </w:r>
            </w:del>
          </w:p>
        </w:tc>
        <w:tc>
          <w:tcPr>
            <w:tcW w:w="3806" w:type="dxa"/>
            <w:tcBorders>
              <w:top w:val="single" w:color="auto" w:sz="4" w:space="0"/>
              <w:left w:val="nil"/>
              <w:bottom w:val="single" w:color="auto" w:sz="4" w:space="0"/>
              <w:right w:val="single" w:color="auto" w:sz="4" w:space="0"/>
            </w:tcBorders>
            <w:noWrap/>
            <w:vAlign w:val="center"/>
            <w:hideMark/>
          </w:tcPr>
          <w:p w:rsidRPr="00302F0C" w:rsidR="00843849" w:rsidDel="00991676" w:rsidRDefault="00843849" w14:paraId="07DEA896" w14:textId="71913BD8">
            <w:pPr>
              <w:spacing w:after="0" w:line="240" w:lineRule="auto"/>
              <w:jc w:val="center"/>
              <w:rPr>
                <w:del w:author="Akshay Raveendran" w:date="2025-07-17T15:38:00Z" w16du:dateUtc="2025-07-17T11:38:00Z" w:id="2474"/>
                <w:rFonts w:ascii="Arial" w:hAnsi="Arial" w:eastAsia="Times New Roman" w:cs="Arial"/>
                <w:b/>
                <w:color w:val="000000"/>
                <w:sz w:val="22"/>
                <w:szCs w:val="22"/>
                <w:lang w:eastAsia="en-GB"/>
              </w:rPr>
            </w:pPr>
            <w:del w:author="Akshay Raveendran" w:date="2025-07-17T15:38:00Z" w16du:dateUtc="2025-07-17T11:38:00Z" w:id="2475">
              <w:r w:rsidRPr="00302F0C" w:rsidDel="00991676">
                <w:rPr>
                  <w:rFonts w:ascii="Arial" w:hAnsi="Arial" w:eastAsia="Times New Roman" w:cs="Arial"/>
                  <w:b/>
                  <w:color w:val="000000"/>
                  <w:sz w:val="22"/>
                  <w:szCs w:val="22"/>
                  <w:lang w:eastAsia="en-GB"/>
                </w:rPr>
                <w:delText>C</w:delText>
              </w:r>
            </w:del>
          </w:p>
        </w:tc>
      </w:tr>
      <w:tr w:rsidRPr="00302F0C" w:rsidR="00843849" w:rsidDel="00991676" w:rsidTr="00332650" w14:paraId="78DFA848" w14:textId="4C415CD3">
        <w:trPr>
          <w:trHeight w:val="613"/>
          <w:del w:author="Akshay Raveendran" w:date="2025-07-17T15:38:00Z" w:id="2476"/>
        </w:trPr>
        <w:tc>
          <w:tcPr>
            <w:tcW w:w="3087" w:type="dxa"/>
            <w:tcBorders>
              <w:top w:val="nil"/>
              <w:left w:val="single" w:color="auto" w:sz="4" w:space="0"/>
              <w:bottom w:val="single" w:color="auto" w:sz="4" w:space="0"/>
              <w:right w:val="single" w:color="auto" w:sz="4" w:space="0"/>
            </w:tcBorders>
            <w:vAlign w:val="bottom"/>
            <w:hideMark/>
          </w:tcPr>
          <w:p w:rsidRPr="00302F0C" w:rsidR="00843849" w:rsidDel="00991676" w:rsidRDefault="00843849" w14:paraId="17C079EC" w14:textId="4BA84454">
            <w:pPr>
              <w:spacing w:after="0" w:line="240" w:lineRule="auto"/>
              <w:rPr>
                <w:del w:author="Akshay Raveendran" w:date="2025-07-17T15:38:00Z" w16du:dateUtc="2025-07-17T11:38:00Z" w:id="2477"/>
                <w:rFonts w:ascii="Arial" w:hAnsi="Arial" w:eastAsia="Times New Roman" w:cs="Arial"/>
                <w:color w:val="000000"/>
                <w:sz w:val="22"/>
                <w:szCs w:val="22"/>
                <w:lang w:eastAsia="en-GB"/>
              </w:rPr>
            </w:pPr>
            <w:del w:author="Akshay Raveendran" w:date="2025-07-17T15:38:00Z" w16du:dateUtc="2025-07-17T11:38:00Z" w:id="2478">
              <w:r w:rsidRPr="00302F0C" w:rsidDel="00991676">
                <w:rPr>
                  <w:rFonts w:ascii="Arial" w:hAnsi="Arial" w:eastAsia="Times New Roman" w:cs="Arial"/>
                  <w:color w:val="000000"/>
                  <w:sz w:val="22"/>
                  <w:szCs w:val="22"/>
                  <w:lang w:eastAsia="en-GB"/>
                </w:rPr>
                <w:delText>PSSC</w:delText>
              </w:r>
            </w:del>
          </w:p>
        </w:tc>
        <w:tc>
          <w:tcPr>
            <w:tcW w:w="2133" w:type="dxa"/>
            <w:tcBorders>
              <w:top w:val="nil"/>
              <w:left w:val="nil"/>
              <w:bottom w:val="single" w:color="auto" w:sz="4" w:space="0"/>
              <w:right w:val="single" w:color="auto" w:sz="4" w:space="0"/>
            </w:tcBorders>
            <w:noWrap/>
            <w:vAlign w:val="bottom"/>
            <w:hideMark/>
          </w:tcPr>
          <w:p w:rsidRPr="00302F0C" w:rsidR="00843849" w:rsidDel="00991676" w:rsidRDefault="00907D10" w14:paraId="4E121E30" w14:textId="177A6689">
            <w:pPr>
              <w:spacing w:after="0" w:line="240" w:lineRule="auto"/>
              <w:rPr>
                <w:del w:author="Akshay Raveendran" w:date="2025-07-17T15:38:00Z" w16du:dateUtc="2025-07-17T11:38:00Z" w:id="2479"/>
                <w:rFonts w:ascii="Arial" w:hAnsi="Arial" w:eastAsia="Times New Roman" w:cs="Arial"/>
                <w:color w:val="000000"/>
                <w:sz w:val="22"/>
                <w:szCs w:val="22"/>
                <w:lang w:eastAsia="en-GB"/>
              </w:rPr>
            </w:pPr>
            <w:del w:author="Akshay Raveendran" w:date="2025-07-17T15:38:00Z" w16du:dateUtc="2025-07-17T11:38:00Z" w:id="2480">
              <w:r w:rsidRPr="00302F0C" w:rsidDel="00991676">
                <w:rPr>
                  <w:rFonts w:ascii="Arial" w:hAnsi="Arial" w:eastAsia="Times New Roman" w:cs="Arial"/>
                  <w:color w:val="000000"/>
                  <w:sz w:val="22"/>
                  <w:szCs w:val="22"/>
                  <w:lang w:eastAsia="en-GB"/>
                </w:rPr>
                <w:delText xml:space="preserve">Category Manager </w:delText>
              </w:r>
            </w:del>
          </w:p>
        </w:tc>
        <w:tc>
          <w:tcPr>
            <w:tcW w:w="3806" w:type="dxa"/>
            <w:tcBorders>
              <w:top w:val="nil"/>
              <w:left w:val="nil"/>
              <w:bottom w:val="single" w:color="auto" w:sz="4" w:space="0"/>
              <w:right w:val="single" w:color="auto" w:sz="4" w:space="0"/>
            </w:tcBorders>
            <w:noWrap/>
            <w:vAlign w:val="bottom"/>
            <w:hideMark/>
          </w:tcPr>
          <w:p w:rsidRPr="00302F0C" w:rsidR="00843849" w:rsidDel="00991676" w:rsidRDefault="00843849" w14:paraId="281CEDE8" w14:textId="4DBC4F77">
            <w:pPr>
              <w:spacing w:after="0" w:line="240" w:lineRule="auto"/>
              <w:rPr>
                <w:del w:author="Akshay Raveendran" w:date="2025-07-17T15:38:00Z" w16du:dateUtc="2025-07-17T11:38:00Z" w:id="2481"/>
                <w:rFonts w:ascii="Arial" w:hAnsi="Arial" w:eastAsia="Times New Roman" w:cs="Arial"/>
                <w:color w:val="000000"/>
                <w:sz w:val="22"/>
                <w:szCs w:val="22"/>
                <w:lang w:eastAsia="en-GB"/>
              </w:rPr>
            </w:pPr>
          </w:p>
        </w:tc>
      </w:tr>
    </w:tbl>
    <w:p w:rsidRPr="00302F0C" w:rsidR="00843849" w:rsidDel="00991676" w:rsidP="00C15B50" w:rsidRDefault="00825D24" w14:paraId="48A798ED" w14:textId="20FC78E9">
      <w:pPr>
        <w:rPr>
          <w:del w:author="Akshay Raveendran" w:date="2025-07-17T15:38:00Z" w16du:dateUtc="2025-07-17T11:38:00Z" w:id="2482"/>
          <w:rFonts w:ascii="Arial" w:hAnsi="Arial" w:cs="Arial"/>
        </w:rPr>
      </w:pPr>
      <w:bookmarkStart w:name="_Toc204935520" w:id="2483"/>
      <w:bookmarkStart w:name="_Hlk204812556" w:id="2484"/>
      <w:r w:rsidRPr="00302F0C">
        <w:rPr>
          <w:rFonts w:ascii="Arial" w:hAnsi="Arial" w:cs="Arial"/>
        </w:rPr>
        <w:t>2</w:t>
      </w:r>
      <w:r w:rsidRPr="00302F0C" w:rsidR="007254E4">
        <w:rPr>
          <w:rFonts w:ascii="Arial" w:hAnsi="Arial" w:cs="Arial"/>
        </w:rPr>
        <w:t>.3.1</w:t>
      </w:r>
      <w:bookmarkEnd w:id="2483"/>
      <w:r w:rsidRPr="00302F0C" w:rsidR="007254E4">
        <w:rPr>
          <w:rFonts w:ascii="Arial" w:hAnsi="Arial" w:cs="Arial"/>
        </w:rPr>
        <w:t xml:space="preserve"> </w:t>
      </w:r>
    </w:p>
    <w:p w:rsidRPr="00302F0C" w:rsidR="00C15B50" w:rsidDel="00991676" w:rsidP="00C15B50" w:rsidRDefault="00C15B50" w14:paraId="3F45B453" w14:textId="2E0A47C3">
      <w:pPr>
        <w:rPr>
          <w:del w:author="Akshay Raveendran" w:date="2025-07-17T15:38:00Z" w16du:dateUtc="2025-07-17T11:38:00Z" w:id="2485"/>
          <w:rFonts w:ascii="Arial" w:hAnsi="Arial" w:cs="Arial"/>
        </w:rPr>
      </w:pPr>
      <w:del w:author="Akshay Raveendran" w:date="2025-07-17T15:38:00Z" w16du:dateUtc="2025-07-17T11:38:00Z" w:id="2486">
        <w:r w:rsidRPr="00302F0C" w:rsidDel="00991676">
          <w:rPr>
            <w:rFonts w:ascii="Arial" w:hAnsi="Arial" w:cs="Arial"/>
          </w:rPr>
          <w:delText>Notes:</w:delText>
        </w:r>
      </w:del>
    </w:p>
    <w:p w:rsidRPr="00302F0C" w:rsidR="00C15B50" w:rsidDel="00991676" w:rsidP="00654EAE" w:rsidRDefault="00C15B50" w14:paraId="7023AA51" w14:textId="6BA12483">
      <w:pPr>
        <w:pStyle w:val="ListParagraph"/>
        <w:numPr>
          <w:ilvl w:val="0"/>
          <w:numId w:val="28"/>
        </w:numPr>
        <w:spacing w:after="0" w:line="240" w:lineRule="auto"/>
        <w:rPr>
          <w:del w:author="Akshay Raveendran" w:date="2025-07-17T15:38:00Z" w16du:dateUtc="2025-07-17T11:38:00Z" w:id="2487"/>
          <w:rFonts w:ascii="Arial" w:hAnsi="Arial" w:eastAsia="Times New Roman" w:cs="Arial"/>
          <w:color w:val="000000"/>
          <w:sz w:val="22"/>
          <w:szCs w:val="22"/>
          <w:lang w:eastAsia="en-GB"/>
        </w:rPr>
      </w:pPr>
      <w:del w:author="Akshay Raveendran" w:date="2025-07-17T15:38:00Z" w16du:dateUtc="2025-07-17T11:38:00Z" w:id="2488">
        <w:r w:rsidRPr="00302F0C" w:rsidDel="00991676">
          <w:rPr>
            <w:rFonts w:ascii="Arial" w:hAnsi="Arial" w:eastAsia="Times New Roman" w:cs="Arial"/>
            <w:color w:val="000000"/>
            <w:sz w:val="22"/>
            <w:szCs w:val="22"/>
            <w:lang w:eastAsia="en-GB"/>
          </w:rPr>
          <w:delText>Option to input policy details on an individual level and in group together in excel format</w:delText>
        </w:r>
      </w:del>
    </w:p>
    <w:p w:rsidRPr="00302F0C" w:rsidR="00C15B50" w:rsidDel="00991676" w:rsidP="00654EAE" w:rsidRDefault="00C15B50" w14:paraId="2349E149" w14:textId="34AC539D">
      <w:pPr>
        <w:pStyle w:val="ListParagraph"/>
        <w:numPr>
          <w:ilvl w:val="0"/>
          <w:numId w:val="28"/>
        </w:numPr>
        <w:spacing w:after="0" w:line="240" w:lineRule="auto"/>
        <w:rPr>
          <w:del w:author="Akshay Raveendran" w:date="2025-07-17T15:38:00Z" w16du:dateUtc="2025-07-17T11:38:00Z" w:id="2489"/>
          <w:rFonts w:ascii="Arial" w:hAnsi="Arial" w:eastAsia="Times New Roman" w:cs="Arial"/>
          <w:color w:val="000000"/>
          <w:sz w:val="22"/>
          <w:szCs w:val="22"/>
          <w:lang w:eastAsia="en-GB"/>
        </w:rPr>
      </w:pPr>
      <w:del w:author="Akshay Raveendran" w:date="2025-07-17T15:38:00Z" w16du:dateUtc="2025-07-17T11:38:00Z" w:id="2490">
        <w:r w:rsidRPr="00302F0C" w:rsidDel="00991676">
          <w:rPr>
            <w:rFonts w:ascii="Arial" w:hAnsi="Arial" w:eastAsia="Times New Roman" w:cs="Arial"/>
            <w:color w:val="000000"/>
            <w:sz w:val="22"/>
            <w:szCs w:val="22"/>
            <w:lang w:eastAsia="en-GB"/>
          </w:rPr>
          <w:delText>Automated Notification Feature on the portal - Trigger: Set up a backend timer/logic to run a check daily (Condition: If Policy End Date - Today = 90 days) (Send automated email to: Respective BU SPOC, P</w:delText>
        </w:r>
        <w:r w:rsidRPr="00302F0C" w:rsidDel="00991676" w:rsidR="00BE2824">
          <w:rPr>
            <w:rFonts w:ascii="Arial" w:hAnsi="Arial" w:eastAsia="Times New Roman" w:cs="Arial"/>
            <w:color w:val="000000"/>
            <w:sz w:val="22"/>
            <w:szCs w:val="22"/>
            <w:lang w:eastAsia="en-GB"/>
          </w:rPr>
          <w:delText>SSC user</w:delText>
        </w:r>
        <w:r w:rsidRPr="00302F0C" w:rsidDel="00991676">
          <w:rPr>
            <w:rFonts w:ascii="Arial" w:hAnsi="Arial" w:eastAsia="Times New Roman" w:cs="Arial"/>
            <w:color w:val="000000"/>
            <w:sz w:val="22"/>
            <w:szCs w:val="22"/>
            <w:lang w:eastAsia="en-GB"/>
          </w:rPr>
          <w:delText>)</w:delText>
        </w:r>
      </w:del>
    </w:p>
    <w:p w:rsidRPr="00302F0C" w:rsidR="00C15B50" w:rsidDel="00991676" w:rsidP="00654EAE" w:rsidRDefault="00C15B50" w14:paraId="64546ABC" w14:textId="5846E2F9">
      <w:pPr>
        <w:pStyle w:val="ListParagraph"/>
        <w:numPr>
          <w:ilvl w:val="0"/>
          <w:numId w:val="28"/>
        </w:numPr>
        <w:spacing w:after="0" w:line="240" w:lineRule="auto"/>
        <w:rPr>
          <w:del w:author="Akshay Raveendran" w:date="2025-07-17T15:38:00Z" w16du:dateUtc="2025-07-17T11:38:00Z" w:id="2491"/>
          <w:rFonts w:ascii="Arial" w:hAnsi="Arial" w:eastAsia="Times New Roman" w:cs="Arial"/>
          <w:color w:val="000000"/>
          <w:sz w:val="22"/>
          <w:szCs w:val="22"/>
          <w:lang w:eastAsia="en-GB"/>
        </w:rPr>
      </w:pPr>
      <w:del w:author="Akshay Raveendran" w:date="2025-07-17T15:38:00Z" w16du:dateUtc="2025-07-17T11:38:00Z" w:id="2492">
        <w:r w:rsidRPr="00302F0C" w:rsidDel="00991676">
          <w:rPr>
            <w:rFonts w:ascii="Arial" w:hAnsi="Arial" w:eastAsia="Times New Roman" w:cs="Arial"/>
            <w:color w:val="000000"/>
            <w:sz w:val="22"/>
            <w:szCs w:val="22"/>
            <w:lang w:eastAsia="en-GB"/>
          </w:rPr>
          <w:delText>Sample Reminder Notification Feature on the portal - Trigger: Set up a backend timer/logic to run a check daily (Condition: If Policy End Date - Today = 90 days) (Send automated email to: Respective BU SPOC, Procurement Team)</w:delText>
        </w:r>
      </w:del>
    </w:p>
    <w:p w:rsidRPr="00302F0C" w:rsidR="00C15B50" w:rsidDel="00991676" w:rsidP="00CD45EE" w:rsidRDefault="00C15B50" w14:paraId="79C30301" w14:textId="327E5C93">
      <w:pPr>
        <w:rPr>
          <w:del w:author="Akshay Raveendran" w:date="2025-07-17T15:38:00Z" w16du:dateUtc="2025-07-17T11:38:00Z" w:id="2493"/>
          <w:rFonts w:ascii="Arial" w:hAnsi="Arial" w:cs="Arial"/>
        </w:rPr>
      </w:pPr>
    </w:p>
    <w:p w:rsidRPr="00302F0C" w:rsidR="00C15B50" w:rsidDel="00D779B7" w:rsidP="00CD45EE" w:rsidRDefault="00C15B50" w14:paraId="30C54DBD" w14:textId="090DF195">
      <w:pPr>
        <w:rPr>
          <w:del w:author="Akshay Raveendran" w:date="2025-07-20T22:53:00Z" w16du:dateUtc="2025-07-20T18:53:00Z" w:id="2494"/>
          <w:rFonts w:ascii="Arial" w:hAnsi="Arial" w:cs="Arial"/>
        </w:rPr>
      </w:pPr>
    </w:p>
    <w:p w:rsidRPr="00302F0C" w:rsidR="00CD45EE" w:rsidP="00CD45EE" w:rsidRDefault="00CD45EE" w14:paraId="04D6F738" w14:textId="0215F2DF">
      <w:pPr>
        <w:pStyle w:val="Heading3"/>
        <w:rPr>
          <w:rFonts w:ascii="Arial" w:hAnsi="Arial" w:cs="Arial"/>
        </w:rPr>
      </w:pPr>
      <w:bookmarkStart w:name="_Toc204935521" w:id="2495"/>
      <w:r w:rsidRPr="00302F0C">
        <w:rPr>
          <w:rFonts w:ascii="Arial" w:hAnsi="Arial" w:cs="Arial"/>
        </w:rPr>
        <w:t xml:space="preserve">Insurance </w:t>
      </w:r>
      <w:bookmarkEnd w:id="2484"/>
      <w:r w:rsidRPr="00302F0C">
        <w:rPr>
          <w:rFonts w:ascii="Arial" w:hAnsi="Arial" w:cs="Arial"/>
        </w:rPr>
        <w:t>Sourcing Request Form</w:t>
      </w:r>
      <w:ins w:author="Akshay Raveendran" w:date="2025-07-21T00:24:00Z" w16du:dateUtc="2025-07-20T20:24:00Z" w:id="2496">
        <w:r w:rsidRPr="00302F0C" w:rsidR="00947DFC">
          <w:rPr>
            <w:rFonts w:ascii="Arial" w:hAnsi="Arial" w:cs="Arial"/>
          </w:rPr>
          <w:t>(Form 1)</w:t>
        </w:r>
      </w:ins>
      <w:r w:rsidRPr="00302F0C">
        <w:rPr>
          <w:rFonts w:ascii="Arial" w:hAnsi="Arial" w:cs="Arial"/>
        </w:rPr>
        <w:t xml:space="preserve"> (From </w:t>
      </w:r>
      <w:ins w:author="Akshay Raveendran" w:date="2025-07-21T00:25:00Z" w16du:dateUtc="2025-07-20T20:25:00Z" w:id="2497">
        <w:r w:rsidRPr="00302F0C" w:rsidR="00947DFC">
          <w:rPr>
            <w:rFonts w:ascii="Arial" w:hAnsi="Arial" w:cs="Arial"/>
          </w:rPr>
          <w:t>Requestor</w:t>
        </w:r>
      </w:ins>
      <w:del w:author="Akshay Raveendran" w:date="2025-07-21T00:25:00Z" w16du:dateUtc="2025-07-20T20:25:00Z" w:id="2498">
        <w:r w:rsidRPr="00302F0C" w:rsidDel="00947DFC">
          <w:rPr>
            <w:rFonts w:ascii="Arial" w:hAnsi="Arial" w:cs="Arial"/>
          </w:rPr>
          <w:delText>BU</w:delText>
        </w:r>
      </w:del>
      <w:r w:rsidRPr="00302F0C">
        <w:rPr>
          <w:rFonts w:ascii="Arial" w:hAnsi="Arial" w:cs="Arial"/>
        </w:rPr>
        <w:t xml:space="preserve"> to PSSC)</w:t>
      </w:r>
      <w:bookmarkEnd w:id="2495"/>
    </w:p>
    <w:tbl>
      <w:tblPr>
        <w:tblpPr w:leftFromText="180" w:rightFromText="180" w:vertAnchor="text" w:horzAnchor="margin" w:tblpY="453"/>
        <w:tblW w:w="9540" w:type="dxa"/>
        <w:tblLook w:val="04A0" w:firstRow="1" w:lastRow="0" w:firstColumn="1" w:lastColumn="0" w:noHBand="0" w:noVBand="1"/>
      </w:tblPr>
      <w:tblGrid>
        <w:gridCol w:w="1980"/>
        <w:gridCol w:w="1710"/>
        <w:gridCol w:w="5850"/>
      </w:tblGrid>
      <w:tr w:rsidRPr="00302F0C" w:rsidR="005B0063" w:rsidTr="002C580C" w14:paraId="6439F8B1" w14:textId="77777777">
        <w:trPr>
          <w:trHeight w:val="290"/>
        </w:trPr>
        <w:tc>
          <w:tcPr>
            <w:tcW w:w="9540" w:type="dxa"/>
            <w:gridSpan w:val="3"/>
            <w:tcBorders>
              <w:top w:val="nil"/>
              <w:left w:val="nil"/>
              <w:bottom w:val="nil"/>
              <w:right w:val="nil"/>
            </w:tcBorders>
            <w:shd w:val="clear" w:color="auto" w:fill="B4C6E7"/>
            <w:noWrap/>
            <w:vAlign w:val="bottom"/>
            <w:hideMark/>
          </w:tcPr>
          <w:p w:rsidRPr="00302F0C" w:rsidR="005B0063" w:rsidP="005B0063" w:rsidRDefault="005B0063" w14:paraId="39393F30" w14:textId="7A21C9B1">
            <w:pPr>
              <w:spacing w:after="0" w:line="240" w:lineRule="auto"/>
              <w:jc w:val="center"/>
              <w:rPr>
                <w:rFonts w:ascii="Arial" w:hAnsi="Arial" w:eastAsia="Times New Roman" w:cs="Arial"/>
                <w:b/>
                <w:bCs/>
                <w:color w:val="000000"/>
                <w:sz w:val="22"/>
                <w:szCs w:val="22"/>
                <w:lang w:eastAsia="en-GB"/>
              </w:rPr>
            </w:pPr>
            <w:r w:rsidRPr="00302F0C">
              <w:rPr>
                <w:rFonts w:ascii="Arial" w:hAnsi="Arial" w:eastAsia="Times New Roman" w:cs="Arial"/>
                <w:b/>
                <w:bCs/>
                <w:color w:val="000000"/>
                <w:sz w:val="22"/>
                <w:szCs w:val="22"/>
                <w:lang w:eastAsia="en-GB"/>
              </w:rPr>
              <w:t>Digital Form from BU to PSSC</w:t>
            </w:r>
          </w:p>
        </w:tc>
      </w:tr>
      <w:tr w:rsidRPr="00302F0C" w:rsidR="005B0063" w:rsidTr="002C580C" w14:paraId="703357F3" w14:textId="77777777">
        <w:trPr>
          <w:trHeight w:val="290"/>
        </w:trPr>
        <w:tc>
          <w:tcPr>
            <w:tcW w:w="1980" w:type="dxa"/>
            <w:tcBorders>
              <w:top w:val="single" w:color="auto" w:sz="4" w:space="0"/>
              <w:left w:val="single" w:color="auto" w:sz="4" w:space="0"/>
              <w:bottom w:val="single" w:color="auto" w:sz="4" w:space="0"/>
              <w:right w:val="single" w:color="auto" w:sz="4" w:space="0"/>
            </w:tcBorders>
            <w:noWrap/>
            <w:vAlign w:val="bottom"/>
            <w:hideMark/>
          </w:tcPr>
          <w:p w:rsidRPr="00302F0C" w:rsidR="005B0063" w:rsidP="005B0063" w:rsidRDefault="005B0063" w14:paraId="1F06797E"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Request Reference Number:</w:t>
            </w:r>
            <w:r w:rsidRPr="00302F0C">
              <w:rPr>
                <w:rFonts w:ascii="Arial" w:hAnsi="Arial" w:eastAsia="Times New Roman" w:cs="Arial"/>
                <w:color w:val="FF0000"/>
                <w:sz w:val="22"/>
                <w:szCs w:val="22"/>
                <w:lang w:eastAsia="en-GB"/>
              </w:rPr>
              <w:t xml:space="preserve"> *</w:t>
            </w:r>
          </w:p>
        </w:tc>
        <w:tc>
          <w:tcPr>
            <w:tcW w:w="1710" w:type="dxa"/>
            <w:tcBorders>
              <w:top w:val="single" w:color="auto" w:sz="4" w:space="0"/>
              <w:left w:val="nil"/>
              <w:bottom w:val="single" w:color="auto" w:sz="4" w:space="0"/>
              <w:right w:val="nil"/>
            </w:tcBorders>
            <w:noWrap/>
            <w:vAlign w:val="bottom"/>
            <w:hideMark/>
          </w:tcPr>
          <w:p w:rsidRPr="00302F0C" w:rsidR="005B0063" w:rsidP="005B0063" w:rsidRDefault="005B0063" w14:paraId="566F8C6C"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Auto Generated</w:t>
            </w:r>
          </w:p>
        </w:tc>
        <w:tc>
          <w:tcPr>
            <w:tcW w:w="585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302F0C" w:rsidR="005B0063" w:rsidP="005B0063" w:rsidRDefault="005B0063" w14:paraId="106AE72D"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System-generated unique ID (read-only)</w:t>
            </w:r>
          </w:p>
        </w:tc>
      </w:tr>
      <w:tr w:rsidRPr="00302F0C" w:rsidR="005B0063" w:rsidDel="00841A97" w:rsidTr="002C580C" w14:paraId="6FEE96BC" w14:textId="45FA415D">
        <w:trPr>
          <w:trHeight w:val="290"/>
          <w:del w:author="Akshay Raveendran" w:date="2025-07-22T15:41:00Z" w:id="2499"/>
        </w:trPr>
        <w:tc>
          <w:tcPr>
            <w:tcW w:w="1980" w:type="dxa"/>
            <w:tcBorders>
              <w:top w:val="nil"/>
              <w:left w:val="single" w:color="auto" w:sz="4" w:space="0"/>
              <w:bottom w:val="single" w:color="auto" w:sz="4" w:space="0"/>
              <w:right w:val="single" w:color="auto" w:sz="4" w:space="0"/>
            </w:tcBorders>
            <w:noWrap/>
            <w:vAlign w:val="bottom"/>
            <w:hideMark/>
          </w:tcPr>
          <w:p w:rsidRPr="00302F0C" w:rsidR="005B0063" w:rsidDel="00841A97" w:rsidP="005B0063" w:rsidRDefault="005B0063" w14:paraId="7CC204BA" w14:textId="473A2DB0">
            <w:pPr>
              <w:spacing w:after="0" w:line="240" w:lineRule="auto"/>
              <w:rPr>
                <w:del w:author="Akshay Raveendran" w:date="2025-07-22T15:41:00Z" w16du:dateUtc="2025-07-22T11:41:00Z" w:id="2500"/>
                <w:rFonts w:ascii="Arial" w:hAnsi="Arial" w:eastAsia="Times New Roman" w:cs="Arial"/>
                <w:color w:val="000000"/>
                <w:sz w:val="22"/>
                <w:szCs w:val="22"/>
                <w:lang w:eastAsia="en-GB"/>
              </w:rPr>
            </w:pPr>
            <w:del w:author="Akshay Raveendran" w:date="2025-07-22T15:41:00Z" w16du:dateUtc="2025-07-22T11:41:00Z" w:id="2501">
              <w:r w:rsidRPr="00302F0C" w:rsidDel="00841A97">
                <w:rPr>
                  <w:rFonts w:ascii="Arial" w:hAnsi="Arial" w:eastAsia="Times New Roman" w:cs="Arial"/>
                  <w:color w:val="000000"/>
                  <w:sz w:val="22"/>
                  <w:szCs w:val="22"/>
                  <w:lang w:eastAsia="en-GB"/>
                </w:rPr>
                <w:delText xml:space="preserve">Date: </w:delText>
              </w:r>
              <w:r w:rsidRPr="00302F0C" w:rsidDel="00841A97">
                <w:rPr>
                  <w:rFonts w:ascii="Arial" w:hAnsi="Arial" w:eastAsia="Times New Roman" w:cs="Arial"/>
                  <w:color w:val="FF0000"/>
                  <w:sz w:val="22"/>
                  <w:szCs w:val="22"/>
                  <w:lang w:eastAsia="en-GB"/>
                </w:rPr>
                <w:delText>*</w:delText>
              </w:r>
            </w:del>
          </w:p>
        </w:tc>
        <w:tc>
          <w:tcPr>
            <w:tcW w:w="1710" w:type="dxa"/>
            <w:tcBorders>
              <w:top w:val="nil"/>
              <w:left w:val="nil"/>
              <w:bottom w:val="single" w:color="auto" w:sz="4" w:space="0"/>
              <w:right w:val="single" w:color="auto" w:sz="4" w:space="0"/>
            </w:tcBorders>
            <w:noWrap/>
            <w:vAlign w:val="bottom"/>
            <w:hideMark/>
          </w:tcPr>
          <w:p w:rsidRPr="00302F0C" w:rsidR="005B0063" w:rsidDel="00841A97" w:rsidP="005B0063" w:rsidRDefault="005B0063" w14:paraId="3A3C52B9" w14:textId="40AC4C99">
            <w:pPr>
              <w:spacing w:after="0" w:line="240" w:lineRule="auto"/>
              <w:rPr>
                <w:del w:author="Akshay Raveendran" w:date="2025-07-22T15:41:00Z" w16du:dateUtc="2025-07-22T11:41:00Z" w:id="2502"/>
                <w:rFonts w:ascii="Arial" w:hAnsi="Arial" w:eastAsia="Times New Roman" w:cs="Arial"/>
                <w:color w:val="000000"/>
                <w:sz w:val="22"/>
                <w:szCs w:val="22"/>
                <w:lang w:eastAsia="en-GB"/>
              </w:rPr>
            </w:pPr>
            <w:del w:author="Akshay Raveendran" w:date="2025-07-22T15:41:00Z" w16du:dateUtc="2025-07-22T11:41:00Z" w:id="2503">
              <w:r w:rsidRPr="00302F0C" w:rsidDel="00841A97">
                <w:rPr>
                  <w:rFonts w:ascii="Arial" w:hAnsi="Arial" w:eastAsia="Times New Roman" w:cs="Arial"/>
                  <w:color w:val="000000"/>
                  <w:sz w:val="22"/>
                  <w:szCs w:val="22"/>
                  <w:lang w:eastAsia="en-GB"/>
                </w:rPr>
                <w:delText>(Auto-filled Today's Date)</w:delText>
              </w:r>
            </w:del>
          </w:p>
        </w:tc>
        <w:tc>
          <w:tcPr>
            <w:tcW w:w="5850" w:type="dxa"/>
            <w:tcBorders>
              <w:top w:val="nil"/>
              <w:left w:val="nil"/>
              <w:bottom w:val="nil"/>
              <w:right w:val="single" w:color="auto" w:sz="4" w:space="0"/>
            </w:tcBorders>
            <w:noWrap/>
            <w:vAlign w:val="bottom"/>
            <w:hideMark/>
          </w:tcPr>
          <w:p w:rsidRPr="00302F0C" w:rsidR="005B0063" w:rsidDel="00841A97" w:rsidP="005B0063" w:rsidRDefault="005B0063" w14:paraId="373E667D" w14:textId="779C65CC">
            <w:pPr>
              <w:spacing w:after="0" w:line="240" w:lineRule="auto"/>
              <w:rPr>
                <w:del w:author="Akshay Raveendran" w:date="2025-07-22T15:41:00Z" w16du:dateUtc="2025-07-22T11:41:00Z" w:id="2504"/>
                <w:rFonts w:ascii="Arial" w:hAnsi="Arial" w:eastAsia="Times New Roman" w:cs="Arial"/>
                <w:color w:val="000000"/>
                <w:sz w:val="22"/>
                <w:szCs w:val="22"/>
                <w:lang w:eastAsia="en-GB"/>
              </w:rPr>
            </w:pPr>
            <w:del w:author="Akshay Raveendran" w:date="2025-07-22T15:41:00Z" w16du:dateUtc="2025-07-22T11:41:00Z" w:id="2505">
              <w:r w:rsidRPr="00302F0C" w:rsidDel="00841A97">
                <w:rPr>
                  <w:rFonts w:ascii="Arial" w:hAnsi="Arial" w:eastAsia="Times New Roman" w:cs="Arial"/>
                  <w:color w:val="000000"/>
                  <w:sz w:val="22"/>
                  <w:szCs w:val="22"/>
                  <w:lang w:eastAsia="en-GB"/>
                </w:rPr>
                <w:delText> </w:delText>
              </w:r>
            </w:del>
          </w:p>
        </w:tc>
      </w:tr>
      <w:tr w:rsidRPr="00302F0C" w:rsidR="005B0063" w:rsidTr="002C580C" w14:paraId="29304138" w14:textId="77777777">
        <w:trPr>
          <w:trHeight w:val="290"/>
        </w:trPr>
        <w:tc>
          <w:tcPr>
            <w:tcW w:w="1980" w:type="dxa"/>
            <w:tcBorders>
              <w:top w:val="nil"/>
              <w:left w:val="single" w:color="auto" w:sz="4" w:space="0"/>
              <w:bottom w:val="single" w:color="auto" w:sz="4" w:space="0"/>
              <w:right w:val="single" w:color="auto" w:sz="4" w:space="0"/>
            </w:tcBorders>
            <w:noWrap/>
            <w:vAlign w:val="bottom"/>
            <w:hideMark/>
          </w:tcPr>
          <w:p w:rsidRPr="00302F0C" w:rsidR="005B0063" w:rsidP="005B0063" w:rsidRDefault="005B0063" w14:paraId="2F199585" w14:textId="62ED3E66">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Business</w:t>
            </w:r>
            <w:r w:rsidRPr="00302F0C" w:rsidR="00572337">
              <w:rPr>
                <w:rFonts w:ascii="Arial" w:hAnsi="Arial" w:eastAsia="Times New Roman" w:cs="Arial"/>
                <w:color w:val="FF0000"/>
                <w:sz w:val="22"/>
                <w:szCs w:val="22"/>
                <w:lang w:eastAsia="en-GB"/>
              </w:rPr>
              <w:t>*</w:t>
            </w:r>
          </w:p>
        </w:tc>
        <w:tc>
          <w:tcPr>
            <w:tcW w:w="1710" w:type="dxa"/>
            <w:tcBorders>
              <w:top w:val="nil"/>
              <w:left w:val="nil"/>
              <w:bottom w:val="single" w:color="auto" w:sz="4" w:space="0"/>
              <w:right w:val="nil"/>
            </w:tcBorders>
            <w:noWrap/>
            <w:vAlign w:val="bottom"/>
            <w:hideMark/>
          </w:tcPr>
          <w:p w:rsidRPr="00302F0C" w:rsidR="005B0063" w:rsidP="005B0063" w:rsidRDefault="005B0063" w14:paraId="0389E676" w14:textId="78E3406F">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Dropdown</w:t>
            </w:r>
            <w:r w:rsidRPr="00302F0C" w:rsidR="00511381">
              <w:rPr>
                <w:rFonts w:ascii="Arial" w:hAnsi="Arial" w:eastAsia="Times New Roman" w:cs="Arial"/>
                <w:color w:val="000000"/>
                <w:sz w:val="22"/>
                <w:szCs w:val="22"/>
                <w:lang w:eastAsia="en-GB"/>
              </w:rPr>
              <w:t xml:space="preserve"> with option to select multiple options</w:t>
            </w:r>
            <w:r w:rsidRPr="00302F0C">
              <w:rPr>
                <w:rFonts w:ascii="Arial" w:hAnsi="Arial" w:eastAsia="Times New Roman" w:cs="Arial"/>
                <w:color w:val="000000"/>
                <w:sz w:val="22"/>
                <w:szCs w:val="22"/>
                <w:lang w:eastAsia="en-GB"/>
              </w:rPr>
              <w:t xml:space="preserve">  </w:t>
            </w:r>
          </w:p>
        </w:tc>
        <w:tc>
          <w:tcPr>
            <w:tcW w:w="585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302F0C" w:rsidR="005B0063" w:rsidP="005B0063" w:rsidRDefault="005B0063" w14:paraId="5C5AF9DB" w14:textId="54E8FF64">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themeColor="text1"/>
                <w:sz w:val="22"/>
                <w:szCs w:val="22"/>
                <w:lang w:eastAsia="en-GB"/>
              </w:rPr>
              <w:t xml:space="preserve">List of BUs/Departments (fetched from </w:t>
            </w:r>
            <w:ins w:author="Akshay Raveendran" w:date="2025-07-17T15:39:00Z" w16du:dateUtc="2025-07-17T11:39:00Z" w:id="2506">
              <w:r w:rsidRPr="00302F0C" w:rsidR="00991676">
                <w:rPr>
                  <w:rFonts w:ascii="Arial" w:hAnsi="Arial" w:eastAsia="Times New Roman" w:cs="Arial"/>
                  <w:color w:val="000000" w:themeColor="text1"/>
                  <w:sz w:val="22"/>
                  <w:szCs w:val="22"/>
                  <w:lang w:eastAsia="en-GB"/>
                </w:rPr>
                <w:t>D</w:t>
              </w:r>
            </w:ins>
            <w:commentRangeStart w:id="2507"/>
            <w:commentRangeStart w:id="2508"/>
            <w:del w:author="Akshay Raveendran" w:date="2025-07-17T15:39:00Z" w16du:dateUtc="2025-07-17T11:39:00Z" w:id="2509">
              <w:r w:rsidRPr="00302F0C" w:rsidDel="00991676">
                <w:rPr>
                  <w:rFonts w:ascii="Arial" w:hAnsi="Arial" w:eastAsia="Times New Roman" w:cs="Arial"/>
                  <w:color w:val="000000" w:themeColor="text1"/>
                  <w:sz w:val="22"/>
                  <w:szCs w:val="22"/>
                  <w:lang w:eastAsia="en-GB"/>
                </w:rPr>
                <w:delText>d</w:delText>
              </w:r>
            </w:del>
            <w:ins w:author="Akshay Raveendran" w:date="2025-07-17T15:39:00Z" w16du:dateUtc="2025-07-17T11:39:00Z" w:id="2510">
              <w:r w:rsidRPr="00302F0C" w:rsidR="00991676">
                <w:rPr>
                  <w:rFonts w:ascii="Arial" w:hAnsi="Arial" w:eastAsia="Times New Roman" w:cs="Arial"/>
                  <w:color w:val="000000" w:themeColor="text1"/>
                  <w:sz w:val="22"/>
                  <w:szCs w:val="22"/>
                  <w:lang w:eastAsia="en-GB"/>
                </w:rPr>
                <w:t>365</w:t>
              </w:r>
            </w:ins>
            <w:del w:author="Akshay Raveendran" w:date="2025-07-17T15:39:00Z" w16du:dateUtc="2025-07-17T11:39:00Z" w:id="2511">
              <w:r w:rsidRPr="00302F0C" w:rsidDel="00991676">
                <w:rPr>
                  <w:rFonts w:ascii="Arial" w:hAnsi="Arial" w:eastAsia="Times New Roman" w:cs="Arial"/>
                  <w:color w:val="000000" w:themeColor="text1"/>
                  <w:sz w:val="22"/>
                  <w:szCs w:val="22"/>
                  <w:lang w:eastAsia="en-GB"/>
                </w:rPr>
                <w:delText>irectory</w:delText>
              </w:r>
            </w:del>
            <w:commentRangeEnd w:id="2507"/>
            <w:r w:rsidRPr="00302F0C">
              <w:rPr>
                <w:rStyle w:val="CommentReference"/>
                <w:rFonts w:ascii="Arial" w:hAnsi="Arial" w:eastAsia="Times New Roman" w:cs="Arial"/>
                <w:color w:val="000000" w:themeColor="text1"/>
                <w:sz w:val="22"/>
                <w:szCs w:val="22"/>
                <w:lang w:eastAsia="en-GB"/>
              </w:rPr>
              <w:commentReference w:id="2507"/>
            </w:r>
            <w:commentRangeEnd w:id="2508"/>
            <w:r w:rsidRPr="00302F0C" w:rsidR="00991676">
              <w:rPr>
                <w:rStyle w:val="CommentReference"/>
                <w:rFonts w:ascii="Arial" w:hAnsi="Arial" w:eastAsia="Times New Roman" w:cs="Arial"/>
                <w:color w:val="000000" w:themeColor="text1"/>
                <w:sz w:val="22"/>
                <w:szCs w:val="22"/>
                <w:lang w:eastAsia="en-GB"/>
              </w:rPr>
              <w:commentReference w:id="2508"/>
            </w:r>
            <w:r w:rsidRPr="00302F0C">
              <w:rPr>
                <w:rFonts w:ascii="Arial" w:hAnsi="Arial" w:eastAsia="Times New Roman" w:cs="Arial"/>
                <w:color w:val="000000" w:themeColor="text1"/>
                <w:sz w:val="22"/>
                <w:szCs w:val="22"/>
                <w:lang w:eastAsia="en-GB"/>
              </w:rPr>
              <w:t xml:space="preserve"> </w:t>
            </w:r>
            <w:ins w:author="Akshay Raveendran" w:date="2025-07-17T15:39:00Z" w16du:dateUtc="2025-07-17T11:39:00Z" w:id="2512">
              <w:r w:rsidRPr="00302F0C" w:rsidR="00991676">
                <w:rPr>
                  <w:rFonts w:ascii="Arial" w:hAnsi="Arial" w:eastAsia="Times New Roman" w:cs="Arial"/>
                  <w:color w:val="000000" w:themeColor="text1"/>
                  <w:sz w:val="22"/>
                  <w:szCs w:val="22"/>
                  <w:lang w:eastAsia="en-GB"/>
                </w:rPr>
                <w:t>)</w:t>
              </w:r>
            </w:ins>
            <w:del w:author="Akshay Raveendran" w:date="2025-07-17T15:39:00Z" w16du:dateUtc="2025-07-17T11:39:00Z" w:id="2513">
              <w:r w:rsidRPr="00302F0C" w:rsidDel="00991676">
                <w:rPr>
                  <w:rFonts w:ascii="Arial" w:hAnsi="Arial" w:eastAsia="Times New Roman" w:cs="Arial"/>
                  <w:color w:val="000000" w:themeColor="text1"/>
                  <w:sz w:val="22"/>
                  <w:szCs w:val="22"/>
                  <w:lang w:eastAsia="en-GB"/>
                </w:rPr>
                <w:delText>or SSO)</w:delText>
              </w:r>
            </w:del>
          </w:p>
        </w:tc>
      </w:tr>
      <w:tr w:rsidRPr="00302F0C" w:rsidR="004B092A" w:rsidTr="002C580C" w14:paraId="1D796AF2" w14:textId="77777777">
        <w:trPr>
          <w:trHeight w:val="290"/>
        </w:trPr>
        <w:tc>
          <w:tcPr>
            <w:tcW w:w="1980" w:type="dxa"/>
            <w:tcBorders>
              <w:top w:val="nil"/>
              <w:left w:val="single" w:color="auto" w:sz="4" w:space="0"/>
              <w:bottom w:val="single" w:color="auto" w:sz="4" w:space="0"/>
              <w:right w:val="single" w:color="auto" w:sz="4" w:space="0"/>
            </w:tcBorders>
            <w:noWrap/>
            <w:vAlign w:val="bottom"/>
          </w:tcPr>
          <w:p w:rsidRPr="00302F0C" w:rsidR="004B092A" w:rsidP="005B0063" w:rsidRDefault="00ED21AC" w14:paraId="70138660" w14:textId="4BC5C1DF">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Legal</w:t>
            </w:r>
            <w:r w:rsidRPr="00302F0C" w:rsidR="003A4361">
              <w:rPr>
                <w:rFonts w:ascii="Arial" w:hAnsi="Arial" w:eastAsia="Times New Roman" w:cs="Arial"/>
                <w:color w:val="000000"/>
                <w:sz w:val="22"/>
                <w:szCs w:val="22"/>
                <w:lang w:eastAsia="en-GB"/>
              </w:rPr>
              <w:t xml:space="preserve"> Entity</w:t>
            </w:r>
            <w:r w:rsidRPr="00302F0C" w:rsidR="003A4361">
              <w:rPr>
                <w:rFonts w:ascii="Arial" w:hAnsi="Arial" w:eastAsia="Times New Roman" w:cs="Arial"/>
                <w:color w:val="FF0000"/>
                <w:sz w:val="22"/>
                <w:szCs w:val="22"/>
                <w:lang w:eastAsia="en-GB"/>
              </w:rPr>
              <w:t>*</w:t>
            </w:r>
          </w:p>
        </w:tc>
        <w:tc>
          <w:tcPr>
            <w:tcW w:w="1710" w:type="dxa"/>
            <w:tcBorders>
              <w:top w:val="nil"/>
              <w:left w:val="nil"/>
              <w:bottom w:val="single" w:color="auto" w:sz="4" w:space="0"/>
              <w:right w:val="nil"/>
            </w:tcBorders>
            <w:noWrap/>
            <w:vAlign w:val="bottom"/>
          </w:tcPr>
          <w:p w:rsidRPr="00302F0C" w:rsidR="004B092A" w:rsidP="005B0063" w:rsidRDefault="003A4361" w14:paraId="38170517" w14:textId="5A015D98">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Dropdown  </w:t>
            </w:r>
          </w:p>
        </w:tc>
        <w:tc>
          <w:tcPr>
            <w:tcW w:w="585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tcPr>
          <w:p w:rsidRPr="00302F0C" w:rsidR="004B092A" w:rsidP="005B0063" w:rsidRDefault="003A4361" w14:paraId="662B12B4" w14:textId="5251ABB1">
            <w:pPr>
              <w:spacing w:after="0" w:line="240" w:lineRule="auto"/>
              <w:rPr>
                <w:rFonts w:ascii="Arial" w:hAnsi="Arial" w:eastAsia="Times New Roman" w:cs="Arial"/>
                <w:color w:val="000000" w:themeColor="text1"/>
                <w:sz w:val="22"/>
                <w:szCs w:val="22"/>
                <w:lang w:eastAsia="en-GB"/>
              </w:rPr>
            </w:pPr>
            <w:r w:rsidRPr="00302F0C">
              <w:rPr>
                <w:rFonts w:ascii="Arial" w:hAnsi="Arial" w:eastAsia="Times New Roman" w:cs="Arial"/>
                <w:color w:val="000000" w:themeColor="text1"/>
                <w:sz w:val="22"/>
                <w:szCs w:val="22"/>
                <w:lang w:eastAsia="en-GB"/>
              </w:rPr>
              <w:t xml:space="preserve">List of Legal Entities (fetched from </w:t>
            </w:r>
            <w:ins w:author="Akshay Raveendran" w:date="2025-07-17T15:39:00Z" w16du:dateUtc="2025-07-17T11:39:00Z" w:id="2514">
              <w:r w:rsidRPr="00302F0C">
                <w:rPr>
                  <w:rFonts w:ascii="Arial" w:hAnsi="Arial" w:eastAsia="Times New Roman" w:cs="Arial"/>
                  <w:color w:val="000000" w:themeColor="text1"/>
                  <w:sz w:val="22"/>
                  <w:szCs w:val="22"/>
                  <w:lang w:eastAsia="en-GB"/>
                </w:rPr>
                <w:t>D</w:t>
              </w:r>
            </w:ins>
            <w:commentRangeStart w:id="2515"/>
            <w:commentRangeStart w:id="2516"/>
            <w:del w:author="Akshay Raveendran" w:date="2025-07-17T15:39:00Z" w16du:dateUtc="2025-07-17T11:39:00Z" w:id="2517">
              <w:r w:rsidRPr="00302F0C" w:rsidDel="00991676">
                <w:rPr>
                  <w:rFonts w:ascii="Arial" w:hAnsi="Arial" w:eastAsia="Times New Roman" w:cs="Arial"/>
                  <w:color w:val="000000" w:themeColor="text1"/>
                  <w:sz w:val="22"/>
                  <w:szCs w:val="22"/>
                  <w:lang w:eastAsia="en-GB"/>
                </w:rPr>
                <w:delText>d</w:delText>
              </w:r>
            </w:del>
            <w:ins w:author="Akshay Raveendran" w:date="2025-07-17T15:39:00Z" w16du:dateUtc="2025-07-17T11:39:00Z" w:id="2518">
              <w:r w:rsidRPr="00302F0C">
                <w:rPr>
                  <w:rFonts w:ascii="Arial" w:hAnsi="Arial" w:eastAsia="Times New Roman" w:cs="Arial"/>
                  <w:color w:val="000000" w:themeColor="text1"/>
                  <w:sz w:val="22"/>
                  <w:szCs w:val="22"/>
                  <w:lang w:eastAsia="en-GB"/>
                </w:rPr>
                <w:t>365</w:t>
              </w:r>
            </w:ins>
            <w:del w:author="Akshay Raveendran" w:date="2025-07-17T15:39:00Z" w16du:dateUtc="2025-07-17T11:39:00Z" w:id="2519">
              <w:r w:rsidRPr="00302F0C" w:rsidDel="00991676">
                <w:rPr>
                  <w:rFonts w:ascii="Arial" w:hAnsi="Arial" w:eastAsia="Times New Roman" w:cs="Arial"/>
                  <w:color w:val="000000" w:themeColor="text1"/>
                  <w:sz w:val="22"/>
                  <w:szCs w:val="22"/>
                  <w:lang w:eastAsia="en-GB"/>
                </w:rPr>
                <w:delText>irectory</w:delText>
              </w:r>
            </w:del>
            <w:commentRangeEnd w:id="2515"/>
            <w:r w:rsidRPr="00302F0C">
              <w:rPr>
                <w:rStyle w:val="CommentReference"/>
                <w:rFonts w:ascii="Arial" w:hAnsi="Arial" w:eastAsia="Times New Roman" w:cs="Arial"/>
                <w:color w:val="000000" w:themeColor="text1"/>
                <w:sz w:val="22"/>
                <w:szCs w:val="22"/>
                <w:lang w:eastAsia="en-GB"/>
              </w:rPr>
              <w:commentReference w:id="2515"/>
            </w:r>
            <w:commentRangeEnd w:id="2516"/>
            <w:r w:rsidRPr="00302F0C">
              <w:rPr>
                <w:rStyle w:val="CommentReference"/>
                <w:rFonts w:ascii="Arial" w:hAnsi="Arial" w:eastAsia="Times New Roman" w:cs="Arial"/>
                <w:color w:val="000000" w:themeColor="text1"/>
                <w:sz w:val="22"/>
                <w:szCs w:val="22"/>
                <w:lang w:eastAsia="en-GB"/>
              </w:rPr>
              <w:commentReference w:id="2516"/>
            </w:r>
            <w:r w:rsidRPr="00302F0C">
              <w:rPr>
                <w:rFonts w:ascii="Arial" w:hAnsi="Arial" w:eastAsia="Times New Roman" w:cs="Arial"/>
                <w:color w:val="000000" w:themeColor="text1"/>
                <w:sz w:val="22"/>
                <w:szCs w:val="22"/>
                <w:lang w:eastAsia="en-GB"/>
              </w:rPr>
              <w:t xml:space="preserve"> </w:t>
            </w:r>
            <w:ins w:author="Akshay Raveendran" w:date="2025-07-17T15:39:00Z" w16du:dateUtc="2025-07-17T11:39:00Z" w:id="2520">
              <w:r w:rsidRPr="00302F0C">
                <w:rPr>
                  <w:rFonts w:ascii="Arial" w:hAnsi="Arial" w:eastAsia="Times New Roman" w:cs="Arial"/>
                  <w:color w:val="000000" w:themeColor="text1"/>
                  <w:sz w:val="22"/>
                  <w:szCs w:val="22"/>
                  <w:lang w:eastAsia="en-GB"/>
                </w:rPr>
                <w:t>)</w:t>
              </w:r>
            </w:ins>
          </w:p>
        </w:tc>
      </w:tr>
      <w:tr w:rsidRPr="00302F0C" w:rsidR="005B0063" w:rsidTr="002C580C" w14:paraId="44984797" w14:textId="77777777">
        <w:trPr>
          <w:trHeight w:val="350"/>
        </w:trPr>
        <w:tc>
          <w:tcPr>
            <w:tcW w:w="1980" w:type="dxa"/>
            <w:tcBorders>
              <w:top w:val="nil"/>
              <w:left w:val="single" w:color="auto" w:sz="4" w:space="0"/>
              <w:bottom w:val="single" w:color="auto" w:sz="4" w:space="0"/>
              <w:right w:val="single" w:color="auto" w:sz="4" w:space="0"/>
            </w:tcBorders>
            <w:noWrap/>
            <w:vAlign w:val="center"/>
            <w:hideMark/>
          </w:tcPr>
          <w:p w:rsidRPr="00302F0C" w:rsidR="005B0063" w:rsidP="005B0063" w:rsidRDefault="005B0063" w14:paraId="3B42C215" w14:textId="77777777">
            <w:pPr>
              <w:spacing w:after="0" w:line="240" w:lineRule="auto"/>
              <w:rPr>
                <w:rFonts w:ascii="Arial" w:hAnsi="Arial" w:eastAsia="Times New Roman" w:cs="Arial"/>
                <w:b/>
                <w:bCs/>
                <w:color w:val="000000"/>
                <w:sz w:val="27"/>
                <w:szCs w:val="27"/>
                <w:lang w:eastAsia="en-GB"/>
              </w:rPr>
            </w:pPr>
            <w:r w:rsidRPr="00302F0C">
              <w:rPr>
                <w:rFonts w:ascii="Arial" w:hAnsi="Arial" w:eastAsia="Times New Roman" w:cs="Arial"/>
                <w:b/>
                <w:bCs/>
                <w:color w:val="000000"/>
                <w:sz w:val="22"/>
                <w:szCs w:val="22"/>
                <w:lang w:eastAsia="en-GB"/>
              </w:rPr>
              <w:t>Request Details</w:t>
            </w:r>
          </w:p>
        </w:tc>
        <w:tc>
          <w:tcPr>
            <w:tcW w:w="1710" w:type="dxa"/>
            <w:tcBorders>
              <w:top w:val="nil"/>
              <w:left w:val="nil"/>
              <w:bottom w:val="single" w:color="auto" w:sz="4" w:space="0"/>
              <w:right w:val="single" w:color="auto" w:sz="4" w:space="0"/>
            </w:tcBorders>
            <w:noWrap/>
            <w:vAlign w:val="bottom"/>
            <w:hideMark/>
          </w:tcPr>
          <w:p w:rsidRPr="00302F0C" w:rsidR="005B0063" w:rsidP="005B0063" w:rsidRDefault="005B0063" w14:paraId="0B1C7713"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c>
          <w:tcPr>
            <w:tcW w:w="5850" w:type="dxa"/>
            <w:tcBorders>
              <w:top w:val="nil"/>
              <w:left w:val="nil"/>
              <w:bottom w:val="single" w:color="auto" w:sz="4" w:space="0"/>
              <w:right w:val="single" w:color="auto" w:sz="4" w:space="0"/>
            </w:tcBorders>
            <w:noWrap/>
            <w:vAlign w:val="bottom"/>
            <w:hideMark/>
          </w:tcPr>
          <w:p w:rsidRPr="00302F0C" w:rsidR="005B0063" w:rsidP="005B0063" w:rsidRDefault="005B0063" w14:paraId="5E10C667"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5B0063" w:rsidTr="002C580C" w14:paraId="3D0C602C" w14:textId="77777777">
        <w:trPr>
          <w:trHeight w:val="290"/>
        </w:trPr>
        <w:tc>
          <w:tcPr>
            <w:tcW w:w="1980" w:type="dxa"/>
            <w:tcBorders>
              <w:top w:val="nil"/>
              <w:left w:val="single" w:color="auto" w:sz="4" w:space="0"/>
              <w:bottom w:val="single" w:color="auto" w:sz="4" w:space="0"/>
              <w:right w:val="single" w:color="auto" w:sz="4" w:space="0"/>
            </w:tcBorders>
            <w:noWrap/>
            <w:vAlign w:val="bottom"/>
            <w:hideMark/>
          </w:tcPr>
          <w:p w:rsidRPr="00302F0C" w:rsidR="005B0063" w:rsidP="005B0063" w:rsidRDefault="005B0063" w14:paraId="20FF5475" w14:textId="77777777">
            <w:pPr>
              <w:spacing w:after="0" w:line="240" w:lineRule="auto"/>
              <w:rPr>
                <w:rFonts w:ascii="Arial" w:hAnsi="Arial" w:eastAsia="Times New Roman" w:cs="Arial"/>
                <w:color w:val="000000"/>
                <w:sz w:val="22"/>
                <w:szCs w:val="22"/>
                <w:lang w:eastAsia="en-GB"/>
              </w:rPr>
            </w:pPr>
            <w:bookmarkStart w:name="_Hlk202876187" w:id="2521"/>
            <w:r w:rsidRPr="00302F0C">
              <w:rPr>
                <w:rFonts w:ascii="Arial" w:hAnsi="Arial" w:eastAsia="Times New Roman" w:cs="Arial"/>
                <w:color w:val="000000"/>
                <w:sz w:val="22"/>
                <w:szCs w:val="22"/>
                <w:lang w:eastAsia="en-GB"/>
              </w:rPr>
              <w:t>Policy Requirement</w:t>
            </w:r>
            <w:bookmarkEnd w:id="2521"/>
            <w:r w:rsidRPr="00302F0C">
              <w:rPr>
                <w:rFonts w:ascii="Arial" w:hAnsi="Arial" w:eastAsia="Times New Roman" w:cs="Arial"/>
                <w:color w:val="FF0000"/>
                <w:sz w:val="22"/>
                <w:szCs w:val="22"/>
                <w:lang w:eastAsia="en-GB"/>
              </w:rPr>
              <w:t>*</w:t>
            </w:r>
          </w:p>
        </w:tc>
        <w:tc>
          <w:tcPr>
            <w:tcW w:w="1710" w:type="dxa"/>
            <w:tcBorders>
              <w:top w:val="nil"/>
              <w:left w:val="nil"/>
              <w:bottom w:val="single" w:color="auto" w:sz="4" w:space="0"/>
              <w:right w:val="single" w:color="auto" w:sz="4" w:space="0"/>
            </w:tcBorders>
            <w:noWrap/>
            <w:vAlign w:val="bottom"/>
            <w:hideMark/>
          </w:tcPr>
          <w:p w:rsidRPr="00302F0C" w:rsidR="005B0063" w:rsidP="005B0063" w:rsidRDefault="005B0063" w14:paraId="7E57D5DB"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Dropdown</w:t>
            </w:r>
          </w:p>
        </w:tc>
        <w:tc>
          <w:tcPr>
            <w:tcW w:w="5850" w:type="dxa"/>
            <w:tcBorders>
              <w:top w:val="nil"/>
              <w:left w:val="nil"/>
              <w:bottom w:val="single" w:color="auto" w:sz="4" w:space="0"/>
              <w:right w:val="single" w:color="auto" w:sz="4" w:space="0"/>
            </w:tcBorders>
            <w:noWrap/>
            <w:vAlign w:val="bottom"/>
            <w:hideMark/>
          </w:tcPr>
          <w:p w:rsidRPr="00302F0C" w:rsidR="00991676" w:rsidP="00991676" w:rsidRDefault="00991676" w14:paraId="311F2805" w14:textId="77777777">
            <w:pPr>
              <w:pStyle w:val="ListParagraph"/>
              <w:numPr>
                <w:ilvl w:val="0"/>
                <w:numId w:val="24"/>
              </w:numPr>
              <w:jc w:val="both"/>
              <w:rPr>
                <w:ins w:author="Akshay Raveendran" w:date="2025-07-17T15:39:00Z" w16du:dateUtc="2025-07-17T11:39:00Z" w:id="2522"/>
                <w:rFonts w:ascii="Arial" w:hAnsi="Arial" w:cs="Arial"/>
              </w:rPr>
            </w:pPr>
            <w:ins w:author="Akshay Raveendran" w:date="2025-07-17T15:39:00Z" w16du:dateUtc="2025-07-17T11:39:00Z" w:id="2523">
              <w:r w:rsidRPr="00302F0C">
                <w:rPr>
                  <w:rFonts w:ascii="Arial" w:hAnsi="Arial" w:eastAsia="Times New Roman" w:cs="Arial"/>
                  <w:color w:val="000000"/>
                  <w:sz w:val="22"/>
                  <w:szCs w:val="22"/>
                  <w:lang w:eastAsia="en-GB"/>
                </w:rPr>
                <w:t>Group Policy</w:t>
              </w:r>
            </w:ins>
          </w:p>
          <w:p w:rsidRPr="00302F0C" w:rsidR="00991676" w:rsidP="00991676" w:rsidRDefault="00991676" w14:paraId="134F0C87" w14:textId="77777777">
            <w:pPr>
              <w:pStyle w:val="ListParagraph"/>
              <w:numPr>
                <w:ilvl w:val="0"/>
                <w:numId w:val="24"/>
              </w:numPr>
              <w:jc w:val="both"/>
              <w:rPr>
                <w:ins w:author="Akshay Raveendran" w:date="2025-07-17T15:39:00Z" w16du:dateUtc="2025-07-17T11:39:00Z" w:id="2524"/>
                <w:rFonts w:ascii="Arial" w:hAnsi="Arial" w:cs="Arial"/>
              </w:rPr>
            </w:pPr>
            <w:ins w:author="Akshay Raveendran" w:date="2025-07-17T15:39:00Z" w16du:dateUtc="2025-07-17T11:39:00Z" w:id="2525">
              <w:r w:rsidRPr="00302F0C">
                <w:rPr>
                  <w:rFonts w:ascii="Arial" w:hAnsi="Arial" w:eastAsia="Times New Roman" w:cs="Arial"/>
                  <w:color w:val="000000"/>
                  <w:sz w:val="22"/>
                  <w:szCs w:val="22"/>
                  <w:lang w:eastAsia="en-GB"/>
                </w:rPr>
                <w:t xml:space="preserve">BU Specific Policy </w:t>
              </w:r>
            </w:ins>
          </w:p>
          <w:p w:rsidRPr="00302F0C" w:rsidR="005B0063" w:rsidRDefault="00991676" w14:paraId="0AB42C19" w14:textId="0CB582FE">
            <w:pPr>
              <w:pStyle w:val="ListParagraph"/>
              <w:numPr>
                <w:ilvl w:val="0"/>
                <w:numId w:val="24"/>
              </w:numPr>
              <w:jc w:val="both"/>
              <w:rPr>
                <w:rFonts w:ascii="Arial" w:hAnsi="Arial" w:cs="Arial"/>
                <w:rPrChange w:author="Akshay Raveendran" w:date="2025-07-17T15:39:00Z" w16du:dateUtc="2025-07-17T11:39:00Z" w:id="2526">
                  <w:rPr>
                    <w:lang w:eastAsia="en-GB"/>
                  </w:rPr>
                </w:rPrChange>
              </w:rPr>
              <w:pPrChange w:author="Akshay Raveendran" w:date="2025-07-17T15:39:00Z" w16du:dateUtc="2025-07-17T11:39:00Z" w:id="2527">
                <w:pPr>
                  <w:framePr w:hSpace="180" w:wrap="around" w:hAnchor="margin" w:vAnchor="text" w:y="453"/>
                  <w:spacing w:after="0" w:line="240" w:lineRule="auto"/>
                </w:pPr>
              </w:pPrChange>
            </w:pPr>
            <w:ins w:author="Akshay Raveendran" w:date="2025-07-17T15:39:00Z" w16du:dateUtc="2025-07-17T11:39:00Z" w:id="2528">
              <w:r w:rsidRPr="00302F0C">
                <w:rPr>
                  <w:rFonts w:ascii="Arial" w:hAnsi="Arial" w:eastAsia="Times New Roman" w:cs="Arial"/>
                  <w:color w:val="000000"/>
                  <w:sz w:val="22"/>
                  <w:szCs w:val="22"/>
                  <w:lang w:eastAsia="en-GB"/>
                </w:rPr>
                <w:t>Project-Specific Policy</w:t>
              </w:r>
            </w:ins>
          </w:p>
        </w:tc>
      </w:tr>
      <w:tr w:rsidRPr="00302F0C" w:rsidR="00CF3392" w:rsidTr="002C580C" w14:paraId="5192E163" w14:textId="77777777">
        <w:trPr>
          <w:trHeight w:val="290"/>
        </w:trPr>
        <w:tc>
          <w:tcPr>
            <w:tcW w:w="1980" w:type="dxa"/>
            <w:tcBorders>
              <w:top w:val="nil"/>
              <w:left w:val="single" w:color="auto" w:sz="4" w:space="0"/>
              <w:bottom w:val="single" w:color="auto" w:sz="4" w:space="0"/>
              <w:right w:val="single" w:color="auto" w:sz="4" w:space="0"/>
            </w:tcBorders>
            <w:noWrap/>
            <w:vAlign w:val="bottom"/>
          </w:tcPr>
          <w:p w:rsidRPr="00302F0C" w:rsidR="00CF3392" w:rsidP="00CF3392" w:rsidRDefault="00CF3392" w14:paraId="52349DFA" w14:textId="22BC4846">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Type of Request</w:t>
            </w:r>
            <w:r w:rsidRPr="00302F0C">
              <w:rPr>
                <w:rFonts w:ascii="Arial" w:hAnsi="Arial" w:eastAsia="Times New Roman" w:cs="Arial"/>
                <w:color w:val="FF0000"/>
                <w:sz w:val="22"/>
                <w:szCs w:val="22"/>
                <w:lang w:eastAsia="en-GB"/>
              </w:rPr>
              <w:t>*</w:t>
            </w:r>
          </w:p>
        </w:tc>
        <w:tc>
          <w:tcPr>
            <w:tcW w:w="1710" w:type="dxa"/>
            <w:tcBorders>
              <w:top w:val="nil"/>
              <w:left w:val="nil"/>
              <w:bottom w:val="single" w:color="auto" w:sz="4" w:space="0"/>
              <w:right w:val="single" w:color="auto" w:sz="4" w:space="0"/>
            </w:tcBorders>
            <w:noWrap/>
            <w:vAlign w:val="bottom"/>
          </w:tcPr>
          <w:p w:rsidRPr="00302F0C" w:rsidR="00CF3392" w:rsidP="00CF3392" w:rsidRDefault="00CF3392" w14:paraId="479D6E57" w14:textId="2C2D5BAE">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Dropdown</w:t>
            </w:r>
          </w:p>
        </w:tc>
        <w:tc>
          <w:tcPr>
            <w:tcW w:w="5850" w:type="dxa"/>
            <w:tcBorders>
              <w:top w:val="nil"/>
              <w:left w:val="nil"/>
              <w:bottom w:val="single" w:color="auto" w:sz="4" w:space="0"/>
              <w:right w:val="single" w:color="auto" w:sz="4" w:space="0"/>
            </w:tcBorders>
            <w:noWrap/>
            <w:vAlign w:val="bottom"/>
          </w:tcPr>
          <w:p w:rsidRPr="00302F0C" w:rsidR="00CF3392" w:rsidP="00CF3392" w:rsidRDefault="00CF3392" w14:paraId="717C0AD0" w14:textId="77777777">
            <w:pPr>
              <w:pStyle w:val="ListParagraph"/>
              <w:numPr>
                <w:ilvl w:val="0"/>
                <w:numId w:val="25"/>
              </w:numPr>
              <w:jc w:val="both"/>
              <w:rPr>
                <w:ins w:author="Akshay Raveendran" w:date="2025-07-17T15:41:00Z" w16du:dateUtc="2025-07-17T11:41:00Z" w:id="2529"/>
                <w:rFonts w:ascii="Arial" w:hAnsi="Arial" w:cs="Arial"/>
              </w:rPr>
            </w:pPr>
            <w:ins w:author="Akshay Raveendran" w:date="2025-07-17T15:41:00Z" w16du:dateUtc="2025-07-17T11:41:00Z" w:id="2530">
              <w:r w:rsidRPr="00302F0C">
                <w:rPr>
                  <w:rFonts w:ascii="Arial" w:hAnsi="Arial" w:cs="Arial"/>
                </w:rPr>
                <w:t>New</w:t>
              </w:r>
            </w:ins>
          </w:p>
          <w:p w:rsidRPr="00302F0C" w:rsidR="00CF3392" w:rsidP="00CF3392" w:rsidRDefault="00CF3392" w14:paraId="3EB7BABC" w14:textId="77777777">
            <w:pPr>
              <w:pStyle w:val="ListParagraph"/>
              <w:numPr>
                <w:ilvl w:val="0"/>
                <w:numId w:val="25"/>
              </w:numPr>
              <w:jc w:val="both"/>
              <w:rPr>
                <w:rFonts w:ascii="Arial" w:hAnsi="Arial" w:cs="Arial"/>
              </w:rPr>
            </w:pPr>
            <w:ins w:author="Akshay Raveendran" w:date="2025-07-17T15:41:00Z" w16du:dateUtc="2025-07-17T11:41:00Z" w:id="2531">
              <w:r w:rsidRPr="00302F0C">
                <w:rPr>
                  <w:rFonts w:ascii="Arial" w:hAnsi="Arial" w:cs="Arial"/>
                </w:rPr>
                <w:t>Renewal</w:t>
              </w:r>
            </w:ins>
          </w:p>
          <w:p w:rsidRPr="00302F0C" w:rsidR="00CF3392" w:rsidP="00CF3392" w:rsidRDefault="00CF3392" w14:paraId="7D9ED65E" w14:textId="27C844C6">
            <w:pPr>
              <w:pStyle w:val="ListParagraph"/>
              <w:numPr>
                <w:ilvl w:val="0"/>
                <w:numId w:val="25"/>
              </w:numPr>
              <w:jc w:val="both"/>
              <w:rPr>
                <w:rFonts w:ascii="Arial" w:hAnsi="Arial" w:cs="Arial"/>
              </w:rPr>
            </w:pPr>
            <w:r w:rsidRPr="00302F0C">
              <w:rPr>
                <w:rFonts w:ascii="Arial" w:hAnsi="Arial" w:cs="Arial"/>
              </w:rPr>
              <w:t>Endorsement</w:t>
            </w:r>
          </w:p>
        </w:tc>
      </w:tr>
      <w:tr w:rsidRPr="00302F0C" w:rsidR="00CF3392" w:rsidTr="002C580C" w14:paraId="00B4939A" w14:textId="77777777">
        <w:trPr>
          <w:trHeight w:val="459"/>
        </w:trPr>
        <w:tc>
          <w:tcPr>
            <w:tcW w:w="1980" w:type="dxa"/>
            <w:tcBorders>
              <w:top w:val="nil"/>
              <w:left w:val="single" w:color="auto" w:sz="4" w:space="0"/>
              <w:bottom w:val="single" w:color="auto" w:sz="4" w:space="0"/>
              <w:right w:val="single" w:color="auto" w:sz="4" w:space="0"/>
            </w:tcBorders>
            <w:noWrap/>
            <w:vAlign w:val="bottom"/>
            <w:hideMark/>
          </w:tcPr>
          <w:p w:rsidRPr="00302F0C" w:rsidR="00CF3392" w:rsidP="00CF3392" w:rsidRDefault="00CF3392" w14:paraId="1ED24E74"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Type of Insurance</w:t>
            </w:r>
            <w:del w:author="Akshay Raveendran" w:date="2025-07-20T23:42:00Z" w16du:dateUtc="2025-07-20T19:42:00Z" w:id="2532">
              <w:r w:rsidRPr="00302F0C" w:rsidDel="00092DCF">
                <w:rPr>
                  <w:rFonts w:ascii="Arial" w:hAnsi="Arial" w:eastAsia="Times New Roman" w:cs="Arial"/>
                  <w:color w:val="000000"/>
                  <w:sz w:val="22"/>
                  <w:szCs w:val="22"/>
                  <w:lang w:eastAsia="en-GB"/>
                </w:rPr>
                <w:delText xml:space="preserve"> Requested</w:delText>
              </w:r>
            </w:del>
            <w:r w:rsidRPr="00302F0C">
              <w:rPr>
                <w:rFonts w:ascii="Arial" w:hAnsi="Arial" w:eastAsia="Times New Roman" w:cs="Arial"/>
                <w:color w:val="FF0000"/>
                <w:sz w:val="22"/>
                <w:szCs w:val="22"/>
                <w:lang w:eastAsia="en-GB"/>
              </w:rPr>
              <w:t>*</w:t>
            </w:r>
          </w:p>
        </w:tc>
        <w:tc>
          <w:tcPr>
            <w:tcW w:w="1710" w:type="dxa"/>
            <w:tcBorders>
              <w:top w:val="nil"/>
              <w:left w:val="nil"/>
              <w:bottom w:val="single" w:color="auto" w:sz="4" w:space="0"/>
              <w:right w:val="single" w:color="auto" w:sz="4" w:space="0"/>
            </w:tcBorders>
            <w:noWrap/>
            <w:vAlign w:val="bottom"/>
            <w:hideMark/>
          </w:tcPr>
          <w:p w:rsidRPr="00302F0C" w:rsidR="00CF3392" w:rsidP="00CF3392" w:rsidRDefault="00341AE0" w14:paraId="05188326" w14:textId="240EDAC8">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Dynamic </w:t>
            </w:r>
            <w:r w:rsidRPr="00302F0C" w:rsidR="00CF3392">
              <w:rPr>
                <w:rFonts w:ascii="Arial" w:hAnsi="Arial" w:eastAsia="Times New Roman" w:cs="Arial"/>
                <w:color w:val="000000"/>
                <w:sz w:val="22"/>
                <w:szCs w:val="22"/>
                <w:lang w:eastAsia="en-GB"/>
              </w:rPr>
              <w:t>Dropdown with Text Option</w:t>
            </w:r>
          </w:p>
        </w:tc>
        <w:tc>
          <w:tcPr>
            <w:tcW w:w="5850" w:type="dxa"/>
            <w:tcBorders>
              <w:top w:val="nil"/>
              <w:left w:val="nil"/>
              <w:bottom w:val="single" w:color="auto" w:sz="4" w:space="0"/>
              <w:right w:val="single" w:color="auto" w:sz="4" w:space="0"/>
            </w:tcBorders>
            <w:vAlign w:val="bottom"/>
            <w:hideMark/>
          </w:tcPr>
          <w:p w:rsidRPr="00302F0C" w:rsidR="007F02D6" w:rsidP="007F02D6" w:rsidRDefault="007F02D6" w14:paraId="0F61880E" w14:textId="77777777">
            <w:pPr>
              <w:ind w:left="360"/>
              <w:rPr>
                <w:rFonts w:ascii="Arial" w:hAnsi="Arial" w:cs="Arial" w:eastAsiaTheme="majorEastAsia"/>
                <w:color w:val="000000"/>
              </w:rPr>
            </w:pPr>
          </w:p>
          <w:p w:rsidRPr="00302F0C" w:rsidR="00CF3392" w:rsidP="00EF6A58" w:rsidRDefault="00CF3392" w14:paraId="6252B83E" w14:textId="6CC7EBA5">
            <w:pPr>
              <w:ind w:left="360"/>
              <w:rPr>
                <w:ins w:author="Akshay Raveendran" w:date="2025-07-17T15:40:00Z" w16du:dateUtc="2025-07-17T11:40:00Z" w:id="2533"/>
                <w:rFonts w:ascii="Arial" w:hAnsi="Arial" w:cs="Arial" w:eastAsiaTheme="majorEastAsia"/>
                <w:b/>
                <w:bCs/>
                <w:color w:val="000000"/>
              </w:rPr>
            </w:pPr>
            <w:commentRangeStart w:id="2534"/>
            <w:commentRangeStart w:id="2535"/>
            <w:ins w:author="Akshay Raveendran" w:date="2025-07-17T15:40:00Z" w16du:dateUtc="2025-07-17T11:40:00Z" w:id="2536">
              <w:r w:rsidRPr="00302F0C">
                <w:rPr>
                  <w:rFonts w:ascii="Arial" w:hAnsi="Arial" w:cs="Arial" w:eastAsiaTheme="majorEastAsia"/>
                  <w:color w:val="000000"/>
                </w:rPr>
                <w:t>Group</w:t>
              </w:r>
            </w:ins>
            <w:r w:rsidRPr="00302F0C" w:rsidR="007F02D6">
              <w:rPr>
                <w:rFonts w:ascii="Arial" w:hAnsi="Arial" w:cs="Arial" w:eastAsiaTheme="majorEastAsia"/>
                <w:color w:val="000000"/>
              </w:rPr>
              <w:t xml:space="preserve"> Policy Dropdowns</w:t>
            </w:r>
            <w:r w:rsidRPr="00302F0C" w:rsidR="00341AE0">
              <w:rPr>
                <w:rFonts w:ascii="Arial" w:hAnsi="Arial" w:cs="Arial" w:eastAsiaTheme="majorEastAsia"/>
                <w:color w:val="000000"/>
              </w:rPr>
              <w:t xml:space="preserve"> </w:t>
            </w:r>
            <w:r w:rsidRPr="00302F0C" w:rsidR="00B62AE2">
              <w:rPr>
                <w:rFonts w:ascii="Arial" w:hAnsi="Arial" w:cs="Arial" w:eastAsiaTheme="majorEastAsia"/>
                <w:b/>
                <w:bCs/>
                <w:color w:val="000000"/>
              </w:rPr>
              <w:t>(Policy Requirement= Group Policy)</w:t>
            </w:r>
          </w:p>
          <w:p w:rsidRPr="00302F0C" w:rsidR="007F02D6" w:rsidP="00A106F6" w:rsidRDefault="009B0FE7" w14:paraId="3EF9BF8F" w14:textId="0919F518">
            <w:pPr>
              <w:pStyle w:val="ListParagraph"/>
              <w:numPr>
                <w:ilvl w:val="0"/>
                <w:numId w:val="23"/>
              </w:numPr>
              <w:rPr>
                <w:rFonts w:ascii="Arial" w:hAnsi="Arial" w:cs="Arial"/>
              </w:rPr>
            </w:pPr>
            <w:commentRangeEnd w:id="2534"/>
            <w:r w:rsidRPr="00302F0C">
              <w:rPr>
                <w:rStyle w:val="CommentReference"/>
                <w:rFonts w:ascii="Arial" w:hAnsi="Arial" w:cs="Arial"/>
              </w:rPr>
              <w:commentReference w:id="2534"/>
            </w:r>
            <w:commentRangeEnd w:id="2535"/>
            <w:r w:rsidRPr="00302F0C" w:rsidR="00CB3E44">
              <w:rPr>
                <w:rStyle w:val="CommentReference"/>
                <w:rFonts w:ascii="Arial" w:hAnsi="Arial" w:cs="Arial"/>
              </w:rPr>
              <w:commentReference w:id="2535"/>
            </w:r>
            <w:r w:rsidRPr="00302F0C" w:rsidR="00834D32">
              <w:rPr>
                <w:rFonts w:ascii="Arial" w:hAnsi="Arial" w:cs="Arial"/>
              </w:rPr>
              <w:t xml:space="preserve">Medical Policy </w:t>
            </w:r>
          </w:p>
          <w:p w:rsidRPr="00302F0C" w:rsidR="007F02D6" w:rsidP="00A106F6" w:rsidRDefault="007F02D6" w14:paraId="0E36A0E7" w14:textId="43DC4507">
            <w:pPr>
              <w:pStyle w:val="ListParagraph"/>
              <w:numPr>
                <w:ilvl w:val="0"/>
                <w:numId w:val="23"/>
              </w:numPr>
              <w:rPr>
                <w:rFonts w:ascii="Arial" w:hAnsi="Arial" w:cs="Arial"/>
              </w:rPr>
            </w:pPr>
            <w:r w:rsidRPr="00302F0C">
              <w:rPr>
                <w:rFonts w:ascii="Arial" w:hAnsi="Arial" w:cs="Arial"/>
              </w:rPr>
              <w:t>Staff Medical</w:t>
            </w:r>
          </w:p>
          <w:p w:rsidRPr="00302F0C" w:rsidR="007F02D6" w:rsidP="00A106F6" w:rsidRDefault="007F02D6" w14:paraId="60C76A20" w14:textId="7450F6EE">
            <w:pPr>
              <w:pStyle w:val="ListParagraph"/>
              <w:numPr>
                <w:ilvl w:val="0"/>
                <w:numId w:val="23"/>
              </w:numPr>
              <w:rPr>
                <w:rFonts w:ascii="Arial" w:hAnsi="Arial" w:cs="Arial"/>
              </w:rPr>
            </w:pPr>
            <w:r w:rsidRPr="00302F0C">
              <w:rPr>
                <w:rFonts w:ascii="Arial" w:hAnsi="Arial" w:cs="Arial"/>
              </w:rPr>
              <w:t>Group Life Insurance</w:t>
            </w:r>
          </w:p>
          <w:p w:rsidRPr="00302F0C" w:rsidR="007F02D6" w:rsidP="00A106F6" w:rsidRDefault="007F02D6" w14:paraId="5D3F2DE8" w14:textId="611DFD0C">
            <w:pPr>
              <w:pStyle w:val="ListParagraph"/>
              <w:numPr>
                <w:ilvl w:val="0"/>
                <w:numId w:val="23"/>
              </w:numPr>
              <w:rPr>
                <w:rFonts w:ascii="Arial" w:hAnsi="Arial" w:cs="Arial"/>
              </w:rPr>
            </w:pPr>
            <w:r w:rsidRPr="00302F0C">
              <w:rPr>
                <w:rFonts w:ascii="Arial" w:hAnsi="Arial" w:cs="Arial"/>
              </w:rPr>
              <w:t>Personal Accident</w:t>
            </w:r>
          </w:p>
          <w:p w:rsidRPr="00302F0C" w:rsidR="007F02D6" w:rsidP="00A106F6" w:rsidRDefault="007F02D6" w14:paraId="7CFDF6E7" w14:textId="432885BE">
            <w:pPr>
              <w:pStyle w:val="ListParagraph"/>
              <w:numPr>
                <w:ilvl w:val="0"/>
                <w:numId w:val="23"/>
              </w:numPr>
              <w:rPr>
                <w:rFonts w:ascii="Arial" w:hAnsi="Arial" w:cs="Arial"/>
              </w:rPr>
            </w:pPr>
            <w:r w:rsidRPr="00302F0C">
              <w:rPr>
                <w:rFonts w:ascii="Arial" w:hAnsi="Arial" w:cs="Arial"/>
              </w:rPr>
              <w:t>GLPA (Group Life &amp; Personal Accident)</w:t>
            </w:r>
          </w:p>
          <w:p w:rsidRPr="00302F0C" w:rsidR="007F02D6" w:rsidP="00A106F6" w:rsidRDefault="007F02D6" w14:paraId="362CC1BC" w14:textId="723D9B39">
            <w:pPr>
              <w:pStyle w:val="ListParagraph"/>
              <w:numPr>
                <w:ilvl w:val="0"/>
                <w:numId w:val="23"/>
              </w:numPr>
              <w:rPr>
                <w:rFonts w:ascii="Arial" w:hAnsi="Arial" w:cs="Arial"/>
              </w:rPr>
            </w:pPr>
            <w:r w:rsidRPr="00302F0C">
              <w:rPr>
                <w:rFonts w:ascii="Arial" w:hAnsi="Arial" w:cs="Arial"/>
              </w:rPr>
              <w:t>Workmen Compensation &amp; Employer's Liability</w:t>
            </w:r>
            <w:r w:rsidRPr="00302F0C" w:rsidR="002C580C">
              <w:rPr>
                <w:rFonts w:ascii="Arial" w:hAnsi="Arial" w:cs="Arial"/>
              </w:rPr>
              <w:t>(WC/EL)</w:t>
            </w:r>
          </w:p>
          <w:p w:rsidRPr="00302F0C" w:rsidR="007F02D6" w:rsidP="00A106F6" w:rsidRDefault="007F02D6" w14:paraId="2166F3EF" w14:textId="7DEA1BC1">
            <w:pPr>
              <w:pStyle w:val="ListParagraph"/>
              <w:numPr>
                <w:ilvl w:val="0"/>
                <w:numId w:val="23"/>
              </w:numPr>
              <w:rPr>
                <w:rFonts w:ascii="Arial" w:hAnsi="Arial" w:cs="Arial"/>
              </w:rPr>
            </w:pPr>
            <w:r w:rsidRPr="00302F0C">
              <w:rPr>
                <w:rFonts w:ascii="Arial" w:hAnsi="Arial" w:cs="Arial"/>
              </w:rPr>
              <w:t>Public Liability</w:t>
            </w:r>
          </w:p>
          <w:p w:rsidRPr="00302F0C" w:rsidR="007F02D6" w:rsidP="00A106F6" w:rsidRDefault="007F02D6" w14:paraId="05A8DB0A" w14:textId="59A6F435">
            <w:pPr>
              <w:pStyle w:val="ListParagraph"/>
              <w:numPr>
                <w:ilvl w:val="0"/>
                <w:numId w:val="23"/>
              </w:numPr>
              <w:rPr>
                <w:rFonts w:ascii="Arial" w:hAnsi="Arial" w:cs="Arial"/>
              </w:rPr>
            </w:pPr>
            <w:r w:rsidRPr="00302F0C">
              <w:rPr>
                <w:rFonts w:ascii="Arial" w:hAnsi="Arial" w:cs="Arial"/>
              </w:rPr>
              <w:t>General Third Party Liability / Public Policy</w:t>
            </w:r>
          </w:p>
          <w:p w:rsidRPr="00302F0C" w:rsidR="007F02D6" w:rsidP="00A106F6" w:rsidRDefault="007F02D6" w14:paraId="39E7BF7D" w14:textId="36F09850">
            <w:pPr>
              <w:pStyle w:val="ListParagraph"/>
              <w:numPr>
                <w:ilvl w:val="0"/>
                <w:numId w:val="23"/>
              </w:numPr>
              <w:rPr>
                <w:rFonts w:ascii="Arial" w:hAnsi="Arial" w:cs="Arial"/>
              </w:rPr>
            </w:pPr>
            <w:r w:rsidRPr="00302F0C">
              <w:rPr>
                <w:rFonts w:ascii="Arial" w:hAnsi="Arial" w:cs="Arial"/>
              </w:rPr>
              <w:t>TPL (Third Party Liability)</w:t>
            </w:r>
          </w:p>
          <w:p w:rsidRPr="00302F0C" w:rsidR="00A106F6" w:rsidP="00A106F6" w:rsidRDefault="00A106F6" w14:paraId="635ECF8D" w14:textId="77777777">
            <w:pPr>
              <w:pStyle w:val="ListParagraph"/>
              <w:numPr>
                <w:ilvl w:val="0"/>
                <w:numId w:val="23"/>
              </w:numPr>
              <w:rPr>
                <w:rFonts w:ascii="Arial" w:hAnsi="Arial" w:cs="Arial"/>
              </w:rPr>
            </w:pPr>
            <w:r w:rsidRPr="00302F0C">
              <w:rPr>
                <w:rFonts w:ascii="Arial" w:hAnsi="Arial" w:cs="Arial"/>
              </w:rPr>
              <w:t>Group Motor Fleet</w:t>
            </w:r>
          </w:p>
          <w:p w:rsidRPr="00302F0C" w:rsidR="00A106F6" w:rsidP="00A106F6" w:rsidRDefault="00A106F6" w14:paraId="6C9D2344" w14:textId="0D34C8F4">
            <w:pPr>
              <w:pStyle w:val="ListParagraph"/>
              <w:numPr>
                <w:ilvl w:val="0"/>
                <w:numId w:val="23"/>
              </w:numPr>
              <w:rPr>
                <w:rFonts w:ascii="Arial" w:hAnsi="Arial" w:cs="Arial"/>
              </w:rPr>
            </w:pPr>
            <w:r w:rsidRPr="00302F0C">
              <w:rPr>
                <w:rFonts w:ascii="Arial" w:hAnsi="Arial" w:cs="Arial"/>
              </w:rPr>
              <w:t>Motor Policy</w:t>
            </w:r>
          </w:p>
          <w:p w:rsidRPr="00302F0C" w:rsidR="007F02D6" w:rsidP="00A106F6" w:rsidRDefault="007F02D6" w14:paraId="0AA9E260" w14:textId="3B692E2A">
            <w:pPr>
              <w:pStyle w:val="ListParagraph"/>
              <w:numPr>
                <w:ilvl w:val="0"/>
                <w:numId w:val="23"/>
              </w:numPr>
              <w:rPr>
                <w:rFonts w:ascii="Arial" w:hAnsi="Arial" w:cs="Arial"/>
              </w:rPr>
            </w:pPr>
            <w:r w:rsidRPr="00302F0C">
              <w:rPr>
                <w:rFonts w:ascii="Arial" w:hAnsi="Arial" w:cs="Arial"/>
              </w:rPr>
              <w:t>Airside Liability</w:t>
            </w:r>
          </w:p>
          <w:p w:rsidRPr="00302F0C" w:rsidR="007F02D6" w:rsidP="00A106F6" w:rsidRDefault="007F02D6" w14:paraId="325E26B0" w14:textId="0033A213">
            <w:pPr>
              <w:pStyle w:val="ListParagraph"/>
              <w:numPr>
                <w:ilvl w:val="0"/>
                <w:numId w:val="23"/>
              </w:numPr>
              <w:rPr>
                <w:rFonts w:ascii="Arial" w:hAnsi="Arial" w:cs="Arial"/>
              </w:rPr>
            </w:pPr>
            <w:r w:rsidRPr="00302F0C">
              <w:rPr>
                <w:rFonts w:ascii="Arial" w:hAnsi="Arial" w:cs="Arial"/>
              </w:rPr>
              <w:t>International Terrorism</w:t>
            </w:r>
          </w:p>
          <w:p w:rsidRPr="00302F0C" w:rsidR="007F02D6" w:rsidP="00A106F6" w:rsidRDefault="007F02D6" w14:paraId="60FEEF0C" w14:textId="0AB1B530">
            <w:pPr>
              <w:pStyle w:val="ListParagraph"/>
              <w:numPr>
                <w:ilvl w:val="0"/>
                <w:numId w:val="23"/>
              </w:numPr>
              <w:rPr>
                <w:rFonts w:ascii="Arial" w:hAnsi="Arial" w:cs="Arial"/>
              </w:rPr>
            </w:pPr>
            <w:r w:rsidRPr="00302F0C">
              <w:rPr>
                <w:rFonts w:ascii="Arial" w:hAnsi="Arial" w:cs="Arial"/>
              </w:rPr>
              <w:t>Trade Credit</w:t>
            </w:r>
          </w:p>
          <w:p w:rsidRPr="00302F0C" w:rsidR="007F02D6" w:rsidP="00A106F6" w:rsidRDefault="007F02D6" w14:paraId="2F2599A5" w14:textId="59BCFE91">
            <w:pPr>
              <w:pStyle w:val="ListParagraph"/>
              <w:numPr>
                <w:ilvl w:val="0"/>
                <w:numId w:val="23"/>
              </w:numPr>
              <w:rPr>
                <w:rFonts w:ascii="Arial" w:hAnsi="Arial" w:cs="Arial"/>
              </w:rPr>
            </w:pPr>
            <w:r w:rsidRPr="00302F0C">
              <w:rPr>
                <w:rFonts w:ascii="Arial" w:hAnsi="Arial" w:cs="Arial"/>
              </w:rPr>
              <w:t>Money</w:t>
            </w:r>
          </w:p>
          <w:p w:rsidRPr="00302F0C" w:rsidR="007F02D6" w:rsidP="00A106F6" w:rsidRDefault="007F02D6" w14:paraId="50841333" w14:textId="7A68EB80">
            <w:pPr>
              <w:pStyle w:val="ListParagraph"/>
              <w:numPr>
                <w:ilvl w:val="0"/>
                <w:numId w:val="23"/>
              </w:numPr>
              <w:rPr>
                <w:rFonts w:ascii="Arial" w:hAnsi="Arial" w:cs="Arial"/>
              </w:rPr>
            </w:pPr>
            <w:r w:rsidRPr="00302F0C">
              <w:rPr>
                <w:rFonts w:ascii="Arial" w:hAnsi="Arial" w:cs="Arial"/>
              </w:rPr>
              <w:t>Fidelity Guarantee</w:t>
            </w:r>
          </w:p>
          <w:p w:rsidRPr="00302F0C" w:rsidR="007F02D6" w:rsidP="00A106F6" w:rsidRDefault="007F02D6" w14:paraId="65B51964" w14:textId="76A50E7E">
            <w:pPr>
              <w:pStyle w:val="ListParagraph"/>
              <w:numPr>
                <w:ilvl w:val="0"/>
                <w:numId w:val="23"/>
              </w:numPr>
              <w:rPr>
                <w:rFonts w:ascii="Arial" w:hAnsi="Arial" w:cs="Arial"/>
              </w:rPr>
            </w:pPr>
            <w:r w:rsidRPr="00302F0C">
              <w:rPr>
                <w:rFonts w:ascii="Arial" w:hAnsi="Arial" w:cs="Arial"/>
              </w:rPr>
              <w:t>Commercial Crime</w:t>
            </w:r>
          </w:p>
          <w:p w:rsidRPr="00302F0C" w:rsidR="00EF6A58" w:rsidP="00A106F6" w:rsidRDefault="00EF6A58" w14:paraId="0A38B361" w14:textId="507D50F1">
            <w:pPr>
              <w:pStyle w:val="ListParagraph"/>
              <w:numPr>
                <w:ilvl w:val="0"/>
                <w:numId w:val="23"/>
              </w:numPr>
              <w:rPr>
                <w:rFonts w:ascii="Arial" w:hAnsi="Arial" w:cs="Arial"/>
              </w:rPr>
            </w:pPr>
            <w:r w:rsidRPr="00302F0C">
              <w:rPr>
                <w:rFonts w:ascii="Arial" w:hAnsi="Arial" w:cs="Arial"/>
              </w:rPr>
              <w:t>O</w:t>
            </w:r>
            <w:r w:rsidRPr="00302F0C" w:rsidR="00F81C5A">
              <w:rPr>
                <w:rFonts w:ascii="Arial" w:hAnsi="Arial" w:cs="Arial"/>
              </w:rPr>
              <w:t>ther(Text input)</w:t>
            </w:r>
          </w:p>
          <w:p w:rsidRPr="00302F0C" w:rsidR="00F81C5A" w:rsidP="00F81C5A" w:rsidRDefault="00F81C5A" w14:paraId="2947FEE1" w14:textId="77777777">
            <w:pPr>
              <w:rPr>
                <w:rFonts w:ascii="Arial" w:hAnsi="Arial" w:cs="Arial"/>
              </w:rPr>
            </w:pPr>
          </w:p>
          <w:p w:rsidRPr="00302F0C" w:rsidR="00F81C5A" w:rsidP="00F81C5A" w:rsidRDefault="00F81C5A" w14:paraId="6C3B513A" w14:textId="77777777">
            <w:pPr>
              <w:rPr>
                <w:rFonts w:ascii="Arial" w:hAnsi="Arial" w:cs="Arial"/>
              </w:rPr>
            </w:pPr>
          </w:p>
          <w:p w:rsidRPr="00302F0C" w:rsidR="00F81C5A" w:rsidP="00F81C5A" w:rsidRDefault="00D738C1" w14:paraId="59CA2CC9" w14:textId="72D64D3D">
            <w:pPr>
              <w:rPr>
                <w:rFonts w:ascii="Arial" w:hAnsi="Arial" w:cs="Arial"/>
                <w:b/>
                <w:bCs/>
              </w:rPr>
            </w:pPr>
            <w:r w:rsidRPr="00302F0C">
              <w:rPr>
                <w:rFonts w:ascii="Arial" w:hAnsi="Arial" w:cs="Arial"/>
              </w:rPr>
              <w:t>BU Specific and Project Specific Policies</w:t>
            </w:r>
            <w:r w:rsidRPr="00302F0C" w:rsidR="00043E49">
              <w:rPr>
                <w:rFonts w:ascii="Arial" w:hAnsi="Arial" w:cs="Arial"/>
              </w:rPr>
              <w:t xml:space="preserve"> Dropdowns</w:t>
            </w:r>
            <w:r w:rsidRPr="00302F0C" w:rsidR="00B62AE2">
              <w:rPr>
                <w:rFonts w:ascii="Arial" w:hAnsi="Arial" w:cs="Arial"/>
                <w:b/>
                <w:bCs/>
              </w:rPr>
              <w:t xml:space="preserve">(Policy Requirement = BU Specific/Project </w:t>
            </w:r>
            <w:r w:rsidRPr="00302F0C" w:rsidR="00043E49">
              <w:rPr>
                <w:rFonts w:ascii="Arial" w:hAnsi="Arial" w:cs="Arial"/>
                <w:b/>
                <w:bCs/>
              </w:rPr>
              <w:t>Specific Policy)</w:t>
            </w:r>
          </w:p>
          <w:p w:rsidRPr="00302F0C" w:rsidR="00615348" w:rsidP="00F846E8" w:rsidRDefault="00615348" w14:paraId="673DDB89" w14:textId="128488AD">
            <w:pPr>
              <w:pStyle w:val="ListParagraph"/>
              <w:numPr>
                <w:ilvl w:val="0"/>
                <w:numId w:val="60"/>
              </w:numPr>
              <w:rPr>
                <w:rFonts w:ascii="Arial" w:hAnsi="Arial" w:cs="Arial"/>
              </w:rPr>
            </w:pPr>
            <w:r w:rsidRPr="00302F0C">
              <w:rPr>
                <w:rFonts w:ascii="Arial" w:hAnsi="Arial" w:cs="Arial"/>
              </w:rPr>
              <w:t>Contractors All Risk Policy (CAR)</w:t>
            </w:r>
          </w:p>
          <w:p w:rsidRPr="00302F0C" w:rsidR="00615348" w:rsidP="00F846E8" w:rsidRDefault="00615348" w14:paraId="0A1B4026" w14:textId="6FB8627A">
            <w:pPr>
              <w:pStyle w:val="ListParagraph"/>
              <w:numPr>
                <w:ilvl w:val="0"/>
                <w:numId w:val="60"/>
              </w:numPr>
              <w:rPr>
                <w:rFonts w:ascii="Arial" w:hAnsi="Arial" w:cs="Arial"/>
              </w:rPr>
            </w:pPr>
            <w:r w:rsidRPr="00302F0C">
              <w:rPr>
                <w:rFonts w:ascii="Arial" w:hAnsi="Arial" w:cs="Arial"/>
              </w:rPr>
              <w:t>Erection All Risk (EAR)</w:t>
            </w:r>
          </w:p>
          <w:p w:rsidRPr="00302F0C" w:rsidR="00615348" w:rsidP="00F846E8" w:rsidRDefault="00615348" w14:paraId="7A582217" w14:textId="3B7928E6">
            <w:pPr>
              <w:pStyle w:val="ListParagraph"/>
              <w:numPr>
                <w:ilvl w:val="0"/>
                <w:numId w:val="60"/>
              </w:numPr>
              <w:rPr>
                <w:rFonts w:ascii="Arial" w:hAnsi="Arial" w:cs="Arial"/>
              </w:rPr>
            </w:pPr>
            <w:r w:rsidRPr="00302F0C">
              <w:rPr>
                <w:rFonts w:ascii="Arial" w:hAnsi="Arial" w:cs="Arial"/>
              </w:rPr>
              <w:t>CPM (Contractor Plant &amp; Machinery)</w:t>
            </w:r>
          </w:p>
          <w:p w:rsidRPr="00302F0C" w:rsidR="00615348" w:rsidP="00F846E8" w:rsidRDefault="00615348" w14:paraId="2220CF55" w14:textId="015F51AA">
            <w:pPr>
              <w:pStyle w:val="ListParagraph"/>
              <w:numPr>
                <w:ilvl w:val="0"/>
                <w:numId w:val="60"/>
              </w:numPr>
              <w:rPr>
                <w:rFonts w:ascii="Arial" w:hAnsi="Arial" w:cs="Arial"/>
              </w:rPr>
            </w:pPr>
            <w:r w:rsidRPr="00302F0C">
              <w:rPr>
                <w:rFonts w:ascii="Arial" w:hAnsi="Arial" w:cs="Arial"/>
              </w:rPr>
              <w:t>Plant and Equipment Insurance</w:t>
            </w:r>
          </w:p>
          <w:p w:rsidRPr="00302F0C" w:rsidR="00615348" w:rsidP="00F846E8" w:rsidRDefault="00615348" w14:paraId="5FBEB6D6" w14:textId="481B71D2">
            <w:pPr>
              <w:pStyle w:val="ListParagraph"/>
              <w:numPr>
                <w:ilvl w:val="0"/>
                <w:numId w:val="60"/>
              </w:numPr>
              <w:rPr>
                <w:rFonts w:ascii="Arial" w:hAnsi="Arial" w:cs="Arial"/>
              </w:rPr>
            </w:pPr>
            <w:r w:rsidRPr="00302F0C">
              <w:rPr>
                <w:rFonts w:ascii="Arial" w:hAnsi="Arial" w:cs="Arial"/>
              </w:rPr>
              <w:t>Fire Policy</w:t>
            </w:r>
          </w:p>
          <w:p w:rsidRPr="00302F0C" w:rsidR="00615348" w:rsidP="00F846E8" w:rsidRDefault="00615348" w14:paraId="32790A1B" w14:textId="55744951">
            <w:pPr>
              <w:pStyle w:val="ListParagraph"/>
              <w:numPr>
                <w:ilvl w:val="0"/>
                <w:numId w:val="60"/>
              </w:numPr>
              <w:rPr>
                <w:rFonts w:ascii="Arial" w:hAnsi="Arial" w:cs="Arial"/>
              </w:rPr>
            </w:pPr>
            <w:r w:rsidRPr="00302F0C">
              <w:rPr>
                <w:rFonts w:ascii="Arial" w:hAnsi="Arial" w:cs="Arial"/>
              </w:rPr>
              <w:t>Fire and Burglary</w:t>
            </w:r>
          </w:p>
          <w:p w:rsidRPr="00302F0C" w:rsidR="00615348" w:rsidP="00F846E8" w:rsidRDefault="00615348" w14:paraId="6607F918" w14:textId="23317608">
            <w:pPr>
              <w:pStyle w:val="ListParagraph"/>
              <w:numPr>
                <w:ilvl w:val="0"/>
                <w:numId w:val="60"/>
              </w:numPr>
              <w:rPr>
                <w:rFonts w:ascii="Arial" w:hAnsi="Arial" w:cs="Arial"/>
              </w:rPr>
            </w:pPr>
            <w:r w:rsidRPr="00302F0C">
              <w:rPr>
                <w:rFonts w:ascii="Arial" w:hAnsi="Arial" w:cs="Arial"/>
              </w:rPr>
              <w:t>Property All Risk Insurance</w:t>
            </w:r>
            <w:r w:rsidRPr="00302F0C" w:rsidR="00BC4F9E">
              <w:rPr>
                <w:rFonts w:ascii="Arial" w:hAnsi="Arial" w:cs="Arial"/>
              </w:rPr>
              <w:t>(</w:t>
            </w:r>
            <w:r w:rsidRPr="00302F0C">
              <w:rPr>
                <w:rFonts w:ascii="Arial" w:hAnsi="Arial" w:cs="Arial"/>
              </w:rPr>
              <w:t>PAR</w:t>
            </w:r>
            <w:r w:rsidRPr="00302F0C" w:rsidR="00BC4F9E">
              <w:rPr>
                <w:rFonts w:ascii="Arial" w:hAnsi="Arial" w:cs="Arial"/>
              </w:rPr>
              <w:t>)</w:t>
            </w:r>
          </w:p>
          <w:p w:rsidRPr="00302F0C" w:rsidR="00615348" w:rsidP="00F846E8" w:rsidRDefault="00615348" w14:paraId="5AEC04EE" w14:textId="72F5852A">
            <w:pPr>
              <w:pStyle w:val="ListParagraph"/>
              <w:numPr>
                <w:ilvl w:val="0"/>
                <w:numId w:val="60"/>
              </w:numPr>
              <w:rPr>
                <w:rFonts w:ascii="Arial" w:hAnsi="Arial" w:cs="Arial"/>
              </w:rPr>
            </w:pPr>
            <w:r w:rsidRPr="00302F0C">
              <w:rPr>
                <w:rFonts w:ascii="Arial" w:hAnsi="Arial" w:cs="Arial"/>
              </w:rPr>
              <w:t>Industrial All Risk</w:t>
            </w:r>
          </w:p>
          <w:p w:rsidRPr="00302F0C" w:rsidR="00615348" w:rsidP="00F846E8" w:rsidRDefault="00615348" w14:paraId="2B85F7ED" w14:textId="6A4780EF">
            <w:pPr>
              <w:pStyle w:val="ListParagraph"/>
              <w:numPr>
                <w:ilvl w:val="0"/>
                <w:numId w:val="60"/>
              </w:numPr>
              <w:rPr>
                <w:rFonts w:ascii="Arial" w:hAnsi="Arial" w:cs="Arial"/>
              </w:rPr>
            </w:pPr>
            <w:r w:rsidRPr="00302F0C">
              <w:rPr>
                <w:rFonts w:ascii="Arial" w:hAnsi="Arial" w:cs="Arial"/>
              </w:rPr>
              <w:t>Electronic</w:t>
            </w:r>
          </w:p>
          <w:p w:rsidRPr="00302F0C" w:rsidR="00615348" w:rsidP="00F846E8" w:rsidRDefault="00615348" w14:paraId="056848E2" w14:textId="060A3865">
            <w:pPr>
              <w:pStyle w:val="ListParagraph"/>
              <w:numPr>
                <w:ilvl w:val="0"/>
                <w:numId w:val="60"/>
              </w:numPr>
              <w:rPr>
                <w:rFonts w:ascii="Arial" w:hAnsi="Arial" w:cs="Arial"/>
              </w:rPr>
            </w:pPr>
            <w:r w:rsidRPr="00302F0C">
              <w:rPr>
                <w:rFonts w:ascii="Arial" w:hAnsi="Arial" w:cs="Arial"/>
              </w:rPr>
              <w:t>Machinery All Risk</w:t>
            </w:r>
          </w:p>
          <w:p w:rsidRPr="00302F0C" w:rsidR="00615348" w:rsidP="00F846E8" w:rsidRDefault="00615348" w14:paraId="0CC0AC18" w14:textId="5DB4CBA6">
            <w:pPr>
              <w:pStyle w:val="ListParagraph"/>
              <w:numPr>
                <w:ilvl w:val="0"/>
                <w:numId w:val="60"/>
              </w:numPr>
              <w:rPr>
                <w:rFonts w:ascii="Arial" w:hAnsi="Arial" w:cs="Arial"/>
              </w:rPr>
            </w:pPr>
            <w:r w:rsidRPr="00302F0C">
              <w:rPr>
                <w:rFonts w:ascii="Arial" w:hAnsi="Arial" w:cs="Arial"/>
              </w:rPr>
              <w:t>MOC (Machinery Operational Cover)</w:t>
            </w:r>
          </w:p>
          <w:p w:rsidRPr="00302F0C" w:rsidR="00615348" w:rsidP="00F846E8" w:rsidRDefault="00615348" w14:paraId="02C167DD" w14:textId="367F9FD5">
            <w:pPr>
              <w:pStyle w:val="ListParagraph"/>
              <w:numPr>
                <w:ilvl w:val="0"/>
                <w:numId w:val="60"/>
              </w:numPr>
              <w:rPr>
                <w:rFonts w:ascii="Arial" w:hAnsi="Arial" w:cs="Arial"/>
              </w:rPr>
            </w:pPr>
            <w:r w:rsidRPr="00302F0C">
              <w:rPr>
                <w:rFonts w:ascii="Arial" w:hAnsi="Arial" w:cs="Arial"/>
              </w:rPr>
              <w:t>Motor Test Plate</w:t>
            </w:r>
          </w:p>
          <w:p w:rsidRPr="00302F0C" w:rsidR="00615348" w:rsidP="00F846E8" w:rsidRDefault="00615348" w14:paraId="50BA4BE5" w14:textId="123085EC">
            <w:pPr>
              <w:pStyle w:val="ListParagraph"/>
              <w:numPr>
                <w:ilvl w:val="0"/>
                <w:numId w:val="60"/>
              </w:numPr>
              <w:rPr>
                <w:rFonts w:ascii="Arial" w:hAnsi="Arial" w:cs="Arial"/>
              </w:rPr>
            </w:pPr>
            <w:r w:rsidRPr="00302F0C">
              <w:rPr>
                <w:rFonts w:ascii="Arial" w:hAnsi="Arial" w:cs="Arial"/>
              </w:rPr>
              <w:t>Taxi Fleet</w:t>
            </w:r>
          </w:p>
          <w:p w:rsidRPr="00302F0C" w:rsidR="00615348" w:rsidP="00F846E8" w:rsidRDefault="00615348" w14:paraId="15FE7C65" w14:textId="553EB5D2">
            <w:pPr>
              <w:pStyle w:val="ListParagraph"/>
              <w:numPr>
                <w:ilvl w:val="0"/>
                <w:numId w:val="60"/>
              </w:numPr>
              <w:rPr>
                <w:rFonts w:ascii="Arial" w:hAnsi="Arial" w:cs="Arial"/>
              </w:rPr>
            </w:pPr>
            <w:r w:rsidRPr="00302F0C">
              <w:rPr>
                <w:rFonts w:ascii="Arial" w:hAnsi="Arial" w:cs="Arial"/>
              </w:rPr>
              <w:t>Goods in Transit</w:t>
            </w:r>
          </w:p>
          <w:p w:rsidRPr="00302F0C" w:rsidR="00615348" w:rsidP="00F846E8" w:rsidRDefault="00615348" w14:paraId="5EF6DDE5" w14:textId="0D26E66B">
            <w:pPr>
              <w:pStyle w:val="ListParagraph"/>
              <w:numPr>
                <w:ilvl w:val="0"/>
                <w:numId w:val="60"/>
              </w:numPr>
              <w:rPr>
                <w:rFonts w:ascii="Arial" w:hAnsi="Arial" w:cs="Arial"/>
              </w:rPr>
            </w:pPr>
            <w:r w:rsidRPr="00302F0C">
              <w:rPr>
                <w:rFonts w:ascii="Arial" w:hAnsi="Arial" w:cs="Arial"/>
              </w:rPr>
              <w:t>Marine</w:t>
            </w:r>
          </w:p>
          <w:p w:rsidRPr="00302F0C" w:rsidR="00615348" w:rsidP="00F846E8" w:rsidRDefault="00615348" w14:paraId="3FAB84AA" w14:textId="3FBC31A0">
            <w:pPr>
              <w:pStyle w:val="ListParagraph"/>
              <w:numPr>
                <w:ilvl w:val="0"/>
                <w:numId w:val="60"/>
              </w:numPr>
              <w:rPr>
                <w:rFonts w:ascii="Arial" w:hAnsi="Arial" w:cs="Arial"/>
              </w:rPr>
            </w:pPr>
            <w:r w:rsidRPr="00302F0C">
              <w:rPr>
                <w:rFonts w:ascii="Arial" w:hAnsi="Arial" w:cs="Arial"/>
              </w:rPr>
              <w:t>Poultry</w:t>
            </w:r>
          </w:p>
          <w:p w:rsidRPr="00302F0C" w:rsidR="00615348" w:rsidP="00F846E8" w:rsidRDefault="0089638D" w14:paraId="320D4BDE" w14:textId="6D133513">
            <w:pPr>
              <w:pStyle w:val="ListParagraph"/>
              <w:numPr>
                <w:ilvl w:val="0"/>
                <w:numId w:val="60"/>
              </w:numPr>
              <w:rPr>
                <w:rFonts w:ascii="Arial" w:hAnsi="Arial" w:cs="Arial"/>
              </w:rPr>
            </w:pPr>
            <w:r w:rsidRPr="00302F0C">
              <w:rPr>
                <w:rFonts w:ascii="Arial" w:hAnsi="Arial" w:cs="Arial"/>
              </w:rPr>
              <w:t>Other(Text input)</w:t>
            </w:r>
          </w:p>
          <w:p w:rsidRPr="00302F0C" w:rsidR="00D738C1" w:rsidP="00F81C5A" w:rsidRDefault="00D738C1" w14:paraId="64854C2F" w14:textId="77777777">
            <w:pPr>
              <w:rPr>
                <w:rFonts w:ascii="Arial" w:hAnsi="Arial" w:cs="Arial"/>
              </w:rPr>
            </w:pPr>
          </w:p>
          <w:p w:rsidRPr="00302F0C" w:rsidR="00CF3392" w:rsidP="00EF6A58" w:rsidRDefault="00CF3392" w14:paraId="028CEEED" w14:textId="77777777">
            <w:pPr>
              <w:rPr>
                <w:rFonts w:ascii="Arial" w:hAnsi="Arial" w:cs="Arial"/>
              </w:rPr>
            </w:pPr>
          </w:p>
          <w:p w:rsidRPr="00302F0C" w:rsidR="00EF6A58" w:rsidP="00EF6A58" w:rsidRDefault="00EF6A58" w14:paraId="186BF577" w14:textId="6F9C0D2F">
            <w:pPr>
              <w:rPr>
                <w:rFonts w:ascii="Arial" w:hAnsi="Arial" w:cs="Arial"/>
              </w:rPr>
            </w:pPr>
          </w:p>
        </w:tc>
      </w:tr>
      <w:tr w:rsidRPr="00302F0C" w:rsidR="00CF3392" w:rsidTr="002C580C" w14:paraId="598E05E3" w14:textId="77777777">
        <w:trPr>
          <w:trHeight w:val="290"/>
        </w:trPr>
        <w:tc>
          <w:tcPr>
            <w:tcW w:w="1980" w:type="dxa"/>
            <w:tcBorders>
              <w:top w:val="nil"/>
              <w:left w:val="single" w:color="auto" w:sz="4" w:space="0"/>
              <w:bottom w:val="single" w:color="auto" w:sz="4" w:space="0"/>
              <w:right w:val="single" w:color="auto" w:sz="4" w:space="0"/>
            </w:tcBorders>
            <w:noWrap/>
            <w:vAlign w:val="bottom"/>
          </w:tcPr>
          <w:p w:rsidRPr="00302F0C" w:rsidR="00CF3392" w:rsidP="00CF3392" w:rsidRDefault="00CF3392" w14:paraId="1AC736F2" w14:textId="4EEF5FC1">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Policy Number</w:t>
            </w:r>
          </w:p>
        </w:tc>
        <w:tc>
          <w:tcPr>
            <w:tcW w:w="1710" w:type="dxa"/>
            <w:tcBorders>
              <w:top w:val="nil"/>
              <w:left w:val="nil"/>
              <w:bottom w:val="single" w:color="auto" w:sz="4" w:space="0"/>
              <w:right w:val="single" w:color="auto" w:sz="4" w:space="0"/>
            </w:tcBorders>
            <w:noWrap/>
            <w:vAlign w:val="bottom"/>
          </w:tcPr>
          <w:p w:rsidRPr="00302F0C" w:rsidR="00CF3392" w:rsidP="00CF3392" w:rsidRDefault="00CF3392" w14:paraId="6793B3E2" w14:textId="587178C4">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Alphanumeric field</w:t>
            </w:r>
          </w:p>
        </w:tc>
        <w:tc>
          <w:tcPr>
            <w:tcW w:w="5850" w:type="dxa"/>
            <w:tcBorders>
              <w:top w:val="nil"/>
              <w:left w:val="nil"/>
              <w:bottom w:val="single" w:color="auto" w:sz="4" w:space="0"/>
              <w:right w:val="single" w:color="auto" w:sz="4" w:space="0"/>
            </w:tcBorders>
            <w:noWrap/>
            <w:vAlign w:val="bottom"/>
          </w:tcPr>
          <w:p w:rsidRPr="00302F0C" w:rsidR="00CF3392" w:rsidP="00CF3392" w:rsidRDefault="00CF3392" w14:paraId="2868DA5E" w14:textId="2E8D3D38">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To be made mandatory if the Type of Request is renewal</w:t>
            </w:r>
          </w:p>
        </w:tc>
      </w:tr>
      <w:tr w:rsidRPr="00302F0C" w:rsidR="00CF3392" w:rsidTr="002C580C" w14:paraId="749A4705" w14:textId="77777777">
        <w:trPr>
          <w:trHeight w:val="290"/>
        </w:trPr>
        <w:tc>
          <w:tcPr>
            <w:tcW w:w="1980" w:type="dxa"/>
            <w:tcBorders>
              <w:top w:val="nil"/>
              <w:left w:val="single" w:color="auto" w:sz="4" w:space="0"/>
              <w:bottom w:val="single" w:color="auto" w:sz="4" w:space="0"/>
              <w:right w:val="single" w:color="auto" w:sz="4" w:space="0"/>
            </w:tcBorders>
            <w:noWrap/>
            <w:vAlign w:val="bottom"/>
            <w:hideMark/>
          </w:tcPr>
          <w:p w:rsidRPr="00302F0C" w:rsidR="00CF3392" w:rsidP="00CF3392" w:rsidRDefault="00CF3392" w14:paraId="1B97EB81"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Period of Insurance</w:t>
            </w:r>
            <w:r w:rsidRPr="00302F0C">
              <w:rPr>
                <w:rFonts w:ascii="Arial" w:hAnsi="Arial" w:eastAsia="Times New Roman" w:cs="Arial"/>
                <w:color w:val="FF0000"/>
                <w:sz w:val="22"/>
                <w:szCs w:val="22"/>
                <w:lang w:eastAsia="en-GB"/>
              </w:rPr>
              <w:t>*</w:t>
            </w:r>
          </w:p>
        </w:tc>
        <w:tc>
          <w:tcPr>
            <w:tcW w:w="1710" w:type="dxa"/>
            <w:tcBorders>
              <w:top w:val="nil"/>
              <w:left w:val="nil"/>
              <w:bottom w:val="single" w:color="auto" w:sz="4" w:space="0"/>
              <w:right w:val="single" w:color="auto" w:sz="4" w:space="0"/>
            </w:tcBorders>
            <w:noWrap/>
            <w:vAlign w:val="bottom"/>
            <w:hideMark/>
          </w:tcPr>
          <w:p w:rsidRPr="00302F0C" w:rsidR="00CF3392" w:rsidP="00CF3392" w:rsidRDefault="00CF3392" w14:paraId="2E32817E"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Date range picker</w:t>
            </w:r>
          </w:p>
        </w:tc>
        <w:tc>
          <w:tcPr>
            <w:tcW w:w="5850" w:type="dxa"/>
            <w:tcBorders>
              <w:top w:val="nil"/>
              <w:left w:val="nil"/>
              <w:bottom w:val="single" w:color="auto" w:sz="4" w:space="0"/>
              <w:right w:val="single" w:color="auto" w:sz="4" w:space="0"/>
            </w:tcBorders>
            <w:noWrap/>
            <w:vAlign w:val="bottom"/>
            <w:hideMark/>
          </w:tcPr>
          <w:p w:rsidRPr="00302F0C" w:rsidR="00CF3392" w:rsidP="00CF3392" w:rsidRDefault="00CF3392" w14:paraId="629E7924"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Start Date – End Date</w:t>
            </w:r>
          </w:p>
        </w:tc>
      </w:tr>
      <w:tr w:rsidRPr="00302F0C" w:rsidR="004513AC" w:rsidTr="002C580C" w14:paraId="5E582F34" w14:textId="77777777">
        <w:trPr>
          <w:trHeight w:val="290"/>
        </w:trPr>
        <w:tc>
          <w:tcPr>
            <w:tcW w:w="1980" w:type="dxa"/>
            <w:tcBorders>
              <w:top w:val="nil"/>
              <w:left w:val="single" w:color="auto" w:sz="4" w:space="0"/>
              <w:bottom w:val="single" w:color="auto" w:sz="4" w:space="0"/>
              <w:right w:val="single" w:color="auto" w:sz="4" w:space="0"/>
            </w:tcBorders>
            <w:noWrap/>
            <w:vAlign w:val="bottom"/>
          </w:tcPr>
          <w:p w:rsidRPr="00302F0C" w:rsidR="004513AC" w:rsidDel="00CA51DF" w:rsidP="00CF3392" w:rsidRDefault="004513AC" w14:paraId="015DFE9D" w14:textId="1BE9BBF9">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Currency</w:t>
            </w:r>
          </w:p>
        </w:tc>
        <w:tc>
          <w:tcPr>
            <w:tcW w:w="1710" w:type="dxa"/>
            <w:tcBorders>
              <w:top w:val="nil"/>
              <w:left w:val="nil"/>
              <w:bottom w:val="single" w:color="auto" w:sz="4" w:space="0"/>
              <w:right w:val="single" w:color="auto" w:sz="4" w:space="0"/>
            </w:tcBorders>
            <w:noWrap/>
            <w:vAlign w:val="bottom"/>
          </w:tcPr>
          <w:p w:rsidRPr="00302F0C" w:rsidR="004513AC" w:rsidP="00CF3392" w:rsidRDefault="004513AC" w14:paraId="0DFD8D8D" w14:textId="1710E1D5">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Dropdown</w:t>
            </w:r>
          </w:p>
        </w:tc>
        <w:tc>
          <w:tcPr>
            <w:tcW w:w="5850" w:type="dxa"/>
            <w:tcBorders>
              <w:top w:val="nil"/>
              <w:left w:val="nil"/>
              <w:bottom w:val="single" w:color="auto" w:sz="4" w:space="0"/>
              <w:right w:val="single" w:color="auto" w:sz="4" w:space="0"/>
            </w:tcBorders>
            <w:noWrap/>
            <w:vAlign w:val="bottom"/>
          </w:tcPr>
          <w:p w:rsidRPr="00302F0C" w:rsidR="004513AC" w:rsidP="00CF3392" w:rsidRDefault="004513AC" w14:paraId="532C1CC2" w14:textId="4363906C">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Dropdown of existing currencies on D365</w:t>
            </w:r>
          </w:p>
        </w:tc>
      </w:tr>
      <w:tr w:rsidRPr="00302F0C" w:rsidR="00CF3392" w:rsidTr="002C580C" w14:paraId="60792F89" w14:textId="77777777">
        <w:trPr>
          <w:trHeight w:val="290"/>
        </w:trPr>
        <w:tc>
          <w:tcPr>
            <w:tcW w:w="1980" w:type="dxa"/>
            <w:tcBorders>
              <w:top w:val="nil"/>
              <w:left w:val="single" w:color="auto" w:sz="4" w:space="0"/>
              <w:bottom w:val="single" w:color="auto" w:sz="4" w:space="0"/>
              <w:right w:val="single" w:color="auto" w:sz="4" w:space="0"/>
            </w:tcBorders>
            <w:noWrap/>
            <w:vAlign w:val="bottom"/>
            <w:hideMark/>
          </w:tcPr>
          <w:p w:rsidRPr="00302F0C" w:rsidR="00CF3392" w:rsidP="00CF3392" w:rsidRDefault="00CF3392" w14:paraId="5DA38F10" w14:textId="77777777">
            <w:pPr>
              <w:spacing w:after="0" w:line="240" w:lineRule="auto"/>
              <w:rPr>
                <w:rFonts w:ascii="Arial" w:hAnsi="Arial" w:eastAsia="Times New Roman" w:cs="Arial"/>
                <w:color w:val="000000"/>
                <w:sz w:val="22"/>
                <w:szCs w:val="22"/>
                <w:lang w:eastAsia="en-GB"/>
              </w:rPr>
            </w:pPr>
            <w:del w:author="Akshay Raveendran" w:date="2025-07-20T23:45:00Z" w16du:dateUtc="2025-07-20T19:45:00Z" w:id="2537">
              <w:r w:rsidRPr="00302F0C" w:rsidDel="00CA51DF">
                <w:rPr>
                  <w:rFonts w:ascii="Arial" w:hAnsi="Arial" w:eastAsia="Times New Roman" w:cs="Arial"/>
                  <w:color w:val="000000"/>
                  <w:sz w:val="22"/>
                  <w:szCs w:val="22"/>
                  <w:lang w:eastAsia="en-GB"/>
                </w:rPr>
                <w:delText xml:space="preserve">Total </w:delText>
              </w:r>
            </w:del>
            <w:r w:rsidRPr="00302F0C">
              <w:rPr>
                <w:rFonts w:ascii="Arial" w:hAnsi="Arial" w:eastAsia="Times New Roman" w:cs="Arial"/>
                <w:color w:val="000000"/>
                <w:sz w:val="22"/>
                <w:szCs w:val="22"/>
                <w:lang w:eastAsia="en-GB"/>
              </w:rPr>
              <w:t>Sum Insured / Project Value</w:t>
            </w:r>
            <w:r w:rsidRPr="00302F0C">
              <w:rPr>
                <w:rFonts w:ascii="Arial" w:hAnsi="Arial" w:eastAsia="Times New Roman" w:cs="Arial"/>
                <w:color w:val="FF0000"/>
                <w:sz w:val="22"/>
                <w:szCs w:val="22"/>
                <w:lang w:eastAsia="en-GB"/>
              </w:rPr>
              <w:t>*</w:t>
            </w:r>
          </w:p>
        </w:tc>
        <w:tc>
          <w:tcPr>
            <w:tcW w:w="1710" w:type="dxa"/>
            <w:tcBorders>
              <w:top w:val="nil"/>
              <w:left w:val="nil"/>
              <w:bottom w:val="single" w:color="auto" w:sz="4" w:space="0"/>
              <w:right w:val="single" w:color="auto" w:sz="4" w:space="0"/>
            </w:tcBorders>
            <w:noWrap/>
            <w:vAlign w:val="bottom"/>
            <w:hideMark/>
          </w:tcPr>
          <w:p w:rsidRPr="00302F0C" w:rsidR="00CF3392" w:rsidP="00CF3392" w:rsidRDefault="00CF3392" w14:paraId="66B44994"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Manual input(numeric)</w:t>
            </w:r>
          </w:p>
        </w:tc>
        <w:tc>
          <w:tcPr>
            <w:tcW w:w="5850" w:type="dxa"/>
            <w:tcBorders>
              <w:top w:val="nil"/>
              <w:left w:val="nil"/>
              <w:bottom w:val="single" w:color="auto" w:sz="4" w:space="0"/>
              <w:right w:val="single" w:color="auto" w:sz="4" w:space="0"/>
            </w:tcBorders>
            <w:noWrap/>
            <w:vAlign w:val="bottom"/>
            <w:hideMark/>
          </w:tcPr>
          <w:p w:rsidRPr="00302F0C" w:rsidR="00CF3392" w:rsidP="00CF3392" w:rsidRDefault="00CF3392" w14:paraId="2D779AC4" w14:textId="5F2D1490">
            <w:pPr>
              <w:spacing w:after="0" w:line="240" w:lineRule="auto"/>
              <w:rPr>
                <w:rFonts w:ascii="Arial" w:hAnsi="Arial" w:eastAsia="Times New Roman" w:cs="Arial"/>
                <w:color w:val="000000"/>
                <w:sz w:val="22"/>
                <w:szCs w:val="22"/>
                <w:lang w:eastAsia="en-GB"/>
              </w:rPr>
            </w:pPr>
            <w:commentRangeStart w:id="2538"/>
            <w:commentRangeStart w:id="2539"/>
            <w:r w:rsidRPr="00302F0C">
              <w:rPr>
                <w:rFonts w:ascii="Arial" w:hAnsi="Arial" w:eastAsia="Times New Roman" w:cs="Arial"/>
                <w:color w:val="000000"/>
                <w:sz w:val="22"/>
                <w:szCs w:val="22"/>
                <w:lang w:eastAsia="en-GB"/>
              </w:rPr>
              <w:t xml:space="preserve">Numeric field </w:t>
            </w:r>
            <w:commentRangeEnd w:id="2538"/>
            <w:r w:rsidRPr="00302F0C" w:rsidR="007E2421">
              <w:rPr>
                <w:rStyle w:val="CommentReference"/>
                <w:rFonts w:ascii="Arial" w:hAnsi="Arial" w:cs="Arial"/>
              </w:rPr>
              <w:commentReference w:id="2538"/>
            </w:r>
            <w:commentRangeEnd w:id="2539"/>
            <w:r w:rsidRPr="00302F0C" w:rsidR="004513AC">
              <w:rPr>
                <w:rStyle w:val="CommentReference"/>
                <w:rFonts w:ascii="Arial" w:hAnsi="Arial" w:cs="Arial"/>
              </w:rPr>
              <w:commentReference w:id="2539"/>
            </w:r>
          </w:p>
        </w:tc>
      </w:tr>
      <w:tr w:rsidRPr="00302F0C" w:rsidR="00CF3392" w:rsidTr="002C580C" w14:paraId="202459D2" w14:textId="77777777">
        <w:trPr>
          <w:trHeight w:val="290"/>
        </w:trPr>
        <w:tc>
          <w:tcPr>
            <w:tcW w:w="1980" w:type="dxa"/>
            <w:tcBorders>
              <w:top w:val="nil"/>
              <w:left w:val="single" w:color="auto" w:sz="4" w:space="0"/>
              <w:bottom w:val="single" w:color="auto" w:sz="4" w:space="0"/>
              <w:right w:val="single" w:color="auto" w:sz="4" w:space="0"/>
            </w:tcBorders>
            <w:noWrap/>
            <w:vAlign w:val="bottom"/>
            <w:hideMark/>
          </w:tcPr>
          <w:p w:rsidRPr="00302F0C" w:rsidR="00CF3392" w:rsidP="00CF3392" w:rsidRDefault="00CF3392" w14:paraId="24218EE9"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Brief Description of request</w:t>
            </w:r>
            <w:del w:author="Akshay Raveendran" w:date="2025-07-20T23:45:00Z" w16du:dateUtc="2025-07-20T19:45:00Z" w:id="2540">
              <w:r w:rsidRPr="00302F0C" w:rsidDel="009E0C70">
                <w:rPr>
                  <w:rFonts w:ascii="Arial" w:hAnsi="Arial" w:eastAsia="Times New Roman" w:cs="Arial"/>
                  <w:color w:val="000000"/>
                  <w:sz w:val="22"/>
                  <w:szCs w:val="22"/>
                  <w:lang w:eastAsia="en-GB"/>
                </w:rPr>
                <w:delText>/ Nature of Project</w:delText>
              </w:r>
            </w:del>
            <w:r w:rsidRPr="00302F0C">
              <w:rPr>
                <w:rFonts w:ascii="Arial" w:hAnsi="Arial" w:eastAsia="Times New Roman" w:cs="Arial"/>
                <w:color w:val="FF0000"/>
                <w:sz w:val="22"/>
                <w:szCs w:val="22"/>
                <w:lang w:eastAsia="en-GB"/>
              </w:rPr>
              <w:t>*</w:t>
            </w:r>
          </w:p>
        </w:tc>
        <w:tc>
          <w:tcPr>
            <w:tcW w:w="1710" w:type="dxa"/>
            <w:tcBorders>
              <w:top w:val="nil"/>
              <w:left w:val="nil"/>
              <w:bottom w:val="single" w:color="auto" w:sz="4" w:space="0"/>
              <w:right w:val="single" w:color="auto" w:sz="4" w:space="0"/>
            </w:tcBorders>
            <w:noWrap/>
            <w:vAlign w:val="bottom"/>
            <w:hideMark/>
          </w:tcPr>
          <w:p w:rsidRPr="00302F0C" w:rsidR="00CF3392" w:rsidP="00CF3392" w:rsidRDefault="00CF3392" w14:paraId="367448F4"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Manual input</w:t>
            </w:r>
          </w:p>
        </w:tc>
        <w:tc>
          <w:tcPr>
            <w:tcW w:w="5850" w:type="dxa"/>
            <w:tcBorders>
              <w:top w:val="nil"/>
              <w:left w:val="nil"/>
              <w:bottom w:val="single" w:color="auto" w:sz="4" w:space="0"/>
              <w:right w:val="single" w:color="auto" w:sz="4" w:space="0"/>
            </w:tcBorders>
            <w:noWrap/>
            <w:vAlign w:val="bottom"/>
            <w:hideMark/>
          </w:tcPr>
          <w:p w:rsidRPr="00302F0C" w:rsidR="00CF3392" w:rsidP="00CF3392" w:rsidRDefault="00CF3392" w14:paraId="261F76FC"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Text field (limit: 500 characters)</w:t>
            </w:r>
          </w:p>
        </w:tc>
      </w:tr>
      <w:tr w:rsidRPr="00302F0C" w:rsidR="00CF3392" w:rsidTr="002C580C" w14:paraId="5828FA36" w14:textId="77777777">
        <w:trPr>
          <w:trHeight w:val="290"/>
        </w:trPr>
        <w:tc>
          <w:tcPr>
            <w:tcW w:w="1980" w:type="dxa"/>
            <w:tcBorders>
              <w:top w:val="nil"/>
              <w:left w:val="single" w:color="auto" w:sz="4" w:space="0"/>
              <w:bottom w:val="single" w:color="auto" w:sz="4" w:space="0"/>
              <w:right w:val="single" w:color="auto" w:sz="4" w:space="0"/>
            </w:tcBorders>
            <w:noWrap/>
            <w:vAlign w:val="bottom"/>
            <w:hideMark/>
          </w:tcPr>
          <w:p w:rsidRPr="00302F0C" w:rsidR="00CF3392" w:rsidP="00CF3392" w:rsidRDefault="00CF3392" w14:paraId="2D969093"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Attachments</w:t>
            </w:r>
            <w:r w:rsidRPr="00302F0C">
              <w:rPr>
                <w:rFonts w:ascii="Arial" w:hAnsi="Arial" w:eastAsia="Times New Roman" w:cs="Arial"/>
                <w:color w:val="FF0000"/>
                <w:sz w:val="22"/>
                <w:szCs w:val="22"/>
                <w:lang w:eastAsia="en-GB"/>
              </w:rPr>
              <w:t>*</w:t>
            </w:r>
          </w:p>
        </w:tc>
        <w:tc>
          <w:tcPr>
            <w:tcW w:w="1710" w:type="dxa"/>
            <w:tcBorders>
              <w:top w:val="nil"/>
              <w:left w:val="nil"/>
              <w:bottom w:val="single" w:color="auto" w:sz="4" w:space="0"/>
              <w:right w:val="single" w:color="auto" w:sz="4" w:space="0"/>
            </w:tcBorders>
            <w:noWrap/>
            <w:vAlign w:val="bottom"/>
            <w:hideMark/>
          </w:tcPr>
          <w:p w:rsidRPr="00302F0C" w:rsidR="00CF3392" w:rsidP="00CF3392" w:rsidRDefault="00CF3392" w14:paraId="04353597"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(File Upload-multiple files)</w:t>
            </w:r>
          </w:p>
        </w:tc>
        <w:tc>
          <w:tcPr>
            <w:tcW w:w="5850" w:type="dxa"/>
            <w:tcBorders>
              <w:top w:val="nil"/>
              <w:left w:val="nil"/>
              <w:bottom w:val="single" w:color="auto" w:sz="4" w:space="0"/>
              <w:right w:val="single" w:color="auto" w:sz="4" w:space="0"/>
            </w:tcBorders>
            <w:vAlign w:val="bottom"/>
            <w:hideMark/>
          </w:tcPr>
          <w:p w:rsidRPr="00302F0C" w:rsidR="00CF3392" w:rsidP="00CF3392" w:rsidRDefault="00CF3392" w14:paraId="491073E9" w14:textId="77777777">
            <w:pPr>
              <w:spacing w:after="0" w:line="240" w:lineRule="auto"/>
              <w:rPr>
                <w:ins w:author="Akshay Raveendran" w:date="2025-07-22T15:43:00Z" w16du:dateUtc="2025-07-22T11:43:00Z" w:id="2541"/>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Upload: Scope of Work, Questionnaire, Contract Conditions, Project Timeline</w:t>
            </w:r>
            <w:ins w:author="Akshay Raveendran" w:date="2025-07-22T15:43:00Z" w16du:dateUtc="2025-07-22T11:43:00Z" w:id="2542">
              <w:r w:rsidRPr="00302F0C">
                <w:rPr>
                  <w:rFonts w:ascii="Arial" w:hAnsi="Arial" w:eastAsia="Times New Roman" w:cs="Arial"/>
                  <w:color w:val="000000"/>
                  <w:sz w:val="22"/>
                  <w:szCs w:val="22"/>
                  <w:lang w:eastAsia="en-GB"/>
                </w:rPr>
                <w:t xml:space="preserve"> and any necessary files</w:t>
              </w:r>
            </w:ins>
            <w:del w:author="Akshay Raveendran" w:date="2025-07-22T15:43:00Z" w16du:dateUtc="2025-07-22T11:43:00Z" w:id="2543">
              <w:r w:rsidRPr="00302F0C" w:rsidDel="00B25337">
                <w:rPr>
                  <w:rFonts w:ascii="Arial" w:hAnsi="Arial" w:eastAsia="Times New Roman" w:cs="Arial"/>
                  <w:color w:val="000000"/>
                  <w:sz w:val="22"/>
                  <w:szCs w:val="22"/>
                  <w:lang w:eastAsia="en-GB"/>
                </w:rPr>
                <w:delText>, etc</w:delText>
              </w:r>
            </w:del>
            <w:del w:author="Akshay Raveendran" w:date="2025-07-22T15:42:00Z" w16du:dateUtc="2025-07-22T11:42:00Z" w:id="2544">
              <w:r w:rsidRPr="00302F0C" w:rsidDel="00B25337">
                <w:rPr>
                  <w:rFonts w:ascii="Arial" w:hAnsi="Arial" w:eastAsia="Times New Roman" w:cs="Arial"/>
                  <w:color w:val="000000"/>
                  <w:sz w:val="22"/>
                  <w:szCs w:val="22"/>
                  <w:lang w:eastAsia="en-GB"/>
                </w:rPr>
                <w:delText>.</w:delText>
              </w:r>
            </w:del>
          </w:p>
          <w:p w:rsidRPr="00302F0C" w:rsidR="00CF3392" w:rsidP="00CF3392" w:rsidRDefault="00CF3392" w14:paraId="0855A1B3" w14:textId="2784B5AD">
            <w:pPr>
              <w:spacing w:after="0" w:line="240" w:lineRule="auto"/>
              <w:rPr>
                <w:rFonts w:ascii="Arial" w:hAnsi="Arial" w:eastAsia="Times New Roman" w:cs="Arial"/>
                <w:color w:val="000000"/>
                <w:sz w:val="22"/>
                <w:szCs w:val="22"/>
                <w:lang w:eastAsia="en-GB"/>
              </w:rPr>
            </w:pPr>
            <w:ins w:author="Akshay Raveendran" w:date="2025-07-22T15:43:00Z" w16du:dateUtc="2025-07-22T11:43:00Z" w:id="2545">
              <w:r w:rsidRPr="00302F0C">
                <w:rPr>
                  <w:rFonts w:ascii="Arial" w:hAnsi="Arial" w:eastAsia="Times New Roman" w:cs="Arial"/>
                  <w:color w:val="000000"/>
                  <w:sz w:val="22"/>
                  <w:szCs w:val="22"/>
                  <w:lang w:eastAsia="en-GB"/>
                </w:rPr>
                <w:t>Preview file option</w:t>
              </w:r>
            </w:ins>
            <w:commentRangeStart w:id="2546"/>
            <w:commentRangeStart w:id="2547"/>
            <w:commentRangeEnd w:id="2546"/>
            <w:r w:rsidRPr="00302F0C" w:rsidR="000C15D3">
              <w:rPr>
                <w:rStyle w:val="CommentReference"/>
                <w:rFonts w:ascii="Arial" w:hAnsi="Arial" w:cs="Arial"/>
              </w:rPr>
              <w:commentReference w:id="2546"/>
            </w:r>
            <w:commentRangeEnd w:id="2547"/>
            <w:r w:rsidRPr="00302F0C" w:rsidR="00704DAB">
              <w:rPr>
                <w:rStyle w:val="CommentReference"/>
                <w:rFonts w:ascii="Arial" w:hAnsi="Arial" w:cs="Arial"/>
              </w:rPr>
              <w:commentReference w:id="2547"/>
            </w:r>
          </w:p>
        </w:tc>
      </w:tr>
      <w:tr w:rsidRPr="00302F0C" w:rsidR="00CF3392" w:rsidTr="002C580C" w14:paraId="2CF0C043" w14:textId="77777777">
        <w:trPr>
          <w:trHeight w:val="290"/>
        </w:trPr>
        <w:tc>
          <w:tcPr>
            <w:tcW w:w="1980" w:type="dxa"/>
            <w:tcBorders>
              <w:top w:val="nil"/>
              <w:left w:val="single" w:color="auto" w:sz="4" w:space="0"/>
              <w:bottom w:val="single" w:color="auto" w:sz="4" w:space="0"/>
              <w:right w:val="single" w:color="auto" w:sz="4" w:space="0"/>
            </w:tcBorders>
            <w:noWrap/>
            <w:vAlign w:val="bottom"/>
            <w:hideMark/>
          </w:tcPr>
          <w:p w:rsidRPr="00302F0C" w:rsidR="00CF3392" w:rsidP="00CF3392" w:rsidRDefault="00CF3392" w14:paraId="3713CD93"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Urgency of Request</w:t>
            </w:r>
            <w:r w:rsidRPr="00302F0C">
              <w:rPr>
                <w:rFonts w:ascii="Arial" w:hAnsi="Arial" w:eastAsia="Times New Roman" w:cs="Arial"/>
                <w:color w:val="FF0000"/>
                <w:sz w:val="22"/>
                <w:szCs w:val="22"/>
                <w:lang w:eastAsia="en-GB"/>
              </w:rPr>
              <w:t>*</w:t>
            </w:r>
          </w:p>
        </w:tc>
        <w:tc>
          <w:tcPr>
            <w:tcW w:w="1710" w:type="dxa"/>
            <w:tcBorders>
              <w:top w:val="nil"/>
              <w:left w:val="nil"/>
              <w:bottom w:val="single" w:color="auto" w:sz="4" w:space="0"/>
              <w:right w:val="single" w:color="auto" w:sz="4" w:space="0"/>
            </w:tcBorders>
            <w:noWrap/>
            <w:vAlign w:val="bottom"/>
            <w:hideMark/>
          </w:tcPr>
          <w:p w:rsidRPr="00302F0C" w:rsidR="00CF3392" w:rsidP="00CF3392" w:rsidRDefault="00CF3392" w14:paraId="0DC23FB8"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Dropdown</w:t>
            </w:r>
          </w:p>
        </w:tc>
        <w:tc>
          <w:tcPr>
            <w:tcW w:w="5850" w:type="dxa"/>
            <w:tcBorders>
              <w:top w:val="nil"/>
              <w:left w:val="nil"/>
              <w:bottom w:val="single" w:color="auto" w:sz="4" w:space="0"/>
              <w:right w:val="single" w:color="auto" w:sz="4" w:space="0"/>
            </w:tcBorders>
            <w:noWrap/>
            <w:vAlign w:val="bottom"/>
          </w:tcPr>
          <w:p w:rsidRPr="00302F0C" w:rsidR="00CF3392" w:rsidP="00CF3392" w:rsidRDefault="00CF3392" w14:paraId="1D0D7E5D" w14:textId="77777777">
            <w:pPr>
              <w:pStyle w:val="ListParagraph"/>
              <w:numPr>
                <w:ilvl w:val="0"/>
                <w:numId w:val="26"/>
              </w:numPr>
              <w:jc w:val="both"/>
              <w:rPr>
                <w:ins w:author="Akshay Raveendran" w:date="2025-07-17T15:42:00Z" w16du:dateUtc="2025-07-17T11:42:00Z" w:id="2548"/>
                <w:rFonts w:ascii="Arial" w:hAnsi="Arial" w:cs="Arial"/>
              </w:rPr>
            </w:pPr>
            <w:ins w:author="Akshay Raveendran" w:date="2025-07-17T15:42:00Z" w16du:dateUtc="2025-07-17T11:42:00Z" w:id="2549">
              <w:r w:rsidRPr="00302F0C">
                <w:rPr>
                  <w:rFonts w:ascii="Arial" w:hAnsi="Arial" w:cs="Arial"/>
                </w:rPr>
                <w:t>Routine</w:t>
              </w:r>
            </w:ins>
          </w:p>
          <w:p w:rsidRPr="00302F0C" w:rsidR="00CF3392" w:rsidP="00CF3392" w:rsidRDefault="00CF3392" w14:paraId="29B58583" w14:textId="77777777">
            <w:pPr>
              <w:pStyle w:val="ListParagraph"/>
              <w:numPr>
                <w:ilvl w:val="0"/>
                <w:numId w:val="26"/>
              </w:numPr>
              <w:jc w:val="both"/>
              <w:rPr>
                <w:ins w:author="Akshay Raveendran" w:date="2025-07-17T15:42:00Z" w16du:dateUtc="2025-07-17T11:42:00Z" w:id="2550"/>
                <w:rFonts w:ascii="Arial" w:hAnsi="Arial" w:cs="Arial"/>
              </w:rPr>
            </w:pPr>
            <w:ins w:author="Akshay Raveendran" w:date="2025-07-17T15:42:00Z" w16du:dateUtc="2025-07-17T11:42:00Z" w:id="2551">
              <w:r w:rsidRPr="00302F0C">
                <w:rPr>
                  <w:rFonts w:ascii="Arial" w:hAnsi="Arial" w:cs="Arial"/>
                </w:rPr>
                <w:t>Urgent</w:t>
              </w:r>
            </w:ins>
          </w:p>
          <w:p w:rsidRPr="00302F0C" w:rsidR="00CF3392" w:rsidRDefault="00CF3392" w14:paraId="70133BF9" w14:textId="3232E8BB">
            <w:pPr>
              <w:pStyle w:val="ListParagraph"/>
              <w:numPr>
                <w:ilvl w:val="0"/>
                <w:numId w:val="26"/>
              </w:numPr>
              <w:jc w:val="both"/>
              <w:rPr>
                <w:rFonts w:ascii="Arial" w:hAnsi="Arial" w:cs="Arial"/>
                <w:rPrChange w:author="Akshay Raveendran" w:date="2025-07-17T15:42:00Z" w16du:dateUtc="2025-07-17T11:42:00Z" w:id="2552">
                  <w:rPr>
                    <w:lang w:eastAsia="en-GB"/>
                  </w:rPr>
                </w:rPrChange>
              </w:rPr>
              <w:pPrChange w:author="Akshay Raveendran" w:date="2025-07-17T15:42:00Z" w16du:dateUtc="2025-07-17T11:42:00Z" w:id="2553">
                <w:pPr>
                  <w:framePr w:hSpace="180" w:wrap="around" w:hAnchor="margin" w:vAnchor="text" w:y="453"/>
                  <w:spacing w:after="0" w:line="240" w:lineRule="auto"/>
                </w:pPr>
              </w:pPrChange>
            </w:pPr>
            <w:ins w:author="Akshay Raveendran" w:date="2025-07-17T15:42:00Z" w16du:dateUtc="2025-07-17T11:42:00Z" w:id="2554">
              <w:r w:rsidRPr="00302F0C">
                <w:rPr>
                  <w:rFonts w:ascii="Arial" w:hAnsi="Arial" w:cs="Arial"/>
                </w:rPr>
                <w:t>For Client Submission</w:t>
              </w:r>
            </w:ins>
          </w:p>
        </w:tc>
      </w:tr>
      <w:tr w:rsidRPr="00302F0C" w:rsidR="00B96844" w:rsidTr="002C580C" w14:paraId="5991A156" w14:textId="77777777">
        <w:trPr>
          <w:trHeight w:val="290"/>
        </w:trPr>
        <w:tc>
          <w:tcPr>
            <w:tcW w:w="1980" w:type="dxa"/>
            <w:tcBorders>
              <w:top w:val="nil"/>
              <w:left w:val="single" w:color="auto" w:sz="4" w:space="0"/>
              <w:bottom w:val="single" w:color="auto" w:sz="4" w:space="0"/>
              <w:right w:val="single" w:color="auto" w:sz="4" w:space="0"/>
            </w:tcBorders>
            <w:noWrap/>
            <w:vAlign w:val="bottom"/>
          </w:tcPr>
          <w:p w:rsidRPr="00302F0C" w:rsidR="00B96844" w:rsidP="00CF3392" w:rsidRDefault="00B96844" w14:paraId="0B0211BF" w14:textId="14A9E9FE">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Exceptional Conditions</w:t>
            </w:r>
          </w:p>
        </w:tc>
        <w:tc>
          <w:tcPr>
            <w:tcW w:w="1710" w:type="dxa"/>
            <w:tcBorders>
              <w:top w:val="nil"/>
              <w:left w:val="nil"/>
              <w:bottom w:val="single" w:color="auto" w:sz="4" w:space="0"/>
              <w:right w:val="single" w:color="auto" w:sz="4" w:space="0"/>
            </w:tcBorders>
            <w:noWrap/>
            <w:vAlign w:val="bottom"/>
          </w:tcPr>
          <w:p w:rsidRPr="00302F0C" w:rsidR="00B96844" w:rsidP="00CF3392" w:rsidRDefault="00B96844" w14:paraId="696F8B8D" w14:textId="4EC64928">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Alphanumeric field</w:t>
            </w:r>
          </w:p>
        </w:tc>
        <w:tc>
          <w:tcPr>
            <w:tcW w:w="5850" w:type="dxa"/>
            <w:tcBorders>
              <w:top w:val="nil"/>
              <w:left w:val="nil"/>
              <w:bottom w:val="single" w:color="auto" w:sz="4" w:space="0"/>
              <w:right w:val="single" w:color="auto" w:sz="4" w:space="0"/>
            </w:tcBorders>
            <w:noWrap/>
            <w:vAlign w:val="bottom"/>
          </w:tcPr>
          <w:p w:rsidRPr="00302F0C" w:rsidR="00B96844" w:rsidP="00B96844" w:rsidRDefault="00C91054" w14:paraId="77497EC7" w14:textId="357F9359">
            <w:pPr>
              <w:jc w:val="both"/>
              <w:rPr>
                <w:rFonts w:ascii="Arial" w:hAnsi="Arial" w:cs="Arial"/>
              </w:rPr>
            </w:pPr>
            <w:r w:rsidRPr="00302F0C">
              <w:rPr>
                <w:rFonts w:ascii="Arial" w:hAnsi="Arial" w:cs="Arial"/>
              </w:rPr>
              <w:t xml:space="preserve">To highlight any </w:t>
            </w:r>
            <w:r w:rsidRPr="00302F0C" w:rsidR="0071791E">
              <w:rPr>
                <w:rFonts w:ascii="Arial" w:hAnsi="Arial" w:cs="Arial"/>
              </w:rPr>
              <w:t>specific or exceptional requirements</w:t>
            </w:r>
          </w:p>
        </w:tc>
      </w:tr>
      <w:tr w:rsidRPr="00302F0C" w:rsidR="00CF3392" w:rsidTr="002C580C" w14:paraId="07F0D1D4" w14:textId="77777777">
        <w:trPr>
          <w:trHeight w:val="290"/>
        </w:trPr>
        <w:tc>
          <w:tcPr>
            <w:tcW w:w="1980" w:type="dxa"/>
            <w:tcBorders>
              <w:top w:val="nil"/>
              <w:left w:val="single" w:color="auto" w:sz="4" w:space="0"/>
              <w:bottom w:val="single" w:color="auto" w:sz="4" w:space="0"/>
              <w:right w:val="single" w:color="auto" w:sz="4" w:space="0"/>
            </w:tcBorders>
            <w:noWrap/>
            <w:vAlign w:val="bottom"/>
            <w:hideMark/>
          </w:tcPr>
          <w:p w:rsidRPr="00302F0C" w:rsidR="00CF3392" w:rsidP="00CF3392" w:rsidRDefault="00CF3392" w14:paraId="2B0C871C"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Requested by (Name &amp; Contact)</w:t>
            </w:r>
            <w:r w:rsidRPr="00302F0C">
              <w:rPr>
                <w:rFonts w:ascii="Arial" w:hAnsi="Arial" w:eastAsia="Times New Roman" w:cs="Arial"/>
                <w:color w:val="FF0000"/>
                <w:sz w:val="22"/>
                <w:szCs w:val="22"/>
                <w:lang w:eastAsia="en-GB"/>
              </w:rPr>
              <w:t xml:space="preserve"> *</w:t>
            </w:r>
          </w:p>
        </w:tc>
        <w:tc>
          <w:tcPr>
            <w:tcW w:w="1710" w:type="dxa"/>
            <w:tcBorders>
              <w:top w:val="nil"/>
              <w:left w:val="nil"/>
              <w:bottom w:val="single" w:color="auto" w:sz="4" w:space="0"/>
              <w:right w:val="single" w:color="auto" w:sz="4" w:space="0"/>
            </w:tcBorders>
            <w:noWrap/>
            <w:vAlign w:val="bottom"/>
            <w:hideMark/>
          </w:tcPr>
          <w:p w:rsidRPr="00302F0C" w:rsidR="00CF3392" w:rsidP="00CF3392" w:rsidRDefault="00CF3392" w14:paraId="1AA7FC90" w14:textId="503F67E5">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Alphanumeric field</w:t>
            </w:r>
          </w:p>
        </w:tc>
        <w:tc>
          <w:tcPr>
            <w:tcW w:w="5850" w:type="dxa"/>
            <w:tcBorders>
              <w:top w:val="nil"/>
              <w:left w:val="nil"/>
              <w:bottom w:val="single" w:color="auto" w:sz="4" w:space="0"/>
              <w:right w:val="single" w:color="auto" w:sz="4" w:space="0"/>
            </w:tcBorders>
            <w:vAlign w:val="center"/>
            <w:hideMark/>
          </w:tcPr>
          <w:p w:rsidRPr="00302F0C" w:rsidR="00CF3392" w:rsidP="00CF3392" w:rsidRDefault="00CF3392" w14:paraId="3990ED6A" w14:textId="2B818A45">
            <w:pPr>
              <w:spacing w:after="0" w:line="240" w:lineRule="auto"/>
              <w:rPr>
                <w:rFonts w:ascii="Arial" w:hAnsi="Arial" w:eastAsia="Times New Roman" w:cs="Arial"/>
                <w:color w:val="000000"/>
                <w:sz w:val="22"/>
                <w:szCs w:val="22"/>
                <w:lang w:eastAsia="en-GB"/>
              </w:rPr>
            </w:pPr>
          </w:p>
        </w:tc>
      </w:tr>
    </w:tbl>
    <w:p w:rsidRPr="00302F0C" w:rsidR="005D1302" w:rsidP="00A967B2" w:rsidRDefault="005D1302" w14:paraId="35963A57" w14:textId="77777777">
      <w:pPr>
        <w:rPr>
          <w:rFonts w:ascii="Arial" w:hAnsi="Arial" w:cs="Arial"/>
        </w:rPr>
      </w:pPr>
    </w:p>
    <w:p w:rsidRPr="00302F0C" w:rsidR="00A10D13" w:rsidP="00A967B2" w:rsidRDefault="00A10D13" w14:paraId="6E8F3661" w14:textId="77777777">
      <w:pPr>
        <w:rPr>
          <w:rFonts w:ascii="Arial" w:hAnsi="Arial" w:cs="Arial"/>
        </w:rPr>
      </w:pPr>
    </w:p>
    <w:p w:rsidRPr="00302F0C" w:rsidR="00F175D4" w:rsidP="00CD45EE" w:rsidRDefault="00F175D4" w14:paraId="6D08FD50" w14:textId="77777777">
      <w:pPr>
        <w:pStyle w:val="Heading3"/>
        <w:rPr>
          <w:rFonts w:ascii="Arial" w:hAnsi="Arial" w:cs="Arial"/>
        </w:rPr>
      </w:pPr>
      <w:bookmarkStart w:name="_Hlk202306292" w:id="2555"/>
    </w:p>
    <w:tbl>
      <w:tblPr>
        <w:tblpPr w:leftFromText="180" w:rightFromText="180" w:vertAnchor="text" w:horzAnchor="margin" w:tblpY="-37"/>
        <w:tblW w:w="9026" w:type="dxa"/>
        <w:tblLook w:val="04A0" w:firstRow="1" w:lastRow="0" w:firstColumn="1" w:lastColumn="0" w:noHBand="0" w:noVBand="1"/>
      </w:tblPr>
      <w:tblGrid>
        <w:gridCol w:w="3087"/>
        <w:gridCol w:w="2133"/>
        <w:gridCol w:w="3806"/>
      </w:tblGrid>
      <w:tr w:rsidRPr="00302F0C" w:rsidR="00FC7D83" w:rsidTr="00FC7D83" w14:paraId="377A178D" w14:textId="77777777">
        <w:trPr>
          <w:trHeight w:val="306"/>
        </w:trPr>
        <w:tc>
          <w:tcPr>
            <w:tcW w:w="3087" w:type="dxa"/>
            <w:tcBorders>
              <w:top w:val="nil"/>
              <w:left w:val="nil"/>
              <w:bottom w:val="nil"/>
              <w:right w:val="nil"/>
            </w:tcBorders>
            <w:shd w:val="clear" w:color="000000" w:fill="DDEBF7"/>
            <w:noWrap/>
            <w:vAlign w:val="bottom"/>
            <w:hideMark/>
          </w:tcPr>
          <w:bookmarkEnd w:id="2555"/>
          <w:p w:rsidRPr="00302F0C" w:rsidR="00FC7D83" w:rsidP="00FC7D83" w:rsidRDefault="00FC7D83" w14:paraId="07D390A5" w14:textId="77777777">
            <w:pPr>
              <w:spacing w:after="0" w:line="240" w:lineRule="auto"/>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DoA</w:t>
            </w:r>
          </w:p>
        </w:tc>
        <w:tc>
          <w:tcPr>
            <w:tcW w:w="2133" w:type="dxa"/>
            <w:tcBorders>
              <w:top w:val="nil"/>
              <w:left w:val="nil"/>
              <w:bottom w:val="nil"/>
              <w:right w:val="nil"/>
            </w:tcBorders>
            <w:shd w:val="clear" w:color="000000" w:fill="DDEBF7"/>
            <w:noWrap/>
            <w:vAlign w:val="bottom"/>
            <w:hideMark/>
          </w:tcPr>
          <w:p w:rsidRPr="00302F0C" w:rsidR="00FC7D83" w:rsidP="00FC7D83" w:rsidRDefault="00FC7D83" w14:paraId="5A60AF41" w14:textId="77777777">
            <w:pPr>
              <w:spacing w:after="0" w:line="240" w:lineRule="auto"/>
              <w:rPr>
                <w:rFonts w:ascii="Arial" w:hAnsi="Arial" w:eastAsia="Times New Roman" w:cs="Arial"/>
                <w:b/>
                <w:i/>
                <w:color w:val="000000"/>
                <w:sz w:val="22"/>
                <w:szCs w:val="22"/>
                <w:lang w:eastAsia="en-GB"/>
              </w:rPr>
            </w:pPr>
            <w:r w:rsidRPr="00302F0C">
              <w:rPr>
                <w:rFonts w:ascii="Arial" w:hAnsi="Arial" w:eastAsia="Times New Roman" w:cs="Arial"/>
                <w:b/>
                <w:i/>
                <w:color w:val="000000"/>
                <w:sz w:val="22"/>
                <w:szCs w:val="22"/>
                <w:lang w:eastAsia="en-GB"/>
              </w:rPr>
              <w:t> </w:t>
            </w:r>
          </w:p>
        </w:tc>
        <w:tc>
          <w:tcPr>
            <w:tcW w:w="3806" w:type="dxa"/>
            <w:tcBorders>
              <w:top w:val="nil"/>
              <w:left w:val="nil"/>
              <w:bottom w:val="nil"/>
              <w:right w:val="nil"/>
            </w:tcBorders>
            <w:shd w:val="clear" w:color="000000" w:fill="DDEBF7"/>
            <w:noWrap/>
            <w:vAlign w:val="bottom"/>
            <w:hideMark/>
          </w:tcPr>
          <w:p w:rsidRPr="00302F0C" w:rsidR="00FC7D83" w:rsidP="00FC7D83" w:rsidRDefault="00FC7D83" w14:paraId="4A303BFC"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FC7D83" w:rsidTr="00FC7D83" w14:paraId="67719A80" w14:textId="77777777">
        <w:trPr>
          <w:trHeight w:val="306"/>
        </w:trPr>
        <w:tc>
          <w:tcPr>
            <w:tcW w:w="3087" w:type="dxa"/>
            <w:tcBorders>
              <w:top w:val="single" w:color="auto" w:sz="4" w:space="0"/>
              <w:left w:val="single" w:color="auto" w:sz="4" w:space="0"/>
              <w:bottom w:val="single" w:color="auto" w:sz="4" w:space="0"/>
              <w:right w:val="single" w:color="auto" w:sz="4" w:space="0"/>
            </w:tcBorders>
            <w:noWrap/>
            <w:vAlign w:val="center"/>
            <w:hideMark/>
          </w:tcPr>
          <w:p w:rsidRPr="00302F0C" w:rsidR="00FC7D83" w:rsidP="00FC7D83" w:rsidRDefault="00FC7D83" w14:paraId="61E6505E" w14:textId="77777777">
            <w:pPr>
              <w:spacing w:after="0" w:line="240" w:lineRule="auto"/>
              <w:jc w:val="center"/>
              <w:rPr>
                <w:rFonts w:ascii="Arial" w:hAnsi="Arial" w:eastAsia="Times New Roman" w:cs="Arial"/>
                <w:b/>
                <w:color w:val="000000"/>
                <w:sz w:val="22"/>
                <w:szCs w:val="22"/>
                <w:lang w:eastAsia="en-GB"/>
              </w:rPr>
            </w:pPr>
            <w:commentRangeStart w:id="2556"/>
            <w:r w:rsidRPr="00302F0C">
              <w:rPr>
                <w:rFonts w:ascii="Arial" w:hAnsi="Arial" w:eastAsia="Times New Roman" w:cs="Arial"/>
                <w:b/>
                <w:color w:val="000000"/>
                <w:sz w:val="22"/>
                <w:szCs w:val="22"/>
                <w:lang w:eastAsia="en-GB"/>
              </w:rPr>
              <w:t>A</w:t>
            </w:r>
            <w:commentRangeEnd w:id="2556"/>
            <w:r w:rsidRPr="00302F0C">
              <w:rPr>
                <w:rStyle w:val="CommentReference"/>
                <w:rFonts w:ascii="Arial" w:hAnsi="Arial" w:eastAsia="Times New Roman" w:cs="Arial"/>
                <w:b/>
                <w:color w:val="000000"/>
                <w:sz w:val="22"/>
                <w:szCs w:val="22"/>
                <w:lang w:eastAsia="en-GB"/>
              </w:rPr>
              <w:commentReference w:id="2556"/>
            </w:r>
          </w:p>
        </w:tc>
        <w:tc>
          <w:tcPr>
            <w:tcW w:w="2133" w:type="dxa"/>
            <w:tcBorders>
              <w:top w:val="single" w:color="auto" w:sz="4" w:space="0"/>
              <w:left w:val="nil"/>
              <w:bottom w:val="single" w:color="auto" w:sz="4" w:space="0"/>
              <w:right w:val="single" w:color="auto" w:sz="4" w:space="0"/>
            </w:tcBorders>
            <w:noWrap/>
            <w:vAlign w:val="center"/>
            <w:hideMark/>
          </w:tcPr>
          <w:p w:rsidRPr="00302F0C" w:rsidR="00FC7D83" w:rsidP="00FC7D83" w:rsidRDefault="00FC7D83" w14:paraId="5BA5FF50"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B</w:t>
            </w:r>
          </w:p>
        </w:tc>
        <w:tc>
          <w:tcPr>
            <w:tcW w:w="3806" w:type="dxa"/>
            <w:tcBorders>
              <w:top w:val="single" w:color="auto" w:sz="4" w:space="0"/>
              <w:left w:val="nil"/>
              <w:bottom w:val="single" w:color="auto" w:sz="4" w:space="0"/>
              <w:right w:val="single" w:color="auto" w:sz="4" w:space="0"/>
            </w:tcBorders>
            <w:noWrap/>
            <w:vAlign w:val="center"/>
            <w:hideMark/>
          </w:tcPr>
          <w:p w:rsidRPr="00302F0C" w:rsidR="00FC7D83" w:rsidP="00FC7D83" w:rsidRDefault="00FC7D83" w14:paraId="0A407FC0"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C</w:t>
            </w:r>
          </w:p>
        </w:tc>
      </w:tr>
      <w:tr w:rsidRPr="00302F0C" w:rsidR="00FC7D83" w:rsidTr="00FC7D83" w14:paraId="45BCD690" w14:textId="77777777">
        <w:trPr>
          <w:trHeight w:val="613"/>
        </w:trPr>
        <w:tc>
          <w:tcPr>
            <w:tcW w:w="3087" w:type="dxa"/>
            <w:tcBorders>
              <w:top w:val="nil"/>
              <w:left w:val="single" w:color="auto" w:sz="4" w:space="0"/>
              <w:bottom w:val="single" w:color="auto" w:sz="4" w:space="0"/>
              <w:right w:val="single" w:color="auto" w:sz="4" w:space="0"/>
            </w:tcBorders>
            <w:vAlign w:val="bottom"/>
            <w:hideMark/>
          </w:tcPr>
          <w:p w:rsidRPr="00302F0C" w:rsidR="00FC7D83" w:rsidP="00FC7D83" w:rsidRDefault="00FC7D83" w14:paraId="0C4111B8"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Line manager/BU Manager</w:t>
            </w:r>
          </w:p>
        </w:tc>
        <w:tc>
          <w:tcPr>
            <w:tcW w:w="2133" w:type="dxa"/>
            <w:tcBorders>
              <w:top w:val="nil"/>
              <w:left w:val="nil"/>
              <w:bottom w:val="single" w:color="auto" w:sz="4" w:space="0"/>
              <w:right w:val="single" w:color="auto" w:sz="4" w:space="0"/>
            </w:tcBorders>
            <w:noWrap/>
            <w:vAlign w:val="bottom"/>
            <w:hideMark/>
          </w:tcPr>
          <w:p w:rsidRPr="00302F0C" w:rsidR="00FC7D83" w:rsidP="00FC7D83" w:rsidRDefault="00FC7D83" w14:paraId="375184EE" w14:textId="77777777">
            <w:pPr>
              <w:spacing w:after="0" w:line="240" w:lineRule="auto"/>
              <w:rPr>
                <w:rFonts w:ascii="Arial" w:hAnsi="Arial" w:eastAsia="Times New Roman" w:cs="Arial"/>
                <w:color w:val="000000"/>
                <w:sz w:val="22"/>
                <w:szCs w:val="22"/>
                <w:lang w:eastAsia="en-GB"/>
              </w:rPr>
            </w:pPr>
            <w:commentRangeStart w:id="2557"/>
            <w:r w:rsidRPr="00302F0C">
              <w:rPr>
                <w:rFonts w:ascii="Arial" w:hAnsi="Arial" w:eastAsia="Times New Roman" w:cs="Arial"/>
                <w:color w:val="000000"/>
                <w:sz w:val="22"/>
                <w:szCs w:val="22"/>
                <w:lang w:eastAsia="en-GB"/>
              </w:rPr>
              <w:t>Finance approval</w:t>
            </w:r>
            <w:commentRangeEnd w:id="2557"/>
            <w:r w:rsidRPr="00302F0C" w:rsidR="00190643">
              <w:rPr>
                <w:rStyle w:val="CommentReference"/>
                <w:rFonts w:ascii="Arial" w:hAnsi="Arial" w:eastAsia="Times New Roman" w:cs="Arial"/>
                <w:color w:val="000000"/>
                <w:sz w:val="22"/>
                <w:szCs w:val="22"/>
                <w:lang w:eastAsia="en-GB"/>
              </w:rPr>
              <w:commentReference w:id="2557"/>
            </w:r>
          </w:p>
        </w:tc>
        <w:tc>
          <w:tcPr>
            <w:tcW w:w="3806" w:type="dxa"/>
            <w:tcBorders>
              <w:top w:val="nil"/>
              <w:left w:val="nil"/>
              <w:bottom w:val="single" w:color="auto" w:sz="4" w:space="0"/>
              <w:right w:val="single" w:color="auto" w:sz="4" w:space="0"/>
            </w:tcBorders>
            <w:noWrap/>
            <w:vAlign w:val="bottom"/>
            <w:hideMark/>
          </w:tcPr>
          <w:p w:rsidRPr="00302F0C" w:rsidR="00FC7D83" w:rsidP="00FC7D83" w:rsidRDefault="00FC7D83" w14:paraId="4D656412" w14:textId="4154BBC6">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BU Head/HO</w:t>
            </w:r>
            <w:ins w:author="Akshay Raveendran" w:date="2025-07-22T15:43:00Z" w16du:dateUtc="2025-07-22T11:43:00Z" w:id="2558">
              <w:r w:rsidRPr="00302F0C" w:rsidR="00F46F2C">
                <w:rPr>
                  <w:rFonts w:ascii="Arial" w:hAnsi="Arial" w:eastAsia="Times New Roman" w:cs="Arial"/>
                  <w:color w:val="000000"/>
                  <w:sz w:val="22"/>
                  <w:szCs w:val="22"/>
                  <w:lang w:eastAsia="en-GB"/>
                </w:rPr>
                <w:t>D</w:t>
              </w:r>
            </w:ins>
          </w:p>
        </w:tc>
      </w:tr>
    </w:tbl>
    <w:p w:rsidRPr="00302F0C" w:rsidR="00111618" w:rsidDel="00190643" w:rsidP="00111618" w:rsidRDefault="00111618" w14:paraId="14F7C5A4" w14:textId="6F6E0C12">
      <w:pPr>
        <w:jc w:val="both"/>
        <w:rPr>
          <w:del w:author="Akshay Raveendran" w:date="2025-07-22T15:38:00Z" w16du:dateUtc="2025-07-22T11:38:00Z" w:id="2559"/>
          <w:rFonts w:ascii="Arial" w:hAnsi="Arial" w:cs="Arial"/>
        </w:rPr>
      </w:pPr>
      <w:del w:author="Akshay Raveendran" w:date="2025-07-22T15:38:00Z" w16du:dateUtc="2025-07-22T11:38:00Z" w:id="2560">
        <w:r w:rsidRPr="00302F0C" w:rsidDel="00190643">
          <w:rPr>
            <w:rFonts w:ascii="Arial" w:hAnsi="Arial" w:cs="Arial"/>
          </w:rPr>
          <w:delText>Dropdowns:</w:delText>
        </w:r>
      </w:del>
    </w:p>
    <w:p w:rsidRPr="00302F0C" w:rsidR="00D92A38" w:rsidDel="00190643" w:rsidP="00111618" w:rsidRDefault="00D92A38" w14:paraId="4AC05D8D" w14:textId="3F250BE5">
      <w:pPr>
        <w:jc w:val="both"/>
        <w:rPr>
          <w:del w:author="Akshay Raveendran" w:date="2025-07-22T15:38:00Z" w16du:dateUtc="2025-07-22T11:38:00Z" w:id="2561"/>
          <w:rFonts w:ascii="Arial" w:hAnsi="Arial" w:cs="Arial"/>
          <w:b/>
          <w:bCs/>
        </w:rPr>
      </w:pPr>
      <w:del w:author="Akshay Raveendran" w:date="2025-07-22T15:38:00Z" w16du:dateUtc="2025-07-22T11:38:00Z" w:id="2562">
        <w:r w:rsidRPr="00302F0C" w:rsidDel="00190643">
          <w:rPr>
            <w:rFonts w:ascii="Arial" w:hAnsi="Arial" w:cs="Arial"/>
          </w:rPr>
          <w:delText xml:space="preserve">    </w:delText>
        </w:r>
        <w:r w:rsidRPr="00302F0C" w:rsidDel="00190643">
          <w:rPr>
            <w:rFonts w:ascii="Arial" w:hAnsi="Arial" w:cs="Arial"/>
            <w:b/>
            <w:bCs/>
          </w:rPr>
          <w:delText>Policy Requirement</w:delText>
        </w:r>
      </w:del>
    </w:p>
    <w:p w:rsidRPr="00302F0C" w:rsidR="00D92A38" w:rsidDel="00190643" w:rsidRDefault="00D92A38" w14:paraId="3AAF6DDF" w14:textId="1A7E2DAC">
      <w:pPr>
        <w:pStyle w:val="ListParagraph"/>
        <w:numPr>
          <w:ilvl w:val="0"/>
          <w:numId w:val="39"/>
        </w:numPr>
        <w:jc w:val="both"/>
        <w:rPr>
          <w:del w:author="Akshay Raveendran" w:date="2025-07-22T15:37:00Z" w16du:dateUtc="2025-07-22T11:37:00Z" w:id="2563"/>
          <w:rFonts w:ascii="Arial" w:hAnsi="Arial" w:cs="Arial"/>
          <w:rPrChange w:author="Akshay Raveendran" w:date="2025-07-17T15:40:00Z" w16du:dateUtc="2025-07-17T11:40:00Z" w:id="2564">
            <w:rPr>
              <w:del w:author="Akshay Raveendran" w:date="2025-07-22T15:37:00Z" w16du:dateUtc="2025-07-22T11:37:00Z" w:id="2565"/>
            </w:rPr>
          </w:rPrChange>
        </w:rPr>
        <w:pPrChange w:author="Akshay Raveendran" w:date="2025-07-17T15:40:00Z" w16du:dateUtc="2025-07-17T11:40:00Z" w:id="2566">
          <w:pPr>
            <w:pStyle w:val="ListParagraph"/>
            <w:numPr>
              <w:numId w:val="24"/>
            </w:numPr>
            <w:ind w:hanging="360"/>
            <w:jc w:val="both"/>
          </w:pPr>
        </w:pPrChange>
      </w:pPr>
      <w:del w:author="Akshay Raveendran" w:date="2025-07-22T15:37:00Z" w16du:dateUtc="2025-07-22T11:37:00Z" w:id="2567">
        <w:r w:rsidRPr="00302F0C" w:rsidDel="00190643">
          <w:rPr>
            <w:rFonts w:ascii="Arial" w:hAnsi="Arial" w:eastAsia="Times New Roman" w:cs="Arial"/>
            <w:color w:val="000000"/>
            <w:sz w:val="22"/>
            <w:szCs w:val="22"/>
            <w:lang w:eastAsia="en-GB"/>
            <w:rPrChange w:author="Akshay Raveendran" w:date="2025-07-17T15:40:00Z" w16du:dateUtc="2025-07-17T11:40:00Z" w:id="2568">
              <w:rPr>
                <w:lang w:eastAsia="en-GB"/>
              </w:rPr>
            </w:rPrChange>
          </w:rPr>
          <w:delText>Group Policy</w:delText>
        </w:r>
      </w:del>
    </w:p>
    <w:p w:rsidRPr="00302F0C" w:rsidR="00D92A38" w:rsidDel="00190643" w:rsidRDefault="00D92A38" w14:paraId="5EE554FC" w14:textId="37772181">
      <w:pPr>
        <w:pStyle w:val="ListParagraph"/>
        <w:numPr>
          <w:ilvl w:val="0"/>
          <w:numId w:val="39"/>
        </w:numPr>
        <w:jc w:val="both"/>
        <w:rPr>
          <w:del w:author="Akshay Raveendran" w:date="2025-07-22T15:37:00Z" w16du:dateUtc="2025-07-22T11:37:00Z" w:id="2569"/>
          <w:rFonts w:ascii="Arial" w:hAnsi="Arial" w:cs="Arial"/>
          <w:rPrChange w:author="Akshay Raveendran" w:date="2025-07-17T15:40:00Z" w16du:dateUtc="2025-07-17T11:40:00Z" w:id="2570">
            <w:rPr>
              <w:del w:author="Akshay Raveendran" w:date="2025-07-22T15:37:00Z" w16du:dateUtc="2025-07-22T11:37:00Z" w:id="2571"/>
            </w:rPr>
          </w:rPrChange>
        </w:rPr>
        <w:pPrChange w:author="Akshay Raveendran" w:date="2025-07-17T15:40:00Z" w16du:dateUtc="2025-07-17T11:40:00Z" w:id="2572">
          <w:pPr>
            <w:pStyle w:val="ListParagraph"/>
            <w:numPr>
              <w:numId w:val="24"/>
            </w:numPr>
            <w:ind w:hanging="360"/>
            <w:jc w:val="both"/>
          </w:pPr>
        </w:pPrChange>
      </w:pPr>
      <w:del w:author="Akshay Raveendran" w:date="2025-07-22T15:37:00Z" w16du:dateUtc="2025-07-22T11:37:00Z" w:id="2573">
        <w:r w:rsidRPr="00302F0C" w:rsidDel="00190643">
          <w:rPr>
            <w:rFonts w:ascii="Arial" w:hAnsi="Arial" w:eastAsia="Times New Roman" w:cs="Arial"/>
            <w:color w:val="000000"/>
            <w:sz w:val="22"/>
            <w:szCs w:val="22"/>
            <w:lang w:eastAsia="en-GB"/>
            <w:rPrChange w:author="Akshay Raveendran" w:date="2025-07-17T15:40:00Z" w16du:dateUtc="2025-07-17T11:40:00Z" w:id="2574">
              <w:rPr>
                <w:lang w:eastAsia="en-GB"/>
              </w:rPr>
            </w:rPrChange>
          </w:rPr>
          <w:delText xml:space="preserve">BU Specific Policy </w:delText>
        </w:r>
      </w:del>
    </w:p>
    <w:p w:rsidRPr="00302F0C" w:rsidR="00D92A38" w:rsidDel="00190643" w:rsidRDefault="00D92A38" w14:paraId="0C220B7F" w14:textId="58568F4F">
      <w:pPr>
        <w:pStyle w:val="ListParagraph"/>
        <w:numPr>
          <w:ilvl w:val="0"/>
          <w:numId w:val="39"/>
        </w:numPr>
        <w:jc w:val="both"/>
        <w:rPr>
          <w:del w:author="Akshay Raveendran" w:date="2025-07-22T15:37:00Z" w16du:dateUtc="2025-07-22T11:37:00Z" w:id="2575"/>
          <w:rFonts w:ascii="Arial" w:hAnsi="Arial" w:cs="Arial"/>
          <w:rPrChange w:author="Akshay Raveendran" w:date="2025-07-17T15:40:00Z" w16du:dateUtc="2025-07-17T11:40:00Z" w:id="2576">
            <w:rPr>
              <w:del w:author="Akshay Raveendran" w:date="2025-07-22T15:37:00Z" w16du:dateUtc="2025-07-22T11:37:00Z" w:id="2577"/>
            </w:rPr>
          </w:rPrChange>
        </w:rPr>
        <w:pPrChange w:author="Akshay Raveendran" w:date="2025-07-17T15:40:00Z" w16du:dateUtc="2025-07-17T11:40:00Z" w:id="2578">
          <w:pPr>
            <w:pStyle w:val="ListParagraph"/>
            <w:numPr>
              <w:numId w:val="24"/>
            </w:numPr>
            <w:ind w:hanging="360"/>
            <w:jc w:val="both"/>
          </w:pPr>
        </w:pPrChange>
      </w:pPr>
      <w:del w:author="Akshay Raveendran" w:date="2025-07-22T15:37:00Z" w16du:dateUtc="2025-07-22T11:37:00Z" w:id="2579">
        <w:r w:rsidRPr="00302F0C" w:rsidDel="00190643">
          <w:rPr>
            <w:rFonts w:ascii="Arial" w:hAnsi="Arial" w:eastAsia="Times New Roman" w:cs="Arial"/>
            <w:color w:val="000000"/>
            <w:sz w:val="22"/>
            <w:szCs w:val="22"/>
            <w:lang w:eastAsia="en-GB"/>
            <w:rPrChange w:author="Akshay Raveendran" w:date="2025-07-17T15:40:00Z" w16du:dateUtc="2025-07-17T11:40:00Z" w:id="2580">
              <w:rPr>
                <w:lang w:eastAsia="en-GB"/>
              </w:rPr>
            </w:rPrChange>
          </w:rPr>
          <w:delText>Project-Specific Policy</w:delText>
        </w:r>
      </w:del>
    </w:p>
    <w:p w:rsidRPr="00302F0C" w:rsidR="00111618" w:rsidDel="00190643" w:rsidRDefault="00111618" w14:paraId="0065EDDD" w14:textId="0B46204B">
      <w:pPr>
        <w:jc w:val="both"/>
        <w:rPr>
          <w:del w:author="Akshay Raveendran" w:date="2025-07-22T15:38:00Z" w16du:dateUtc="2025-07-22T11:38:00Z" w:id="2581"/>
          <w:rFonts w:ascii="Arial" w:hAnsi="Arial" w:cs="Arial"/>
        </w:rPr>
      </w:pPr>
      <w:del w:author="Akshay Raveendran" w:date="2025-07-22T15:38:00Z" w16du:dateUtc="2025-07-22T11:38:00Z" w:id="2582">
        <w:r w:rsidRPr="00302F0C" w:rsidDel="00190643">
          <w:rPr>
            <w:rFonts w:ascii="Arial" w:hAnsi="Arial" w:cs="Arial"/>
            <w:b/>
            <w:bCs/>
          </w:rPr>
          <w:delText xml:space="preserve">    Type of Insurance Requested</w:delText>
        </w:r>
      </w:del>
    </w:p>
    <w:p w:rsidRPr="00302F0C" w:rsidR="009B7042" w:rsidDel="00190643" w:rsidRDefault="009B7042" w14:paraId="4FD7319A" w14:textId="46927BB4">
      <w:pPr>
        <w:jc w:val="both"/>
        <w:rPr>
          <w:del w:author="Akshay Raveendran" w:date="2025-07-22T15:38:00Z" w16du:dateUtc="2025-07-22T11:38:00Z" w:id="2583"/>
          <w:rFonts w:ascii="Arial" w:hAnsi="Arial" w:cs="Arial"/>
          <w:rPrChange w:author="Akshay Raveendran" w:date="2025-07-17T15:41:00Z" w16du:dateUtc="2025-07-17T11:41:00Z" w:id="2584">
            <w:rPr>
              <w:del w:author="Akshay Raveendran" w:date="2025-07-22T15:38:00Z" w16du:dateUtc="2025-07-22T11:38:00Z" w:id="2585"/>
            </w:rPr>
          </w:rPrChange>
        </w:rPr>
        <w:pPrChange w:author="Akshay Raveendran" w:date="2025-07-22T15:38:00Z" w16du:dateUtc="2025-07-22T11:38:00Z" w:id="2586">
          <w:pPr>
            <w:pStyle w:val="ListParagraph"/>
            <w:numPr>
              <w:numId w:val="23"/>
            </w:numPr>
            <w:ind w:left="990" w:hanging="360"/>
          </w:pPr>
        </w:pPrChange>
      </w:pPr>
      <w:del w:author="Akshay Raveendran" w:date="2025-07-22T15:38:00Z" w16du:dateUtc="2025-07-22T11:38:00Z" w:id="2587">
        <w:r w:rsidRPr="00302F0C" w:rsidDel="00190643">
          <w:rPr>
            <w:rFonts w:ascii="Arial" w:hAnsi="Arial" w:cs="Arial" w:eastAsiaTheme="majorEastAsia"/>
            <w:color w:val="000000"/>
            <w:rPrChange w:author="Akshay Raveendran" w:date="2025-07-17T15:41:00Z" w16du:dateUtc="2025-07-17T11:41:00Z" w:id="2588">
              <w:rPr/>
            </w:rPrChange>
          </w:rPr>
          <w:delText>CPM (Contractor’s Plant &amp; Machinery)</w:delText>
        </w:r>
      </w:del>
    </w:p>
    <w:p w:rsidRPr="00302F0C" w:rsidR="009B7042" w:rsidDel="00190643" w:rsidRDefault="009B7042" w14:paraId="7CE1BD02" w14:textId="323B5F6E">
      <w:pPr>
        <w:jc w:val="both"/>
        <w:rPr>
          <w:del w:author="Akshay Raveendran" w:date="2025-07-22T15:38:00Z" w16du:dateUtc="2025-07-22T11:38:00Z" w:id="2589"/>
          <w:rFonts w:ascii="Arial" w:hAnsi="Arial" w:cs="Arial"/>
          <w:rPrChange w:author="Akshay Raveendran" w:date="2025-07-17T15:41:00Z" w16du:dateUtc="2025-07-17T11:41:00Z" w:id="2590">
            <w:rPr>
              <w:del w:author="Akshay Raveendran" w:date="2025-07-22T15:38:00Z" w16du:dateUtc="2025-07-22T11:38:00Z" w:id="2591"/>
            </w:rPr>
          </w:rPrChange>
        </w:rPr>
        <w:pPrChange w:author="Akshay Raveendran" w:date="2025-07-22T15:38:00Z" w16du:dateUtc="2025-07-22T11:38:00Z" w:id="2592">
          <w:pPr>
            <w:pStyle w:val="ListParagraph"/>
            <w:numPr>
              <w:numId w:val="23"/>
            </w:numPr>
            <w:ind w:left="990" w:hanging="360"/>
          </w:pPr>
        </w:pPrChange>
      </w:pPr>
      <w:del w:author="Akshay Raveendran" w:date="2025-07-22T15:38:00Z" w16du:dateUtc="2025-07-22T11:38:00Z" w:id="2593">
        <w:r w:rsidRPr="00302F0C" w:rsidDel="00190643">
          <w:rPr>
            <w:rFonts w:ascii="Arial" w:hAnsi="Arial" w:cs="Arial" w:eastAsiaTheme="majorEastAsia"/>
            <w:color w:val="000000"/>
            <w:rPrChange w:author="Akshay Raveendran" w:date="2025-07-17T15:41:00Z" w16du:dateUtc="2025-07-17T11:41:00Z" w:id="2594">
              <w:rPr/>
            </w:rPrChange>
          </w:rPr>
          <w:delText>EAR (Erection All Risk)</w:delText>
        </w:r>
      </w:del>
    </w:p>
    <w:p w:rsidRPr="00302F0C" w:rsidR="009B7042" w:rsidDel="00190643" w:rsidRDefault="009B7042" w14:paraId="51BE5667" w14:textId="73692237">
      <w:pPr>
        <w:jc w:val="both"/>
        <w:rPr>
          <w:del w:author="Akshay Raveendran" w:date="2025-07-22T15:38:00Z" w16du:dateUtc="2025-07-22T11:38:00Z" w:id="2595"/>
          <w:rFonts w:ascii="Arial" w:hAnsi="Arial" w:cs="Arial"/>
          <w:rPrChange w:author="Akshay Raveendran" w:date="2025-07-17T15:41:00Z" w16du:dateUtc="2025-07-17T11:41:00Z" w:id="2596">
            <w:rPr>
              <w:del w:author="Akshay Raveendran" w:date="2025-07-22T15:38:00Z" w16du:dateUtc="2025-07-22T11:38:00Z" w:id="2597"/>
            </w:rPr>
          </w:rPrChange>
        </w:rPr>
        <w:pPrChange w:author="Akshay Raveendran" w:date="2025-07-22T15:38:00Z" w16du:dateUtc="2025-07-22T11:38:00Z" w:id="2598">
          <w:pPr>
            <w:pStyle w:val="ListParagraph"/>
            <w:numPr>
              <w:numId w:val="23"/>
            </w:numPr>
            <w:ind w:left="990" w:hanging="360"/>
          </w:pPr>
        </w:pPrChange>
      </w:pPr>
      <w:del w:author="Akshay Raveendran" w:date="2025-07-22T15:38:00Z" w16du:dateUtc="2025-07-22T11:38:00Z" w:id="2599">
        <w:r w:rsidRPr="00302F0C" w:rsidDel="00190643">
          <w:rPr>
            <w:rFonts w:ascii="Arial" w:hAnsi="Arial" w:cs="Arial" w:eastAsiaTheme="majorEastAsia"/>
            <w:color w:val="000000"/>
            <w:rPrChange w:author="Akshay Raveendran" w:date="2025-07-17T15:41:00Z" w16du:dateUtc="2025-07-17T11:41:00Z" w:id="2600">
              <w:rPr/>
            </w:rPrChange>
          </w:rPr>
          <w:delText>CAR (Contractor’s All Risk)</w:delText>
        </w:r>
      </w:del>
    </w:p>
    <w:p w:rsidRPr="00302F0C" w:rsidR="009B7042" w:rsidDel="00190643" w:rsidRDefault="009B7042" w14:paraId="3A3733E8" w14:textId="3082ED65">
      <w:pPr>
        <w:jc w:val="both"/>
        <w:rPr>
          <w:del w:author="Akshay Raveendran" w:date="2025-07-22T15:38:00Z" w16du:dateUtc="2025-07-22T11:38:00Z" w:id="2601"/>
          <w:rFonts w:ascii="Arial" w:hAnsi="Arial" w:cs="Arial"/>
          <w:rPrChange w:author="Akshay Raveendran" w:date="2025-07-17T15:41:00Z" w16du:dateUtc="2025-07-17T11:41:00Z" w:id="2602">
            <w:rPr>
              <w:del w:author="Akshay Raveendran" w:date="2025-07-22T15:38:00Z" w16du:dateUtc="2025-07-22T11:38:00Z" w:id="2603"/>
            </w:rPr>
          </w:rPrChange>
        </w:rPr>
        <w:pPrChange w:author="Akshay Raveendran" w:date="2025-07-22T15:38:00Z" w16du:dateUtc="2025-07-22T11:38:00Z" w:id="2604">
          <w:pPr>
            <w:pStyle w:val="ListParagraph"/>
            <w:numPr>
              <w:numId w:val="23"/>
            </w:numPr>
            <w:ind w:left="990" w:hanging="360"/>
          </w:pPr>
        </w:pPrChange>
      </w:pPr>
      <w:del w:author="Akshay Raveendran" w:date="2025-07-22T15:38:00Z" w16du:dateUtc="2025-07-22T11:38:00Z" w:id="2605">
        <w:r w:rsidRPr="00302F0C" w:rsidDel="00190643">
          <w:rPr>
            <w:rFonts w:ascii="Arial" w:hAnsi="Arial" w:cs="Arial" w:eastAsiaTheme="majorEastAsia"/>
            <w:color w:val="000000"/>
            <w:rPrChange w:author="Akshay Raveendran" w:date="2025-07-17T15:41:00Z" w16du:dateUtc="2025-07-17T11:41:00Z" w:id="2606">
              <w:rPr/>
            </w:rPrChange>
          </w:rPr>
          <w:delText>MOC(Machinery Breakdown)</w:delText>
        </w:r>
      </w:del>
    </w:p>
    <w:p w:rsidRPr="00302F0C" w:rsidR="009B7042" w:rsidDel="00190643" w:rsidRDefault="009B7042" w14:paraId="71AE6C6E" w14:textId="2C0ECFE2">
      <w:pPr>
        <w:jc w:val="both"/>
        <w:rPr>
          <w:del w:author="Akshay Raveendran" w:date="2025-07-22T15:38:00Z" w16du:dateUtc="2025-07-22T11:38:00Z" w:id="2607"/>
          <w:rFonts w:ascii="Arial" w:hAnsi="Arial" w:cs="Arial"/>
          <w:rPrChange w:author="Akshay Raveendran" w:date="2025-07-17T15:41:00Z" w16du:dateUtc="2025-07-17T11:41:00Z" w:id="2608">
            <w:rPr>
              <w:del w:author="Akshay Raveendran" w:date="2025-07-22T15:38:00Z" w16du:dateUtc="2025-07-22T11:38:00Z" w:id="2609"/>
            </w:rPr>
          </w:rPrChange>
        </w:rPr>
        <w:pPrChange w:author="Akshay Raveendran" w:date="2025-07-22T15:38:00Z" w16du:dateUtc="2025-07-22T11:38:00Z" w:id="2610">
          <w:pPr>
            <w:pStyle w:val="ListParagraph"/>
            <w:numPr>
              <w:numId w:val="23"/>
            </w:numPr>
            <w:ind w:left="990" w:hanging="360"/>
          </w:pPr>
        </w:pPrChange>
      </w:pPr>
      <w:del w:author="Akshay Raveendran" w:date="2025-07-22T15:38:00Z" w16du:dateUtc="2025-07-22T11:38:00Z" w:id="2611">
        <w:r w:rsidRPr="00302F0C" w:rsidDel="00190643">
          <w:rPr>
            <w:rFonts w:ascii="Arial" w:hAnsi="Arial" w:cs="Arial" w:eastAsiaTheme="majorEastAsia"/>
            <w:color w:val="000000"/>
            <w:rPrChange w:author="Akshay Raveendran" w:date="2025-07-17T15:41:00Z" w16du:dateUtc="2025-07-17T11:41:00Z" w:id="2612">
              <w:rPr/>
            </w:rPrChange>
          </w:rPr>
          <w:delText>PAR(Property All Risk)</w:delText>
        </w:r>
      </w:del>
    </w:p>
    <w:p w:rsidRPr="00302F0C" w:rsidR="009B7042" w:rsidDel="00190643" w:rsidRDefault="009B7042" w14:paraId="4D9739FF" w14:textId="62428BA9">
      <w:pPr>
        <w:jc w:val="both"/>
        <w:rPr>
          <w:del w:author="Akshay Raveendran" w:date="2025-07-22T15:38:00Z" w16du:dateUtc="2025-07-22T11:38:00Z" w:id="2613"/>
          <w:rFonts w:ascii="Arial" w:hAnsi="Arial" w:cs="Arial"/>
          <w:rPrChange w:author="Akshay Raveendran" w:date="2025-07-17T15:41:00Z" w16du:dateUtc="2025-07-17T11:41:00Z" w:id="2614">
            <w:rPr>
              <w:del w:author="Akshay Raveendran" w:date="2025-07-22T15:38:00Z" w16du:dateUtc="2025-07-22T11:38:00Z" w:id="2615"/>
            </w:rPr>
          </w:rPrChange>
        </w:rPr>
        <w:pPrChange w:author="Akshay Raveendran" w:date="2025-07-22T15:38:00Z" w16du:dateUtc="2025-07-22T11:38:00Z" w:id="2616">
          <w:pPr>
            <w:pStyle w:val="ListParagraph"/>
            <w:numPr>
              <w:numId w:val="23"/>
            </w:numPr>
            <w:ind w:left="990" w:hanging="360"/>
          </w:pPr>
        </w:pPrChange>
      </w:pPr>
      <w:del w:author="Akshay Raveendran" w:date="2025-07-22T15:38:00Z" w16du:dateUtc="2025-07-22T11:38:00Z" w:id="2617">
        <w:r w:rsidRPr="00302F0C" w:rsidDel="00190643">
          <w:rPr>
            <w:rFonts w:ascii="Arial" w:hAnsi="Arial" w:cs="Arial" w:eastAsiaTheme="majorEastAsia"/>
            <w:color w:val="000000"/>
            <w:rPrChange w:author="Akshay Raveendran" w:date="2025-07-17T15:41:00Z" w16du:dateUtc="2025-07-17T11:41:00Z" w:id="2618">
              <w:rPr/>
            </w:rPrChange>
          </w:rPr>
          <w:delText>FG(Fire &amp; General Perils)</w:delText>
        </w:r>
      </w:del>
    </w:p>
    <w:p w:rsidRPr="00302F0C" w:rsidR="009B7042" w:rsidDel="00190643" w:rsidRDefault="009B7042" w14:paraId="06C6B8D9" w14:textId="24D84152">
      <w:pPr>
        <w:jc w:val="both"/>
        <w:rPr>
          <w:del w:author="Akshay Raveendran" w:date="2025-07-22T15:38:00Z" w16du:dateUtc="2025-07-22T11:38:00Z" w:id="2619"/>
          <w:rFonts w:ascii="Arial" w:hAnsi="Arial" w:cs="Arial"/>
          <w:rPrChange w:author="Akshay Raveendran" w:date="2025-07-17T15:41:00Z" w16du:dateUtc="2025-07-17T11:41:00Z" w:id="2620">
            <w:rPr>
              <w:del w:author="Akshay Raveendran" w:date="2025-07-22T15:38:00Z" w16du:dateUtc="2025-07-22T11:38:00Z" w:id="2621"/>
            </w:rPr>
          </w:rPrChange>
        </w:rPr>
        <w:pPrChange w:author="Akshay Raveendran" w:date="2025-07-22T15:38:00Z" w16du:dateUtc="2025-07-22T11:38:00Z" w:id="2622">
          <w:pPr>
            <w:pStyle w:val="ListParagraph"/>
            <w:numPr>
              <w:numId w:val="23"/>
            </w:numPr>
            <w:ind w:left="990" w:hanging="360"/>
          </w:pPr>
        </w:pPrChange>
      </w:pPr>
      <w:del w:author="Akshay Raveendran" w:date="2025-07-22T15:38:00Z" w16du:dateUtc="2025-07-22T11:38:00Z" w:id="2623">
        <w:r w:rsidRPr="00302F0C" w:rsidDel="00190643">
          <w:rPr>
            <w:rFonts w:ascii="Arial" w:hAnsi="Arial" w:cs="Arial" w:eastAsiaTheme="majorEastAsia"/>
            <w:color w:val="000000"/>
            <w:rPrChange w:author="Akshay Raveendran" w:date="2025-07-17T15:41:00Z" w16du:dateUtc="2025-07-17T11:41:00Z" w:id="2624">
              <w:rPr/>
            </w:rPrChange>
          </w:rPr>
          <w:delText>TPL(Third Party Liability)</w:delText>
        </w:r>
      </w:del>
    </w:p>
    <w:p w:rsidRPr="00302F0C" w:rsidR="009B7042" w:rsidDel="00190643" w:rsidRDefault="009B7042" w14:paraId="4AA2D493" w14:textId="40A0106C">
      <w:pPr>
        <w:jc w:val="both"/>
        <w:rPr>
          <w:del w:author="Akshay Raveendran" w:date="2025-07-22T15:38:00Z" w16du:dateUtc="2025-07-22T11:38:00Z" w:id="2625"/>
          <w:rFonts w:ascii="Arial" w:hAnsi="Arial" w:cs="Arial"/>
          <w:rPrChange w:author="Akshay Raveendran" w:date="2025-07-17T15:41:00Z" w16du:dateUtc="2025-07-17T11:41:00Z" w:id="2626">
            <w:rPr>
              <w:del w:author="Akshay Raveendran" w:date="2025-07-22T15:38:00Z" w16du:dateUtc="2025-07-22T11:38:00Z" w:id="2627"/>
            </w:rPr>
          </w:rPrChange>
        </w:rPr>
        <w:pPrChange w:author="Akshay Raveendran" w:date="2025-07-22T15:38:00Z" w16du:dateUtc="2025-07-22T11:38:00Z" w:id="2628">
          <w:pPr>
            <w:pStyle w:val="ListParagraph"/>
            <w:numPr>
              <w:numId w:val="23"/>
            </w:numPr>
            <w:ind w:left="990" w:hanging="360"/>
          </w:pPr>
        </w:pPrChange>
      </w:pPr>
      <w:del w:author="Akshay Raveendran" w:date="2025-07-22T15:38:00Z" w16du:dateUtc="2025-07-22T11:38:00Z" w:id="2629">
        <w:r w:rsidRPr="00302F0C" w:rsidDel="00190643">
          <w:rPr>
            <w:rFonts w:ascii="Arial" w:hAnsi="Arial" w:cs="Arial" w:eastAsiaTheme="majorEastAsia"/>
            <w:color w:val="000000"/>
            <w:rPrChange w:author="Akshay Raveendran" w:date="2025-07-17T15:41:00Z" w16du:dateUtc="2025-07-17T11:41:00Z" w:id="2630">
              <w:rPr/>
            </w:rPrChange>
          </w:rPr>
          <w:delText>PI(Professional Indemnity)</w:delText>
        </w:r>
      </w:del>
    </w:p>
    <w:p w:rsidRPr="00302F0C" w:rsidR="00D92A38" w:rsidDel="00190643" w:rsidRDefault="009B7042" w14:paraId="6DB31EF2" w14:textId="1E26774D">
      <w:pPr>
        <w:jc w:val="both"/>
        <w:rPr>
          <w:del w:author="Akshay Raveendran" w:date="2025-07-22T15:38:00Z" w16du:dateUtc="2025-07-22T11:38:00Z" w:id="2631"/>
          <w:rFonts w:ascii="Arial" w:hAnsi="Arial" w:cs="Arial"/>
          <w:rPrChange w:author="Akshay Raveendran" w:date="2025-07-17T15:41:00Z" w16du:dateUtc="2025-07-17T11:41:00Z" w:id="2632">
            <w:rPr>
              <w:del w:author="Akshay Raveendran" w:date="2025-07-22T15:38:00Z" w16du:dateUtc="2025-07-22T11:38:00Z" w:id="2633"/>
            </w:rPr>
          </w:rPrChange>
        </w:rPr>
        <w:pPrChange w:author="Akshay Raveendran" w:date="2025-07-22T15:38:00Z" w16du:dateUtc="2025-07-22T11:38:00Z" w:id="2634">
          <w:pPr>
            <w:pStyle w:val="ListParagraph"/>
            <w:numPr>
              <w:numId w:val="23"/>
            </w:numPr>
            <w:ind w:left="990" w:hanging="360"/>
          </w:pPr>
        </w:pPrChange>
      </w:pPr>
      <w:del w:author="Akshay Raveendran" w:date="2025-07-22T15:38:00Z" w16du:dateUtc="2025-07-22T11:38:00Z" w:id="2635">
        <w:r w:rsidRPr="00302F0C" w:rsidDel="00190643">
          <w:rPr>
            <w:rFonts w:ascii="Arial" w:hAnsi="Arial" w:cs="Arial" w:eastAsiaTheme="majorEastAsia"/>
            <w:color w:val="000000"/>
            <w:rPrChange w:author="Akshay Raveendran" w:date="2025-07-17T15:41:00Z" w16du:dateUtc="2025-07-17T11:41:00Z" w:id="2636">
              <w:rPr/>
            </w:rPrChange>
          </w:rPr>
          <w:delText>WC/EL (Workmen Compensation / Employer Liability)</w:delText>
        </w:r>
      </w:del>
    </w:p>
    <w:p w:rsidRPr="00302F0C" w:rsidR="00D92A38" w:rsidDel="00190643" w:rsidRDefault="009B7042" w14:paraId="6113FB77" w14:textId="67AF5DF2">
      <w:pPr>
        <w:jc w:val="both"/>
        <w:rPr>
          <w:del w:author="Akshay Raveendran" w:date="2025-07-22T15:38:00Z" w16du:dateUtc="2025-07-22T11:38:00Z" w:id="2637"/>
          <w:rFonts w:ascii="Arial" w:hAnsi="Arial" w:cs="Arial"/>
          <w:rPrChange w:author="Akshay Raveendran" w:date="2025-07-17T15:41:00Z" w16du:dateUtc="2025-07-17T11:41:00Z" w:id="2638">
            <w:rPr>
              <w:del w:author="Akshay Raveendran" w:date="2025-07-22T15:38:00Z" w16du:dateUtc="2025-07-22T11:38:00Z" w:id="2639"/>
            </w:rPr>
          </w:rPrChange>
        </w:rPr>
        <w:pPrChange w:author="Akshay Raveendran" w:date="2025-07-22T15:38:00Z" w16du:dateUtc="2025-07-22T11:38:00Z" w:id="2640">
          <w:pPr>
            <w:pStyle w:val="ListParagraph"/>
            <w:numPr>
              <w:numId w:val="23"/>
            </w:numPr>
            <w:ind w:left="990" w:hanging="360"/>
          </w:pPr>
        </w:pPrChange>
      </w:pPr>
      <w:del w:author="Akshay Raveendran" w:date="2025-07-22T15:38:00Z" w16du:dateUtc="2025-07-22T11:38:00Z" w:id="2641">
        <w:r w:rsidRPr="00302F0C" w:rsidDel="00190643">
          <w:rPr>
            <w:rFonts w:ascii="Arial" w:hAnsi="Arial" w:cs="Arial" w:eastAsiaTheme="majorEastAsia"/>
            <w:color w:val="000000"/>
            <w:rPrChange w:author="Akshay Raveendran" w:date="2025-07-17T15:41:00Z" w16du:dateUtc="2025-07-17T11:41:00Z" w:id="2642">
              <w:rPr/>
            </w:rPrChange>
          </w:rPr>
          <w:delText>Airside Liability</w:delText>
        </w:r>
      </w:del>
    </w:p>
    <w:p w:rsidRPr="00302F0C" w:rsidR="00D92A38" w:rsidDel="00190643" w:rsidRDefault="009B7042" w14:paraId="14A75237" w14:textId="0E03999C">
      <w:pPr>
        <w:jc w:val="both"/>
        <w:rPr>
          <w:del w:author="Akshay Raveendran" w:date="2025-07-22T15:38:00Z" w16du:dateUtc="2025-07-22T11:38:00Z" w:id="2643"/>
          <w:rFonts w:ascii="Arial" w:hAnsi="Arial" w:cs="Arial"/>
          <w:rPrChange w:author="Akshay Raveendran" w:date="2025-07-17T15:41:00Z" w16du:dateUtc="2025-07-17T11:41:00Z" w:id="2644">
            <w:rPr>
              <w:del w:author="Akshay Raveendran" w:date="2025-07-22T15:38:00Z" w16du:dateUtc="2025-07-22T11:38:00Z" w:id="2645"/>
            </w:rPr>
          </w:rPrChange>
        </w:rPr>
        <w:pPrChange w:author="Akshay Raveendran" w:date="2025-07-22T15:38:00Z" w16du:dateUtc="2025-07-22T11:38:00Z" w:id="2646">
          <w:pPr>
            <w:pStyle w:val="ListParagraph"/>
            <w:numPr>
              <w:numId w:val="23"/>
            </w:numPr>
            <w:ind w:left="990" w:hanging="360"/>
          </w:pPr>
        </w:pPrChange>
      </w:pPr>
      <w:del w:author="Akshay Raveendran" w:date="2025-07-22T15:38:00Z" w16du:dateUtc="2025-07-22T11:38:00Z" w:id="2647">
        <w:r w:rsidRPr="00302F0C" w:rsidDel="00190643">
          <w:rPr>
            <w:rFonts w:ascii="Arial" w:hAnsi="Arial" w:cs="Arial" w:eastAsiaTheme="majorEastAsia"/>
            <w:color w:val="000000"/>
            <w:rPrChange w:author="Akshay Raveendran" w:date="2025-07-17T15:41:00Z" w16du:dateUtc="2025-07-17T11:41:00Z" w:id="2648">
              <w:rPr/>
            </w:rPrChange>
          </w:rPr>
          <w:delText>GLPA (General Liability &amp; Personal Accident)</w:delText>
        </w:r>
      </w:del>
    </w:p>
    <w:p w:rsidRPr="00302F0C" w:rsidR="00D92A38" w:rsidDel="00190643" w:rsidRDefault="009B7042" w14:paraId="021DF2C0" w14:textId="23B4140C">
      <w:pPr>
        <w:jc w:val="both"/>
        <w:rPr>
          <w:del w:author="Akshay Raveendran" w:date="2025-07-22T15:38:00Z" w16du:dateUtc="2025-07-22T11:38:00Z" w:id="2649"/>
          <w:rFonts w:ascii="Arial" w:hAnsi="Arial" w:cs="Arial"/>
          <w:rPrChange w:author="Akshay Raveendran" w:date="2025-07-17T15:41:00Z" w16du:dateUtc="2025-07-17T11:41:00Z" w:id="2650">
            <w:rPr>
              <w:del w:author="Akshay Raveendran" w:date="2025-07-22T15:38:00Z" w16du:dateUtc="2025-07-22T11:38:00Z" w:id="2651"/>
            </w:rPr>
          </w:rPrChange>
        </w:rPr>
        <w:pPrChange w:author="Akshay Raveendran" w:date="2025-07-22T15:38:00Z" w16du:dateUtc="2025-07-22T11:38:00Z" w:id="2652">
          <w:pPr>
            <w:pStyle w:val="ListParagraph"/>
            <w:numPr>
              <w:numId w:val="23"/>
            </w:numPr>
            <w:ind w:left="990" w:hanging="360"/>
          </w:pPr>
        </w:pPrChange>
      </w:pPr>
      <w:del w:author="Akshay Raveendran" w:date="2025-07-22T15:38:00Z" w16du:dateUtc="2025-07-22T11:38:00Z" w:id="2653">
        <w:r w:rsidRPr="00302F0C" w:rsidDel="00190643">
          <w:rPr>
            <w:rFonts w:ascii="Arial" w:hAnsi="Arial" w:cs="Arial" w:eastAsiaTheme="majorEastAsia"/>
            <w:color w:val="000000"/>
            <w:rPrChange w:author="Akshay Raveendran" w:date="2025-07-17T15:41:00Z" w16du:dateUtc="2025-07-17T11:41:00Z" w:id="2654">
              <w:rPr/>
            </w:rPrChange>
          </w:rPr>
          <w:delText>Motor Test Plate</w:delText>
        </w:r>
      </w:del>
    </w:p>
    <w:p w:rsidRPr="00302F0C" w:rsidR="00D92A38" w:rsidDel="00190643" w:rsidRDefault="009B7042" w14:paraId="401F0866" w14:textId="08A545C8">
      <w:pPr>
        <w:jc w:val="both"/>
        <w:rPr>
          <w:del w:author="Akshay Raveendran" w:date="2025-07-22T15:38:00Z" w16du:dateUtc="2025-07-22T11:38:00Z" w:id="2655"/>
          <w:rFonts w:ascii="Arial" w:hAnsi="Arial" w:cs="Arial"/>
          <w:rPrChange w:author="Akshay Raveendran" w:date="2025-07-17T15:41:00Z" w16du:dateUtc="2025-07-17T11:41:00Z" w:id="2656">
            <w:rPr>
              <w:del w:author="Akshay Raveendran" w:date="2025-07-22T15:38:00Z" w16du:dateUtc="2025-07-22T11:38:00Z" w:id="2657"/>
            </w:rPr>
          </w:rPrChange>
        </w:rPr>
        <w:pPrChange w:author="Akshay Raveendran" w:date="2025-07-22T15:38:00Z" w16du:dateUtc="2025-07-22T11:38:00Z" w:id="2658">
          <w:pPr>
            <w:pStyle w:val="ListParagraph"/>
            <w:numPr>
              <w:numId w:val="23"/>
            </w:numPr>
            <w:ind w:left="990" w:hanging="360"/>
          </w:pPr>
        </w:pPrChange>
      </w:pPr>
      <w:del w:author="Akshay Raveendran" w:date="2025-07-22T15:38:00Z" w16du:dateUtc="2025-07-22T11:38:00Z" w:id="2659">
        <w:r w:rsidRPr="00302F0C" w:rsidDel="00190643">
          <w:rPr>
            <w:rFonts w:ascii="Arial" w:hAnsi="Arial" w:cs="Arial" w:eastAsiaTheme="majorEastAsia"/>
            <w:color w:val="000000"/>
            <w:rPrChange w:author="Akshay Raveendran" w:date="2025-07-17T15:41:00Z" w16du:dateUtc="2025-07-17T11:41:00Z" w:id="2660">
              <w:rPr/>
            </w:rPrChange>
          </w:rPr>
          <w:delText>Taxi Fleet</w:delText>
        </w:r>
      </w:del>
    </w:p>
    <w:p w:rsidRPr="00302F0C" w:rsidR="00D92A38" w:rsidDel="00190643" w:rsidRDefault="009B7042" w14:paraId="57FE3F82" w14:textId="16AF1FF5">
      <w:pPr>
        <w:pStyle w:val="ListParagraph"/>
        <w:numPr>
          <w:ilvl w:val="0"/>
          <w:numId w:val="40"/>
        </w:numPr>
        <w:rPr>
          <w:del w:author="Akshay Raveendran" w:date="2025-07-22T15:38:00Z" w16du:dateUtc="2025-07-22T11:38:00Z" w:id="2661"/>
          <w:rFonts w:ascii="Arial" w:hAnsi="Arial" w:cs="Arial"/>
          <w:rPrChange w:author="Akshay Raveendran" w:date="2025-07-17T15:41:00Z" w16du:dateUtc="2025-07-17T11:41:00Z" w:id="2662">
            <w:rPr>
              <w:del w:author="Akshay Raveendran" w:date="2025-07-22T15:38:00Z" w16du:dateUtc="2025-07-22T11:38:00Z" w:id="2663"/>
            </w:rPr>
          </w:rPrChange>
        </w:rPr>
        <w:pPrChange w:author="Akshay Raveendran" w:date="2025-07-17T15:41:00Z" w16du:dateUtc="2025-07-17T11:41:00Z" w:id="2664">
          <w:pPr>
            <w:pStyle w:val="ListParagraph"/>
            <w:numPr>
              <w:numId w:val="23"/>
            </w:numPr>
            <w:ind w:left="990" w:hanging="360"/>
          </w:pPr>
        </w:pPrChange>
      </w:pPr>
      <w:del w:author="Akshay Raveendran" w:date="2025-07-22T15:38:00Z" w16du:dateUtc="2025-07-22T11:38:00Z" w:id="2665">
        <w:r w:rsidRPr="00302F0C" w:rsidDel="00190643">
          <w:rPr>
            <w:rFonts w:ascii="Arial" w:hAnsi="Arial" w:cs="Arial" w:eastAsiaTheme="majorEastAsia"/>
            <w:color w:val="000000"/>
            <w:rPrChange w:author="Akshay Raveendran" w:date="2025-07-17T15:41:00Z" w16du:dateUtc="2025-07-17T11:41:00Z" w:id="2666">
              <w:rPr/>
            </w:rPrChange>
          </w:rPr>
          <w:delText>Group Motor Fleet</w:delText>
        </w:r>
      </w:del>
    </w:p>
    <w:p w:rsidRPr="00302F0C" w:rsidR="00D92A38" w:rsidDel="00190643" w:rsidRDefault="009B7042" w14:paraId="539547BB" w14:textId="106428FE">
      <w:pPr>
        <w:pStyle w:val="ListParagraph"/>
        <w:numPr>
          <w:ilvl w:val="0"/>
          <w:numId w:val="40"/>
        </w:numPr>
        <w:rPr>
          <w:del w:author="Akshay Raveendran" w:date="2025-07-22T15:38:00Z" w16du:dateUtc="2025-07-22T11:38:00Z" w:id="2667"/>
          <w:rFonts w:ascii="Arial" w:hAnsi="Arial" w:cs="Arial"/>
          <w:rPrChange w:author="Akshay Raveendran" w:date="2025-07-17T15:41:00Z" w16du:dateUtc="2025-07-17T11:41:00Z" w:id="2668">
            <w:rPr>
              <w:del w:author="Akshay Raveendran" w:date="2025-07-22T15:38:00Z" w16du:dateUtc="2025-07-22T11:38:00Z" w:id="2669"/>
            </w:rPr>
          </w:rPrChange>
        </w:rPr>
        <w:pPrChange w:author="Akshay Raveendran" w:date="2025-07-17T15:41:00Z" w16du:dateUtc="2025-07-17T11:41:00Z" w:id="2670">
          <w:pPr>
            <w:pStyle w:val="ListParagraph"/>
            <w:numPr>
              <w:numId w:val="23"/>
            </w:numPr>
            <w:ind w:left="990" w:hanging="360"/>
          </w:pPr>
        </w:pPrChange>
      </w:pPr>
      <w:del w:author="Akshay Raveendran" w:date="2025-07-22T15:38:00Z" w16du:dateUtc="2025-07-22T11:38:00Z" w:id="2671">
        <w:r w:rsidRPr="00302F0C" w:rsidDel="00190643">
          <w:rPr>
            <w:rFonts w:ascii="Arial" w:hAnsi="Arial" w:cs="Arial" w:eastAsiaTheme="majorEastAsia"/>
            <w:color w:val="000000"/>
            <w:rPrChange w:author="Akshay Raveendran" w:date="2025-07-17T15:41:00Z" w16du:dateUtc="2025-07-17T11:41:00Z" w:id="2672">
              <w:rPr/>
            </w:rPrChange>
          </w:rPr>
          <w:delText>Group Medical</w:delText>
        </w:r>
      </w:del>
    </w:p>
    <w:p w:rsidRPr="00302F0C" w:rsidR="00D92A38" w:rsidDel="00190643" w:rsidRDefault="009B7042" w14:paraId="679EED30" w14:textId="2CA3E2D7">
      <w:pPr>
        <w:pStyle w:val="ListParagraph"/>
        <w:numPr>
          <w:ilvl w:val="0"/>
          <w:numId w:val="40"/>
        </w:numPr>
        <w:rPr>
          <w:del w:author="Akshay Raveendran" w:date="2025-07-22T15:38:00Z" w16du:dateUtc="2025-07-22T11:38:00Z" w:id="2673"/>
          <w:rFonts w:ascii="Arial" w:hAnsi="Arial" w:cs="Arial"/>
          <w:rPrChange w:author="Akshay Raveendran" w:date="2025-07-17T15:41:00Z" w16du:dateUtc="2025-07-17T11:41:00Z" w:id="2674">
            <w:rPr>
              <w:del w:author="Akshay Raveendran" w:date="2025-07-22T15:38:00Z" w16du:dateUtc="2025-07-22T11:38:00Z" w:id="2675"/>
            </w:rPr>
          </w:rPrChange>
        </w:rPr>
        <w:pPrChange w:author="Akshay Raveendran" w:date="2025-07-17T15:41:00Z" w16du:dateUtc="2025-07-17T11:41:00Z" w:id="2676">
          <w:pPr>
            <w:pStyle w:val="ListParagraph"/>
            <w:numPr>
              <w:numId w:val="23"/>
            </w:numPr>
            <w:ind w:left="990" w:hanging="360"/>
          </w:pPr>
        </w:pPrChange>
      </w:pPr>
      <w:del w:author="Akshay Raveendran" w:date="2025-07-22T15:38:00Z" w16du:dateUtc="2025-07-22T11:38:00Z" w:id="2677">
        <w:r w:rsidRPr="00302F0C" w:rsidDel="00190643">
          <w:rPr>
            <w:rFonts w:ascii="Arial" w:hAnsi="Arial" w:cs="Arial" w:eastAsiaTheme="majorEastAsia"/>
            <w:color w:val="000000"/>
            <w:rPrChange w:author="Akshay Raveendran" w:date="2025-07-17T15:41:00Z" w16du:dateUtc="2025-07-17T11:41:00Z" w:id="2678">
              <w:rPr/>
            </w:rPrChange>
          </w:rPr>
          <w:delText>GLPA</w:delText>
        </w:r>
      </w:del>
    </w:p>
    <w:p w:rsidRPr="00302F0C" w:rsidR="00D92A38" w:rsidDel="00190643" w:rsidRDefault="009B7042" w14:paraId="2C02BD6A" w14:textId="4F9D62A0">
      <w:pPr>
        <w:pStyle w:val="ListParagraph"/>
        <w:numPr>
          <w:ilvl w:val="0"/>
          <w:numId w:val="40"/>
        </w:numPr>
        <w:rPr>
          <w:del w:author="Akshay Raveendran" w:date="2025-07-22T15:38:00Z" w16du:dateUtc="2025-07-22T11:38:00Z" w:id="2679"/>
          <w:rFonts w:ascii="Arial" w:hAnsi="Arial" w:cs="Arial"/>
          <w:rPrChange w:author="Akshay Raveendran" w:date="2025-07-17T15:41:00Z" w16du:dateUtc="2025-07-17T11:41:00Z" w:id="2680">
            <w:rPr>
              <w:del w:author="Akshay Raveendran" w:date="2025-07-22T15:38:00Z" w16du:dateUtc="2025-07-22T11:38:00Z" w:id="2681"/>
            </w:rPr>
          </w:rPrChange>
        </w:rPr>
        <w:pPrChange w:author="Akshay Raveendran" w:date="2025-07-17T15:41:00Z" w16du:dateUtc="2025-07-17T11:41:00Z" w:id="2682">
          <w:pPr>
            <w:pStyle w:val="ListParagraph"/>
            <w:numPr>
              <w:numId w:val="23"/>
            </w:numPr>
            <w:ind w:left="990" w:hanging="360"/>
          </w:pPr>
        </w:pPrChange>
      </w:pPr>
      <w:del w:author="Akshay Raveendran" w:date="2025-07-22T15:38:00Z" w16du:dateUtc="2025-07-22T11:38:00Z" w:id="2683">
        <w:r w:rsidRPr="00302F0C" w:rsidDel="00190643">
          <w:rPr>
            <w:rFonts w:ascii="Arial" w:hAnsi="Arial" w:cs="Arial" w:eastAsiaTheme="majorEastAsia"/>
            <w:color w:val="000000"/>
            <w:rPrChange w:author="Akshay Raveendran" w:date="2025-07-17T15:41:00Z" w16du:dateUtc="2025-07-17T11:41:00Z" w:id="2684">
              <w:rPr/>
            </w:rPrChange>
          </w:rPr>
          <w:delText>Money Insurance</w:delText>
        </w:r>
      </w:del>
    </w:p>
    <w:p w:rsidRPr="00302F0C" w:rsidR="00D92A38" w:rsidDel="00190643" w:rsidRDefault="009B7042" w14:paraId="6C94F5FE" w14:textId="42239F24">
      <w:pPr>
        <w:pStyle w:val="ListParagraph"/>
        <w:numPr>
          <w:ilvl w:val="0"/>
          <w:numId w:val="40"/>
        </w:numPr>
        <w:rPr>
          <w:del w:author="Akshay Raveendran" w:date="2025-07-22T15:38:00Z" w16du:dateUtc="2025-07-22T11:38:00Z" w:id="2685"/>
          <w:rFonts w:ascii="Arial" w:hAnsi="Arial" w:cs="Arial"/>
          <w:rPrChange w:author="Akshay Raveendran" w:date="2025-07-17T15:41:00Z" w16du:dateUtc="2025-07-17T11:41:00Z" w:id="2686">
            <w:rPr>
              <w:del w:author="Akshay Raveendran" w:date="2025-07-22T15:38:00Z" w16du:dateUtc="2025-07-22T11:38:00Z" w:id="2687"/>
            </w:rPr>
          </w:rPrChange>
        </w:rPr>
        <w:pPrChange w:author="Akshay Raveendran" w:date="2025-07-17T15:41:00Z" w16du:dateUtc="2025-07-17T11:41:00Z" w:id="2688">
          <w:pPr>
            <w:pStyle w:val="ListParagraph"/>
            <w:numPr>
              <w:numId w:val="23"/>
            </w:numPr>
            <w:ind w:left="990" w:hanging="360"/>
          </w:pPr>
        </w:pPrChange>
      </w:pPr>
      <w:del w:author="Akshay Raveendran" w:date="2025-07-22T15:38:00Z" w16du:dateUtc="2025-07-22T11:38:00Z" w:id="2689">
        <w:r w:rsidRPr="00302F0C" w:rsidDel="00190643">
          <w:rPr>
            <w:rFonts w:ascii="Arial" w:hAnsi="Arial" w:cs="Arial" w:eastAsiaTheme="majorEastAsia"/>
            <w:color w:val="000000"/>
            <w:rPrChange w:author="Akshay Raveendran" w:date="2025-07-17T15:41:00Z" w16du:dateUtc="2025-07-17T11:41:00Z" w:id="2690">
              <w:rPr/>
            </w:rPrChange>
          </w:rPr>
          <w:delText>Trade Credit</w:delText>
        </w:r>
      </w:del>
    </w:p>
    <w:p w:rsidRPr="00302F0C" w:rsidR="00FC7D83" w:rsidDel="00190643" w:rsidRDefault="009B7042" w14:paraId="12D7D230" w14:textId="032B515B">
      <w:pPr>
        <w:pStyle w:val="ListParagraph"/>
        <w:numPr>
          <w:ilvl w:val="0"/>
          <w:numId w:val="40"/>
        </w:numPr>
        <w:rPr>
          <w:del w:author="Akshay Raveendran" w:date="2025-07-22T15:38:00Z" w16du:dateUtc="2025-07-22T11:38:00Z" w:id="2691"/>
          <w:rFonts w:ascii="Arial" w:hAnsi="Arial" w:cs="Arial"/>
          <w:rPrChange w:author="Akshay Raveendran" w:date="2025-07-17T15:41:00Z" w16du:dateUtc="2025-07-17T11:41:00Z" w:id="2692">
            <w:rPr>
              <w:del w:author="Akshay Raveendran" w:date="2025-07-22T15:38:00Z" w16du:dateUtc="2025-07-22T11:38:00Z" w:id="2693"/>
            </w:rPr>
          </w:rPrChange>
        </w:rPr>
        <w:pPrChange w:author="Akshay Raveendran" w:date="2025-07-17T15:41:00Z" w16du:dateUtc="2025-07-17T11:41:00Z" w:id="2694">
          <w:pPr>
            <w:pStyle w:val="ListParagraph"/>
            <w:numPr>
              <w:numId w:val="23"/>
            </w:numPr>
            <w:ind w:left="990" w:hanging="360"/>
          </w:pPr>
        </w:pPrChange>
      </w:pPr>
      <w:del w:author="Akshay Raveendran" w:date="2025-07-22T15:38:00Z" w16du:dateUtc="2025-07-22T11:38:00Z" w:id="2695">
        <w:r w:rsidRPr="00302F0C" w:rsidDel="00190643">
          <w:rPr>
            <w:rFonts w:ascii="Arial" w:hAnsi="Arial" w:cs="Arial" w:eastAsiaTheme="majorEastAsia"/>
            <w:color w:val="000000"/>
            <w:rPrChange w:author="Akshay Raveendran" w:date="2025-07-17T15:41:00Z" w16du:dateUtc="2025-07-17T11:41:00Z" w:id="2696">
              <w:rPr/>
            </w:rPrChange>
          </w:rPr>
          <w:delText>Any Other (Text Input Option)</w:delText>
        </w:r>
      </w:del>
    </w:p>
    <w:p w:rsidRPr="00302F0C" w:rsidR="000D1ECC" w:rsidDel="00190643" w:rsidP="000D1ECC" w:rsidRDefault="000D1ECC" w14:paraId="17712BD6" w14:textId="0DCE394D">
      <w:pPr>
        <w:jc w:val="both"/>
        <w:rPr>
          <w:del w:author="Akshay Raveendran" w:date="2025-07-22T15:38:00Z" w16du:dateUtc="2025-07-22T11:38:00Z" w:id="2697"/>
          <w:rFonts w:ascii="Arial" w:hAnsi="Arial" w:cs="Arial"/>
          <w:b/>
          <w:bCs/>
        </w:rPr>
      </w:pPr>
      <w:del w:author="Akshay Raveendran" w:date="2025-07-22T15:38:00Z" w16du:dateUtc="2025-07-22T11:38:00Z" w:id="2698">
        <w:r w:rsidRPr="00302F0C" w:rsidDel="00190643">
          <w:rPr>
            <w:rFonts w:ascii="Arial" w:hAnsi="Arial" w:cs="Arial"/>
          </w:rPr>
          <w:delText xml:space="preserve">    </w:delText>
        </w:r>
        <w:r w:rsidRPr="00302F0C" w:rsidDel="00190643" w:rsidR="007F4970">
          <w:rPr>
            <w:rFonts w:ascii="Arial" w:hAnsi="Arial" w:cs="Arial"/>
            <w:b/>
            <w:bCs/>
          </w:rPr>
          <w:delText>Type of Request</w:delText>
        </w:r>
      </w:del>
    </w:p>
    <w:p w:rsidRPr="00302F0C" w:rsidR="007F4970" w:rsidDel="00190643" w:rsidRDefault="007F4970" w14:paraId="537B406C" w14:textId="2905A272">
      <w:pPr>
        <w:pStyle w:val="ListParagraph"/>
        <w:numPr>
          <w:ilvl w:val="0"/>
          <w:numId w:val="41"/>
        </w:numPr>
        <w:jc w:val="both"/>
        <w:rPr>
          <w:del w:author="Akshay Raveendran" w:date="2025-07-22T15:38:00Z" w16du:dateUtc="2025-07-22T11:38:00Z" w:id="2699"/>
          <w:rFonts w:ascii="Arial" w:hAnsi="Arial" w:cs="Arial"/>
          <w:rPrChange w:author="Akshay Raveendran" w:date="2025-07-17T15:42:00Z" w16du:dateUtc="2025-07-17T11:42:00Z" w:id="2700">
            <w:rPr>
              <w:del w:author="Akshay Raveendran" w:date="2025-07-22T15:38:00Z" w16du:dateUtc="2025-07-22T11:38:00Z" w:id="2701"/>
            </w:rPr>
          </w:rPrChange>
        </w:rPr>
        <w:pPrChange w:author="Akshay Raveendran" w:date="2025-07-17T15:42:00Z" w16du:dateUtc="2025-07-17T11:42:00Z" w:id="2702">
          <w:pPr>
            <w:pStyle w:val="ListParagraph"/>
            <w:numPr>
              <w:numId w:val="25"/>
            </w:numPr>
            <w:ind w:left="810" w:hanging="360"/>
            <w:jc w:val="both"/>
          </w:pPr>
        </w:pPrChange>
      </w:pPr>
      <w:del w:author="Akshay Raveendran" w:date="2025-07-22T15:38:00Z" w16du:dateUtc="2025-07-22T11:38:00Z" w:id="2703">
        <w:r w:rsidRPr="00302F0C" w:rsidDel="00190643">
          <w:rPr>
            <w:rFonts w:ascii="Arial" w:hAnsi="Arial" w:cs="Arial"/>
            <w:rPrChange w:author="Akshay Raveendran" w:date="2025-07-17T15:42:00Z" w16du:dateUtc="2025-07-17T11:42:00Z" w:id="2704">
              <w:rPr/>
            </w:rPrChange>
          </w:rPr>
          <w:delText>New</w:delText>
        </w:r>
      </w:del>
    </w:p>
    <w:p w:rsidRPr="00302F0C" w:rsidR="007F4970" w:rsidDel="00190643" w:rsidRDefault="007F4970" w14:paraId="66D44C41" w14:textId="1D662E9D">
      <w:pPr>
        <w:pStyle w:val="ListParagraph"/>
        <w:numPr>
          <w:ilvl w:val="0"/>
          <w:numId w:val="41"/>
        </w:numPr>
        <w:jc w:val="both"/>
        <w:rPr>
          <w:del w:author="Akshay Raveendran" w:date="2025-07-22T15:38:00Z" w16du:dateUtc="2025-07-22T11:38:00Z" w:id="2705"/>
          <w:rFonts w:ascii="Arial" w:hAnsi="Arial" w:cs="Arial"/>
          <w:rPrChange w:author="Akshay Raveendran" w:date="2025-07-17T15:42:00Z" w16du:dateUtc="2025-07-17T11:42:00Z" w:id="2706">
            <w:rPr>
              <w:del w:author="Akshay Raveendran" w:date="2025-07-22T15:38:00Z" w16du:dateUtc="2025-07-22T11:38:00Z" w:id="2707"/>
            </w:rPr>
          </w:rPrChange>
        </w:rPr>
        <w:pPrChange w:author="Akshay Raveendran" w:date="2025-07-17T15:42:00Z" w16du:dateUtc="2025-07-17T11:42:00Z" w:id="2708">
          <w:pPr>
            <w:pStyle w:val="ListParagraph"/>
            <w:numPr>
              <w:numId w:val="25"/>
            </w:numPr>
            <w:ind w:left="810" w:hanging="360"/>
            <w:jc w:val="both"/>
          </w:pPr>
        </w:pPrChange>
      </w:pPr>
      <w:del w:author="Akshay Raveendran" w:date="2025-07-22T15:38:00Z" w16du:dateUtc="2025-07-22T11:38:00Z" w:id="2709">
        <w:r w:rsidRPr="00302F0C" w:rsidDel="00190643">
          <w:rPr>
            <w:rFonts w:ascii="Arial" w:hAnsi="Arial" w:cs="Arial"/>
            <w:rPrChange w:author="Akshay Raveendran" w:date="2025-07-17T15:42:00Z" w16du:dateUtc="2025-07-17T11:42:00Z" w:id="2710">
              <w:rPr/>
            </w:rPrChange>
          </w:rPr>
          <w:delText>Renewal</w:delText>
        </w:r>
      </w:del>
    </w:p>
    <w:p w:rsidRPr="00302F0C" w:rsidR="007F4970" w:rsidDel="00190643" w:rsidRDefault="007F4970" w14:paraId="2F24BB59" w14:textId="3196A66C">
      <w:pPr>
        <w:pStyle w:val="ListParagraph"/>
        <w:numPr>
          <w:ilvl w:val="0"/>
          <w:numId w:val="41"/>
        </w:numPr>
        <w:jc w:val="both"/>
        <w:rPr>
          <w:del w:author="Akshay Raveendran" w:date="2025-07-22T15:38:00Z" w16du:dateUtc="2025-07-22T11:38:00Z" w:id="2711"/>
          <w:rFonts w:ascii="Arial" w:hAnsi="Arial" w:cs="Arial"/>
          <w:rPrChange w:author="Akshay Raveendran" w:date="2025-07-17T15:42:00Z" w16du:dateUtc="2025-07-17T11:42:00Z" w:id="2712">
            <w:rPr>
              <w:del w:author="Akshay Raveendran" w:date="2025-07-22T15:38:00Z" w16du:dateUtc="2025-07-22T11:38:00Z" w:id="2713"/>
            </w:rPr>
          </w:rPrChange>
        </w:rPr>
        <w:pPrChange w:author="Akshay Raveendran" w:date="2025-07-17T15:42:00Z" w16du:dateUtc="2025-07-17T11:42:00Z" w:id="2714">
          <w:pPr>
            <w:pStyle w:val="ListParagraph"/>
            <w:numPr>
              <w:numId w:val="25"/>
            </w:numPr>
            <w:ind w:left="810" w:hanging="360"/>
            <w:jc w:val="both"/>
          </w:pPr>
        </w:pPrChange>
      </w:pPr>
      <w:del w:author="Akshay Raveendran" w:date="2025-07-22T15:38:00Z" w16du:dateUtc="2025-07-22T11:38:00Z" w:id="2715">
        <w:r w:rsidRPr="00302F0C" w:rsidDel="00190643">
          <w:rPr>
            <w:rFonts w:ascii="Arial" w:hAnsi="Arial" w:cs="Arial"/>
            <w:rPrChange w:author="Akshay Raveendran" w:date="2025-07-17T15:42:00Z" w16du:dateUtc="2025-07-17T11:42:00Z" w:id="2716">
              <w:rPr/>
            </w:rPrChange>
          </w:rPr>
          <w:delText>Endorsement</w:delText>
        </w:r>
      </w:del>
    </w:p>
    <w:p w:rsidRPr="00302F0C" w:rsidR="00C44A0A" w:rsidDel="00190643" w:rsidP="00C44A0A" w:rsidRDefault="00C44A0A" w14:paraId="1CE7B11A" w14:textId="3B3E2F00">
      <w:pPr>
        <w:jc w:val="both"/>
        <w:rPr>
          <w:del w:author="Akshay Raveendran" w:date="2025-07-22T15:38:00Z" w16du:dateUtc="2025-07-22T11:38:00Z" w:id="2717"/>
          <w:rFonts w:ascii="Arial" w:hAnsi="Arial" w:cs="Arial"/>
          <w:b/>
          <w:bCs/>
        </w:rPr>
      </w:pPr>
      <w:del w:author="Akshay Raveendran" w:date="2025-07-22T15:38:00Z" w16du:dateUtc="2025-07-22T11:38:00Z" w:id="2718">
        <w:r w:rsidRPr="00302F0C" w:rsidDel="00190643">
          <w:rPr>
            <w:rFonts w:ascii="Arial" w:hAnsi="Arial" w:cs="Arial"/>
          </w:rPr>
          <w:delText xml:space="preserve">   </w:delText>
        </w:r>
        <w:r w:rsidRPr="00302F0C" w:rsidDel="00190643" w:rsidR="008F1C98">
          <w:rPr>
            <w:rFonts w:ascii="Arial" w:hAnsi="Arial" w:cs="Arial"/>
          </w:rPr>
          <w:delText xml:space="preserve"> </w:delText>
        </w:r>
        <w:r w:rsidRPr="00302F0C" w:rsidDel="00190643" w:rsidR="008F1C98">
          <w:rPr>
            <w:rFonts w:ascii="Arial" w:hAnsi="Arial" w:cs="Arial"/>
            <w:b/>
            <w:bCs/>
          </w:rPr>
          <w:delText>Urgency of Request</w:delText>
        </w:r>
      </w:del>
    </w:p>
    <w:p w:rsidRPr="00302F0C" w:rsidR="006F28E1" w:rsidDel="00190643" w:rsidRDefault="006F28E1" w14:paraId="1241010F" w14:textId="0129AF5F">
      <w:pPr>
        <w:pStyle w:val="ListParagraph"/>
        <w:numPr>
          <w:ilvl w:val="0"/>
          <w:numId w:val="42"/>
        </w:numPr>
        <w:jc w:val="both"/>
        <w:rPr>
          <w:del w:author="Akshay Raveendran" w:date="2025-07-22T15:38:00Z" w16du:dateUtc="2025-07-22T11:38:00Z" w:id="2719"/>
          <w:rFonts w:ascii="Arial" w:hAnsi="Arial" w:cs="Arial"/>
          <w:rPrChange w:author="Akshay Raveendran" w:date="2025-07-17T15:42:00Z" w16du:dateUtc="2025-07-17T11:42:00Z" w:id="2720">
            <w:rPr>
              <w:del w:author="Akshay Raveendran" w:date="2025-07-22T15:38:00Z" w16du:dateUtc="2025-07-22T11:38:00Z" w:id="2721"/>
            </w:rPr>
          </w:rPrChange>
        </w:rPr>
        <w:pPrChange w:author="Akshay Raveendran" w:date="2025-07-17T15:42:00Z" w16du:dateUtc="2025-07-17T11:42:00Z" w:id="2722">
          <w:pPr>
            <w:pStyle w:val="ListParagraph"/>
            <w:numPr>
              <w:numId w:val="26"/>
            </w:numPr>
            <w:ind w:hanging="360"/>
            <w:jc w:val="both"/>
          </w:pPr>
        </w:pPrChange>
      </w:pPr>
      <w:del w:author="Akshay Raveendran" w:date="2025-07-22T15:38:00Z" w16du:dateUtc="2025-07-22T11:38:00Z" w:id="2723">
        <w:r w:rsidRPr="00302F0C" w:rsidDel="00190643">
          <w:rPr>
            <w:rFonts w:ascii="Arial" w:hAnsi="Arial" w:cs="Arial"/>
            <w:rPrChange w:author="Akshay Raveendran" w:date="2025-07-17T15:42:00Z" w16du:dateUtc="2025-07-17T11:42:00Z" w:id="2724">
              <w:rPr/>
            </w:rPrChange>
          </w:rPr>
          <w:delText>Routine</w:delText>
        </w:r>
      </w:del>
    </w:p>
    <w:p w:rsidRPr="00302F0C" w:rsidR="006F28E1" w:rsidDel="00190643" w:rsidRDefault="006F28E1" w14:paraId="01EC94B1" w14:textId="36D87943">
      <w:pPr>
        <w:pStyle w:val="ListParagraph"/>
        <w:numPr>
          <w:ilvl w:val="0"/>
          <w:numId w:val="42"/>
        </w:numPr>
        <w:jc w:val="both"/>
        <w:rPr>
          <w:del w:author="Akshay Raveendran" w:date="2025-07-22T15:38:00Z" w16du:dateUtc="2025-07-22T11:38:00Z" w:id="2725"/>
          <w:rFonts w:ascii="Arial" w:hAnsi="Arial" w:cs="Arial"/>
          <w:rPrChange w:author="Akshay Raveendran" w:date="2025-07-17T15:42:00Z" w16du:dateUtc="2025-07-17T11:42:00Z" w:id="2726">
            <w:rPr>
              <w:del w:author="Akshay Raveendran" w:date="2025-07-22T15:38:00Z" w16du:dateUtc="2025-07-22T11:38:00Z" w:id="2727"/>
            </w:rPr>
          </w:rPrChange>
        </w:rPr>
        <w:pPrChange w:author="Akshay Raveendran" w:date="2025-07-17T15:42:00Z" w16du:dateUtc="2025-07-17T11:42:00Z" w:id="2728">
          <w:pPr>
            <w:pStyle w:val="ListParagraph"/>
            <w:numPr>
              <w:numId w:val="26"/>
            </w:numPr>
            <w:ind w:hanging="360"/>
            <w:jc w:val="both"/>
          </w:pPr>
        </w:pPrChange>
      </w:pPr>
      <w:del w:author="Akshay Raveendran" w:date="2025-07-22T15:38:00Z" w16du:dateUtc="2025-07-22T11:38:00Z" w:id="2729">
        <w:r w:rsidRPr="00302F0C" w:rsidDel="00190643">
          <w:rPr>
            <w:rFonts w:ascii="Arial" w:hAnsi="Arial" w:cs="Arial"/>
            <w:rPrChange w:author="Akshay Raveendran" w:date="2025-07-17T15:42:00Z" w16du:dateUtc="2025-07-17T11:42:00Z" w:id="2730">
              <w:rPr/>
            </w:rPrChange>
          </w:rPr>
          <w:delText>Urgent</w:delText>
        </w:r>
      </w:del>
    </w:p>
    <w:p w:rsidRPr="00302F0C" w:rsidR="008F1C98" w:rsidDel="00190643" w:rsidRDefault="006F28E1" w14:paraId="18878ED5" w14:textId="7F29DB28">
      <w:pPr>
        <w:pStyle w:val="ListParagraph"/>
        <w:numPr>
          <w:ilvl w:val="0"/>
          <w:numId w:val="42"/>
        </w:numPr>
        <w:jc w:val="both"/>
        <w:rPr>
          <w:del w:author="Akshay Raveendran" w:date="2025-07-22T15:38:00Z" w16du:dateUtc="2025-07-22T11:38:00Z" w:id="2731"/>
          <w:rFonts w:ascii="Arial" w:hAnsi="Arial" w:cs="Arial"/>
          <w:rPrChange w:author="Akshay Raveendran" w:date="2025-07-17T15:42:00Z" w16du:dateUtc="2025-07-17T11:42:00Z" w:id="2732">
            <w:rPr>
              <w:del w:author="Akshay Raveendran" w:date="2025-07-22T15:38:00Z" w16du:dateUtc="2025-07-22T11:38:00Z" w:id="2733"/>
            </w:rPr>
          </w:rPrChange>
        </w:rPr>
        <w:pPrChange w:author="Akshay Raveendran" w:date="2025-07-17T15:42:00Z" w16du:dateUtc="2025-07-17T11:42:00Z" w:id="2734">
          <w:pPr>
            <w:pStyle w:val="ListParagraph"/>
            <w:numPr>
              <w:numId w:val="26"/>
            </w:numPr>
            <w:ind w:hanging="360"/>
            <w:jc w:val="both"/>
          </w:pPr>
        </w:pPrChange>
      </w:pPr>
      <w:del w:author="Akshay Raveendran" w:date="2025-07-22T15:38:00Z" w16du:dateUtc="2025-07-22T11:38:00Z" w:id="2735">
        <w:r w:rsidRPr="00302F0C" w:rsidDel="00190643">
          <w:rPr>
            <w:rFonts w:ascii="Arial" w:hAnsi="Arial" w:cs="Arial"/>
            <w:rPrChange w:author="Akshay Raveendran" w:date="2025-07-17T15:42:00Z" w16du:dateUtc="2025-07-17T11:42:00Z" w:id="2736">
              <w:rPr/>
            </w:rPrChange>
          </w:rPr>
          <w:delText>For Client Submission</w:delText>
        </w:r>
      </w:del>
    </w:p>
    <w:p w:rsidRPr="00302F0C" w:rsidR="00FC7D83" w:rsidDel="00190643" w:rsidP="00FC7D83" w:rsidRDefault="00FC7D83" w14:paraId="38A50BCE" w14:textId="388EBE4B">
      <w:pPr>
        <w:rPr>
          <w:del w:author="Akshay Raveendran" w:date="2025-07-22T15:38:00Z" w16du:dateUtc="2025-07-22T11:38:00Z" w:id="2737"/>
          <w:rFonts w:ascii="Arial" w:hAnsi="Arial" w:cs="Arial"/>
        </w:rPr>
      </w:pPr>
    </w:p>
    <w:p w:rsidRPr="00302F0C" w:rsidR="00AA7216" w:rsidP="00FC7D83" w:rsidRDefault="00EA768E" w14:paraId="51425426" w14:textId="63333C47">
      <w:pPr>
        <w:rPr>
          <w:rFonts w:ascii="Arial" w:hAnsi="Arial" w:cs="Arial"/>
          <w:b/>
          <w:bCs/>
          <w:rPrChange w:author="Akshay Raveendran" w:date="2025-07-21T14:12:00Z" w16du:dateUtc="2025-07-21T10:12:00Z" w:id="2738">
            <w:rPr>
              <w:rFonts w:ascii="Arial" w:hAnsi="Arial" w:cs="Arial"/>
            </w:rPr>
          </w:rPrChange>
        </w:rPr>
      </w:pPr>
      <w:r w:rsidRPr="00302F0C">
        <w:rPr>
          <w:rFonts w:ascii="Arial" w:hAnsi="Arial" w:cs="Arial"/>
          <w:b/>
          <w:bCs/>
          <w:rPrChange w:author="Akshay Raveendran" w:date="2025-07-21T14:12:00Z" w16du:dateUtc="2025-07-21T10:12:00Z" w:id="2739">
            <w:rPr>
              <w:rFonts w:ascii="Arial" w:hAnsi="Arial" w:cs="Arial"/>
            </w:rPr>
          </w:rPrChange>
        </w:rPr>
        <w:t>Notes:</w:t>
      </w:r>
    </w:p>
    <w:p w:rsidRPr="00302F0C" w:rsidR="00BE2E67" w:rsidP="00BE2E67" w:rsidRDefault="00BE2E67" w14:paraId="0E06B688" w14:textId="509876FC">
      <w:pPr>
        <w:pStyle w:val="ListParagraph"/>
        <w:numPr>
          <w:ilvl w:val="0"/>
          <w:numId w:val="46"/>
        </w:numPr>
        <w:rPr>
          <w:rFonts w:ascii="Arial" w:hAnsi="Arial" w:cs="Arial"/>
        </w:rPr>
      </w:pPr>
      <w:r w:rsidRPr="00302F0C">
        <w:rPr>
          <w:rFonts w:ascii="Arial" w:hAnsi="Arial" w:cs="Arial"/>
        </w:rPr>
        <w:t>Once approved by all DoA levels, the form should proceed to the vendor sourcing form for BU-specific and project-specific policy requirements.</w:t>
      </w:r>
    </w:p>
    <w:p w:rsidRPr="00302F0C" w:rsidR="00BE2E67" w:rsidP="00BE2E67" w:rsidRDefault="00BE2E67" w14:paraId="3295489D" w14:textId="77777777">
      <w:pPr>
        <w:pStyle w:val="ListParagraph"/>
        <w:numPr>
          <w:ilvl w:val="0"/>
          <w:numId w:val="46"/>
        </w:numPr>
        <w:rPr>
          <w:rFonts w:ascii="Arial" w:hAnsi="Arial" w:cs="Arial"/>
        </w:rPr>
      </w:pPr>
      <w:r w:rsidRPr="00302F0C">
        <w:rPr>
          <w:rFonts w:ascii="Arial" w:hAnsi="Arial" w:cs="Arial"/>
        </w:rPr>
        <w:t>Requests under Group policies will have an intermediate form (Form 1.1) to consolidate all requests for a common vendor sourcing email to the PSSC user after initial DoA approvals.</w:t>
      </w:r>
    </w:p>
    <w:p w:rsidRPr="00302F0C" w:rsidR="00BE2E67" w:rsidP="00BE2E67" w:rsidRDefault="00BE2E67" w14:paraId="240F7445" w14:textId="77777777">
      <w:pPr>
        <w:pStyle w:val="ListParagraph"/>
        <w:numPr>
          <w:ilvl w:val="0"/>
          <w:numId w:val="46"/>
        </w:numPr>
        <w:rPr>
          <w:rFonts w:ascii="Arial" w:hAnsi="Arial" w:cs="Arial"/>
        </w:rPr>
      </w:pPr>
      <w:r w:rsidRPr="00302F0C">
        <w:rPr>
          <w:rFonts w:ascii="Arial" w:hAnsi="Arial" w:cs="Arial"/>
        </w:rPr>
        <w:t>An email with request details and attachments will be auto-generated and sent to the BU approver and the PSSC SPOC.</w:t>
      </w:r>
    </w:p>
    <w:p w:rsidRPr="00302F0C" w:rsidR="00BE2E67" w:rsidP="00BE2E67" w:rsidRDefault="00BE2E67" w14:paraId="7FEC4E9C" w14:textId="77777777">
      <w:pPr>
        <w:pStyle w:val="ListParagraph"/>
        <w:numPr>
          <w:ilvl w:val="0"/>
          <w:numId w:val="46"/>
        </w:numPr>
        <w:rPr>
          <w:rFonts w:ascii="Arial" w:hAnsi="Arial" w:cs="Arial"/>
        </w:rPr>
      </w:pPr>
      <w:r w:rsidRPr="00302F0C">
        <w:rPr>
          <w:rFonts w:ascii="Arial" w:hAnsi="Arial" w:cs="Arial"/>
        </w:rPr>
        <w:t>The BU Manager will have the option to return the request to the requestor with a complete rejection.</w:t>
      </w:r>
    </w:p>
    <w:p w:rsidRPr="00302F0C" w:rsidR="007E2421" w:rsidP="00BE2E67" w:rsidRDefault="00BE2E67" w14:paraId="53BBE84C" w14:textId="2790A4D1">
      <w:pPr>
        <w:pStyle w:val="ListParagraph"/>
        <w:numPr>
          <w:ilvl w:val="0"/>
          <w:numId w:val="46"/>
        </w:numPr>
        <w:rPr>
          <w:rFonts w:ascii="Arial" w:hAnsi="Arial" w:cs="Arial"/>
        </w:rPr>
      </w:pPr>
      <w:r w:rsidRPr="00302F0C">
        <w:rPr>
          <w:rFonts w:ascii="Arial" w:hAnsi="Arial" w:cs="Arial"/>
        </w:rPr>
        <w:t>The PSSC team can return the request to the requestor with comments if needed.</w:t>
      </w:r>
    </w:p>
    <w:p w:rsidRPr="00302F0C" w:rsidR="00BE10E6" w:rsidP="002E6813" w:rsidRDefault="00BE10E6" w14:paraId="565E5F3A" w14:textId="77777777">
      <w:pPr>
        <w:pStyle w:val="ListParagraph"/>
        <w:numPr>
          <w:ilvl w:val="0"/>
          <w:numId w:val="46"/>
        </w:numPr>
        <w:jc w:val="both"/>
        <w:rPr>
          <w:rFonts w:ascii="Arial" w:hAnsi="Arial" w:cs="Arial"/>
        </w:rPr>
      </w:pPr>
      <w:r w:rsidRPr="00302F0C">
        <w:rPr>
          <w:rFonts w:ascii="Arial" w:hAnsi="Arial" w:cs="Arial"/>
        </w:rPr>
        <w:t>Policy templates to be available on the form for the BU user:</w:t>
      </w:r>
    </w:p>
    <w:p w:rsidRPr="00302F0C" w:rsidR="00BE10E6" w:rsidP="00BE10E6" w:rsidRDefault="00BE10E6" w14:paraId="6A366E5A" w14:textId="55E4B4A9">
      <w:pPr>
        <w:pStyle w:val="ListParagraph"/>
        <w:numPr>
          <w:ilvl w:val="1"/>
          <w:numId w:val="46"/>
        </w:numPr>
        <w:jc w:val="both"/>
        <w:rPr>
          <w:rFonts w:ascii="Arial" w:hAnsi="Arial" w:cs="Arial"/>
        </w:rPr>
      </w:pPr>
      <w:r w:rsidRPr="00302F0C">
        <w:rPr>
          <w:rFonts w:ascii="Arial" w:hAnsi="Arial" w:cs="Arial"/>
        </w:rPr>
        <w:t xml:space="preserve">Option 1- </w:t>
      </w:r>
      <w:r w:rsidRPr="00302F0C" w:rsidR="003459A0">
        <w:rPr>
          <w:rFonts w:ascii="Arial" w:hAnsi="Arial" w:cs="Arial"/>
        </w:rPr>
        <w:t>Provide a shared folder link within the form for users to download the templates</w:t>
      </w:r>
      <w:r w:rsidR="005D513A">
        <w:rPr>
          <w:rFonts w:ascii="Arial" w:hAnsi="Arial" w:cs="Arial"/>
        </w:rPr>
        <w:t xml:space="preserve"> as per the policy type</w:t>
      </w:r>
      <w:r w:rsidR="00EE3F01">
        <w:rPr>
          <w:rFonts w:ascii="Arial" w:hAnsi="Arial" w:cs="Arial"/>
        </w:rPr>
        <w:t xml:space="preserve"> and</w:t>
      </w:r>
      <w:r w:rsidR="00CB3755">
        <w:rPr>
          <w:rFonts w:ascii="Arial" w:hAnsi="Arial" w:cs="Arial"/>
        </w:rPr>
        <w:t xml:space="preserve"> a pop up notifying the users all the documents that are mandatory for the policy type has to be </w:t>
      </w:r>
      <w:r w:rsidR="002D23F2">
        <w:rPr>
          <w:rFonts w:ascii="Arial" w:hAnsi="Arial" w:cs="Arial"/>
        </w:rPr>
        <w:t>shown by the system based on the “Type of Insurance” selection.</w:t>
      </w:r>
    </w:p>
    <w:p w:rsidRPr="00302F0C" w:rsidR="00C17103" w:rsidP="00BE10E6" w:rsidRDefault="00C17103" w14:paraId="049DDC15" w14:textId="4915B227">
      <w:pPr>
        <w:pStyle w:val="ListParagraph"/>
        <w:numPr>
          <w:ilvl w:val="1"/>
          <w:numId w:val="46"/>
        </w:numPr>
        <w:jc w:val="both"/>
        <w:rPr>
          <w:rFonts w:ascii="Arial" w:hAnsi="Arial" w:cs="Arial"/>
        </w:rPr>
      </w:pPr>
      <w:r w:rsidRPr="00302F0C">
        <w:rPr>
          <w:rFonts w:ascii="Arial" w:hAnsi="Arial" w:cs="Arial"/>
        </w:rPr>
        <w:t xml:space="preserve">Option 2- All templates for the different insurance types to be incorporated in the system with system fetching the template fields based on the </w:t>
      </w:r>
      <w:r w:rsidRPr="00DB13FE" w:rsidR="00DB13FE">
        <w:rPr>
          <w:rFonts w:ascii="Arial" w:hAnsi="Arial" w:cs="Arial"/>
        </w:rPr>
        <w:t>“Type of Insurance”</w:t>
      </w:r>
      <w:r w:rsidR="00DB13FE">
        <w:rPr>
          <w:rFonts w:ascii="Arial" w:hAnsi="Arial" w:cs="Arial"/>
        </w:rPr>
        <w:t xml:space="preserve"> selection.</w:t>
      </w:r>
    </w:p>
    <w:p w:rsidRPr="00302F0C" w:rsidR="00F46B66" w:rsidDel="00991676" w:rsidP="00CC7175" w:rsidRDefault="00F46B66" w14:paraId="2FC23CFB" w14:textId="321ED359">
      <w:pPr>
        <w:pStyle w:val="Heading3"/>
        <w:rPr>
          <w:del w:author="Akshay Raveendran" w:date="2025-07-17T15:38:00Z" w16du:dateUtc="2025-07-17T11:38:00Z" w:id="2740"/>
          <w:rFonts w:ascii="Arial" w:hAnsi="Arial" w:cs="Arial"/>
        </w:rPr>
      </w:pPr>
      <w:bookmarkStart w:name="_Toc204935522" w:id="2741"/>
      <w:r w:rsidRPr="00302F0C">
        <w:rPr>
          <w:rFonts w:ascii="Arial" w:hAnsi="Arial" w:cs="Arial"/>
        </w:rPr>
        <w:t>2.3.1.1 Group</w:t>
      </w:r>
      <w:bookmarkEnd w:id="2741"/>
      <w:r w:rsidRPr="00302F0C">
        <w:rPr>
          <w:rFonts w:ascii="Arial" w:hAnsi="Arial" w:cs="Arial"/>
        </w:rPr>
        <w:t xml:space="preserve"> </w:t>
      </w:r>
    </w:p>
    <w:p w:rsidRPr="00302F0C" w:rsidR="00F46B66" w:rsidDel="00991676" w:rsidP="00CC7175" w:rsidRDefault="00F46B66" w14:paraId="49AA4319" w14:textId="77777777">
      <w:pPr>
        <w:pStyle w:val="Heading3"/>
        <w:rPr>
          <w:del w:author="Akshay Raveendran" w:date="2025-07-17T15:38:00Z" w16du:dateUtc="2025-07-17T11:38:00Z" w:id="2742"/>
          <w:rFonts w:ascii="Arial" w:hAnsi="Arial" w:cs="Arial"/>
        </w:rPr>
      </w:pPr>
      <w:del w:author="Akshay Raveendran" w:date="2025-07-17T15:38:00Z" w16du:dateUtc="2025-07-17T11:38:00Z" w:id="2743">
        <w:r w:rsidRPr="00302F0C" w:rsidDel="00991676">
          <w:rPr>
            <w:rFonts w:ascii="Arial" w:hAnsi="Arial" w:cs="Arial"/>
          </w:rPr>
          <w:delText>Notes:</w:delText>
        </w:r>
      </w:del>
    </w:p>
    <w:p w:rsidRPr="00302F0C" w:rsidR="00F46B66" w:rsidDel="00991676" w:rsidP="00CC7175" w:rsidRDefault="00F46B66" w14:paraId="23DCEEB9" w14:textId="77777777">
      <w:pPr>
        <w:pStyle w:val="Heading3"/>
        <w:rPr>
          <w:del w:author="Akshay Raveendran" w:date="2025-07-17T15:38:00Z" w16du:dateUtc="2025-07-17T11:38:00Z" w:id="2744"/>
          <w:rFonts w:ascii="Arial" w:hAnsi="Arial" w:cs="Arial"/>
        </w:rPr>
      </w:pPr>
      <w:del w:author="Akshay Raveendran" w:date="2025-07-17T15:38:00Z" w16du:dateUtc="2025-07-17T11:38:00Z" w:id="2745">
        <w:r w:rsidRPr="00302F0C" w:rsidDel="00991676">
          <w:rPr>
            <w:rFonts w:ascii="Arial" w:hAnsi="Arial" w:cs="Arial"/>
          </w:rPr>
          <w:delText>Option to input policy details on an individual level and in group together in excel format</w:delText>
        </w:r>
      </w:del>
    </w:p>
    <w:p w:rsidRPr="00302F0C" w:rsidR="00F46B66" w:rsidDel="00991676" w:rsidP="00CC7175" w:rsidRDefault="00F46B66" w14:paraId="6DBF0479" w14:textId="77777777">
      <w:pPr>
        <w:pStyle w:val="Heading3"/>
        <w:rPr>
          <w:del w:author="Akshay Raveendran" w:date="2025-07-17T15:38:00Z" w16du:dateUtc="2025-07-17T11:38:00Z" w:id="2746"/>
          <w:rFonts w:ascii="Arial" w:hAnsi="Arial" w:cs="Arial"/>
        </w:rPr>
      </w:pPr>
      <w:del w:author="Akshay Raveendran" w:date="2025-07-17T15:38:00Z" w16du:dateUtc="2025-07-17T11:38:00Z" w:id="2747">
        <w:r w:rsidRPr="00302F0C" w:rsidDel="00991676">
          <w:rPr>
            <w:rFonts w:ascii="Arial" w:hAnsi="Arial" w:cs="Arial"/>
          </w:rPr>
          <w:delText>Automated Notification Feature on the portal - Trigger: Set up a backend timer/logic to run a check daily (Condition: If Policy End Date - Today = 90 days) (Send automated email to: Respective BU SPOC, PSSC user)</w:delText>
        </w:r>
      </w:del>
    </w:p>
    <w:p w:rsidRPr="00302F0C" w:rsidR="00F46B66" w:rsidDel="00991676" w:rsidP="00CC7175" w:rsidRDefault="00F46B66" w14:paraId="541B8AEB" w14:textId="77777777">
      <w:pPr>
        <w:pStyle w:val="Heading3"/>
        <w:rPr>
          <w:del w:author="Akshay Raveendran" w:date="2025-07-17T15:38:00Z" w16du:dateUtc="2025-07-17T11:38:00Z" w:id="2748"/>
          <w:rFonts w:ascii="Arial" w:hAnsi="Arial" w:cs="Arial"/>
        </w:rPr>
      </w:pPr>
      <w:del w:author="Akshay Raveendran" w:date="2025-07-17T15:38:00Z" w16du:dateUtc="2025-07-17T11:38:00Z" w:id="2749">
        <w:r w:rsidRPr="00302F0C" w:rsidDel="00991676">
          <w:rPr>
            <w:rFonts w:ascii="Arial" w:hAnsi="Arial" w:cs="Arial"/>
          </w:rPr>
          <w:delText>Sample Reminder Notification Feature on the portal - Trigger: Set up a backend timer/logic to run a check daily (Condition: If Policy End Date - Today = 90 days) (Send automated email to: Respective BU SPOC, Procurement Team)</w:delText>
        </w:r>
      </w:del>
    </w:p>
    <w:p w:rsidRPr="00302F0C" w:rsidR="00F46B66" w:rsidDel="00991676" w:rsidP="00CC7175" w:rsidRDefault="00F46B66" w14:paraId="3FAD480A" w14:textId="77777777">
      <w:pPr>
        <w:pStyle w:val="Heading3"/>
        <w:rPr>
          <w:del w:author="Akshay Raveendran" w:date="2025-07-17T15:38:00Z" w16du:dateUtc="2025-07-17T11:38:00Z" w:id="2750"/>
          <w:rFonts w:ascii="Arial" w:hAnsi="Arial" w:cs="Arial"/>
        </w:rPr>
      </w:pPr>
    </w:p>
    <w:p w:rsidRPr="00302F0C" w:rsidR="00F46B66" w:rsidDel="00D779B7" w:rsidP="00CC7175" w:rsidRDefault="00F46B66" w14:paraId="75B18C55" w14:textId="77777777">
      <w:pPr>
        <w:pStyle w:val="Heading3"/>
        <w:rPr>
          <w:del w:author="Akshay Raveendran" w:date="2025-07-20T22:53:00Z" w16du:dateUtc="2025-07-20T18:53:00Z" w:id="2751"/>
          <w:rFonts w:ascii="Arial" w:hAnsi="Arial" w:cs="Arial"/>
        </w:rPr>
      </w:pPr>
    </w:p>
    <w:p w:rsidRPr="00302F0C" w:rsidR="005A53E2" w:rsidP="00CC7175" w:rsidRDefault="00F46B66" w14:paraId="5FDDB6D4" w14:textId="2EE6B686">
      <w:pPr>
        <w:pStyle w:val="Heading3"/>
        <w:rPr>
          <w:ins w:author="Akshay Raveendran" w:date="2025-07-22T16:02:00Z" w16du:dateUtc="2025-07-22T12:02:00Z" w:id="2752"/>
          <w:rFonts w:ascii="Arial" w:hAnsi="Arial" w:cs="Arial"/>
        </w:rPr>
      </w:pPr>
      <w:bookmarkStart w:name="_Toc204935523" w:id="2753"/>
      <w:r w:rsidRPr="00302F0C">
        <w:rPr>
          <w:rFonts w:ascii="Arial" w:hAnsi="Arial" w:cs="Arial"/>
        </w:rPr>
        <w:t>Insurance</w:t>
      </w:r>
      <w:r w:rsidRPr="00302F0C" w:rsidR="00CC7175">
        <w:rPr>
          <w:rFonts w:ascii="Arial" w:hAnsi="Arial" w:cs="Arial"/>
        </w:rPr>
        <w:t xml:space="preserve"> consolidation form</w:t>
      </w:r>
      <w:r w:rsidRPr="00302F0C" w:rsidR="00213E2F">
        <w:rPr>
          <w:rFonts w:ascii="Arial" w:hAnsi="Arial" w:cs="Arial"/>
        </w:rPr>
        <w:t>(form1.</w:t>
      </w:r>
      <w:r w:rsidRPr="00302F0C" w:rsidR="006B361D">
        <w:rPr>
          <w:rFonts w:ascii="Arial" w:hAnsi="Arial" w:cs="Arial"/>
        </w:rPr>
        <w:t>1) (</w:t>
      </w:r>
      <w:r w:rsidRPr="00302F0C" w:rsidR="0042236D">
        <w:rPr>
          <w:rFonts w:ascii="Arial" w:hAnsi="Arial" w:cs="Arial"/>
        </w:rPr>
        <w:t>for all group policy requests)</w:t>
      </w:r>
      <w:bookmarkEnd w:id="2753"/>
    </w:p>
    <w:tbl>
      <w:tblPr>
        <w:tblpPr w:leftFromText="180" w:rightFromText="180" w:vertAnchor="text" w:horzAnchor="margin" w:tblpY="453"/>
        <w:tblW w:w="9540" w:type="dxa"/>
        <w:tblLook w:val="04A0" w:firstRow="1" w:lastRow="0" w:firstColumn="1" w:lastColumn="0" w:noHBand="0" w:noVBand="1"/>
      </w:tblPr>
      <w:tblGrid>
        <w:gridCol w:w="1980"/>
        <w:gridCol w:w="1710"/>
        <w:gridCol w:w="5850"/>
      </w:tblGrid>
      <w:tr w:rsidRPr="00302F0C" w:rsidR="00F46B66" w:rsidTr="00951142" w14:paraId="0EC2CF07" w14:textId="77777777">
        <w:trPr>
          <w:trHeight w:val="290"/>
        </w:trPr>
        <w:tc>
          <w:tcPr>
            <w:tcW w:w="9540" w:type="dxa"/>
            <w:gridSpan w:val="3"/>
            <w:tcBorders>
              <w:top w:val="nil"/>
              <w:left w:val="nil"/>
              <w:bottom w:val="single" w:color="auto" w:sz="4" w:space="0"/>
              <w:right w:val="nil"/>
            </w:tcBorders>
            <w:shd w:val="clear" w:color="auto" w:fill="B4C6E7"/>
            <w:noWrap/>
            <w:vAlign w:val="bottom"/>
            <w:hideMark/>
          </w:tcPr>
          <w:p w:rsidRPr="00302F0C" w:rsidR="00F46B66" w:rsidP="008E1760" w:rsidRDefault="00F46B66" w14:paraId="670D92BA" w14:textId="45EC596F">
            <w:pPr>
              <w:spacing w:after="0" w:line="240" w:lineRule="auto"/>
              <w:jc w:val="center"/>
              <w:rPr>
                <w:rFonts w:ascii="Arial" w:hAnsi="Arial" w:eastAsia="Times New Roman" w:cs="Arial"/>
                <w:b/>
                <w:bCs/>
                <w:color w:val="000000"/>
                <w:sz w:val="22"/>
                <w:szCs w:val="22"/>
                <w:lang w:eastAsia="en-GB"/>
              </w:rPr>
            </w:pPr>
            <w:r w:rsidRPr="00302F0C">
              <w:rPr>
                <w:rFonts w:ascii="Arial" w:hAnsi="Arial" w:eastAsia="Times New Roman" w:cs="Arial"/>
                <w:b/>
                <w:bCs/>
                <w:color w:val="000000"/>
                <w:sz w:val="22"/>
                <w:szCs w:val="22"/>
                <w:lang w:eastAsia="en-GB"/>
              </w:rPr>
              <w:t>Digital Form f</w:t>
            </w:r>
            <w:r w:rsidRPr="00302F0C" w:rsidR="00CC7175">
              <w:rPr>
                <w:rFonts w:ascii="Arial" w:hAnsi="Arial" w:eastAsia="Times New Roman" w:cs="Arial"/>
                <w:b/>
                <w:bCs/>
                <w:color w:val="000000"/>
                <w:sz w:val="22"/>
                <w:szCs w:val="22"/>
                <w:lang w:eastAsia="en-GB"/>
              </w:rPr>
              <w:t xml:space="preserve">or </w:t>
            </w:r>
            <w:r w:rsidRPr="00302F0C">
              <w:rPr>
                <w:rFonts w:ascii="Arial" w:hAnsi="Arial" w:eastAsia="Times New Roman" w:cs="Arial"/>
                <w:b/>
                <w:bCs/>
                <w:color w:val="000000"/>
                <w:sz w:val="22"/>
                <w:szCs w:val="22"/>
                <w:lang w:eastAsia="en-GB"/>
              </w:rPr>
              <w:t>PSSC</w:t>
            </w:r>
            <w:r w:rsidRPr="00302F0C" w:rsidR="00DF513C">
              <w:rPr>
                <w:rFonts w:ascii="Arial" w:hAnsi="Arial" w:eastAsia="Times New Roman" w:cs="Arial"/>
                <w:b/>
                <w:bCs/>
                <w:color w:val="000000"/>
                <w:sz w:val="22"/>
                <w:szCs w:val="22"/>
                <w:lang w:eastAsia="en-GB"/>
              </w:rPr>
              <w:t xml:space="preserve"> to consolidate multiple requirements coming for group policy</w:t>
            </w:r>
            <w:r w:rsidRPr="00302F0C" w:rsidR="006F0181">
              <w:rPr>
                <w:rFonts w:ascii="Arial" w:hAnsi="Arial" w:eastAsia="Times New Roman" w:cs="Arial"/>
                <w:b/>
                <w:bCs/>
                <w:color w:val="000000"/>
                <w:sz w:val="22"/>
                <w:szCs w:val="22"/>
                <w:lang w:eastAsia="en-GB"/>
              </w:rPr>
              <w:t xml:space="preserve"> </w:t>
            </w:r>
          </w:p>
        </w:tc>
      </w:tr>
      <w:tr w:rsidRPr="00302F0C" w:rsidR="00F46B66" w:rsidTr="00951142" w14:paraId="06F77C9E" w14:textId="77777777">
        <w:trPr>
          <w:trHeight w:val="290"/>
        </w:trPr>
        <w:tc>
          <w:tcPr>
            <w:tcW w:w="1980" w:type="dxa"/>
            <w:tcBorders>
              <w:top w:val="single" w:color="auto" w:sz="4" w:space="0"/>
              <w:left w:val="single" w:color="auto" w:sz="4" w:space="0"/>
              <w:bottom w:val="single" w:color="auto" w:sz="4" w:space="0"/>
              <w:right w:val="single" w:color="auto" w:sz="4" w:space="0"/>
            </w:tcBorders>
            <w:noWrap/>
            <w:vAlign w:val="bottom"/>
            <w:hideMark/>
          </w:tcPr>
          <w:p w:rsidRPr="00302F0C" w:rsidR="00F46B66" w:rsidP="008E1760" w:rsidRDefault="00F46B66" w14:paraId="628CF0C5"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Request Reference Number:</w:t>
            </w:r>
            <w:r w:rsidRPr="00302F0C">
              <w:rPr>
                <w:rFonts w:ascii="Arial" w:hAnsi="Arial" w:eastAsia="Times New Roman" w:cs="Arial"/>
                <w:color w:val="FF0000"/>
                <w:sz w:val="22"/>
                <w:szCs w:val="22"/>
                <w:lang w:eastAsia="en-GB"/>
              </w:rPr>
              <w:t xml:space="preserve"> *</w:t>
            </w:r>
          </w:p>
        </w:tc>
        <w:tc>
          <w:tcPr>
            <w:tcW w:w="1710" w:type="dxa"/>
            <w:tcBorders>
              <w:top w:val="single" w:color="auto" w:sz="4" w:space="0"/>
              <w:left w:val="single" w:color="auto" w:sz="4" w:space="0"/>
              <w:bottom w:val="single" w:color="auto" w:sz="4" w:space="0"/>
              <w:right w:val="single" w:color="auto" w:sz="4" w:space="0"/>
            </w:tcBorders>
            <w:noWrap/>
            <w:vAlign w:val="bottom"/>
            <w:hideMark/>
          </w:tcPr>
          <w:p w:rsidRPr="00302F0C" w:rsidR="00F46B66" w:rsidP="008E1760" w:rsidRDefault="00F46B66" w14:paraId="53FD9C5E" w14:textId="105ABF0C">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Auto</w:t>
            </w:r>
            <w:r w:rsidRPr="00302F0C" w:rsidR="0042236D">
              <w:rPr>
                <w:rFonts w:ascii="Arial" w:hAnsi="Arial" w:eastAsia="Times New Roman" w:cs="Arial"/>
                <w:color w:val="000000"/>
                <w:sz w:val="22"/>
                <w:szCs w:val="22"/>
                <w:lang w:eastAsia="en-GB"/>
              </w:rPr>
              <w:t>populated</w:t>
            </w:r>
          </w:p>
        </w:tc>
        <w:tc>
          <w:tcPr>
            <w:tcW w:w="5850" w:type="dxa"/>
            <w:tcBorders>
              <w:top w:val="single" w:color="auto" w:sz="4" w:space="0"/>
              <w:left w:val="single" w:color="auto" w:sz="4" w:space="0"/>
              <w:bottom w:val="single" w:color="auto" w:sz="4" w:space="0"/>
              <w:right w:val="single" w:color="auto" w:sz="4" w:space="0"/>
            </w:tcBorders>
            <w:noWrap/>
            <w:vAlign w:val="bottom"/>
            <w:hideMark/>
          </w:tcPr>
          <w:p w:rsidRPr="00302F0C" w:rsidR="00F46B66" w:rsidP="008E1760" w:rsidRDefault="00F46B66" w14:paraId="4364A414"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System-generated unique ID (read-only)</w:t>
            </w:r>
          </w:p>
        </w:tc>
      </w:tr>
      <w:tr w:rsidRPr="00302F0C" w:rsidR="00F46B66" w:rsidDel="00841A97" w:rsidTr="00951142" w14:paraId="7228641F" w14:textId="77777777">
        <w:trPr>
          <w:trHeight w:val="290"/>
        </w:trPr>
        <w:tc>
          <w:tcPr>
            <w:tcW w:w="1980" w:type="dxa"/>
            <w:tcBorders>
              <w:top w:val="single" w:color="auto" w:sz="4" w:space="0"/>
              <w:left w:val="single" w:color="auto" w:sz="4" w:space="0"/>
              <w:bottom w:val="single" w:color="auto" w:sz="4" w:space="0"/>
              <w:right w:val="single" w:color="auto" w:sz="4" w:space="0"/>
            </w:tcBorders>
            <w:noWrap/>
            <w:vAlign w:val="bottom"/>
            <w:hideMark/>
          </w:tcPr>
          <w:p w:rsidRPr="00302F0C" w:rsidR="00F46B66" w:rsidDel="00841A97" w:rsidP="008E1760" w:rsidRDefault="00F46B66" w14:paraId="5F747BB5" w14:textId="77777777">
            <w:pPr>
              <w:spacing w:after="0" w:line="240" w:lineRule="auto"/>
              <w:rPr>
                <w:del w:author="Akshay Raveendran" w:date="2025-07-22T15:41:00Z" w16du:dateUtc="2025-07-22T11:41:00Z" w:id="2754"/>
                <w:rFonts w:ascii="Arial" w:hAnsi="Arial" w:eastAsia="Times New Roman" w:cs="Arial"/>
                <w:color w:val="000000"/>
                <w:sz w:val="22"/>
                <w:szCs w:val="22"/>
                <w:lang w:eastAsia="en-GB"/>
              </w:rPr>
            </w:pPr>
            <w:del w:author="Akshay Raveendran" w:date="2025-07-22T15:41:00Z" w16du:dateUtc="2025-07-22T11:41:00Z" w:id="2755">
              <w:r w:rsidRPr="00302F0C" w:rsidDel="00841A97">
                <w:rPr>
                  <w:rFonts w:ascii="Arial" w:hAnsi="Arial" w:eastAsia="Times New Roman" w:cs="Arial"/>
                  <w:color w:val="000000"/>
                  <w:sz w:val="22"/>
                  <w:szCs w:val="22"/>
                  <w:lang w:eastAsia="en-GB"/>
                </w:rPr>
                <w:delText xml:space="preserve">Date: </w:delText>
              </w:r>
              <w:r w:rsidRPr="00302F0C" w:rsidDel="00841A97">
                <w:rPr>
                  <w:rFonts w:ascii="Arial" w:hAnsi="Arial" w:eastAsia="Times New Roman" w:cs="Arial"/>
                  <w:color w:val="FF0000"/>
                  <w:sz w:val="22"/>
                  <w:szCs w:val="22"/>
                  <w:lang w:eastAsia="en-GB"/>
                </w:rPr>
                <w:delText>*</w:delText>
              </w:r>
            </w:del>
          </w:p>
        </w:tc>
        <w:tc>
          <w:tcPr>
            <w:tcW w:w="1710" w:type="dxa"/>
            <w:tcBorders>
              <w:top w:val="single" w:color="auto" w:sz="4" w:space="0"/>
              <w:left w:val="nil"/>
              <w:bottom w:val="single" w:color="auto" w:sz="4" w:space="0"/>
              <w:right w:val="single" w:color="auto" w:sz="4" w:space="0"/>
            </w:tcBorders>
            <w:noWrap/>
            <w:vAlign w:val="bottom"/>
            <w:hideMark/>
          </w:tcPr>
          <w:p w:rsidRPr="00302F0C" w:rsidR="00F46B66" w:rsidDel="00841A97" w:rsidP="008E1760" w:rsidRDefault="00F46B66" w14:paraId="12BAC572" w14:textId="77777777">
            <w:pPr>
              <w:spacing w:after="0" w:line="240" w:lineRule="auto"/>
              <w:rPr>
                <w:del w:author="Akshay Raveendran" w:date="2025-07-22T15:41:00Z" w16du:dateUtc="2025-07-22T11:41:00Z" w:id="2756"/>
                <w:rFonts w:ascii="Arial" w:hAnsi="Arial" w:eastAsia="Times New Roman" w:cs="Arial"/>
                <w:color w:val="000000"/>
                <w:sz w:val="22"/>
                <w:szCs w:val="22"/>
                <w:lang w:eastAsia="en-GB"/>
              </w:rPr>
            </w:pPr>
            <w:del w:author="Akshay Raveendran" w:date="2025-07-22T15:41:00Z" w16du:dateUtc="2025-07-22T11:41:00Z" w:id="2757">
              <w:r w:rsidRPr="00302F0C" w:rsidDel="00841A97">
                <w:rPr>
                  <w:rFonts w:ascii="Arial" w:hAnsi="Arial" w:eastAsia="Times New Roman" w:cs="Arial"/>
                  <w:color w:val="000000"/>
                  <w:sz w:val="22"/>
                  <w:szCs w:val="22"/>
                  <w:lang w:eastAsia="en-GB"/>
                </w:rPr>
                <w:delText>(Auto-filled Today's Date)</w:delText>
              </w:r>
            </w:del>
          </w:p>
        </w:tc>
        <w:tc>
          <w:tcPr>
            <w:tcW w:w="5850" w:type="dxa"/>
            <w:tcBorders>
              <w:top w:val="single" w:color="auto" w:sz="4" w:space="0"/>
              <w:left w:val="nil"/>
              <w:bottom w:val="single" w:color="auto" w:sz="4" w:space="0"/>
              <w:right w:val="single" w:color="auto" w:sz="4" w:space="0"/>
            </w:tcBorders>
            <w:noWrap/>
            <w:vAlign w:val="bottom"/>
            <w:hideMark/>
          </w:tcPr>
          <w:p w:rsidRPr="00302F0C" w:rsidR="00F46B66" w:rsidDel="00841A97" w:rsidP="008E1760" w:rsidRDefault="00F46B66" w14:paraId="22354F1A" w14:textId="77777777">
            <w:pPr>
              <w:spacing w:after="0" w:line="240" w:lineRule="auto"/>
              <w:rPr>
                <w:del w:author="Akshay Raveendran" w:date="2025-07-22T15:41:00Z" w16du:dateUtc="2025-07-22T11:41:00Z" w:id="2758"/>
                <w:rFonts w:ascii="Arial" w:hAnsi="Arial" w:eastAsia="Times New Roman" w:cs="Arial"/>
                <w:color w:val="000000"/>
                <w:sz w:val="22"/>
                <w:szCs w:val="22"/>
                <w:lang w:eastAsia="en-GB"/>
              </w:rPr>
            </w:pPr>
            <w:del w:author="Akshay Raveendran" w:date="2025-07-22T15:41:00Z" w16du:dateUtc="2025-07-22T11:41:00Z" w:id="2759">
              <w:r w:rsidRPr="00302F0C" w:rsidDel="00841A97">
                <w:rPr>
                  <w:rFonts w:ascii="Arial" w:hAnsi="Arial" w:eastAsia="Times New Roman" w:cs="Arial"/>
                  <w:color w:val="000000"/>
                  <w:sz w:val="22"/>
                  <w:szCs w:val="22"/>
                  <w:lang w:eastAsia="en-GB"/>
                </w:rPr>
                <w:delText> </w:delText>
              </w:r>
            </w:del>
          </w:p>
        </w:tc>
      </w:tr>
      <w:tr w:rsidRPr="00302F0C" w:rsidR="00F46B66" w:rsidTr="00951142" w14:paraId="687C6472" w14:textId="77777777">
        <w:trPr>
          <w:trHeight w:val="290"/>
        </w:trPr>
        <w:tc>
          <w:tcPr>
            <w:tcW w:w="1980" w:type="dxa"/>
            <w:tcBorders>
              <w:top w:val="single" w:color="auto" w:sz="4" w:space="0"/>
              <w:left w:val="single" w:color="auto" w:sz="4" w:space="0"/>
              <w:bottom w:val="single" w:color="auto" w:sz="4" w:space="0"/>
              <w:right w:val="single" w:color="auto" w:sz="4" w:space="0"/>
            </w:tcBorders>
            <w:noWrap/>
            <w:vAlign w:val="bottom"/>
            <w:hideMark/>
          </w:tcPr>
          <w:p w:rsidRPr="00302F0C" w:rsidR="00F46B66" w:rsidP="008E1760" w:rsidRDefault="00415283" w14:paraId="1295E4A3" w14:textId="58EE4F45">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Policy </w:t>
            </w:r>
            <w:r w:rsidRPr="00302F0C" w:rsidR="009F6EDC">
              <w:rPr>
                <w:rFonts w:ascii="Arial" w:hAnsi="Arial" w:eastAsia="Times New Roman" w:cs="Arial"/>
                <w:color w:val="000000"/>
                <w:sz w:val="22"/>
                <w:szCs w:val="22"/>
                <w:lang w:eastAsia="en-GB"/>
              </w:rPr>
              <w:t>master</w:t>
            </w:r>
            <w:r w:rsidRPr="00302F0C" w:rsidR="00213E2F">
              <w:rPr>
                <w:rFonts w:ascii="Arial" w:hAnsi="Arial" w:eastAsia="Times New Roman" w:cs="Arial"/>
                <w:color w:val="000000"/>
                <w:sz w:val="22"/>
                <w:szCs w:val="22"/>
                <w:lang w:eastAsia="en-GB"/>
              </w:rPr>
              <w:t xml:space="preserve"> type</w:t>
            </w:r>
            <w:r w:rsidRPr="00302F0C" w:rsidR="004C7B9C">
              <w:rPr>
                <w:rFonts w:ascii="Arial" w:hAnsi="Arial" w:eastAsia="Times New Roman" w:cs="Arial"/>
                <w:color w:val="FF0000"/>
                <w:sz w:val="22"/>
                <w:szCs w:val="22"/>
                <w:lang w:eastAsia="en-GB"/>
              </w:rPr>
              <w:t>*</w:t>
            </w:r>
          </w:p>
        </w:tc>
        <w:tc>
          <w:tcPr>
            <w:tcW w:w="1710" w:type="dxa"/>
            <w:tcBorders>
              <w:top w:val="single" w:color="auto" w:sz="4" w:space="0"/>
              <w:left w:val="single" w:color="auto" w:sz="4" w:space="0"/>
              <w:bottom w:val="single" w:color="auto" w:sz="4" w:space="0"/>
              <w:right w:val="single" w:color="auto" w:sz="4" w:space="0"/>
            </w:tcBorders>
            <w:noWrap/>
            <w:vAlign w:val="bottom"/>
            <w:hideMark/>
          </w:tcPr>
          <w:p w:rsidRPr="00302F0C" w:rsidR="00F46B66" w:rsidP="008E1760" w:rsidRDefault="00837162" w14:paraId="1B70FFEF" w14:textId="7721F246">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Dropdown</w:t>
            </w:r>
            <w:r w:rsidRPr="00302F0C" w:rsidR="00F46B66">
              <w:rPr>
                <w:rFonts w:ascii="Arial" w:hAnsi="Arial" w:eastAsia="Times New Roman" w:cs="Arial"/>
                <w:color w:val="000000"/>
                <w:sz w:val="22"/>
                <w:szCs w:val="22"/>
                <w:lang w:eastAsia="en-GB"/>
              </w:rPr>
              <w:t xml:space="preserve">  </w:t>
            </w:r>
          </w:p>
        </w:tc>
        <w:tc>
          <w:tcPr>
            <w:tcW w:w="5850" w:type="dxa"/>
            <w:tcBorders>
              <w:top w:val="single" w:color="auto" w:sz="4" w:space="0"/>
              <w:left w:val="single" w:color="auto" w:sz="4" w:space="0"/>
              <w:bottom w:val="single" w:color="auto" w:sz="4" w:space="0"/>
              <w:right w:val="single" w:color="auto" w:sz="4" w:space="0"/>
            </w:tcBorders>
            <w:noWrap/>
            <w:vAlign w:val="bottom"/>
            <w:hideMark/>
          </w:tcPr>
          <w:p w:rsidRPr="00302F0C" w:rsidR="00F46B66" w:rsidP="008E1760" w:rsidRDefault="00837162" w14:paraId="59172893" w14:textId="4B27867F">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Dropdown of all group policy requirements</w:t>
            </w:r>
          </w:p>
        </w:tc>
      </w:tr>
      <w:tr w:rsidRPr="00302F0C" w:rsidR="00F46B66" w:rsidTr="00856FBF" w14:paraId="6AC854B2" w14:textId="77777777">
        <w:trPr>
          <w:trHeight w:val="290"/>
        </w:trPr>
        <w:tc>
          <w:tcPr>
            <w:tcW w:w="1980" w:type="dxa"/>
            <w:tcBorders>
              <w:top w:val="single" w:color="auto" w:sz="4" w:space="0"/>
              <w:left w:val="single" w:color="auto" w:sz="4" w:space="0"/>
              <w:bottom w:val="single" w:color="auto" w:sz="4" w:space="0"/>
              <w:right w:val="single" w:color="auto" w:sz="4" w:space="0"/>
            </w:tcBorders>
            <w:noWrap/>
            <w:vAlign w:val="bottom"/>
          </w:tcPr>
          <w:p w:rsidRPr="00302F0C" w:rsidR="00F46B66" w:rsidP="008E1760" w:rsidRDefault="00CB0454" w14:paraId="0726497A" w14:textId="78369E96">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Member requests</w:t>
            </w:r>
            <w:r w:rsidRPr="00302F0C" w:rsidR="00A639EC">
              <w:rPr>
                <w:rFonts w:ascii="Arial" w:hAnsi="Arial" w:eastAsia="Times New Roman" w:cs="Arial"/>
                <w:color w:val="FF0000"/>
                <w:sz w:val="22"/>
                <w:szCs w:val="22"/>
                <w:lang w:eastAsia="en-GB"/>
              </w:rPr>
              <w:t>*</w:t>
            </w:r>
          </w:p>
        </w:tc>
        <w:tc>
          <w:tcPr>
            <w:tcW w:w="1710" w:type="dxa"/>
            <w:tcBorders>
              <w:top w:val="single" w:color="auto" w:sz="4" w:space="0"/>
              <w:left w:val="single" w:color="auto" w:sz="4" w:space="0"/>
              <w:bottom w:val="single" w:color="auto" w:sz="4" w:space="0"/>
              <w:right w:val="single" w:color="auto" w:sz="4" w:space="0"/>
            </w:tcBorders>
            <w:noWrap/>
            <w:vAlign w:val="bottom"/>
          </w:tcPr>
          <w:p w:rsidRPr="00302F0C" w:rsidR="00F46B66" w:rsidP="008E1760" w:rsidRDefault="00F46B66" w14:paraId="62DD7B8D" w14:textId="60D84D7C">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Dropdown </w:t>
            </w:r>
            <w:r w:rsidRPr="00302F0C" w:rsidR="00707AAB">
              <w:rPr>
                <w:rFonts w:ascii="Arial" w:hAnsi="Arial" w:eastAsia="Times New Roman" w:cs="Arial"/>
                <w:color w:val="000000"/>
                <w:sz w:val="22"/>
                <w:szCs w:val="22"/>
                <w:lang w:eastAsia="en-GB"/>
              </w:rPr>
              <w:t>with option for multiple selection</w:t>
            </w:r>
            <w:r w:rsidRPr="00302F0C">
              <w:rPr>
                <w:rFonts w:ascii="Arial" w:hAnsi="Arial" w:eastAsia="Times New Roman" w:cs="Arial"/>
                <w:color w:val="000000"/>
                <w:sz w:val="22"/>
                <w:szCs w:val="22"/>
                <w:lang w:eastAsia="en-GB"/>
              </w:rPr>
              <w:t xml:space="preserve"> </w:t>
            </w:r>
          </w:p>
        </w:tc>
        <w:tc>
          <w:tcPr>
            <w:tcW w:w="5850" w:type="dxa"/>
            <w:tcBorders>
              <w:top w:val="single" w:color="auto" w:sz="4" w:space="0"/>
              <w:left w:val="single" w:color="auto" w:sz="4" w:space="0"/>
              <w:bottom w:val="single" w:color="auto" w:sz="4" w:space="0"/>
              <w:right w:val="single" w:color="auto" w:sz="4" w:space="0"/>
            </w:tcBorders>
            <w:noWrap/>
            <w:vAlign w:val="bottom"/>
          </w:tcPr>
          <w:p w:rsidRPr="00302F0C" w:rsidR="00F46B66" w:rsidP="008E1760" w:rsidRDefault="00215D7B" w14:paraId="65D9ACD5" w14:textId="39F4F7BC">
            <w:pPr>
              <w:spacing w:after="0" w:line="240" w:lineRule="auto"/>
              <w:rPr>
                <w:rFonts w:ascii="Arial" w:hAnsi="Arial" w:eastAsia="Times New Roman" w:cs="Arial"/>
                <w:color w:val="000000" w:themeColor="text1"/>
                <w:sz w:val="22"/>
                <w:szCs w:val="22"/>
                <w:lang w:eastAsia="en-GB"/>
              </w:rPr>
            </w:pPr>
            <w:r w:rsidRPr="00302F0C">
              <w:rPr>
                <w:rFonts w:ascii="Arial" w:hAnsi="Arial" w:eastAsia="Times New Roman" w:cs="Arial"/>
                <w:color w:val="000000" w:themeColor="text1"/>
                <w:sz w:val="22"/>
                <w:szCs w:val="22"/>
                <w:lang w:eastAsia="en-GB"/>
              </w:rPr>
              <w:t>(Will also l</w:t>
            </w:r>
            <w:r w:rsidRPr="00302F0C" w:rsidR="00F46B66">
              <w:rPr>
                <w:rFonts w:ascii="Arial" w:hAnsi="Arial" w:eastAsia="Times New Roman" w:cs="Arial"/>
                <w:color w:val="000000" w:themeColor="text1"/>
                <w:sz w:val="22"/>
                <w:szCs w:val="22"/>
                <w:lang w:eastAsia="en-GB"/>
              </w:rPr>
              <w:t xml:space="preserve">ist </w:t>
            </w:r>
            <w:r w:rsidRPr="00302F0C">
              <w:rPr>
                <w:rFonts w:ascii="Arial" w:hAnsi="Arial" w:eastAsia="Times New Roman" w:cs="Arial"/>
                <w:color w:val="000000" w:themeColor="text1"/>
                <w:sz w:val="22"/>
                <w:szCs w:val="22"/>
                <w:lang w:eastAsia="en-GB"/>
              </w:rPr>
              <w:t>down</w:t>
            </w:r>
            <w:r w:rsidRPr="00302F0C" w:rsidR="00F46B66">
              <w:rPr>
                <w:rFonts w:ascii="Arial" w:hAnsi="Arial" w:eastAsia="Times New Roman" w:cs="Arial"/>
                <w:color w:val="000000" w:themeColor="text1"/>
                <w:sz w:val="22"/>
                <w:szCs w:val="22"/>
                <w:lang w:eastAsia="en-GB"/>
              </w:rPr>
              <w:t xml:space="preserve"> </w:t>
            </w:r>
            <w:r w:rsidRPr="00302F0C" w:rsidR="0041506E">
              <w:rPr>
                <w:rFonts w:ascii="Arial" w:hAnsi="Arial" w:eastAsia="Times New Roman" w:cs="Arial"/>
                <w:color w:val="000000" w:themeColor="text1"/>
                <w:sz w:val="22"/>
                <w:szCs w:val="22"/>
                <w:lang w:eastAsia="en-GB"/>
              </w:rPr>
              <w:t>all requests currently</w:t>
            </w:r>
            <w:r w:rsidRPr="00302F0C" w:rsidR="00AA0616">
              <w:rPr>
                <w:rFonts w:ascii="Arial" w:hAnsi="Arial" w:eastAsia="Times New Roman" w:cs="Arial"/>
                <w:color w:val="000000" w:themeColor="text1"/>
                <w:sz w:val="22"/>
                <w:szCs w:val="22"/>
                <w:lang w:eastAsia="en-GB"/>
              </w:rPr>
              <w:t xml:space="preserve"> grouped under policy master type</w:t>
            </w:r>
            <w:r w:rsidRPr="00302F0C">
              <w:rPr>
                <w:rFonts w:ascii="Arial" w:hAnsi="Arial" w:eastAsia="Times New Roman" w:cs="Arial"/>
                <w:color w:val="000000" w:themeColor="text1"/>
                <w:sz w:val="22"/>
                <w:szCs w:val="22"/>
                <w:lang w:eastAsia="en-GB"/>
              </w:rPr>
              <w:t>)</w:t>
            </w:r>
          </w:p>
        </w:tc>
      </w:tr>
      <w:tr w:rsidRPr="00302F0C" w:rsidR="00454785" w:rsidTr="00856FBF" w14:paraId="2E5D09D6" w14:textId="77777777">
        <w:trPr>
          <w:trHeight w:val="290"/>
        </w:trPr>
        <w:tc>
          <w:tcPr>
            <w:tcW w:w="1980" w:type="dxa"/>
            <w:tcBorders>
              <w:top w:val="single" w:color="auto" w:sz="4" w:space="0"/>
              <w:left w:val="single" w:color="auto" w:sz="4" w:space="0"/>
              <w:bottom w:val="single" w:color="auto" w:sz="4" w:space="0"/>
              <w:right w:val="single" w:color="auto" w:sz="4" w:space="0"/>
            </w:tcBorders>
            <w:noWrap/>
            <w:vAlign w:val="bottom"/>
          </w:tcPr>
          <w:p w:rsidRPr="00302F0C" w:rsidR="00454785" w:rsidP="008E1760" w:rsidRDefault="00454785" w14:paraId="4591230B" w14:textId="695BA190">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Total value</w:t>
            </w:r>
          </w:p>
        </w:tc>
        <w:tc>
          <w:tcPr>
            <w:tcW w:w="1710" w:type="dxa"/>
            <w:tcBorders>
              <w:top w:val="single" w:color="auto" w:sz="4" w:space="0"/>
              <w:left w:val="single" w:color="auto" w:sz="4" w:space="0"/>
              <w:bottom w:val="single" w:color="auto" w:sz="4" w:space="0"/>
              <w:right w:val="single" w:color="auto" w:sz="4" w:space="0"/>
            </w:tcBorders>
            <w:noWrap/>
            <w:vAlign w:val="bottom"/>
          </w:tcPr>
          <w:p w:rsidRPr="00302F0C" w:rsidR="00454785" w:rsidP="008E1760" w:rsidRDefault="00454785" w14:paraId="6BFA3A5B" w14:textId="5FB908DB">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Autocalculated by the system</w:t>
            </w:r>
          </w:p>
        </w:tc>
        <w:tc>
          <w:tcPr>
            <w:tcW w:w="5850" w:type="dxa"/>
            <w:tcBorders>
              <w:top w:val="single" w:color="auto" w:sz="4" w:space="0"/>
              <w:left w:val="single" w:color="auto" w:sz="4" w:space="0"/>
              <w:bottom w:val="single" w:color="auto" w:sz="4" w:space="0"/>
              <w:right w:val="single" w:color="auto" w:sz="4" w:space="0"/>
            </w:tcBorders>
            <w:noWrap/>
            <w:vAlign w:val="bottom"/>
          </w:tcPr>
          <w:p w:rsidRPr="00302F0C" w:rsidR="00454785" w:rsidP="008E1760" w:rsidRDefault="00454785" w14:paraId="799D9B55" w14:textId="58D95308">
            <w:pPr>
              <w:spacing w:after="0" w:line="240" w:lineRule="auto"/>
              <w:rPr>
                <w:rFonts w:ascii="Arial" w:hAnsi="Arial" w:eastAsia="Times New Roman" w:cs="Arial"/>
                <w:color w:val="000000" w:themeColor="text1"/>
                <w:sz w:val="22"/>
                <w:szCs w:val="22"/>
                <w:lang w:eastAsia="en-GB"/>
              </w:rPr>
            </w:pPr>
            <w:r w:rsidRPr="00302F0C">
              <w:rPr>
                <w:rFonts w:ascii="Arial" w:hAnsi="Arial" w:eastAsia="Times New Roman" w:cs="Arial"/>
                <w:color w:val="000000" w:themeColor="text1"/>
                <w:sz w:val="22"/>
                <w:szCs w:val="22"/>
                <w:lang w:eastAsia="en-GB"/>
              </w:rPr>
              <w:t xml:space="preserve">Total value = </w:t>
            </w:r>
            <w:r w:rsidRPr="00302F0C" w:rsidR="005958C4">
              <w:rPr>
                <w:rFonts w:ascii="Arial" w:hAnsi="Arial" w:eastAsia="Times New Roman" w:cs="Arial"/>
                <w:color w:val="000000" w:themeColor="text1"/>
                <w:sz w:val="22"/>
                <w:szCs w:val="22"/>
                <w:lang w:eastAsia="en-GB"/>
              </w:rPr>
              <w:t>Total</w:t>
            </w:r>
            <w:r w:rsidRPr="00302F0C">
              <w:rPr>
                <w:rFonts w:ascii="Arial" w:hAnsi="Arial" w:eastAsia="Times New Roman" w:cs="Arial"/>
                <w:color w:val="000000" w:themeColor="text1"/>
                <w:sz w:val="22"/>
                <w:szCs w:val="22"/>
                <w:lang w:eastAsia="en-GB"/>
              </w:rPr>
              <w:t xml:space="preserve"> of </w:t>
            </w:r>
            <w:r w:rsidRPr="00302F0C" w:rsidR="005958C4">
              <w:rPr>
                <w:rFonts w:ascii="Arial" w:hAnsi="Arial" w:eastAsia="Times New Roman" w:cs="Arial"/>
                <w:color w:val="000000" w:themeColor="text1"/>
                <w:sz w:val="22"/>
                <w:szCs w:val="22"/>
                <w:lang w:eastAsia="en-GB"/>
              </w:rPr>
              <w:t xml:space="preserve">sum insured/project value for all request that comes in a </w:t>
            </w:r>
            <w:r w:rsidRPr="00302F0C" w:rsidR="00B1012D">
              <w:rPr>
                <w:rFonts w:ascii="Arial" w:hAnsi="Arial" w:eastAsia="Times New Roman" w:cs="Arial"/>
                <w:color w:val="000000" w:themeColor="text1"/>
                <w:sz w:val="22"/>
                <w:szCs w:val="22"/>
                <w:lang w:eastAsia="en-GB"/>
              </w:rPr>
              <w:t>group request</w:t>
            </w:r>
          </w:p>
        </w:tc>
      </w:tr>
      <w:tr w:rsidRPr="00302F0C" w:rsidR="003A121F" w:rsidTr="00856FBF" w14:paraId="53BF4E00" w14:textId="77777777">
        <w:trPr>
          <w:trHeight w:val="290"/>
        </w:trPr>
        <w:tc>
          <w:tcPr>
            <w:tcW w:w="1980" w:type="dxa"/>
            <w:tcBorders>
              <w:top w:val="single" w:color="auto" w:sz="4" w:space="0"/>
              <w:left w:val="single" w:color="auto" w:sz="4" w:space="0"/>
              <w:bottom w:val="single" w:color="auto" w:sz="4" w:space="0"/>
              <w:right w:val="single" w:color="auto" w:sz="4" w:space="0"/>
            </w:tcBorders>
            <w:noWrap/>
            <w:vAlign w:val="bottom"/>
          </w:tcPr>
          <w:p w:rsidRPr="00302F0C" w:rsidR="003A121F" w:rsidP="008E1760" w:rsidRDefault="003A121F" w14:paraId="0C297D16" w14:textId="59C3621D">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Description</w:t>
            </w:r>
          </w:p>
        </w:tc>
        <w:tc>
          <w:tcPr>
            <w:tcW w:w="1710" w:type="dxa"/>
            <w:tcBorders>
              <w:top w:val="single" w:color="auto" w:sz="4" w:space="0"/>
              <w:left w:val="single" w:color="auto" w:sz="4" w:space="0"/>
              <w:bottom w:val="single" w:color="auto" w:sz="4" w:space="0"/>
              <w:right w:val="single" w:color="auto" w:sz="4" w:space="0"/>
            </w:tcBorders>
            <w:noWrap/>
            <w:vAlign w:val="bottom"/>
          </w:tcPr>
          <w:p w:rsidRPr="00302F0C" w:rsidR="003A121F" w:rsidP="008E1760" w:rsidRDefault="003A121F" w14:paraId="2EB06938" w14:textId="776D5F88">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Alphanumeric field</w:t>
            </w:r>
          </w:p>
        </w:tc>
        <w:tc>
          <w:tcPr>
            <w:tcW w:w="5850" w:type="dxa"/>
            <w:tcBorders>
              <w:top w:val="single" w:color="auto" w:sz="4" w:space="0"/>
              <w:left w:val="single" w:color="auto" w:sz="4" w:space="0"/>
              <w:bottom w:val="single" w:color="auto" w:sz="4" w:space="0"/>
              <w:right w:val="single" w:color="auto" w:sz="4" w:space="0"/>
            </w:tcBorders>
            <w:noWrap/>
            <w:vAlign w:val="bottom"/>
          </w:tcPr>
          <w:p w:rsidRPr="00302F0C" w:rsidR="003A121F" w:rsidP="008E1760" w:rsidRDefault="003A121F" w14:paraId="40C153F9" w14:textId="77777777">
            <w:pPr>
              <w:spacing w:after="0" w:line="240" w:lineRule="auto"/>
              <w:rPr>
                <w:rFonts w:ascii="Arial" w:hAnsi="Arial" w:eastAsia="Times New Roman" w:cs="Arial"/>
                <w:color w:val="000000" w:themeColor="text1"/>
                <w:sz w:val="22"/>
                <w:szCs w:val="22"/>
                <w:lang w:eastAsia="en-GB"/>
              </w:rPr>
            </w:pPr>
          </w:p>
        </w:tc>
      </w:tr>
    </w:tbl>
    <w:p w:rsidRPr="00302F0C" w:rsidR="007C1755" w:rsidP="00F46B66" w:rsidRDefault="007C1755" w14:paraId="3427970B" w14:textId="77777777">
      <w:pPr>
        <w:rPr>
          <w:rFonts w:ascii="Arial" w:hAnsi="Arial" w:cs="Arial"/>
        </w:rPr>
      </w:pPr>
    </w:p>
    <w:p w:rsidRPr="00302F0C" w:rsidR="00AA0616" w:rsidP="00F46B66" w:rsidRDefault="00AA0616" w14:paraId="2C0CF120" w14:textId="71A04F57">
      <w:pPr>
        <w:rPr>
          <w:rFonts w:ascii="Arial" w:hAnsi="Arial" w:cs="Arial"/>
        </w:rPr>
      </w:pPr>
      <w:r w:rsidRPr="00302F0C">
        <w:rPr>
          <w:rFonts w:ascii="Arial" w:hAnsi="Arial" w:cs="Arial"/>
        </w:rPr>
        <w:t>Notes:</w:t>
      </w:r>
    </w:p>
    <w:p w:rsidRPr="00302F0C" w:rsidR="009B562F" w:rsidP="00AA0616" w:rsidRDefault="009B562F" w14:paraId="49ED9F35" w14:textId="77777777">
      <w:pPr>
        <w:pStyle w:val="ListParagraph"/>
        <w:numPr>
          <w:ilvl w:val="0"/>
          <w:numId w:val="61"/>
        </w:numPr>
        <w:rPr>
          <w:rFonts w:ascii="Arial" w:hAnsi="Arial" w:cs="Arial"/>
        </w:rPr>
      </w:pPr>
      <w:r w:rsidRPr="00302F0C">
        <w:rPr>
          <w:rFonts w:ascii="Arial" w:hAnsi="Arial" w:cs="Arial"/>
        </w:rPr>
        <w:t>PSSC user will assign a policy master type to all requests based on the group policy type for consolidation.</w:t>
      </w:r>
    </w:p>
    <w:p w:rsidRPr="00302F0C" w:rsidR="00E12E7F" w:rsidP="00AA0616" w:rsidRDefault="00E12E7F" w14:paraId="6CFF8FE4" w14:textId="77777777">
      <w:pPr>
        <w:pStyle w:val="ListParagraph"/>
        <w:numPr>
          <w:ilvl w:val="0"/>
          <w:numId w:val="61"/>
        </w:numPr>
        <w:rPr>
          <w:rFonts w:ascii="Arial" w:hAnsi="Arial" w:cs="Arial"/>
        </w:rPr>
      </w:pPr>
      <w:r w:rsidRPr="00302F0C">
        <w:rPr>
          <w:rFonts w:ascii="Arial" w:hAnsi="Arial" w:cs="Arial"/>
        </w:rPr>
        <w:t>For all group-level requests grouped under one policy master type, a single vendor sourcing form (Form 2) and status update form (Form 3) will be created after all requests are submitted.</w:t>
      </w:r>
    </w:p>
    <w:p w:rsidRPr="00302F0C" w:rsidR="00A639EC" w:rsidP="00AA0616" w:rsidRDefault="00E12E7F" w14:paraId="53BA324F" w14:textId="20CD04F2">
      <w:pPr>
        <w:pStyle w:val="ListParagraph"/>
        <w:numPr>
          <w:ilvl w:val="0"/>
          <w:numId w:val="61"/>
        </w:numPr>
        <w:rPr>
          <w:rFonts w:ascii="Arial" w:hAnsi="Arial" w:cs="Arial"/>
        </w:rPr>
      </w:pPr>
      <w:r w:rsidRPr="00302F0C">
        <w:rPr>
          <w:rFonts w:ascii="Arial" w:hAnsi="Arial" w:cs="Arial"/>
        </w:rPr>
        <w:t>PSSC user will have the option to access Form 1.1 directly as the next step after Form 1</w:t>
      </w:r>
    </w:p>
    <w:p w:rsidRPr="00302F0C" w:rsidR="00914D9A" w:rsidP="00914D9A" w:rsidRDefault="00825D24" w14:paraId="0A01241A" w14:textId="7A112A72">
      <w:pPr>
        <w:pStyle w:val="Heading3"/>
        <w:rPr>
          <w:ins w:author="Akshay Raveendran" w:date="2025-07-20T23:18:00Z" w16du:dateUtc="2025-07-20T19:18:00Z" w:id="2760"/>
          <w:rFonts w:ascii="Arial" w:hAnsi="Arial" w:cs="Arial"/>
        </w:rPr>
      </w:pPr>
      <w:bookmarkStart w:name="_Toc204935524" w:id="2761"/>
      <w:r w:rsidRPr="00302F0C">
        <w:rPr>
          <w:rFonts w:ascii="Arial" w:hAnsi="Arial" w:cs="Arial"/>
        </w:rPr>
        <w:t>2</w:t>
      </w:r>
      <w:r w:rsidRPr="00302F0C" w:rsidR="007254E4">
        <w:rPr>
          <w:rFonts w:ascii="Arial" w:hAnsi="Arial" w:cs="Arial"/>
        </w:rPr>
        <w:t xml:space="preserve">.3.2 </w:t>
      </w:r>
      <w:ins w:author="Akshay Raveendran" w:date="2025-07-20T23:28:00Z" w16du:dateUtc="2025-07-20T19:28:00Z" w:id="2762">
        <w:r w:rsidRPr="00302F0C" w:rsidR="00216114">
          <w:rPr>
            <w:rFonts w:ascii="Arial" w:hAnsi="Arial" w:cs="Arial"/>
          </w:rPr>
          <w:t xml:space="preserve">Insurance </w:t>
        </w:r>
      </w:ins>
      <w:ins w:author="Akshay Raveendran" w:date="2025-07-20T23:18:00Z" w16du:dateUtc="2025-07-20T19:18:00Z" w:id="2763">
        <w:r w:rsidRPr="00302F0C" w:rsidR="00914D9A">
          <w:rPr>
            <w:rFonts w:ascii="Arial" w:hAnsi="Arial" w:cs="Arial"/>
          </w:rPr>
          <w:t xml:space="preserve">Vendor Sourcing </w:t>
        </w:r>
      </w:ins>
      <w:ins w:author="Akshay Raveendran" w:date="2025-07-21T00:24:00Z" w16du:dateUtc="2025-07-20T20:24:00Z" w:id="2764">
        <w:r w:rsidRPr="00302F0C" w:rsidR="00947DFC">
          <w:rPr>
            <w:rFonts w:ascii="Arial" w:hAnsi="Arial" w:cs="Arial"/>
          </w:rPr>
          <w:t xml:space="preserve">Form (Form 2) </w:t>
        </w:r>
      </w:ins>
      <w:ins w:author="Akshay Raveendran" w:date="2025-07-20T23:18:00Z" w16du:dateUtc="2025-07-20T19:18:00Z" w:id="2765">
        <w:r w:rsidRPr="00302F0C" w:rsidR="00914D9A">
          <w:rPr>
            <w:rFonts w:ascii="Arial" w:hAnsi="Arial" w:cs="Arial"/>
          </w:rPr>
          <w:t>(From PSSC to vendors)</w:t>
        </w:r>
        <w:bookmarkEnd w:id="2761"/>
      </w:ins>
    </w:p>
    <w:p w:rsidRPr="00302F0C" w:rsidR="005567F1" w:rsidP="005567F1" w:rsidRDefault="005567F1" w14:paraId="6E53A664" w14:textId="77777777">
      <w:pPr>
        <w:rPr>
          <w:ins w:author="Akshay Raveendran" w:date="2025-07-20T23:18:00Z" w16du:dateUtc="2025-07-20T19:18:00Z" w:id="2766"/>
          <w:rFonts w:ascii="Arial" w:hAnsi="Arial" w:cs="Arial"/>
        </w:rPr>
      </w:pPr>
    </w:p>
    <w:tbl>
      <w:tblPr>
        <w:tblW w:w="9535" w:type="dxa"/>
        <w:tblLook w:val="04A0" w:firstRow="1" w:lastRow="0" w:firstColumn="1" w:lastColumn="0" w:noHBand="0" w:noVBand="1"/>
      </w:tblPr>
      <w:tblGrid>
        <w:gridCol w:w="1960"/>
        <w:gridCol w:w="3795"/>
        <w:gridCol w:w="3780"/>
      </w:tblGrid>
      <w:tr w:rsidRPr="00302F0C" w:rsidR="00CE2A33" w14:paraId="0B58349C" w14:textId="77777777">
        <w:trPr>
          <w:trHeight w:val="290"/>
          <w:ins w:author="Akshay Raveendran" w:date="2025-07-20T23:28:00Z" w:id="2767"/>
        </w:trPr>
        <w:tc>
          <w:tcPr>
            <w:tcW w:w="9535" w:type="dxa"/>
            <w:gridSpan w:val="3"/>
            <w:tcBorders>
              <w:top w:val="single" w:color="auto" w:sz="4" w:space="0"/>
              <w:left w:val="single" w:color="auto" w:sz="4" w:space="0"/>
              <w:bottom w:val="single" w:color="auto" w:sz="4" w:space="0"/>
              <w:right w:val="single" w:color="auto" w:sz="4" w:space="0"/>
            </w:tcBorders>
            <w:shd w:val="clear" w:color="auto" w:fill="B4C6E7"/>
            <w:noWrap/>
            <w:vAlign w:val="center"/>
            <w:hideMark/>
          </w:tcPr>
          <w:p w:rsidRPr="00302F0C" w:rsidR="00CE2A33" w:rsidRDefault="00CE2A33" w14:paraId="3E2778F5" w14:textId="77777777">
            <w:pPr>
              <w:spacing w:after="0" w:line="240" w:lineRule="auto"/>
              <w:jc w:val="center"/>
              <w:rPr>
                <w:ins w:author="Akshay Raveendran" w:date="2025-07-20T23:28:00Z" w16du:dateUtc="2025-07-20T19:28:00Z" w:id="2768"/>
                <w:rFonts w:ascii="Arial" w:hAnsi="Arial" w:eastAsia="Times New Roman" w:cs="Arial"/>
                <w:b/>
                <w:color w:val="000000"/>
                <w:sz w:val="22"/>
                <w:szCs w:val="22"/>
                <w:lang w:eastAsia="en-GB"/>
              </w:rPr>
            </w:pPr>
            <w:ins w:author="Akshay Raveendran" w:date="2025-07-20T23:28:00Z" w16du:dateUtc="2025-07-20T19:28:00Z" w:id="2769">
              <w:r w:rsidRPr="00302F0C">
                <w:rPr>
                  <w:rFonts w:ascii="Arial" w:hAnsi="Arial" w:eastAsia="Times New Roman" w:cs="Arial"/>
                  <w:b/>
                  <w:color w:val="000000"/>
                  <w:sz w:val="22"/>
                  <w:szCs w:val="22"/>
                  <w:lang w:eastAsia="en-GB"/>
                </w:rPr>
                <w:t>Digital Form</w:t>
              </w:r>
            </w:ins>
          </w:p>
        </w:tc>
      </w:tr>
      <w:tr w:rsidRPr="00302F0C" w:rsidR="00CE2A33" w14:paraId="268B074E" w14:textId="77777777">
        <w:trPr>
          <w:trHeight w:val="620"/>
          <w:ins w:author="Akshay Raveendran" w:date="2025-07-20T23:28:00Z" w:id="2770"/>
        </w:trPr>
        <w:tc>
          <w:tcPr>
            <w:tcW w:w="9535" w:type="dxa"/>
            <w:gridSpan w:val="3"/>
            <w:tcBorders>
              <w:top w:val="single" w:color="auto" w:sz="4" w:space="0"/>
              <w:left w:val="single" w:color="auto" w:sz="4" w:space="0"/>
              <w:bottom w:val="single" w:color="auto" w:sz="4" w:space="0"/>
              <w:right w:val="single" w:color="auto" w:sz="4" w:space="0"/>
            </w:tcBorders>
            <w:noWrap/>
            <w:vAlign w:val="center"/>
            <w:hideMark/>
          </w:tcPr>
          <w:p w:rsidRPr="00302F0C" w:rsidR="00CE2A33" w:rsidRDefault="00CE2A33" w14:paraId="51E703D6" w14:textId="413B5AC8">
            <w:pPr>
              <w:spacing w:after="0" w:line="240" w:lineRule="auto"/>
              <w:jc w:val="center"/>
              <w:rPr>
                <w:ins w:author="Akshay Raveendran" w:date="2025-07-20T23:28:00Z" w16du:dateUtc="2025-07-20T19:28:00Z" w:id="2771"/>
                <w:rFonts w:ascii="Arial" w:hAnsi="Arial" w:eastAsia="Times New Roman" w:cs="Arial"/>
                <w:color w:val="000000"/>
                <w:lang w:eastAsia="en-GB"/>
              </w:rPr>
            </w:pPr>
            <w:ins w:author="Akshay Raveendran" w:date="2025-07-20T23:28:00Z" w16du:dateUtc="2025-07-20T19:28:00Z" w:id="2772">
              <w:r w:rsidRPr="00302F0C">
                <w:rPr>
                  <w:rFonts w:ascii="Arial" w:hAnsi="Arial" w:eastAsia="Times New Roman" w:cs="Arial"/>
                  <w:color w:val="000000"/>
                  <w:lang w:eastAsia="en-GB"/>
                </w:rPr>
                <w:t>Vendor Sourcing Form</w:t>
              </w:r>
            </w:ins>
            <w:r w:rsidRPr="00302F0C" w:rsidR="00D76954">
              <w:rPr>
                <w:rFonts w:ascii="Arial" w:hAnsi="Arial" w:eastAsia="Times New Roman" w:cs="Arial"/>
                <w:color w:val="000000"/>
                <w:lang w:eastAsia="en-GB"/>
              </w:rPr>
              <w:t xml:space="preserve"> </w:t>
            </w:r>
          </w:p>
        </w:tc>
      </w:tr>
      <w:tr w:rsidRPr="00302F0C" w:rsidR="00CE2A33" w14:paraId="3C905D97" w14:textId="77777777">
        <w:trPr>
          <w:trHeight w:val="580"/>
          <w:ins w:author="Akshay Raveendran" w:date="2025-07-20T23:28:00Z" w:id="2773"/>
        </w:trPr>
        <w:tc>
          <w:tcPr>
            <w:tcW w:w="1960" w:type="dxa"/>
            <w:tcBorders>
              <w:top w:val="nil"/>
              <w:left w:val="single" w:color="auto" w:sz="4" w:space="0"/>
              <w:bottom w:val="single" w:color="auto" w:sz="4" w:space="0"/>
              <w:right w:val="single" w:color="auto" w:sz="4" w:space="0"/>
            </w:tcBorders>
            <w:vAlign w:val="bottom"/>
            <w:hideMark/>
          </w:tcPr>
          <w:p w:rsidRPr="00302F0C" w:rsidR="00CE2A33" w:rsidRDefault="00360929" w14:paraId="3EA3F7A7" w14:textId="5AEA0660">
            <w:pPr>
              <w:spacing w:after="0" w:line="240" w:lineRule="auto"/>
              <w:rPr>
                <w:ins w:author="Akshay Raveendran" w:date="2025-07-20T23:28:00Z" w16du:dateUtc="2025-07-20T19:28:00Z" w:id="2774"/>
                <w:rFonts w:ascii="Arial" w:hAnsi="Arial" w:eastAsia="Times New Roman" w:cs="Arial"/>
                <w:color w:val="000000"/>
                <w:sz w:val="22"/>
                <w:szCs w:val="22"/>
                <w:lang w:eastAsia="en-GB"/>
              </w:rPr>
            </w:pPr>
            <w:ins w:author="Akshay Raveendran" w:date="2025-07-20T23:30:00Z" w16du:dateUtc="2025-07-20T19:30:00Z" w:id="2775">
              <w:r w:rsidRPr="00302F0C">
                <w:rPr>
                  <w:rFonts w:ascii="Arial" w:hAnsi="Arial" w:cs="Arial"/>
                  <w:color w:val="000000"/>
                  <w:sz w:val="22"/>
                  <w:szCs w:val="22"/>
                </w:rPr>
                <w:t xml:space="preserve">Insurance Req Reference </w:t>
              </w:r>
              <w:r w:rsidRPr="00302F0C" w:rsidR="00113F81">
                <w:rPr>
                  <w:rFonts w:ascii="Arial" w:hAnsi="Arial" w:cs="Arial"/>
                  <w:color w:val="000000"/>
                  <w:sz w:val="22"/>
                  <w:szCs w:val="22"/>
                </w:rPr>
                <w:t>No</w:t>
              </w:r>
            </w:ins>
          </w:p>
        </w:tc>
        <w:tc>
          <w:tcPr>
            <w:tcW w:w="3795" w:type="dxa"/>
            <w:tcBorders>
              <w:top w:val="nil"/>
              <w:left w:val="nil"/>
              <w:bottom w:val="single" w:color="auto" w:sz="4" w:space="0"/>
              <w:right w:val="single" w:color="auto" w:sz="4" w:space="0"/>
            </w:tcBorders>
            <w:vAlign w:val="bottom"/>
            <w:hideMark/>
          </w:tcPr>
          <w:p w:rsidRPr="00302F0C" w:rsidR="00CE2A33" w:rsidRDefault="00CE2A33" w14:paraId="3360A3FA" w14:textId="77777777">
            <w:pPr>
              <w:spacing w:after="0" w:line="240" w:lineRule="auto"/>
              <w:rPr>
                <w:ins w:author="Akshay Raveendran" w:date="2025-07-20T23:28:00Z" w16du:dateUtc="2025-07-20T19:28:00Z" w:id="2776"/>
                <w:rFonts w:ascii="Arial" w:hAnsi="Arial" w:eastAsia="Times New Roman" w:cs="Arial"/>
                <w:color w:val="000000"/>
                <w:sz w:val="22"/>
                <w:szCs w:val="22"/>
                <w:lang w:eastAsia="en-GB"/>
              </w:rPr>
            </w:pPr>
            <w:ins w:author="Akshay Raveendran" w:date="2025-07-20T23:28:00Z" w16du:dateUtc="2025-07-20T19:28:00Z" w:id="2777">
              <w:r w:rsidRPr="00302F0C">
                <w:rPr>
                  <w:rFonts w:ascii="Arial" w:hAnsi="Arial" w:cs="Arial"/>
                  <w:color w:val="000000"/>
                  <w:sz w:val="22"/>
                  <w:szCs w:val="22"/>
                </w:rPr>
                <w:t>Dropdown from portal database with option to select from open requests assigned to PSSC</w:t>
              </w:r>
            </w:ins>
          </w:p>
        </w:tc>
        <w:tc>
          <w:tcPr>
            <w:tcW w:w="3780" w:type="dxa"/>
            <w:tcBorders>
              <w:top w:val="nil"/>
              <w:left w:val="nil"/>
              <w:bottom w:val="single" w:color="auto" w:sz="4" w:space="0"/>
              <w:right w:val="single" w:color="auto" w:sz="4" w:space="0"/>
            </w:tcBorders>
            <w:vAlign w:val="bottom"/>
            <w:hideMark/>
          </w:tcPr>
          <w:p w:rsidRPr="00302F0C" w:rsidR="00CE2A33" w:rsidRDefault="00CE2A33" w14:paraId="1D7F6D49" w14:textId="245FB379">
            <w:pPr>
              <w:spacing w:after="0" w:line="240" w:lineRule="auto"/>
              <w:rPr>
                <w:ins w:author="Akshay Raveendran" w:date="2025-07-20T23:28:00Z" w16du:dateUtc="2025-07-20T19:28:00Z" w:id="2778"/>
                <w:rFonts w:ascii="Arial" w:hAnsi="Arial" w:eastAsia="Times New Roman" w:cs="Arial"/>
                <w:color w:val="000000"/>
                <w:sz w:val="22"/>
                <w:szCs w:val="22"/>
                <w:lang w:eastAsia="en-GB"/>
              </w:rPr>
            </w:pPr>
            <w:ins w:author="Akshay Raveendran" w:date="2025-07-20T23:28:00Z" w16du:dateUtc="2025-07-20T19:28:00Z" w:id="2779">
              <w:r w:rsidRPr="00302F0C">
                <w:rPr>
                  <w:rFonts w:ascii="Arial" w:hAnsi="Arial" w:eastAsia="Times New Roman" w:cs="Arial"/>
                  <w:color w:val="000000" w:themeColor="text1"/>
                  <w:sz w:val="22"/>
                  <w:szCs w:val="22"/>
                  <w:lang w:eastAsia="en-GB"/>
                </w:rPr>
                <w:t xml:space="preserve">Details to be fetched from </w:t>
              </w:r>
            </w:ins>
            <w:ins w:author="Akshay Raveendran" w:date="2025-07-20T23:31:00Z" w16du:dateUtc="2025-07-20T19:31:00Z" w:id="2780">
              <w:r w:rsidRPr="00302F0C" w:rsidR="00113F81">
                <w:rPr>
                  <w:rFonts w:ascii="Arial" w:hAnsi="Arial" w:eastAsia="Times New Roman" w:cs="Arial"/>
                  <w:color w:val="000000" w:themeColor="text1"/>
                  <w:sz w:val="22"/>
                  <w:szCs w:val="22"/>
                  <w:lang w:eastAsia="en-GB"/>
                </w:rPr>
                <w:t>I</w:t>
              </w:r>
            </w:ins>
            <w:ins w:author="Akshay Raveendran" w:date="2025-07-20T23:30:00Z" w16du:dateUtc="2025-07-20T19:30:00Z" w:id="2781">
              <w:r w:rsidRPr="00302F0C" w:rsidR="00113F81">
                <w:rPr>
                  <w:rFonts w:ascii="Arial" w:hAnsi="Arial" w:eastAsia="Times New Roman" w:cs="Arial"/>
                  <w:color w:val="000000" w:themeColor="text1"/>
                  <w:lang w:eastAsia="en-GB"/>
                </w:rPr>
                <w:t>nsurance Request Form</w:t>
              </w:r>
            </w:ins>
          </w:p>
        </w:tc>
      </w:tr>
      <w:tr w:rsidRPr="00302F0C" w:rsidR="00CE2A33" w14:paraId="654EA964" w14:textId="77777777">
        <w:trPr>
          <w:trHeight w:val="290"/>
          <w:ins w:author="Akshay Raveendran" w:date="2025-07-20T23:28:00Z" w:id="2782"/>
        </w:trPr>
        <w:tc>
          <w:tcPr>
            <w:tcW w:w="1960" w:type="dxa"/>
            <w:tcBorders>
              <w:top w:val="nil"/>
              <w:left w:val="single" w:color="auto" w:sz="4" w:space="0"/>
              <w:bottom w:val="single" w:color="auto" w:sz="4" w:space="0"/>
              <w:right w:val="single" w:color="auto" w:sz="4" w:space="0"/>
            </w:tcBorders>
            <w:vAlign w:val="bottom"/>
            <w:hideMark/>
          </w:tcPr>
          <w:p w:rsidRPr="00302F0C" w:rsidR="00CE2A33" w:rsidRDefault="00CE2A33" w14:paraId="09633C0E" w14:textId="69453168">
            <w:pPr>
              <w:spacing w:after="0" w:line="240" w:lineRule="auto"/>
              <w:rPr>
                <w:ins w:author="Akshay Raveendran" w:date="2025-07-20T23:28:00Z" w16du:dateUtc="2025-07-20T19:28:00Z" w:id="2783"/>
                <w:rFonts w:ascii="Arial" w:hAnsi="Arial" w:eastAsia="Times New Roman" w:cs="Arial"/>
                <w:color w:val="000000"/>
                <w:sz w:val="22"/>
                <w:szCs w:val="22"/>
                <w:lang w:eastAsia="en-GB"/>
              </w:rPr>
            </w:pPr>
            <w:ins w:author="Akshay Raveendran" w:date="2025-07-20T23:28:00Z" w16du:dateUtc="2025-07-20T19:28:00Z" w:id="2784">
              <w:r w:rsidRPr="00302F0C">
                <w:rPr>
                  <w:rFonts w:ascii="Arial" w:hAnsi="Arial" w:cs="Arial"/>
                  <w:color w:val="000000"/>
                  <w:sz w:val="22"/>
                  <w:szCs w:val="22"/>
                </w:rPr>
                <w:t xml:space="preserve">Type of </w:t>
              </w:r>
            </w:ins>
            <w:ins w:author="Akshay Raveendran" w:date="2025-07-20T23:41:00Z" w16du:dateUtc="2025-07-20T19:41:00Z" w:id="2785">
              <w:r w:rsidRPr="00302F0C" w:rsidR="00A634C1">
                <w:rPr>
                  <w:rFonts w:ascii="Arial" w:hAnsi="Arial" w:cs="Arial"/>
                  <w:color w:val="000000"/>
                  <w:sz w:val="22"/>
                  <w:szCs w:val="22"/>
                </w:rPr>
                <w:t>request</w:t>
              </w:r>
            </w:ins>
            <w:ins w:author="Akshay Raveendran" w:date="2025-07-20T23:28:00Z" w16du:dateUtc="2025-07-20T19:28:00Z" w:id="2786">
              <w:r w:rsidRPr="00302F0C">
                <w:rPr>
                  <w:rFonts w:ascii="Arial" w:hAnsi="Arial" w:cs="Arial"/>
                  <w:color w:val="000000"/>
                  <w:sz w:val="22"/>
                  <w:szCs w:val="22"/>
                </w:rPr>
                <w:t xml:space="preserve"> </w:t>
              </w:r>
              <w:r w:rsidRPr="00302F0C">
                <w:rPr>
                  <w:rFonts w:ascii="Arial" w:hAnsi="Arial" w:cs="Arial"/>
                  <w:color w:val="FF0000"/>
                  <w:sz w:val="22"/>
                  <w:szCs w:val="22"/>
                </w:rPr>
                <w:t>*</w:t>
              </w:r>
            </w:ins>
          </w:p>
        </w:tc>
        <w:tc>
          <w:tcPr>
            <w:tcW w:w="3795" w:type="dxa"/>
            <w:tcBorders>
              <w:top w:val="nil"/>
              <w:left w:val="nil"/>
              <w:bottom w:val="single" w:color="auto" w:sz="4" w:space="0"/>
              <w:right w:val="single" w:color="auto" w:sz="4" w:space="0"/>
            </w:tcBorders>
            <w:vAlign w:val="bottom"/>
            <w:hideMark/>
          </w:tcPr>
          <w:p w:rsidRPr="00302F0C" w:rsidR="00CE2A33" w:rsidRDefault="00CE2A33" w14:paraId="3F03A287" w14:textId="09EE1747">
            <w:pPr>
              <w:spacing w:after="0" w:line="240" w:lineRule="auto"/>
              <w:rPr>
                <w:ins w:author="Akshay Raveendran" w:date="2025-07-20T23:28:00Z" w16du:dateUtc="2025-07-20T19:28:00Z" w:id="2787"/>
                <w:rFonts w:ascii="Arial" w:hAnsi="Arial" w:eastAsia="Times New Roman" w:cs="Arial"/>
                <w:color w:val="000000"/>
                <w:sz w:val="22"/>
                <w:szCs w:val="22"/>
                <w:lang w:eastAsia="en-GB"/>
              </w:rPr>
            </w:pPr>
            <w:ins w:author="Akshay Raveendran" w:date="2025-07-20T23:28:00Z" w16du:dateUtc="2025-07-20T19:28:00Z" w:id="2788">
              <w:r w:rsidRPr="00302F0C">
                <w:rPr>
                  <w:rFonts w:ascii="Arial" w:hAnsi="Arial" w:cs="Arial"/>
                  <w:color w:val="000000"/>
                  <w:sz w:val="22"/>
                  <w:szCs w:val="22"/>
                </w:rPr>
                <w:t>Auto populate</w:t>
              </w:r>
            </w:ins>
            <w:ins w:author="Akshay Raveendran" w:date="2025-07-20T23:41:00Z" w16du:dateUtc="2025-07-20T19:41:00Z" w:id="2789">
              <w:r w:rsidRPr="00302F0C" w:rsidR="00A634C1">
                <w:rPr>
                  <w:rFonts w:ascii="Arial" w:hAnsi="Arial" w:cs="Arial"/>
                  <w:color w:val="000000"/>
                  <w:sz w:val="22"/>
                  <w:szCs w:val="22"/>
                </w:rPr>
                <w:t xml:space="preserve"> from </w:t>
              </w:r>
              <w:r w:rsidRPr="00302F0C" w:rsidR="00092DCF">
                <w:rPr>
                  <w:rFonts w:ascii="Arial" w:hAnsi="Arial" w:cs="Arial"/>
                  <w:color w:val="000000"/>
                  <w:sz w:val="22"/>
                  <w:szCs w:val="22"/>
                </w:rPr>
                <w:t>insurance request form</w:t>
              </w:r>
            </w:ins>
          </w:p>
        </w:tc>
        <w:tc>
          <w:tcPr>
            <w:tcW w:w="3780" w:type="dxa"/>
            <w:tcBorders>
              <w:top w:val="nil"/>
              <w:left w:val="nil"/>
              <w:bottom w:val="single" w:color="auto" w:sz="4" w:space="0"/>
              <w:right w:val="single" w:color="auto" w:sz="4" w:space="0"/>
            </w:tcBorders>
            <w:vAlign w:val="bottom"/>
            <w:hideMark/>
          </w:tcPr>
          <w:p w:rsidRPr="00302F0C" w:rsidR="00CE2A33" w:rsidRDefault="00CE2A33" w14:paraId="097EECCA" w14:textId="77777777">
            <w:pPr>
              <w:spacing w:after="0" w:line="240" w:lineRule="auto"/>
              <w:rPr>
                <w:ins w:author="Akshay Raveendran" w:date="2025-07-20T23:28:00Z" w16du:dateUtc="2025-07-20T19:28:00Z" w:id="2790"/>
                <w:rFonts w:ascii="Arial" w:hAnsi="Arial" w:eastAsia="Times New Roman" w:cs="Arial"/>
                <w:color w:val="000000"/>
                <w:sz w:val="22"/>
                <w:szCs w:val="22"/>
                <w:lang w:eastAsia="en-GB"/>
              </w:rPr>
            </w:pPr>
          </w:p>
        </w:tc>
      </w:tr>
      <w:tr w:rsidRPr="00302F0C" w:rsidR="00A634C1" w14:paraId="01CE51FD" w14:textId="77777777">
        <w:trPr>
          <w:trHeight w:val="290"/>
          <w:ins w:author="Akshay Raveendran" w:date="2025-07-20T23:40:00Z" w:id="2791"/>
        </w:trPr>
        <w:tc>
          <w:tcPr>
            <w:tcW w:w="1960" w:type="dxa"/>
            <w:tcBorders>
              <w:top w:val="nil"/>
              <w:left w:val="single" w:color="auto" w:sz="4" w:space="0"/>
              <w:bottom w:val="single" w:color="auto" w:sz="4" w:space="0"/>
              <w:right w:val="single" w:color="auto" w:sz="4" w:space="0"/>
            </w:tcBorders>
            <w:vAlign w:val="bottom"/>
          </w:tcPr>
          <w:p w:rsidRPr="00302F0C" w:rsidR="00A634C1" w:rsidRDefault="00092DCF" w14:paraId="55830AE4" w14:textId="1E81340D">
            <w:pPr>
              <w:spacing w:after="0" w:line="240" w:lineRule="auto"/>
              <w:rPr>
                <w:ins w:author="Akshay Raveendran" w:date="2025-07-20T23:40:00Z" w16du:dateUtc="2025-07-20T19:40:00Z" w:id="2792"/>
                <w:rFonts w:ascii="Arial" w:hAnsi="Arial" w:cs="Arial"/>
                <w:color w:val="000000"/>
                <w:sz w:val="22"/>
                <w:szCs w:val="22"/>
              </w:rPr>
            </w:pPr>
            <w:ins w:author="Akshay Raveendran" w:date="2025-07-20T23:41:00Z" w16du:dateUtc="2025-07-20T19:41:00Z" w:id="2793">
              <w:r w:rsidRPr="00302F0C">
                <w:rPr>
                  <w:rFonts w:ascii="Arial" w:hAnsi="Arial" w:cs="Arial"/>
                  <w:color w:val="000000"/>
                  <w:sz w:val="22"/>
                  <w:szCs w:val="22"/>
                </w:rPr>
                <w:t>Policy requir</w:t>
              </w:r>
            </w:ins>
            <w:ins w:author="Akshay Raveendran" w:date="2025-07-20T23:42:00Z" w16du:dateUtc="2025-07-20T19:42:00Z" w:id="2794">
              <w:r w:rsidRPr="00302F0C">
                <w:rPr>
                  <w:rFonts w:ascii="Arial" w:hAnsi="Arial" w:cs="Arial"/>
                  <w:color w:val="000000"/>
                  <w:sz w:val="22"/>
                  <w:szCs w:val="22"/>
                </w:rPr>
                <w:t>ement</w:t>
              </w:r>
              <w:r w:rsidRPr="00302F0C">
                <w:rPr>
                  <w:rFonts w:ascii="Arial" w:hAnsi="Arial" w:cs="Arial"/>
                  <w:color w:val="FF0000"/>
                  <w:sz w:val="22"/>
                  <w:szCs w:val="22"/>
                </w:rPr>
                <w:t>*</w:t>
              </w:r>
            </w:ins>
          </w:p>
        </w:tc>
        <w:tc>
          <w:tcPr>
            <w:tcW w:w="3795" w:type="dxa"/>
            <w:tcBorders>
              <w:top w:val="nil"/>
              <w:left w:val="nil"/>
              <w:bottom w:val="single" w:color="auto" w:sz="4" w:space="0"/>
              <w:right w:val="single" w:color="auto" w:sz="4" w:space="0"/>
            </w:tcBorders>
            <w:vAlign w:val="bottom"/>
          </w:tcPr>
          <w:p w:rsidRPr="00302F0C" w:rsidR="00A634C1" w:rsidRDefault="00092DCF" w14:paraId="1F45B31C" w14:textId="7F0DAE2E">
            <w:pPr>
              <w:spacing w:after="0" w:line="240" w:lineRule="auto"/>
              <w:rPr>
                <w:ins w:author="Akshay Raveendran" w:date="2025-07-20T23:40:00Z" w16du:dateUtc="2025-07-20T19:40:00Z" w:id="2795"/>
                <w:rFonts w:ascii="Arial" w:hAnsi="Arial" w:cs="Arial"/>
                <w:color w:val="000000"/>
                <w:sz w:val="22"/>
                <w:szCs w:val="22"/>
              </w:rPr>
            </w:pPr>
            <w:ins w:author="Akshay Raveendran" w:date="2025-07-20T23:42:00Z" w16du:dateUtc="2025-07-20T19:42:00Z" w:id="2796">
              <w:r w:rsidRPr="00302F0C">
                <w:rPr>
                  <w:rFonts w:ascii="Arial" w:hAnsi="Arial" w:cs="Arial"/>
                  <w:color w:val="000000"/>
                  <w:sz w:val="22"/>
                  <w:szCs w:val="22"/>
                </w:rPr>
                <w:t>Auto populate from insurance request form</w:t>
              </w:r>
            </w:ins>
          </w:p>
        </w:tc>
        <w:tc>
          <w:tcPr>
            <w:tcW w:w="3780" w:type="dxa"/>
            <w:tcBorders>
              <w:top w:val="nil"/>
              <w:left w:val="nil"/>
              <w:bottom w:val="single" w:color="auto" w:sz="4" w:space="0"/>
              <w:right w:val="single" w:color="auto" w:sz="4" w:space="0"/>
            </w:tcBorders>
            <w:vAlign w:val="bottom"/>
          </w:tcPr>
          <w:p w:rsidRPr="00302F0C" w:rsidR="00A634C1" w:rsidRDefault="00A634C1" w14:paraId="4FF4EA53" w14:textId="77777777">
            <w:pPr>
              <w:spacing w:after="0" w:line="240" w:lineRule="auto"/>
              <w:rPr>
                <w:ins w:author="Akshay Raveendran" w:date="2025-07-20T23:40:00Z" w16du:dateUtc="2025-07-20T19:40:00Z" w:id="2797"/>
                <w:rFonts w:ascii="Arial" w:hAnsi="Arial" w:eastAsia="Times New Roman" w:cs="Arial"/>
                <w:color w:val="000000"/>
                <w:sz w:val="22"/>
                <w:szCs w:val="22"/>
                <w:lang w:eastAsia="en-GB"/>
              </w:rPr>
            </w:pPr>
          </w:p>
        </w:tc>
      </w:tr>
      <w:tr w:rsidRPr="00302F0C" w:rsidR="00A634C1" w14:paraId="5F63390E" w14:textId="77777777">
        <w:trPr>
          <w:trHeight w:val="290"/>
          <w:ins w:author="Akshay Raveendran" w:date="2025-07-20T23:40:00Z" w:id="2798"/>
        </w:trPr>
        <w:tc>
          <w:tcPr>
            <w:tcW w:w="1960" w:type="dxa"/>
            <w:tcBorders>
              <w:top w:val="nil"/>
              <w:left w:val="single" w:color="auto" w:sz="4" w:space="0"/>
              <w:bottom w:val="single" w:color="auto" w:sz="4" w:space="0"/>
              <w:right w:val="single" w:color="auto" w:sz="4" w:space="0"/>
            </w:tcBorders>
            <w:vAlign w:val="bottom"/>
          </w:tcPr>
          <w:p w:rsidRPr="00302F0C" w:rsidR="00A634C1" w:rsidRDefault="00092DCF" w14:paraId="06E206C3" w14:textId="6B279619">
            <w:pPr>
              <w:spacing w:after="0" w:line="240" w:lineRule="auto"/>
              <w:rPr>
                <w:ins w:author="Akshay Raveendran" w:date="2025-07-20T23:40:00Z" w16du:dateUtc="2025-07-20T19:40:00Z" w:id="2799"/>
                <w:rFonts w:ascii="Arial" w:hAnsi="Arial" w:cs="Arial"/>
                <w:color w:val="000000"/>
                <w:sz w:val="22"/>
                <w:szCs w:val="22"/>
              </w:rPr>
            </w:pPr>
            <w:ins w:author="Akshay Raveendran" w:date="2025-07-20T23:42:00Z" w16du:dateUtc="2025-07-20T19:42:00Z" w:id="2800">
              <w:r w:rsidRPr="00302F0C">
                <w:rPr>
                  <w:rFonts w:ascii="Arial" w:hAnsi="Arial" w:cs="Arial"/>
                  <w:color w:val="000000"/>
                  <w:sz w:val="22"/>
                  <w:szCs w:val="22"/>
                </w:rPr>
                <w:t>Type of insurance</w:t>
              </w:r>
              <w:r w:rsidRPr="00302F0C">
                <w:rPr>
                  <w:rFonts w:ascii="Arial" w:hAnsi="Arial" w:cs="Arial"/>
                  <w:color w:val="FF0000"/>
                  <w:sz w:val="22"/>
                  <w:szCs w:val="22"/>
                </w:rPr>
                <w:t>*</w:t>
              </w:r>
            </w:ins>
          </w:p>
        </w:tc>
        <w:tc>
          <w:tcPr>
            <w:tcW w:w="3795" w:type="dxa"/>
            <w:tcBorders>
              <w:top w:val="nil"/>
              <w:left w:val="nil"/>
              <w:bottom w:val="single" w:color="auto" w:sz="4" w:space="0"/>
              <w:right w:val="single" w:color="auto" w:sz="4" w:space="0"/>
            </w:tcBorders>
            <w:vAlign w:val="bottom"/>
          </w:tcPr>
          <w:p w:rsidRPr="00302F0C" w:rsidR="00A634C1" w:rsidRDefault="00A7605E" w14:paraId="282A08C9" w14:textId="4782DD4D">
            <w:pPr>
              <w:spacing w:after="0" w:line="240" w:lineRule="auto"/>
              <w:rPr>
                <w:ins w:author="Akshay Raveendran" w:date="2025-07-20T23:40:00Z" w16du:dateUtc="2025-07-20T19:40:00Z" w:id="2801"/>
                <w:rFonts w:ascii="Arial" w:hAnsi="Arial" w:cs="Arial"/>
                <w:color w:val="000000"/>
                <w:sz w:val="22"/>
                <w:szCs w:val="22"/>
              </w:rPr>
            </w:pPr>
            <w:ins w:author="Akshay Raveendran" w:date="2025-07-20T23:42:00Z" w16du:dateUtc="2025-07-20T19:42:00Z" w:id="2802">
              <w:r w:rsidRPr="00302F0C">
                <w:rPr>
                  <w:rFonts w:ascii="Arial" w:hAnsi="Arial" w:cs="Arial"/>
                  <w:color w:val="000000"/>
                  <w:sz w:val="22"/>
                  <w:szCs w:val="22"/>
                </w:rPr>
                <w:t>Auto populate from insurance request form</w:t>
              </w:r>
            </w:ins>
          </w:p>
        </w:tc>
        <w:tc>
          <w:tcPr>
            <w:tcW w:w="3780" w:type="dxa"/>
            <w:tcBorders>
              <w:top w:val="nil"/>
              <w:left w:val="nil"/>
              <w:bottom w:val="single" w:color="auto" w:sz="4" w:space="0"/>
              <w:right w:val="single" w:color="auto" w:sz="4" w:space="0"/>
            </w:tcBorders>
            <w:vAlign w:val="bottom"/>
          </w:tcPr>
          <w:p w:rsidRPr="00302F0C" w:rsidR="00A634C1" w:rsidRDefault="00A634C1" w14:paraId="6F9FC55B" w14:textId="77777777">
            <w:pPr>
              <w:spacing w:after="0" w:line="240" w:lineRule="auto"/>
              <w:rPr>
                <w:ins w:author="Akshay Raveendran" w:date="2025-07-20T23:40:00Z" w16du:dateUtc="2025-07-20T19:40:00Z" w:id="2803"/>
                <w:rFonts w:ascii="Arial" w:hAnsi="Arial" w:eastAsia="Times New Roman" w:cs="Arial"/>
                <w:color w:val="000000"/>
                <w:sz w:val="22"/>
                <w:szCs w:val="22"/>
                <w:lang w:eastAsia="en-GB"/>
              </w:rPr>
            </w:pPr>
          </w:p>
        </w:tc>
      </w:tr>
      <w:tr w:rsidRPr="00302F0C" w:rsidR="00A7605E" w14:paraId="43D794B8" w14:textId="77777777">
        <w:trPr>
          <w:trHeight w:val="290"/>
          <w:ins w:author="Akshay Raveendran" w:date="2025-07-20T23:43:00Z" w:id="2804"/>
        </w:trPr>
        <w:tc>
          <w:tcPr>
            <w:tcW w:w="1960" w:type="dxa"/>
            <w:tcBorders>
              <w:top w:val="nil"/>
              <w:left w:val="single" w:color="auto" w:sz="4" w:space="0"/>
              <w:bottom w:val="single" w:color="auto" w:sz="4" w:space="0"/>
              <w:right w:val="single" w:color="auto" w:sz="4" w:space="0"/>
            </w:tcBorders>
            <w:vAlign w:val="bottom"/>
          </w:tcPr>
          <w:p w:rsidRPr="00302F0C" w:rsidR="00A7605E" w:rsidRDefault="00CA51DF" w14:paraId="27040F77" w14:textId="37C82EEF">
            <w:pPr>
              <w:spacing w:after="0" w:line="240" w:lineRule="auto"/>
              <w:rPr>
                <w:ins w:author="Akshay Raveendran" w:date="2025-07-20T23:43:00Z" w16du:dateUtc="2025-07-20T19:43:00Z" w:id="2805"/>
                <w:rFonts w:ascii="Arial" w:hAnsi="Arial" w:cs="Arial"/>
                <w:color w:val="000000"/>
                <w:sz w:val="22"/>
                <w:szCs w:val="22"/>
              </w:rPr>
            </w:pPr>
            <w:ins w:author="Akshay Raveendran" w:date="2025-07-20T23:44:00Z" w16du:dateUtc="2025-07-20T19:44:00Z" w:id="2806">
              <w:r w:rsidRPr="00302F0C">
                <w:rPr>
                  <w:rFonts w:ascii="Arial" w:hAnsi="Arial" w:eastAsia="Times New Roman" w:cs="Arial"/>
                  <w:color w:val="000000"/>
                  <w:sz w:val="22"/>
                  <w:szCs w:val="22"/>
                  <w:lang w:eastAsia="en-GB"/>
                </w:rPr>
                <w:t>Period of Insurance</w:t>
              </w:r>
              <w:r w:rsidRPr="00302F0C">
                <w:rPr>
                  <w:rFonts w:ascii="Arial" w:hAnsi="Arial" w:cs="Arial"/>
                  <w:color w:val="FF0000"/>
                  <w:sz w:val="22"/>
                  <w:szCs w:val="22"/>
                </w:rPr>
                <w:t>*</w:t>
              </w:r>
            </w:ins>
          </w:p>
        </w:tc>
        <w:tc>
          <w:tcPr>
            <w:tcW w:w="3795" w:type="dxa"/>
            <w:tcBorders>
              <w:top w:val="nil"/>
              <w:left w:val="nil"/>
              <w:bottom w:val="single" w:color="auto" w:sz="4" w:space="0"/>
              <w:right w:val="single" w:color="auto" w:sz="4" w:space="0"/>
            </w:tcBorders>
            <w:vAlign w:val="bottom"/>
          </w:tcPr>
          <w:p w:rsidRPr="00302F0C" w:rsidR="00A7605E" w:rsidRDefault="009E0C70" w14:paraId="61D215EE" w14:textId="7AB0630A">
            <w:pPr>
              <w:spacing w:after="0" w:line="240" w:lineRule="auto"/>
              <w:rPr>
                <w:ins w:author="Akshay Raveendran" w:date="2025-07-20T23:43:00Z" w16du:dateUtc="2025-07-20T19:43:00Z" w:id="2807"/>
                <w:rFonts w:ascii="Arial" w:hAnsi="Arial" w:cs="Arial"/>
                <w:color w:val="000000"/>
                <w:sz w:val="22"/>
                <w:szCs w:val="22"/>
              </w:rPr>
            </w:pPr>
            <w:ins w:author="Akshay Raveendran" w:date="2025-07-20T23:45:00Z" w16du:dateUtc="2025-07-20T19:45:00Z" w:id="2808">
              <w:r w:rsidRPr="00302F0C">
                <w:rPr>
                  <w:rFonts w:ascii="Arial" w:hAnsi="Arial" w:cs="Arial"/>
                  <w:color w:val="000000"/>
                  <w:sz w:val="22"/>
                  <w:szCs w:val="22"/>
                </w:rPr>
                <w:t>Auto populate from insurance request form</w:t>
              </w:r>
            </w:ins>
          </w:p>
        </w:tc>
        <w:tc>
          <w:tcPr>
            <w:tcW w:w="3780" w:type="dxa"/>
            <w:tcBorders>
              <w:top w:val="nil"/>
              <w:left w:val="nil"/>
              <w:bottom w:val="single" w:color="auto" w:sz="4" w:space="0"/>
              <w:right w:val="single" w:color="auto" w:sz="4" w:space="0"/>
            </w:tcBorders>
            <w:vAlign w:val="bottom"/>
          </w:tcPr>
          <w:p w:rsidRPr="00302F0C" w:rsidR="00A7605E" w:rsidRDefault="00360022" w14:paraId="53A03329" w14:textId="4C1DAFB3">
            <w:pPr>
              <w:spacing w:after="0" w:line="240" w:lineRule="auto"/>
              <w:rPr>
                <w:ins w:author="Akshay Raveendran" w:date="2025-07-20T23:43:00Z" w16du:dateUtc="2025-07-20T19:43:00Z" w:id="2809"/>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PSSC user to have option to edit total sum insured in case of group policy requirement</w:t>
            </w:r>
          </w:p>
        </w:tc>
      </w:tr>
      <w:tr w:rsidRPr="00302F0C" w:rsidR="00A7605E" w14:paraId="582F9F2F" w14:textId="77777777">
        <w:trPr>
          <w:trHeight w:val="290"/>
          <w:ins w:author="Akshay Raveendran" w:date="2025-07-20T23:43:00Z" w:id="2810"/>
        </w:trPr>
        <w:tc>
          <w:tcPr>
            <w:tcW w:w="1960" w:type="dxa"/>
            <w:tcBorders>
              <w:top w:val="nil"/>
              <w:left w:val="single" w:color="auto" w:sz="4" w:space="0"/>
              <w:bottom w:val="single" w:color="auto" w:sz="4" w:space="0"/>
              <w:right w:val="single" w:color="auto" w:sz="4" w:space="0"/>
            </w:tcBorders>
            <w:vAlign w:val="bottom"/>
          </w:tcPr>
          <w:p w:rsidRPr="00302F0C" w:rsidR="00A7605E" w:rsidRDefault="009E0C70" w14:paraId="3857368F" w14:textId="504BD8A6">
            <w:pPr>
              <w:spacing w:after="0" w:line="240" w:lineRule="auto"/>
              <w:rPr>
                <w:ins w:author="Akshay Raveendran" w:date="2025-07-20T23:43:00Z" w16du:dateUtc="2025-07-20T19:43:00Z" w:id="2811"/>
                <w:rFonts w:ascii="Arial" w:hAnsi="Arial" w:cs="Arial"/>
                <w:color w:val="000000"/>
                <w:sz w:val="22"/>
                <w:szCs w:val="22"/>
              </w:rPr>
            </w:pPr>
            <w:ins w:author="Akshay Raveendran" w:date="2025-07-20T23:45:00Z" w16du:dateUtc="2025-07-20T19:45:00Z" w:id="2812">
              <w:r w:rsidRPr="00302F0C">
                <w:rPr>
                  <w:rFonts w:ascii="Arial" w:hAnsi="Arial" w:eastAsia="Times New Roman" w:cs="Arial"/>
                  <w:color w:val="000000"/>
                  <w:sz w:val="22"/>
                  <w:szCs w:val="22"/>
                  <w:lang w:eastAsia="en-GB"/>
                </w:rPr>
                <w:t>Sum Insured / Project Value</w:t>
              </w:r>
              <w:r w:rsidRPr="00302F0C">
                <w:rPr>
                  <w:rFonts w:ascii="Arial" w:hAnsi="Arial" w:eastAsia="Times New Roman" w:cs="Arial"/>
                  <w:color w:val="FF0000"/>
                  <w:sz w:val="22"/>
                  <w:szCs w:val="22"/>
                  <w:lang w:eastAsia="en-GB"/>
                </w:rPr>
                <w:t>*</w:t>
              </w:r>
            </w:ins>
          </w:p>
        </w:tc>
        <w:tc>
          <w:tcPr>
            <w:tcW w:w="3795" w:type="dxa"/>
            <w:tcBorders>
              <w:top w:val="nil"/>
              <w:left w:val="nil"/>
              <w:bottom w:val="single" w:color="auto" w:sz="4" w:space="0"/>
              <w:right w:val="single" w:color="auto" w:sz="4" w:space="0"/>
            </w:tcBorders>
            <w:vAlign w:val="bottom"/>
          </w:tcPr>
          <w:p w:rsidRPr="00302F0C" w:rsidR="00A7605E" w:rsidRDefault="009E0C70" w14:paraId="04D4D4DC" w14:textId="5EB0A229">
            <w:pPr>
              <w:spacing w:after="0" w:line="240" w:lineRule="auto"/>
              <w:rPr>
                <w:ins w:author="Akshay Raveendran" w:date="2025-07-20T23:43:00Z" w16du:dateUtc="2025-07-20T19:43:00Z" w:id="2813"/>
                <w:rFonts w:ascii="Arial" w:hAnsi="Arial" w:cs="Arial"/>
                <w:color w:val="000000"/>
                <w:sz w:val="22"/>
                <w:szCs w:val="22"/>
              </w:rPr>
            </w:pPr>
            <w:ins w:author="Akshay Raveendran" w:date="2025-07-20T23:45:00Z" w16du:dateUtc="2025-07-20T19:45:00Z" w:id="2814">
              <w:r w:rsidRPr="00302F0C">
                <w:rPr>
                  <w:rFonts w:ascii="Arial" w:hAnsi="Arial" w:cs="Arial"/>
                  <w:color w:val="000000"/>
                  <w:sz w:val="22"/>
                  <w:szCs w:val="22"/>
                </w:rPr>
                <w:t>Auto populate from insurance request form</w:t>
              </w:r>
            </w:ins>
            <w:r w:rsidRPr="00302F0C" w:rsidR="00B1012D">
              <w:rPr>
                <w:rFonts w:ascii="Arial" w:hAnsi="Arial" w:cs="Arial"/>
                <w:color w:val="000000"/>
                <w:sz w:val="22"/>
                <w:szCs w:val="22"/>
              </w:rPr>
              <w:t xml:space="preserve">/ </w:t>
            </w:r>
            <w:r w:rsidRPr="00302F0C" w:rsidR="00DD3A13">
              <w:rPr>
                <w:rFonts w:ascii="Arial" w:hAnsi="Arial" w:cs="Arial"/>
                <w:color w:val="000000"/>
                <w:sz w:val="22"/>
                <w:szCs w:val="22"/>
              </w:rPr>
              <w:t>in case of group policy auto populate from consolidation form</w:t>
            </w:r>
          </w:p>
        </w:tc>
        <w:tc>
          <w:tcPr>
            <w:tcW w:w="3780" w:type="dxa"/>
            <w:tcBorders>
              <w:top w:val="nil"/>
              <w:left w:val="nil"/>
              <w:bottom w:val="single" w:color="auto" w:sz="4" w:space="0"/>
              <w:right w:val="single" w:color="auto" w:sz="4" w:space="0"/>
            </w:tcBorders>
            <w:vAlign w:val="bottom"/>
          </w:tcPr>
          <w:p w:rsidRPr="00302F0C" w:rsidR="00A7605E" w:rsidRDefault="005D3EF7" w14:paraId="73F6A548" w14:textId="6638C0A3">
            <w:pPr>
              <w:spacing w:after="0" w:line="240" w:lineRule="auto"/>
              <w:rPr>
                <w:ins w:author="Akshay Raveendran" w:date="2025-07-20T23:43:00Z" w16du:dateUtc="2025-07-20T19:43:00Z" w:id="2815"/>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PSSC user to have option to edit total sum insured</w:t>
            </w:r>
            <w:r w:rsidRPr="00302F0C" w:rsidR="00DF1E47">
              <w:rPr>
                <w:rFonts w:ascii="Arial" w:hAnsi="Arial" w:eastAsia="Times New Roman" w:cs="Arial"/>
                <w:color w:val="000000"/>
                <w:sz w:val="22"/>
                <w:szCs w:val="22"/>
                <w:lang w:eastAsia="en-GB"/>
              </w:rPr>
              <w:t xml:space="preserve"> in case of group policy requirement</w:t>
            </w:r>
          </w:p>
        </w:tc>
      </w:tr>
      <w:tr w:rsidRPr="00302F0C" w:rsidR="00A7605E" w14:paraId="1A9EEA43" w14:textId="77777777">
        <w:trPr>
          <w:trHeight w:val="290"/>
          <w:ins w:author="Akshay Raveendran" w:date="2025-07-20T23:43:00Z" w:id="2816"/>
        </w:trPr>
        <w:tc>
          <w:tcPr>
            <w:tcW w:w="1960" w:type="dxa"/>
            <w:tcBorders>
              <w:top w:val="nil"/>
              <w:left w:val="single" w:color="auto" w:sz="4" w:space="0"/>
              <w:bottom w:val="single" w:color="auto" w:sz="4" w:space="0"/>
              <w:right w:val="single" w:color="auto" w:sz="4" w:space="0"/>
            </w:tcBorders>
            <w:vAlign w:val="bottom"/>
          </w:tcPr>
          <w:p w:rsidRPr="00302F0C" w:rsidR="00A7605E" w:rsidRDefault="009E0C70" w14:paraId="2FE72508" w14:textId="3BCC3B2A">
            <w:pPr>
              <w:spacing w:after="0" w:line="240" w:lineRule="auto"/>
              <w:rPr>
                <w:ins w:author="Akshay Raveendran" w:date="2025-07-20T23:43:00Z" w16du:dateUtc="2025-07-20T19:43:00Z" w:id="2817"/>
                <w:rFonts w:ascii="Arial" w:hAnsi="Arial" w:cs="Arial"/>
                <w:color w:val="000000"/>
                <w:sz w:val="22"/>
                <w:szCs w:val="22"/>
              </w:rPr>
            </w:pPr>
            <w:ins w:author="Akshay Raveendran" w:date="2025-07-20T23:45:00Z" w16du:dateUtc="2025-07-20T19:45:00Z" w:id="2818">
              <w:r w:rsidRPr="00302F0C">
                <w:rPr>
                  <w:rFonts w:ascii="Arial" w:hAnsi="Arial" w:eastAsia="Times New Roman" w:cs="Arial"/>
                  <w:color w:val="000000"/>
                  <w:sz w:val="22"/>
                  <w:szCs w:val="22"/>
                  <w:lang w:eastAsia="en-GB"/>
                </w:rPr>
                <w:t>Brief Description of request</w:t>
              </w:r>
              <w:r w:rsidRPr="00302F0C">
                <w:rPr>
                  <w:rFonts w:ascii="Arial" w:hAnsi="Arial" w:eastAsia="Times New Roman" w:cs="Arial"/>
                  <w:color w:val="FF0000"/>
                  <w:sz w:val="22"/>
                  <w:szCs w:val="22"/>
                  <w:lang w:eastAsia="en-GB"/>
                </w:rPr>
                <w:t>*</w:t>
              </w:r>
            </w:ins>
          </w:p>
        </w:tc>
        <w:tc>
          <w:tcPr>
            <w:tcW w:w="3795" w:type="dxa"/>
            <w:tcBorders>
              <w:top w:val="nil"/>
              <w:left w:val="nil"/>
              <w:bottom w:val="single" w:color="auto" w:sz="4" w:space="0"/>
              <w:right w:val="single" w:color="auto" w:sz="4" w:space="0"/>
            </w:tcBorders>
            <w:vAlign w:val="bottom"/>
          </w:tcPr>
          <w:p w:rsidRPr="00302F0C" w:rsidR="00A7605E" w:rsidRDefault="009E0C70" w14:paraId="51847CC5" w14:textId="46CB24AC">
            <w:pPr>
              <w:spacing w:after="0" w:line="240" w:lineRule="auto"/>
              <w:rPr>
                <w:ins w:author="Akshay Raveendran" w:date="2025-07-20T23:43:00Z" w16du:dateUtc="2025-07-20T19:43:00Z" w:id="2819"/>
                <w:rFonts w:ascii="Arial" w:hAnsi="Arial" w:cs="Arial"/>
                <w:color w:val="000000"/>
                <w:sz w:val="22"/>
                <w:szCs w:val="22"/>
              </w:rPr>
            </w:pPr>
            <w:ins w:author="Akshay Raveendran" w:date="2025-07-20T23:45:00Z" w16du:dateUtc="2025-07-20T19:45:00Z" w:id="2820">
              <w:r w:rsidRPr="00302F0C">
                <w:rPr>
                  <w:rFonts w:ascii="Arial" w:hAnsi="Arial" w:cs="Arial"/>
                  <w:color w:val="000000"/>
                  <w:sz w:val="22"/>
                  <w:szCs w:val="22"/>
                </w:rPr>
                <w:t>Auto populate from insurance request form</w:t>
              </w:r>
            </w:ins>
            <w:r w:rsidRPr="00302F0C" w:rsidR="00DD3A13">
              <w:rPr>
                <w:rFonts w:ascii="Arial" w:hAnsi="Arial" w:cs="Arial"/>
                <w:color w:val="000000"/>
                <w:sz w:val="22"/>
                <w:szCs w:val="22"/>
              </w:rPr>
              <w:t>/in case of group policy auto populate from consolidation form</w:t>
            </w:r>
          </w:p>
        </w:tc>
        <w:tc>
          <w:tcPr>
            <w:tcW w:w="3780" w:type="dxa"/>
            <w:tcBorders>
              <w:top w:val="nil"/>
              <w:left w:val="nil"/>
              <w:bottom w:val="single" w:color="auto" w:sz="4" w:space="0"/>
              <w:right w:val="single" w:color="auto" w:sz="4" w:space="0"/>
            </w:tcBorders>
            <w:vAlign w:val="bottom"/>
          </w:tcPr>
          <w:p w:rsidRPr="00302F0C" w:rsidR="00A7605E" w:rsidRDefault="00DF1E47" w14:paraId="62B37BBD" w14:textId="2558774C">
            <w:pPr>
              <w:spacing w:after="0" w:line="240" w:lineRule="auto"/>
              <w:rPr>
                <w:ins w:author="Akshay Raveendran" w:date="2025-07-20T23:43:00Z" w16du:dateUtc="2025-07-20T19:43:00Z" w:id="2821"/>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PSSC user to have option to edit total sum insured in case of group policy requirement</w:t>
            </w:r>
          </w:p>
        </w:tc>
      </w:tr>
      <w:tr w:rsidRPr="00302F0C" w:rsidR="00CE2A33" w14:paraId="3A5A9A19" w14:textId="77777777">
        <w:trPr>
          <w:trHeight w:val="290"/>
          <w:ins w:author="Akshay Raveendran" w:date="2025-07-20T23:28:00Z" w:id="2822"/>
        </w:trPr>
        <w:tc>
          <w:tcPr>
            <w:tcW w:w="1960" w:type="dxa"/>
            <w:tcBorders>
              <w:top w:val="single" w:color="auto" w:sz="4" w:space="0"/>
              <w:left w:val="single" w:color="auto" w:sz="4" w:space="0"/>
              <w:bottom w:val="single" w:color="auto" w:sz="4" w:space="0"/>
              <w:right w:val="single" w:color="auto" w:sz="4" w:space="0"/>
            </w:tcBorders>
            <w:vAlign w:val="bottom"/>
            <w:hideMark/>
          </w:tcPr>
          <w:p w:rsidRPr="00302F0C" w:rsidR="00CE2A33" w:rsidRDefault="00324FD3" w14:paraId="15C56162" w14:textId="23562515">
            <w:pPr>
              <w:spacing w:after="0" w:line="240" w:lineRule="auto"/>
              <w:rPr>
                <w:ins w:author="Akshay Raveendran" w:date="2025-07-20T23:28:00Z" w16du:dateUtc="2025-07-20T19:28:00Z" w:id="2823"/>
                <w:rFonts w:ascii="Arial" w:hAnsi="Arial" w:eastAsia="Times New Roman" w:cs="Arial"/>
                <w:color w:val="000000"/>
                <w:sz w:val="22"/>
                <w:szCs w:val="22"/>
                <w:lang w:eastAsia="en-GB"/>
              </w:rPr>
            </w:pPr>
            <w:ins w:author="Akshay Raveendran" w:date="2025-07-20T23:40:00Z" w16du:dateUtc="2025-07-20T19:40:00Z" w:id="2824">
              <w:r w:rsidRPr="00302F0C">
                <w:rPr>
                  <w:rFonts w:ascii="Arial" w:hAnsi="Arial" w:cs="Arial"/>
                  <w:color w:val="000000"/>
                  <w:sz w:val="22"/>
                  <w:szCs w:val="22"/>
                </w:rPr>
                <w:t>Preferred Quotation Due Date:</w:t>
              </w:r>
              <w:r w:rsidRPr="00302F0C">
                <w:rPr>
                  <w:rFonts w:ascii="Arial" w:hAnsi="Arial" w:cs="Arial"/>
                  <w:color w:val="FF0000"/>
                  <w:sz w:val="22"/>
                  <w:szCs w:val="22"/>
                </w:rPr>
                <w:t xml:space="preserve"> *</w:t>
              </w:r>
            </w:ins>
          </w:p>
        </w:tc>
        <w:tc>
          <w:tcPr>
            <w:tcW w:w="3795" w:type="dxa"/>
            <w:tcBorders>
              <w:top w:val="single" w:color="auto" w:sz="4" w:space="0"/>
              <w:left w:val="nil"/>
              <w:bottom w:val="single" w:color="auto" w:sz="4" w:space="0"/>
              <w:right w:val="single" w:color="auto" w:sz="4" w:space="0"/>
            </w:tcBorders>
            <w:vAlign w:val="bottom"/>
            <w:hideMark/>
          </w:tcPr>
          <w:p w:rsidRPr="00302F0C" w:rsidR="00CE2A33" w:rsidRDefault="00CE2A33" w14:paraId="5035B056" w14:textId="7F3603D9">
            <w:pPr>
              <w:spacing w:after="0" w:line="240" w:lineRule="auto"/>
              <w:rPr>
                <w:ins w:author="Akshay Raveendran" w:date="2025-07-20T23:28:00Z" w16du:dateUtc="2025-07-20T19:28:00Z" w:id="2825"/>
                <w:rFonts w:ascii="Arial" w:hAnsi="Arial" w:eastAsia="Times New Roman" w:cs="Arial"/>
                <w:color w:val="000000"/>
                <w:sz w:val="22"/>
                <w:szCs w:val="22"/>
                <w:lang w:eastAsia="en-GB"/>
              </w:rPr>
            </w:pPr>
            <w:ins w:author="Akshay Raveendran" w:date="2025-07-20T23:28:00Z" w16du:dateUtc="2025-07-20T19:28:00Z" w:id="2826">
              <w:r w:rsidRPr="00302F0C">
                <w:rPr>
                  <w:rFonts w:ascii="Arial" w:hAnsi="Arial" w:cs="Arial"/>
                  <w:color w:val="000000"/>
                  <w:sz w:val="22"/>
                  <w:szCs w:val="22"/>
                </w:rPr>
                <w:t>Dropdown</w:t>
              </w:r>
            </w:ins>
            <w:ins w:author="Akshay Raveendran" w:date="2025-07-20T23:39:00Z" w16du:dateUtc="2025-07-20T19:39:00Z" w:id="2827">
              <w:r w:rsidRPr="00302F0C" w:rsidR="00324FD3">
                <w:rPr>
                  <w:rFonts w:ascii="Arial" w:hAnsi="Arial" w:cs="Arial"/>
                  <w:color w:val="000000"/>
                  <w:sz w:val="22"/>
                  <w:szCs w:val="22"/>
                </w:rPr>
                <w:t xml:space="preserve"> - </w:t>
              </w:r>
            </w:ins>
            <w:r w:rsidRPr="00302F0C" w:rsidR="00646D87">
              <w:rPr>
                <w:rFonts w:ascii="Arial" w:hAnsi="Arial" w:cs="Arial"/>
                <w:color w:val="000000"/>
                <w:sz w:val="22"/>
                <w:szCs w:val="22"/>
              </w:rPr>
              <w:t>Calendar</w:t>
            </w:r>
          </w:p>
        </w:tc>
        <w:tc>
          <w:tcPr>
            <w:tcW w:w="3780" w:type="dxa"/>
            <w:tcBorders>
              <w:top w:val="single" w:color="auto" w:sz="4" w:space="0"/>
              <w:left w:val="nil"/>
              <w:bottom w:val="single" w:color="auto" w:sz="4" w:space="0"/>
              <w:right w:val="single" w:color="auto" w:sz="4" w:space="0"/>
            </w:tcBorders>
            <w:vAlign w:val="center"/>
            <w:hideMark/>
          </w:tcPr>
          <w:p w:rsidRPr="00302F0C" w:rsidR="00CE2A33" w:rsidRDefault="00CE2A33" w14:paraId="7874F7FD" w14:textId="4C98CAAF">
            <w:pPr>
              <w:jc w:val="both"/>
              <w:rPr>
                <w:ins w:author="Akshay Raveendran" w:date="2025-07-20T23:28:00Z" w16du:dateUtc="2025-07-20T19:28:00Z" w:id="2828"/>
                <w:rFonts w:ascii="Arial" w:hAnsi="Arial" w:cs="Arial"/>
                <w:rPrChange w:author="Akshay Raveendran" w:date="2025-07-20T23:39:00Z" w16du:dateUtc="2025-07-20T19:39:00Z" w:id="2829">
                  <w:rPr>
                    <w:ins w:author="Akshay Raveendran" w:date="2025-07-20T23:28:00Z" w16du:dateUtc="2025-07-20T19:28:00Z" w:id="2830"/>
                  </w:rPr>
                </w:rPrChange>
              </w:rPr>
              <w:pPrChange w:author="Akshay Raveendran" w:date="2025-07-20T23:39:00Z" w16du:dateUtc="2025-07-20T19:39:00Z" w:id="2831">
                <w:pPr>
                  <w:pStyle w:val="ListParagraph"/>
                  <w:numPr>
                    <w:numId w:val="19"/>
                  </w:numPr>
                  <w:ind w:left="360" w:hanging="360"/>
                  <w:jc w:val="both"/>
                </w:pPr>
              </w:pPrChange>
            </w:pPr>
          </w:p>
        </w:tc>
      </w:tr>
      <w:tr w:rsidRPr="00302F0C" w:rsidR="00CE2A33" w14:paraId="0E14607C" w14:textId="77777777">
        <w:trPr>
          <w:trHeight w:val="290"/>
          <w:ins w:author="Akshay Raveendran" w:date="2025-07-20T23:28:00Z" w:id="2832"/>
        </w:trPr>
        <w:tc>
          <w:tcPr>
            <w:tcW w:w="5755" w:type="dxa"/>
            <w:gridSpan w:val="2"/>
            <w:tcBorders>
              <w:top w:val="single" w:color="auto" w:sz="4" w:space="0"/>
              <w:left w:val="single" w:color="auto" w:sz="4" w:space="0"/>
              <w:bottom w:val="single" w:color="auto" w:sz="4" w:space="0"/>
              <w:right w:val="single" w:color="auto" w:sz="4" w:space="0"/>
            </w:tcBorders>
          </w:tcPr>
          <w:p w:rsidRPr="00302F0C" w:rsidR="00CE2A33" w:rsidRDefault="00CE2A33" w14:paraId="0FA56A64" w14:textId="77777777">
            <w:pPr>
              <w:spacing w:after="0" w:line="240" w:lineRule="auto"/>
              <w:rPr>
                <w:ins w:author="Akshay Raveendran" w:date="2025-07-20T23:28:00Z" w16du:dateUtc="2025-07-20T19:28:00Z" w:id="2833"/>
                <w:rFonts w:ascii="Arial" w:hAnsi="Arial" w:eastAsia="Times New Roman" w:cs="Arial"/>
                <w:color w:val="000000"/>
                <w:sz w:val="22"/>
                <w:szCs w:val="22"/>
                <w:lang w:eastAsia="en-GB"/>
              </w:rPr>
            </w:pPr>
            <w:ins w:author="Akshay Raveendran" w:date="2025-07-20T23:28:00Z" w16du:dateUtc="2025-07-20T19:28:00Z" w:id="2834">
              <w:r w:rsidRPr="00302F0C">
                <w:rPr>
                  <w:rFonts w:ascii="Arial" w:hAnsi="Arial" w:cs="Arial"/>
                  <w:b/>
                </w:rPr>
                <w:t xml:space="preserve">Vendor details </w:t>
              </w:r>
            </w:ins>
          </w:p>
        </w:tc>
        <w:tc>
          <w:tcPr>
            <w:tcW w:w="3780" w:type="dxa"/>
            <w:tcBorders>
              <w:top w:val="single" w:color="auto" w:sz="4" w:space="0"/>
              <w:left w:val="nil"/>
              <w:bottom w:val="single" w:color="auto" w:sz="4" w:space="0"/>
              <w:right w:val="single" w:color="auto" w:sz="4" w:space="0"/>
            </w:tcBorders>
            <w:vAlign w:val="center"/>
          </w:tcPr>
          <w:p w:rsidRPr="00302F0C" w:rsidR="00CE2A33" w:rsidRDefault="00CE2A33" w14:paraId="57EF3014" w14:textId="77777777">
            <w:pPr>
              <w:spacing w:after="0" w:line="240" w:lineRule="auto"/>
              <w:rPr>
                <w:ins w:author="Akshay Raveendran" w:date="2025-07-20T23:28:00Z" w16du:dateUtc="2025-07-20T19:28:00Z" w:id="2835"/>
                <w:rFonts w:ascii="Arial" w:hAnsi="Arial" w:eastAsia="Times New Roman" w:cs="Arial"/>
                <w:color w:val="000000"/>
                <w:sz w:val="22"/>
                <w:szCs w:val="22"/>
                <w:lang w:eastAsia="en-GB"/>
              </w:rPr>
            </w:pPr>
            <w:ins w:author="Akshay Raveendran" w:date="2025-07-20T23:28:00Z" w16du:dateUtc="2025-07-20T19:28:00Z" w:id="2836">
              <w:r w:rsidRPr="00302F0C">
                <w:rPr>
                  <w:rFonts w:ascii="Arial" w:hAnsi="Arial" w:cs="Arial"/>
                </w:rPr>
                <w:t>"Add new vendor button"</w:t>
              </w:r>
            </w:ins>
          </w:p>
        </w:tc>
      </w:tr>
      <w:tr w:rsidRPr="00302F0C" w:rsidR="00CE2A33" w14:paraId="153455DF" w14:textId="77777777">
        <w:trPr>
          <w:trHeight w:val="290"/>
          <w:ins w:author="Akshay Raveendran" w:date="2025-07-20T23:28:00Z" w:id="2837"/>
        </w:trPr>
        <w:tc>
          <w:tcPr>
            <w:tcW w:w="1960" w:type="dxa"/>
            <w:tcBorders>
              <w:top w:val="single" w:color="auto" w:sz="4" w:space="0"/>
              <w:left w:val="single" w:color="auto" w:sz="4" w:space="0"/>
              <w:bottom w:val="single" w:color="auto" w:sz="4" w:space="0"/>
              <w:right w:val="single" w:color="auto" w:sz="4" w:space="0"/>
            </w:tcBorders>
            <w:vAlign w:val="bottom"/>
          </w:tcPr>
          <w:p w:rsidRPr="00302F0C" w:rsidR="00CE2A33" w:rsidRDefault="00CE2A33" w14:paraId="3EC63A22" w14:textId="77777777">
            <w:pPr>
              <w:spacing w:after="0" w:line="240" w:lineRule="auto"/>
              <w:rPr>
                <w:ins w:author="Akshay Raveendran" w:date="2025-07-20T23:28:00Z" w16du:dateUtc="2025-07-20T19:28:00Z" w:id="2838"/>
                <w:rFonts w:ascii="Arial" w:hAnsi="Arial" w:cs="Arial"/>
                <w:b/>
              </w:rPr>
            </w:pPr>
            <w:ins w:author="Akshay Raveendran" w:date="2025-07-20T23:28:00Z" w16du:dateUtc="2025-07-20T19:28:00Z" w:id="2839">
              <w:r w:rsidRPr="00302F0C">
                <w:rPr>
                  <w:rFonts w:ascii="Arial" w:hAnsi="Arial" w:cs="Arial"/>
                  <w:color w:val="000000"/>
                  <w:sz w:val="22"/>
                  <w:szCs w:val="22"/>
                </w:rPr>
                <w:t>Vendor Name</w:t>
              </w:r>
              <w:r w:rsidRPr="00302F0C">
                <w:rPr>
                  <w:rFonts w:ascii="Arial" w:hAnsi="Arial" w:cs="Arial"/>
                  <w:color w:val="FF0000"/>
                  <w:sz w:val="22"/>
                  <w:szCs w:val="22"/>
                </w:rPr>
                <w:t>*</w:t>
              </w:r>
            </w:ins>
          </w:p>
        </w:tc>
        <w:tc>
          <w:tcPr>
            <w:tcW w:w="3795" w:type="dxa"/>
            <w:tcBorders>
              <w:top w:val="single" w:color="auto" w:sz="4" w:space="0"/>
              <w:left w:val="nil"/>
              <w:bottom w:val="single" w:color="auto" w:sz="4" w:space="0"/>
              <w:right w:val="single" w:color="auto" w:sz="4" w:space="0"/>
            </w:tcBorders>
            <w:vAlign w:val="bottom"/>
          </w:tcPr>
          <w:p w:rsidRPr="00302F0C" w:rsidR="00CE2A33" w:rsidRDefault="00CE2A33" w14:paraId="55B0EFF5" w14:textId="77777777">
            <w:pPr>
              <w:spacing w:after="0" w:line="240" w:lineRule="auto"/>
              <w:rPr>
                <w:ins w:author="Akshay Raveendran" w:date="2025-07-20T23:28:00Z" w16du:dateUtc="2025-07-20T19:28:00Z" w:id="2840"/>
                <w:rFonts w:ascii="Arial" w:hAnsi="Arial" w:cs="Arial"/>
              </w:rPr>
            </w:pPr>
            <w:ins w:author="Akshay Raveendran" w:date="2025-07-20T23:28:00Z" w16du:dateUtc="2025-07-20T19:28:00Z" w:id="2841">
              <w:r w:rsidRPr="00302F0C">
                <w:rPr>
                  <w:rFonts w:ascii="Arial" w:hAnsi="Arial" w:cs="Arial"/>
                  <w:color w:val="000000"/>
                  <w:sz w:val="22"/>
                  <w:szCs w:val="22"/>
                </w:rPr>
                <w:t>Dropdown (Allow multiple inputs)</w:t>
              </w:r>
            </w:ins>
          </w:p>
        </w:tc>
        <w:tc>
          <w:tcPr>
            <w:tcW w:w="3780" w:type="dxa"/>
            <w:tcBorders>
              <w:top w:val="single" w:color="auto" w:sz="4" w:space="0"/>
              <w:left w:val="nil"/>
              <w:bottom w:val="single" w:color="auto" w:sz="4" w:space="0"/>
              <w:right w:val="single" w:color="auto" w:sz="4" w:space="0"/>
            </w:tcBorders>
            <w:vAlign w:val="bottom"/>
          </w:tcPr>
          <w:p w:rsidRPr="00302F0C" w:rsidR="00CE2A33" w:rsidRDefault="00CE2A33" w14:paraId="7FF28063" w14:textId="1E8F3A20">
            <w:pPr>
              <w:spacing w:after="0" w:line="240" w:lineRule="auto"/>
              <w:rPr>
                <w:ins w:author="Akshay Raveendran" w:date="2025-07-20T23:28:00Z" w16du:dateUtc="2025-07-20T19:28:00Z" w:id="2842"/>
                <w:rFonts w:ascii="Arial" w:hAnsi="Arial" w:eastAsia="Times New Roman" w:cs="Arial"/>
                <w:color w:val="000000"/>
                <w:sz w:val="22"/>
                <w:szCs w:val="22"/>
                <w:lang w:eastAsia="en-GB"/>
              </w:rPr>
            </w:pPr>
            <w:ins w:author="Akshay Raveendran" w:date="2025-07-20T23:28:00Z" w16du:dateUtc="2025-07-20T19:28:00Z" w:id="2843">
              <w:r w:rsidRPr="00302F0C">
                <w:rPr>
                  <w:rFonts w:ascii="Arial" w:hAnsi="Arial" w:cs="Arial"/>
                  <w:color w:val="000000" w:themeColor="text1"/>
                  <w:sz w:val="22"/>
                  <w:szCs w:val="22"/>
                </w:rPr>
                <w:t xml:space="preserve">Preloaded vendor data should be fetched from D365  </w:t>
              </w:r>
            </w:ins>
          </w:p>
        </w:tc>
      </w:tr>
      <w:tr w:rsidRPr="00302F0C" w:rsidR="00CE2A33" w14:paraId="4A62E788" w14:textId="77777777">
        <w:trPr>
          <w:trHeight w:val="290"/>
          <w:ins w:author="Akshay Raveendran" w:date="2025-07-20T23:28:00Z" w:id="2844"/>
        </w:trPr>
        <w:tc>
          <w:tcPr>
            <w:tcW w:w="1960" w:type="dxa"/>
            <w:tcBorders>
              <w:top w:val="single" w:color="auto" w:sz="4" w:space="0"/>
              <w:left w:val="single" w:color="auto" w:sz="4" w:space="0"/>
              <w:bottom w:val="single" w:color="auto" w:sz="4" w:space="0"/>
              <w:right w:val="single" w:color="auto" w:sz="4" w:space="0"/>
            </w:tcBorders>
            <w:vAlign w:val="bottom"/>
          </w:tcPr>
          <w:p w:rsidRPr="00302F0C" w:rsidR="00CE2A33" w:rsidRDefault="00CE2A33" w14:paraId="13CF01E3" w14:textId="6724F8F4">
            <w:pPr>
              <w:spacing w:after="0" w:line="240" w:lineRule="auto"/>
              <w:rPr>
                <w:ins w:author="Akshay Raveendran" w:date="2025-07-20T23:28:00Z" w16du:dateUtc="2025-07-20T19:28:00Z" w:id="2845"/>
                <w:rFonts w:ascii="Arial" w:hAnsi="Arial" w:cs="Arial"/>
                <w:b/>
              </w:rPr>
            </w:pPr>
            <w:ins w:author="Akshay Raveendran" w:date="2025-07-20T23:28:00Z" w16du:dateUtc="2025-07-20T19:28:00Z" w:id="2846">
              <w:r w:rsidRPr="00302F0C">
                <w:rPr>
                  <w:rFonts w:ascii="Arial" w:hAnsi="Arial" w:cs="Arial"/>
                  <w:color w:val="000000"/>
                  <w:sz w:val="22"/>
                  <w:szCs w:val="22"/>
                </w:rPr>
                <w:t>Vendor Contact Person</w:t>
              </w:r>
            </w:ins>
          </w:p>
        </w:tc>
        <w:tc>
          <w:tcPr>
            <w:tcW w:w="3795" w:type="dxa"/>
            <w:tcBorders>
              <w:top w:val="single" w:color="auto" w:sz="4" w:space="0"/>
              <w:left w:val="nil"/>
              <w:bottom w:val="single" w:color="auto" w:sz="4" w:space="0"/>
              <w:right w:val="single" w:color="auto" w:sz="4" w:space="0"/>
            </w:tcBorders>
            <w:vAlign w:val="bottom"/>
          </w:tcPr>
          <w:p w:rsidRPr="00302F0C" w:rsidR="00CE2A33" w:rsidRDefault="00640B1F" w14:paraId="07882BF3" w14:textId="05514655">
            <w:pPr>
              <w:spacing w:after="0" w:line="240" w:lineRule="auto"/>
              <w:rPr>
                <w:ins w:author="Akshay Raveendran" w:date="2025-07-20T23:28:00Z" w16du:dateUtc="2025-07-20T19:28:00Z" w:id="2847"/>
                <w:rFonts w:ascii="Arial" w:hAnsi="Arial" w:cs="Arial"/>
              </w:rPr>
            </w:pPr>
            <w:r w:rsidRPr="00302F0C">
              <w:rPr>
                <w:rFonts w:ascii="Arial" w:hAnsi="Arial" w:cs="Arial"/>
                <w:color w:val="000000"/>
                <w:sz w:val="22"/>
                <w:szCs w:val="22"/>
              </w:rPr>
              <w:t>Autopopulated</w:t>
            </w:r>
          </w:p>
        </w:tc>
        <w:tc>
          <w:tcPr>
            <w:tcW w:w="3780" w:type="dxa"/>
            <w:tcBorders>
              <w:top w:val="single" w:color="auto" w:sz="4" w:space="0"/>
              <w:left w:val="nil"/>
              <w:bottom w:val="single" w:color="auto" w:sz="4" w:space="0"/>
              <w:right w:val="single" w:color="auto" w:sz="4" w:space="0"/>
            </w:tcBorders>
            <w:vAlign w:val="bottom"/>
          </w:tcPr>
          <w:p w:rsidRPr="00302F0C" w:rsidR="00CE2A33" w:rsidRDefault="00EB3164" w14:paraId="0E0AAB86" w14:textId="6690D86B">
            <w:pPr>
              <w:spacing w:after="0" w:line="240" w:lineRule="auto"/>
              <w:rPr>
                <w:ins w:author="Akshay Raveendran" w:date="2025-07-20T23:28:00Z" w16du:dateUtc="2025-07-20T19:28:00Z" w:id="2848"/>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With option to update/edit</w:t>
            </w:r>
          </w:p>
        </w:tc>
      </w:tr>
      <w:tr w:rsidRPr="00302F0C" w:rsidR="00CE2A33" w14:paraId="00385334" w14:textId="77777777">
        <w:trPr>
          <w:trHeight w:val="290"/>
          <w:ins w:author="Akshay Raveendran" w:date="2025-07-20T23:28:00Z" w:id="2849"/>
        </w:trPr>
        <w:tc>
          <w:tcPr>
            <w:tcW w:w="1960" w:type="dxa"/>
            <w:tcBorders>
              <w:top w:val="single" w:color="auto" w:sz="4" w:space="0"/>
              <w:left w:val="single" w:color="auto" w:sz="4" w:space="0"/>
              <w:bottom w:val="single" w:color="auto" w:sz="4" w:space="0"/>
              <w:right w:val="single" w:color="auto" w:sz="4" w:space="0"/>
            </w:tcBorders>
            <w:vAlign w:val="bottom"/>
          </w:tcPr>
          <w:p w:rsidRPr="00302F0C" w:rsidR="00CE2A33" w:rsidRDefault="00CE2A33" w14:paraId="4F591A8E" w14:textId="106F8FAC">
            <w:pPr>
              <w:spacing w:after="0" w:line="240" w:lineRule="auto"/>
              <w:rPr>
                <w:ins w:author="Akshay Raveendran" w:date="2025-07-20T23:28:00Z" w16du:dateUtc="2025-07-20T19:28:00Z" w:id="2850"/>
                <w:rFonts w:ascii="Arial" w:hAnsi="Arial" w:cs="Arial"/>
                <w:b/>
              </w:rPr>
            </w:pPr>
            <w:ins w:author="Akshay Raveendran" w:date="2025-07-20T23:28:00Z" w16du:dateUtc="2025-07-20T19:28:00Z" w:id="2851">
              <w:r w:rsidRPr="00302F0C">
                <w:rPr>
                  <w:rFonts w:ascii="Arial" w:hAnsi="Arial" w:cs="Arial"/>
                  <w:color w:val="000000"/>
                  <w:sz w:val="22"/>
                  <w:szCs w:val="22"/>
                </w:rPr>
                <w:t>Vendor Contact Email</w:t>
              </w:r>
            </w:ins>
          </w:p>
        </w:tc>
        <w:tc>
          <w:tcPr>
            <w:tcW w:w="3795" w:type="dxa"/>
            <w:tcBorders>
              <w:top w:val="single" w:color="auto" w:sz="4" w:space="0"/>
              <w:left w:val="nil"/>
              <w:bottom w:val="single" w:color="auto" w:sz="4" w:space="0"/>
              <w:right w:val="single" w:color="auto" w:sz="4" w:space="0"/>
            </w:tcBorders>
            <w:vAlign w:val="bottom"/>
          </w:tcPr>
          <w:p w:rsidRPr="00302F0C" w:rsidR="00CE2A33" w:rsidRDefault="00EB3164" w14:paraId="285CA4BC" w14:textId="3857494C">
            <w:pPr>
              <w:spacing w:after="0" w:line="240" w:lineRule="auto"/>
              <w:rPr>
                <w:ins w:author="Akshay Raveendran" w:date="2025-07-20T23:28:00Z" w16du:dateUtc="2025-07-20T19:28:00Z" w:id="2852"/>
                <w:rFonts w:ascii="Arial" w:hAnsi="Arial" w:cs="Arial"/>
              </w:rPr>
            </w:pPr>
            <w:r w:rsidRPr="00302F0C">
              <w:rPr>
                <w:rFonts w:ascii="Arial" w:hAnsi="Arial" w:cs="Arial"/>
                <w:color w:val="000000"/>
                <w:sz w:val="22"/>
                <w:szCs w:val="22"/>
              </w:rPr>
              <w:t>Autopopulated</w:t>
            </w:r>
          </w:p>
        </w:tc>
        <w:tc>
          <w:tcPr>
            <w:tcW w:w="3780" w:type="dxa"/>
            <w:tcBorders>
              <w:top w:val="single" w:color="auto" w:sz="4" w:space="0"/>
              <w:left w:val="nil"/>
              <w:bottom w:val="single" w:color="auto" w:sz="4" w:space="0"/>
              <w:right w:val="single" w:color="auto" w:sz="4" w:space="0"/>
            </w:tcBorders>
            <w:vAlign w:val="bottom"/>
          </w:tcPr>
          <w:p w:rsidRPr="00302F0C" w:rsidR="00CE2A33" w:rsidRDefault="00EB3164" w14:paraId="05289066" w14:textId="67F4B8B5">
            <w:pPr>
              <w:spacing w:after="0" w:line="240" w:lineRule="auto"/>
              <w:rPr>
                <w:ins w:author="Akshay Raveendran" w:date="2025-07-20T23:28:00Z" w16du:dateUtc="2025-07-20T19:28:00Z" w:id="2853"/>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With option to update/edit</w:t>
            </w:r>
          </w:p>
        </w:tc>
      </w:tr>
      <w:tr w:rsidRPr="00302F0C" w:rsidR="00CE2A33" w14:paraId="5A27ECC3" w14:textId="77777777">
        <w:trPr>
          <w:trHeight w:val="290"/>
          <w:ins w:author="Akshay Raveendran" w:date="2025-07-20T23:28:00Z" w:id="2854"/>
        </w:trPr>
        <w:tc>
          <w:tcPr>
            <w:tcW w:w="1960" w:type="dxa"/>
            <w:tcBorders>
              <w:top w:val="single" w:color="auto" w:sz="4" w:space="0"/>
              <w:left w:val="single" w:color="auto" w:sz="4" w:space="0"/>
              <w:bottom w:val="single" w:color="auto" w:sz="4" w:space="0"/>
              <w:right w:val="single" w:color="auto" w:sz="4" w:space="0"/>
            </w:tcBorders>
            <w:vAlign w:val="bottom"/>
          </w:tcPr>
          <w:p w:rsidRPr="00302F0C" w:rsidR="00CE2A33" w:rsidRDefault="00CE2A33" w14:paraId="0BDCA392" w14:textId="22E76399">
            <w:pPr>
              <w:spacing w:after="0" w:line="240" w:lineRule="auto"/>
              <w:rPr>
                <w:ins w:author="Akshay Raveendran" w:date="2025-07-20T23:28:00Z" w16du:dateUtc="2025-07-20T19:28:00Z" w:id="2855"/>
                <w:rFonts w:ascii="Arial" w:hAnsi="Arial" w:cs="Arial"/>
                <w:b/>
              </w:rPr>
            </w:pPr>
            <w:ins w:author="Akshay Raveendran" w:date="2025-07-20T23:28:00Z" w16du:dateUtc="2025-07-20T19:28:00Z" w:id="2856">
              <w:r w:rsidRPr="00302F0C">
                <w:rPr>
                  <w:rFonts w:ascii="Arial" w:hAnsi="Arial" w:cs="Arial"/>
                  <w:color w:val="000000"/>
                  <w:sz w:val="22"/>
                  <w:szCs w:val="22"/>
                </w:rPr>
                <w:t>Vendor Contact Number</w:t>
              </w:r>
            </w:ins>
          </w:p>
        </w:tc>
        <w:tc>
          <w:tcPr>
            <w:tcW w:w="3795" w:type="dxa"/>
            <w:tcBorders>
              <w:top w:val="single" w:color="auto" w:sz="4" w:space="0"/>
              <w:left w:val="nil"/>
              <w:bottom w:val="single" w:color="auto" w:sz="4" w:space="0"/>
              <w:right w:val="single" w:color="auto" w:sz="4" w:space="0"/>
            </w:tcBorders>
            <w:vAlign w:val="bottom"/>
          </w:tcPr>
          <w:p w:rsidRPr="00302F0C" w:rsidR="00CE2A33" w:rsidRDefault="00EB3164" w14:paraId="2A7BDBED" w14:textId="2C6B155D">
            <w:pPr>
              <w:spacing w:after="0" w:line="240" w:lineRule="auto"/>
              <w:rPr>
                <w:ins w:author="Akshay Raveendran" w:date="2025-07-20T23:28:00Z" w16du:dateUtc="2025-07-20T19:28:00Z" w:id="2857"/>
                <w:rFonts w:ascii="Arial" w:hAnsi="Arial" w:cs="Arial"/>
              </w:rPr>
            </w:pPr>
            <w:r w:rsidRPr="00302F0C">
              <w:rPr>
                <w:rFonts w:ascii="Arial" w:hAnsi="Arial" w:cs="Arial"/>
                <w:color w:val="000000"/>
                <w:sz w:val="22"/>
                <w:szCs w:val="22"/>
              </w:rPr>
              <w:t>Autopopulated</w:t>
            </w:r>
          </w:p>
        </w:tc>
        <w:tc>
          <w:tcPr>
            <w:tcW w:w="3780" w:type="dxa"/>
            <w:tcBorders>
              <w:top w:val="single" w:color="auto" w:sz="4" w:space="0"/>
              <w:left w:val="nil"/>
              <w:bottom w:val="single" w:color="auto" w:sz="4" w:space="0"/>
              <w:right w:val="single" w:color="auto" w:sz="4" w:space="0"/>
            </w:tcBorders>
            <w:vAlign w:val="bottom"/>
          </w:tcPr>
          <w:p w:rsidRPr="00302F0C" w:rsidR="00CE2A33" w:rsidRDefault="00EB3164" w14:paraId="6CB0EAAD" w14:textId="325EF6D5">
            <w:pPr>
              <w:spacing w:after="0" w:line="240" w:lineRule="auto"/>
              <w:rPr>
                <w:ins w:author="Akshay Raveendran" w:date="2025-07-20T23:28:00Z" w16du:dateUtc="2025-07-20T19:28:00Z" w:id="2858"/>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With option to update/edit</w:t>
            </w:r>
          </w:p>
        </w:tc>
      </w:tr>
      <w:tr w:rsidRPr="00302F0C" w:rsidR="00CE2A33" w14:paraId="670582DC" w14:textId="77777777">
        <w:trPr>
          <w:trHeight w:val="290"/>
          <w:ins w:author="Akshay Raveendran" w:date="2025-07-20T23:28:00Z" w:id="2859"/>
        </w:trPr>
        <w:tc>
          <w:tcPr>
            <w:tcW w:w="1960" w:type="dxa"/>
            <w:tcBorders>
              <w:top w:val="single" w:color="auto" w:sz="4" w:space="0"/>
              <w:left w:val="single" w:color="auto" w:sz="4" w:space="0"/>
              <w:bottom w:val="single" w:color="auto" w:sz="4" w:space="0"/>
              <w:right w:val="single" w:color="auto" w:sz="4" w:space="0"/>
            </w:tcBorders>
            <w:vAlign w:val="center"/>
          </w:tcPr>
          <w:p w:rsidRPr="00302F0C" w:rsidR="00CE2A33" w:rsidRDefault="00CE2A33" w14:paraId="48B2EB73" w14:textId="77777777">
            <w:pPr>
              <w:spacing w:after="0" w:line="240" w:lineRule="auto"/>
              <w:rPr>
                <w:ins w:author="Akshay Raveendran" w:date="2025-07-20T23:28:00Z" w16du:dateUtc="2025-07-20T19:28:00Z" w:id="2860"/>
                <w:rFonts w:ascii="Arial" w:hAnsi="Arial" w:cs="Arial"/>
                <w:b/>
              </w:rPr>
            </w:pPr>
            <w:ins w:author="Akshay Raveendran" w:date="2025-07-20T23:28:00Z" w16du:dateUtc="2025-07-20T19:28:00Z" w:id="2861">
              <w:r w:rsidRPr="00302F0C">
                <w:rPr>
                  <w:rFonts w:ascii="Arial" w:hAnsi="Arial" w:cs="Arial"/>
                  <w:color w:val="000000"/>
                  <w:sz w:val="22"/>
                  <w:szCs w:val="22"/>
                </w:rPr>
                <w:t xml:space="preserve">Email Subject </w:t>
              </w:r>
              <w:r w:rsidRPr="00302F0C">
                <w:rPr>
                  <w:rFonts w:ascii="Arial" w:hAnsi="Arial" w:cs="Arial"/>
                  <w:color w:val="FF0000"/>
                  <w:sz w:val="22"/>
                  <w:szCs w:val="22"/>
                </w:rPr>
                <w:t>*</w:t>
              </w:r>
            </w:ins>
          </w:p>
        </w:tc>
        <w:tc>
          <w:tcPr>
            <w:tcW w:w="3795" w:type="dxa"/>
            <w:tcBorders>
              <w:top w:val="single" w:color="auto" w:sz="4" w:space="0"/>
              <w:left w:val="nil"/>
              <w:bottom w:val="single" w:color="auto" w:sz="4" w:space="0"/>
              <w:right w:val="single" w:color="auto" w:sz="4" w:space="0"/>
            </w:tcBorders>
            <w:vAlign w:val="center"/>
          </w:tcPr>
          <w:p w:rsidRPr="00302F0C" w:rsidR="00CE2A33" w:rsidRDefault="00CE2A33" w14:paraId="12FF893A" w14:textId="77777777">
            <w:pPr>
              <w:spacing w:after="0" w:line="240" w:lineRule="auto"/>
              <w:rPr>
                <w:ins w:author="Akshay Raveendran" w:date="2025-07-20T23:28:00Z" w16du:dateUtc="2025-07-20T19:28:00Z" w:id="2862"/>
                <w:rFonts w:ascii="Arial" w:hAnsi="Arial" w:cs="Arial"/>
              </w:rPr>
            </w:pPr>
            <w:ins w:author="Akshay Raveendran" w:date="2025-07-20T23:28:00Z" w16du:dateUtc="2025-07-20T19:28:00Z" w:id="2863">
              <w:r w:rsidRPr="00302F0C">
                <w:rPr>
                  <w:rFonts w:ascii="Arial" w:hAnsi="Arial" w:cs="Arial"/>
                  <w:color w:val="000000"/>
                  <w:sz w:val="22"/>
                  <w:szCs w:val="22"/>
                </w:rPr>
                <w:t>Text field</w:t>
              </w:r>
            </w:ins>
          </w:p>
        </w:tc>
        <w:tc>
          <w:tcPr>
            <w:tcW w:w="3780" w:type="dxa"/>
            <w:tcBorders>
              <w:top w:val="single" w:color="auto" w:sz="4" w:space="0"/>
              <w:left w:val="nil"/>
              <w:bottom w:val="single" w:color="auto" w:sz="4" w:space="0"/>
              <w:right w:val="single" w:color="auto" w:sz="4" w:space="0"/>
            </w:tcBorders>
            <w:vAlign w:val="center"/>
          </w:tcPr>
          <w:p w:rsidRPr="00302F0C" w:rsidR="00CE2A33" w:rsidRDefault="00026FFF" w14:paraId="70401F81" w14:textId="782A0A64">
            <w:pPr>
              <w:spacing w:after="0" w:line="240" w:lineRule="auto"/>
              <w:rPr>
                <w:ins w:author="Akshay Raveendran" w:date="2025-07-20T23:28:00Z" w16du:dateUtc="2025-07-20T19:28:00Z" w:id="2864"/>
                <w:rFonts w:ascii="Arial" w:hAnsi="Arial" w:eastAsia="Times New Roman" w:cs="Arial"/>
                <w:color w:val="000000"/>
                <w:sz w:val="22"/>
                <w:szCs w:val="22"/>
                <w:lang w:eastAsia="en-GB"/>
              </w:rPr>
            </w:pPr>
            <w:ins w:author="Akshay Raveendran" w:date="2025-07-20T23:32:00Z" w:id="2865">
              <w:r w:rsidRPr="00302F0C">
                <w:rPr>
                  <w:rFonts w:ascii="Arial" w:hAnsi="Arial" w:cs="Arial"/>
                  <w:color w:val="000000"/>
                  <w:sz w:val="22"/>
                  <w:szCs w:val="22"/>
                </w:rPr>
                <w:t>Default: "Insurance Quotation Request – [Type of Insurance]", editable</w:t>
              </w:r>
            </w:ins>
          </w:p>
        </w:tc>
      </w:tr>
      <w:tr w:rsidRPr="00302F0C" w:rsidR="00CE2A33" w14:paraId="4AE63627" w14:textId="77777777">
        <w:trPr>
          <w:trHeight w:val="290"/>
          <w:ins w:author="Akshay Raveendran" w:date="2025-07-20T23:28:00Z" w:id="2866"/>
        </w:trPr>
        <w:tc>
          <w:tcPr>
            <w:tcW w:w="1960" w:type="dxa"/>
            <w:tcBorders>
              <w:top w:val="single" w:color="auto" w:sz="4" w:space="0"/>
              <w:left w:val="single" w:color="auto" w:sz="4" w:space="0"/>
              <w:bottom w:val="single" w:color="auto" w:sz="4" w:space="0"/>
              <w:right w:val="single" w:color="auto" w:sz="4" w:space="0"/>
            </w:tcBorders>
            <w:vAlign w:val="center"/>
          </w:tcPr>
          <w:p w:rsidRPr="00302F0C" w:rsidR="00CE2A33" w:rsidRDefault="00CE2A33" w14:paraId="597A1A72" w14:textId="77777777">
            <w:pPr>
              <w:spacing w:after="0" w:line="240" w:lineRule="auto"/>
              <w:rPr>
                <w:ins w:author="Akshay Raveendran" w:date="2025-07-20T23:28:00Z" w16du:dateUtc="2025-07-20T19:28:00Z" w:id="2867"/>
                <w:rFonts w:ascii="Arial" w:hAnsi="Arial" w:cs="Arial"/>
                <w:b/>
              </w:rPr>
            </w:pPr>
            <w:ins w:author="Akshay Raveendran" w:date="2025-07-20T23:28:00Z" w16du:dateUtc="2025-07-20T19:28:00Z" w:id="2868">
              <w:r w:rsidRPr="00302F0C">
                <w:rPr>
                  <w:rFonts w:ascii="Arial" w:hAnsi="Arial" w:cs="Arial"/>
                  <w:color w:val="000000"/>
                  <w:sz w:val="22"/>
                  <w:szCs w:val="22"/>
                </w:rPr>
                <w:t xml:space="preserve">Email Body </w:t>
              </w:r>
              <w:r w:rsidRPr="00302F0C">
                <w:rPr>
                  <w:rFonts w:ascii="Arial" w:hAnsi="Arial" w:cs="Arial"/>
                  <w:color w:val="FF0000"/>
                  <w:sz w:val="22"/>
                  <w:szCs w:val="22"/>
                </w:rPr>
                <w:t>*</w:t>
              </w:r>
            </w:ins>
          </w:p>
        </w:tc>
        <w:tc>
          <w:tcPr>
            <w:tcW w:w="3795" w:type="dxa"/>
            <w:tcBorders>
              <w:top w:val="single" w:color="auto" w:sz="4" w:space="0"/>
              <w:left w:val="nil"/>
              <w:bottom w:val="single" w:color="auto" w:sz="4" w:space="0"/>
              <w:right w:val="single" w:color="auto" w:sz="4" w:space="0"/>
            </w:tcBorders>
            <w:vAlign w:val="center"/>
          </w:tcPr>
          <w:p w:rsidRPr="00302F0C" w:rsidR="00CE2A33" w:rsidRDefault="000222F9" w14:paraId="3C55702A" w14:textId="16223B86">
            <w:pPr>
              <w:spacing w:after="0" w:line="240" w:lineRule="auto"/>
              <w:rPr>
                <w:ins w:author="Akshay Raveendran" w:date="2025-07-20T23:28:00Z" w16du:dateUtc="2025-07-20T19:28:00Z" w:id="2869"/>
                <w:rFonts w:ascii="Arial" w:hAnsi="Arial" w:cs="Arial"/>
              </w:rPr>
            </w:pPr>
            <w:ins w:author="Akshay Raveendran" w:date="2025-07-20T23:33:00Z" w16du:dateUtc="2025-07-20T19:33:00Z" w:id="2870">
              <w:r w:rsidRPr="00302F0C">
                <w:rPr>
                  <w:rFonts w:ascii="Arial" w:hAnsi="Arial" w:cs="Arial"/>
                  <w:color w:val="000000"/>
                  <w:sz w:val="22"/>
                  <w:szCs w:val="22"/>
                </w:rPr>
                <w:t>Text field</w:t>
              </w:r>
            </w:ins>
          </w:p>
        </w:tc>
        <w:tc>
          <w:tcPr>
            <w:tcW w:w="3780" w:type="dxa"/>
            <w:tcBorders>
              <w:top w:val="single" w:color="auto" w:sz="4" w:space="0"/>
              <w:left w:val="nil"/>
              <w:bottom w:val="single" w:color="auto" w:sz="4" w:space="0"/>
              <w:right w:val="single" w:color="auto" w:sz="4" w:space="0"/>
            </w:tcBorders>
            <w:vAlign w:val="center"/>
          </w:tcPr>
          <w:p w:rsidRPr="00302F0C" w:rsidR="00CE2A33" w:rsidRDefault="00CE2A33" w14:paraId="34BCD28D" w14:textId="77777777">
            <w:pPr>
              <w:spacing w:after="0" w:line="240" w:lineRule="auto"/>
              <w:rPr>
                <w:ins w:author="Akshay Raveendran" w:date="2025-07-20T23:28:00Z" w16du:dateUtc="2025-07-20T19:28:00Z" w:id="2871"/>
                <w:rFonts w:ascii="Arial" w:hAnsi="Arial" w:eastAsia="Times New Roman" w:cs="Arial"/>
                <w:color w:val="000000"/>
                <w:sz w:val="22"/>
                <w:szCs w:val="22"/>
                <w:lang w:eastAsia="en-GB"/>
              </w:rPr>
            </w:pPr>
            <w:ins w:author="Akshay Raveendran" w:date="2025-07-20T23:28:00Z" w16du:dateUtc="2025-07-20T19:28:00Z" w:id="2872">
              <w:r w:rsidRPr="00302F0C">
                <w:rPr>
                  <w:rFonts w:ascii="Arial" w:hAnsi="Arial" w:cs="Arial"/>
                  <w:color w:val="000000"/>
                  <w:sz w:val="22"/>
                  <w:szCs w:val="22"/>
                </w:rPr>
                <w:t>(Editable) Auto-filled basic template + allow user to modify before sending, with option to edit</w:t>
              </w:r>
            </w:ins>
          </w:p>
        </w:tc>
      </w:tr>
      <w:tr w:rsidRPr="00302F0C" w:rsidR="00CE2A33" w14:paraId="69E69483" w14:textId="77777777">
        <w:trPr>
          <w:trHeight w:val="290"/>
          <w:ins w:author="Akshay Raveendran" w:date="2025-07-20T23:28:00Z" w:id="2873"/>
        </w:trPr>
        <w:tc>
          <w:tcPr>
            <w:tcW w:w="1960" w:type="dxa"/>
            <w:tcBorders>
              <w:top w:val="single" w:color="auto" w:sz="4" w:space="0"/>
              <w:left w:val="single" w:color="auto" w:sz="4" w:space="0"/>
              <w:bottom w:val="single" w:color="auto" w:sz="4" w:space="0"/>
              <w:right w:val="single" w:color="auto" w:sz="4" w:space="0"/>
            </w:tcBorders>
            <w:vAlign w:val="bottom"/>
          </w:tcPr>
          <w:p w:rsidRPr="00302F0C" w:rsidR="00CE2A33" w:rsidRDefault="00CE2A33" w14:paraId="7CB84238" w14:textId="77777777">
            <w:pPr>
              <w:spacing w:after="0" w:line="240" w:lineRule="auto"/>
              <w:rPr>
                <w:ins w:author="Akshay Raveendran" w:date="2025-07-20T23:28:00Z" w16du:dateUtc="2025-07-20T19:28:00Z" w:id="2874"/>
                <w:rFonts w:ascii="Arial" w:hAnsi="Arial" w:cs="Arial"/>
                <w:b/>
              </w:rPr>
            </w:pPr>
            <w:ins w:author="Akshay Raveendran" w:date="2025-07-20T23:28:00Z" w16du:dateUtc="2025-07-20T19:28:00Z" w:id="2875">
              <w:r w:rsidRPr="00302F0C">
                <w:rPr>
                  <w:rFonts w:ascii="Arial" w:hAnsi="Arial" w:cs="Arial"/>
                  <w:color w:val="000000"/>
                  <w:sz w:val="22"/>
                  <w:szCs w:val="22"/>
                </w:rPr>
                <w:t>Default Email Body Template:</w:t>
              </w:r>
            </w:ins>
          </w:p>
        </w:tc>
        <w:tc>
          <w:tcPr>
            <w:tcW w:w="3795" w:type="dxa"/>
            <w:tcBorders>
              <w:top w:val="single" w:color="auto" w:sz="4" w:space="0"/>
              <w:left w:val="nil"/>
              <w:bottom w:val="single" w:color="auto" w:sz="4" w:space="0"/>
              <w:right w:val="single" w:color="auto" w:sz="4" w:space="0"/>
            </w:tcBorders>
            <w:vAlign w:val="bottom"/>
          </w:tcPr>
          <w:p w:rsidRPr="00302F0C" w:rsidR="00E55D2C" w:rsidP="00E55D2C" w:rsidRDefault="00E55D2C" w14:paraId="729AC779" w14:textId="77777777">
            <w:pPr>
              <w:spacing w:after="0" w:line="240" w:lineRule="auto"/>
              <w:rPr>
                <w:ins w:author="Akshay Raveendran" w:date="2025-07-20T23:34:00Z" w16du:dateUtc="2025-07-20T19:34:00Z" w:id="2876"/>
                <w:rFonts w:ascii="Arial" w:hAnsi="Arial" w:cs="Arial"/>
                <w:color w:val="000000"/>
                <w:sz w:val="22"/>
                <w:szCs w:val="22"/>
              </w:rPr>
            </w:pPr>
            <w:ins w:author="Akshay Raveendran" w:date="2025-07-20T23:34:00Z" w16du:dateUtc="2025-07-20T19:34:00Z" w:id="2877">
              <w:r w:rsidRPr="00302F0C">
                <w:rPr>
                  <w:rFonts w:ascii="Arial" w:hAnsi="Arial" w:cs="Arial"/>
                  <w:color w:val="000000"/>
                  <w:sz w:val="22"/>
                  <w:szCs w:val="22"/>
                </w:rPr>
                <w:t>Dear [Vendor Contact Person],</w:t>
              </w:r>
            </w:ins>
          </w:p>
          <w:p w:rsidRPr="00302F0C" w:rsidR="00E55D2C" w:rsidP="00E55D2C" w:rsidRDefault="00E55D2C" w14:paraId="36E353AF" w14:textId="77777777">
            <w:pPr>
              <w:spacing w:after="0" w:line="240" w:lineRule="auto"/>
              <w:rPr>
                <w:ins w:author="Akshay Raveendran" w:date="2025-07-20T23:34:00Z" w16du:dateUtc="2025-07-20T19:34:00Z" w:id="2878"/>
                <w:rFonts w:ascii="Arial" w:hAnsi="Arial" w:cs="Arial"/>
                <w:color w:val="000000"/>
                <w:sz w:val="22"/>
                <w:szCs w:val="22"/>
              </w:rPr>
            </w:pPr>
          </w:p>
          <w:p w:rsidRPr="00302F0C" w:rsidR="00E55D2C" w:rsidP="00E55D2C" w:rsidRDefault="00E55D2C" w14:paraId="4A0E3B9D" w14:textId="77777777">
            <w:pPr>
              <w:spacing w:after="0" w:line="240" w:lineRule="auto"/>
              <w:rPr>
                <w:ins w:author="Akshay Raveendran" w:date="2025-07-20T23:34:00Z" w16du:dateUtc="2025-07-20T19:34:00Z" w:id="2879"/>
                <w:rFonts w:ascii="Arial" w:hAnsi="Arial" w:cs="Arial"/>
                <w:color w:val="000000"/>
                <w:sz w:val="22"/>
                <w:szCs w:val="22"/>
              </w:rPr>
            </w:pPr>
            <w:ins w:author="Akshay Raveendran" w:date="2025-07-20T23:34:00Z" w16du:dateUtc="2025-07-20T19:34:00Z" w:id="2880">
              <w:r w:rsidRPr="00302F0C">
                <w:rPr>
                  <w:rFonts w:ascii="Arial" w:hAnsi="Arial" w:cs="Arial"/>
                  <w:color w:val="000000"/>
                  <w:sz w:val="22"/>
                  <w:szCs w:val="22"/>
                </w:rPr>
                <w:t>We are requesting your quotation for the below insurance requirement as per the details shared by the Business Unit:</w:t>
              </w:r>
            </w:ins>
          </w:p>
          <w:p w:rsidRPr="00302F0C" w:rsidR="00E55D2C" w:rsidP="00E55D2C" w:rsidRDefault="00E55D2C" w14:paraId="1F11C41D" w14:textId="77777777">
            <w:pPr>
              <w:spacing w:after="0" w:line="240" w:lineRule="auto"/>
              <w:rPr>
                <w:ins w:author="Akshay Raveendran" w:date="2025-07-20T23:34:00Z" w16du:dateUtc="2025-07-20T19:34:00Z" w:id="2881"/>
                <w:rFonts w:ascii="Arial" w:hAnsi="Arial" w:cs="Arial"/>
                <w:color w:val="000000"/>
                <w:sz w:val="22"/>
                <w:szCs w:val="22"/>
              </w:rPr>
            </w:pPr>
          </w:p>
          <w:p w:rsidRPr="00302F0C" w:rsidR="00E55D2C" w:rsidP="00E55D2C" w:rsidRDefault="00E55D2C" w14:paraId="079D4A5B" w14:textId="77777777">
            <w:pPr>
              <w:spacing w:after="0" w:line="240" w:lineRule="auto"/>
              <w:rPr>
                <w:ins w:author="Akshay Raveendran" w:date="2025-07-20T23:34:00Z" w16du:dateUtc="2025-07-20T19:34:00Z" w:id="2882"/>
                <w:rFonts w:ascii="Arial" w:hAnsi="Arial" w:cs="Arial"/>
                <w:color w:val="000000"/>
                <w:sz w:val="22"/>
                <w:szCs w:val="22"/>
              </w:rPr>
            </w:pPr>
            <w:ins w:author="Akshay Raveendran" w:date="2025-07-20T23:34:00Z" w16du:dateUtc="2025-07-20T19:34:00Z" w:id="2883">
              <w:r w:rsidRPr="00302F0C">
                <w:rPr>
                  <w:rFonts w:ascii="Arial" w:hAnsi="Arial" w:cs="Arial"/>
                  <w:color w:val="000000"/>
                  <w:sz w:val="22"/>
                  <w:szCs w:val="22"/>
                </w:rPr>
                <w:t xml:space="preserve">Policy Requirement: [Group / BU-specific / Project-specific]  </w:t>
              </w:r>
            </w:ins>
          </w:p>
          <w:p w:rsidRPr="00302F0C" w:rsidR="00E55D2C" w:rsidP="00E55D2C" w:rsidRDefault="00E55D2C" w14:paraId="383A32EA" w14:textId="77777777">
            <w:pPr>
              <w:spacing w:after="0" w:line="240" w:lineRule="auto"/>
              <w:rPr>
                <w:ins w:author="Akshay Raveendran" w:date="2025-07-20T23:34:00Z" w16du:dateUtc="2025-07-20T19:34:00Z" w:id="2884"/>
                <w:rFonts w:ascii="Arial" w:hAnsi="Arial" w:cs="Arial"/>
                <w:color w:val="000000"/>
                <w:sz w:val="22"/>
                <w:szCs w:val="22"/>
              </w:rPr>
            </w:pPr>
            <w:ins w:author="Akshay Raveendran" w:date="2025-07-20T23:34:00Z" w16du:dateUtc="2025-07-20T19:34:00Z" w:id="2885">
              <w:r w:rsidRPr="00302F0C">
                <w:rPr>
                  <w:rFonts w:ascii="Arial" w:hAnsi="Arial" w:cs="Arial"/>
                  <w:color w:val="000000"/>
                  <w:sz w:val="22"/>
                  <w:szCs w:val="22"/>
                </w:rPr>
                <w:t xml:space="preserve">Type of Insurance: [e.g., CAR / PI / Group Medical / Other]  </w:t>
              </w:r>
            </w:ins>
          </w:p>
          <w:p w:rsidRPr="00302F0C" w:rsidR="00E55D2C" w:rsidP="00E55D2C" w:rsidRDefault="00E55D2C" w14:paraId="2BC01B24" w14:textId="77777777">
            <w:pPr>
              <w:spacing w:after="0" w:line="240" w:lineRule="auto"/>
              <w:rPr>
                <w:ins w:author="Akshay Raveendran" w:date="2025-07-20T23:34:00Z" w16du:dateUtc="2025-07-20T19:34:00Z" w:id="2886"/>
                <w:rFonts w:ascii="Arial" w:hAnsi="Arial" w:cs="Arial"/>
                <w:color w:val="000000"/>
                <w:sz w:val="22"/>
                <w:szCs w:val="22"/>
              </w:rPr>
            </w:pPr>
            <w:ins w:author="Akshay Raveendran" w:date="2025-07-20T23:34:00Z" w16du:dateUtc="2025-07-20T19:34:00Z" w:id="2887">
              <w:r w:rsidRPr="00302F0C">
                <w:rPr>
                  <w:rFonts w:ascii="Arial" w:hAnsi="Arial" w:cs="Arial"/>
                  <w:color w:val="000000"/>
                  <w:sz w:val="22"/>
                  <w:szCs w:val="22"/>
                </w:rPr>
                <w:t xml:space="preserve">Type of Request: [New / Renewal / Endorsement]  </w:t>
              </w:r>
            </w:ins>
          </w:p>
          <w:p w:rsidRPr="00302F0C" w:rsidR="00E55D2C" w:rsidP="00E55D2C" w:rsidRDefault="00E55D2C" w14:paraId="03DE0FA5" w14:textId="7B8BD364">
            <w:pPr>
              <w:spacing w:after="0" w:line="240" w:lineRule="auto"/>
              <w:rPr>
                <w:ins w:author="Akshay Raveendran" w:date="2025-07-20T23:34:00Z" w16du:dateUtc="2025-07-20T19:34:00Z" w:id="2888"/>
                <w:rFonts w:ascii="Arial" w:hAnsi="Arial" w:cs="Arial"/>
                <w:color w:val="000000"/>
                <w:sz w:val="22"/>
                <w:szCs w:val="22"/>
              </w:rPr>
            </w:pPr>
            <w:ins w:author="Akshay Raveendran" w:date="2025-07-20T23:34:00Z" w16du:dateUtc="2025-07-20T19:34:00Z" w:id="2889">
              <w:r w:rsidRPr="00302F0C">
                <w:rPr>
                  <w:rFonts w:ascii="Arial" w:hAnsi="Arial" w:cs="Arial"/>
                  <w:color w:val="000000"/>
                  <w:sz w:val="22"/>
                  <w:szCs w:val="22"/>
                </w:rPr>
                <w:t>Insurance Period: [Start Date] to [End Date]</w:t>
              </w:r>
            </w:ins>
            <w:ins w:author="Akshay Raveendran" w:date="2025-07-20T23:44:00Z" w16du:dateUtc="2025-07-20T19:44:00Z" w:id="2890">
              <w:r w:rsidRPr="00302F0C" w:rsidR="00CA51DF">
                <w:rPr>
                  <w:rFonts w:ascii="Arial" w:hAnsi="Arial" w:cs="Arial"/>
                  <w:color w:val="000000"/>
                  <w:sz w:val="22"/>
                  <w:szCs w:val="22"/>
                </w:rPr>
                <w:t xml:space="preserve"> from [Insurance Period]</w:t>
              </w:r>
            </w:ins>
            <w:ins w:author="Akshay Raveendran" w:date="2025-07-20T23:34:00Z" w16du:dateUtc="2025-07-20T19:34:00Z" w:id="2891">
              <w:r w:rsidRPr="00302F0C">
                <w:rPr>
                  <w:rFonts w:ascii="Arial" w:hAnsi="Arial" w:cs="Arial"/>
                  <w:color w:val="000000"/>
                  <w:sz w:val="22"/>
                  <w:szCs w:val="22"/>
                </w:rPr>
                <w:t xml:space="preserve">  </w:t>
              </w:r>
            </w:ins>
          </w:p>
          <w:p w:rsidRPr="00302F0C" w:rsidR="00E55D2C" w:rsidP="00E55D2C" w:rsidRDefault="00E55D2C" w14:paraId="790ADF11" w14:textId="7F6F7405">
            <w:pPr>
              <w:spacing w:after="0" w:line="240" w:lineRule="auto"/>
              <w:rPr>
                <w:ins w:author="Akshay Raveendran" w:date="2025-07-20T23:34:00Z" w16du:dateUtc="2025-07-20T19:34:00Z" w:id="2892"/>
                <w:rFonts w:ascii="Arial" w:hAnsi="Arial" w:cs="Arial"/>
                <w:color w:val="000000"/>
                <w:sz w:val="22"/>
                <w:szCs w:val="22"/>
              </w:rPr>
            </w:pPr>
            <w:ins w:author="Akshay Raveendran" w:date="2025-07-20T23:34:00Z" w16du:dateUtc="2025-07-20T19:34:00Z" w:id="2893">
              <w:r w:rsidRPr="00302F0C">
                <w:rPr>
                  <w:rFonts w:ascii="Arial" w:hAnsi="Arial" w:cs="Arial"/>
                  <w:color w:val="000000"/>
                  <w:sz w:val="22"/>
                  <w:szCs w:val="22"/>
                </w:rPr>
                <w:t>Sum Insured / Project Value: [</w:t>
              </w:r>
            </w:ins>
            <w:ins w:author="Akshay Raveendran" w:date="2025-07-20T23:46:00Z" w16du:dateUtc="2025-07-20T19:46:00Z" w:id="2894">
              <w:r w:rsidRPr="00302F0C" w:rsidR="009E0C70">
                <w:rPr>
                  <w:rFonts w:ascii="Arial" w:hAnsi="Arial" w:eastAsia="Times New Roman" w:cs="Arial"/>
                  <w:color w:val="000000"/>
                  <w:sz w:val="22"/>
                  <w:szCs w:val="22"/>
                  <w:lang w:eastAsia="en-GB"/>
                </w:rPr>
                <w:t>Sum Insured / Project Value</w:t>
              </w:r>
            </w:ins>
            <w:ins w:author="Akshay Raveendran" w:date="2025-07-20T23:34:00Z" w16du:dateUtc="2025-07-20T19:34:00Z" w:id="2895">
              <w:r w:rsidRPr="00302F0C">
                <w:rPr>
                  <w:rFonts w:ascii="Arial" w:hAnsi="Arial" w:cs="Arial"/>
                  <w:color w:val="000000"/>
                  <w:sz w:val="22"/>
                  <w:szCs w:val="22"/>
                </w:rPr>
                <w:t xml:space="preserve">]  </w:t>
              </w:r>
            </w:ins>
          </w:p>
          <w:p w:rsidRPr="00302F0C" w:rsidR="00E55D2C" w:rsidP="00E55D2C" w:rsidRDefault="00E55D2C" w14:paraId="311C7CDF" w14:textId="77777777">
            <w:pPr>
              <w:spacing w:after="0" w:line="240" w:lineRule="auto"/>
              <w:rPr>
                <w:ins w:author="Akshay Raveendran" w:date="2025-07-20T23:34:00Z" w16du:dateUtc="2025-07-20T19:34:00Z" w:id="2896"/>
                <w:rFonts w:ascii="Arial" w:hAnsi="Arial" w:cs="Arial"/>
                <w:color w:val="000000"/>
                <w:sz w:val="22"/>
                <w:szCs w:val="22"/>
              </w:rPr>
            </w:pPr>
          </w:p>
          <w:p w:rsidRPr="00302F0C" w:rsidR="00E55D2C" w:rsidP="00E55D2C" w:rsidRDefault="00E55D2C" w14:paraId="2CEF4DDB" w14:textId="77777777">
            <w:pPr>
              <w:spacing w:after="0" w:line="240" w:lineRule="auto"/>
              <w:rPr>
                <w:ins w:author="Akshay Raveendran" w:date="2025-07-20T23:34:00Z" w16du:dateUtc="2025-07-20T19:34:00Z" w:id="2897"/>
                <w:rFonts w:ascii="Arial" w:hAnsi="Arial" w:cs="Arial"/>
                <w:color w:val="000000"/>
                <w:sz w:val="22"/>
                <w:szCs w:val="22"/>
              </w:rPr>
            </w:pPr>
            <w:ins w:author="Akshay Raveendran" w:date="2025-07-20T23:34:00Z" w16du:dateUtc="2025-07-20T19:34:00Z" w:id="2898">
              <w:r w:rsidRPr="00302F0C">
                <w:rPr>
                  <w:rFonts w:ascii="Arial" w:hAnsi="Arial" w:cs="Arial"/>
                  <w:color w:val="000000"/>
                  <w:sz w:val="22"/>
                  <w:szCs w:val="22"/>
                </w:rPr>
                <w:t xml:space="preserve">Brief Description:  </w:t>
              </w:r>
            </w:ins>
          </w:p>
          <w:p w:rsidRPr="00302F0C" w:rsidR="00E55D2C" w:rsidP="00E55D2C" w:rsidRDefault="00E55D2C" w14:paraId="738A920A" w14:textId="6EB1D749">
            <w:pPr>
              <w:spacing w:after="0" w:line="240" w:lineRule="auto"/>
              <w:rPr>
                <w:ins w:author="Akshay Raveendran" w:date="2025-07-20T23:34:00Z" w16du:dateUtc="2025-07-20T19:34:00Z" w:id="2899"/>
                <w:rFonts w:ascii="Arial" w:hAnsi="Arial" w:cs="Arial"/>
                <w:color w:val="000000"/>
                <w:sz w:val="22"/>
                <w:szCs w:val="22"/>
              </w:rPr>
            </w:pPr>
            <w:ins w:author="Akshay Raveendran" w:date="2025-07-20T23:34:00Z" w16du:dateUtc="2025-07-20T19:34:00Z" w:id="2900">
              <w:r w:rsidRPr="00302F0C">
                <w:rPr>
                  <w:rFonts w:ascii="Arial" w:hAnsi="Arial" w:cs="Arial"/>
                  <w:color w:val="000000"/>
                  <w:sz w:val="22"/>
                  <w:szCs w:val="22"/>
                </w:rPr>
                <w:t>[</w:t>
              </w:r>
            </w:ins>
            <w:ins w:author="Akshay Raveendran" w:date="2025-07-20T23:46:00Z" w16du:dateUtc="2025-07-20T19:46:00Z" w:id="2901">
              <w:r w:rsidRPr="00302F0C" w:rsidR="009E0C70">
                <w:rPr>
                  <w:rFonts w:ascii="Arial" w:hAnsi="Arial" w:eastAsia="Times New Roman" w:cs="Arial"/>
                  <w:color w:val="000000"/>
                  <w:sz w:val="22"/>
                  <w:szCs w:val="22"/>
                  <w:lang w:eastAsia="en-GB"/>
                </w:rPr>
                <w:t>Brief Description of request</w:t>
              </w:r>
            </w:ins>
            <w:ins w:author="Akshay Raveendran" w:date="2025-07-20T23:34:00Z" w16du:dateUtc="2025-07-20T19:34:00Z" w:id="2902">
              <w:r w:rsidRPr="00302F0C">
                <w:rPr>
                  <w:rFonts w:ascii="Arial" w:hAnsi="Arial" w:cs="Arial"/>
                  <w:color w:val="000000"/>
                  <w:sz w:val="22"/>
                  <w:szCs w:val="22"/>
                </w:rPr>
                <w:t xml:space="preserve">]  </w:t>
              </w:r>
            </w:ins>
          </w:p>
          <w:p w:rsidRPr="00302F0C" w:rsidR="00E55D2C" w:rsidP="00E55D2C" w:rsidRDefault="00E55D2C" w14:paraId="26116E6A" w14:textId="77777777">
            <w:pPr>
              <w:spacing w:after="0" w:line="240" w:lineRule="auto"/>
              <w:rPr>
                <w:ins w:author="Akshay Raveendran" w:date="2025-07-20T23:34:00Z" w16du:dateUtc="2025-07-20T19:34:00Z" w:id="2903"/>
                <w:rFonts w:ascii="Arial" w:hAnsi="Arial" w:cs="Arial"/>
                <w:color w:val="000000"/>
                <w:sz w:val="22"/>
                <w:szCs w:val="22"/>
              </w:rPr>
            </w:pPr>
          </w:p>
          <w:p w:rsidRPr="00302F0C" w:rsidR="00E55D2C" w:rsidP="00E55D2C" w:rsidRDefault="00E55D2C" w14:paraId="05C597D3" w14:textId="77777777">
            <w:pPr>
              <w:spacing w:after="0" w:line="240" w:lineRule="auto"/>
              <w:rPr>
                <w:ins w:author="Akshay Raveendran" w:date="2025-07-20T23:34:00Z" w16du:dateUtc="2025-07-20T19:34:00Z" w:id="2904"/>
                <w:rFonts w:ascii="Arial" w:hAnsi="Arial" w:cs="Arial"/>
                <w:color w:val="000000"/>
                <w:sz w:val="22"/>
                <w:szCs w:val="22"/>
              </w:rPr>
            </w:pPr>
            <w:ins w:author="Akshay Raveendran" w:date="2025-07-20T23:34:00Z" w16du:dateUtc="2025-07-20T19:34:00Z" w:id="2905">
              <w:r w:rsidRPr="00302F0C">
                <w:rPr>
                  <w:rFonts w:ascii="Arial" w:hAnsi="Arial" w:cs="Arial"/>
                  <w:color w:val="000000"/>
                  <w:sz w:val="22"/>
                  <w:szCs w:val="22"/>
                </w:rPr>
                <w:t xml:space="preserve">Attached are the supporting documents including scope of work, contractual terms, timelines, and questionnaires.  </w:t>
              </w:r>
            </w:ins>
          </w:p>
          <w:p w:rsidRPr="00302F0C" w:rsidR="00E55D2C" w:rsidP="00E55D2C" w:rsidRDefault="00E55D2C" w14:paraId="085E3FCA" w14:textId="68146F2C">
            <w:pPr>
              <w:spacing w:after="0" w:line="240" w:lineRule="auto"/>
              <w:rPr>
                <w:ins w:author="Akshay Raveendran" w:date="2025-07-20T23:34:00Z" w16du:dateUtc="2025-07-20T19:34:00Z" w:id="2906"/>
                <w:rFonts w:ascii="Arial" w:hAnsi="Arial" w:cs="Arial"/>
                <w:color w:val="000000"/>
                <w:sz w:val="22"/>
                <w:szCs w:val="22"/>
              </w:rPr>
            </w:pPr>
            <w:ins w:author="Akshay Raveendran" w:date="2025-07-20T23:34:00Z" w16du:dateUtc="2025-07-20T19:34:00Z" w:id="2907">
              <w:r w:rsidRPr="00302F0C">
                <w:rPr>
                  <w:rFonts w:ascii="Arial" w:hAnsi="Arial" w:cs="Arial"/>
                  <w:color w:val="000000"/>
                  <w:sz w:val="22"/>
                  <w:szCs w:val="22"/>
                </w:rPr>
                <w:t>We would appreciate receiving your quote by [</w:t>
              </w:r>
            </w:ins>
            <w:ins w:author="Akshay Raveendran" w:date="2025-07-20T23:40:00Z" w16du:dateUtc="2025-07-20T19:40:00Z" w:id="2908">
              <w:r w:rsidRPr="00302F0C" w:rsidR="00324FD3">
                <w:rPr>
                  <w:rFonts w:ascii="Arial" w:hAnsi="Arial" w:cs="Arial"/>
                  <w:color w:val="000000"/>
                  <w:sz w:val="22"/>
                  <w:szCs w:val="22"/>
                </w:rPr>
                <w:t>Preferred Quotation Due Date</w:t>
              </w:r>
            </w:ins>
            <w:ins w:author="Akshay Raveendran" w:date="2025-07-20T23:34:00Z" w16du:dateUtc="2025-07-20T19:34:00Z" w:id="2909">
              <w:r w:rsidRPr="00302F0C">
                <w:rPr>
                  <w:rFonts w:ascii="Arial" w:hAnsi="Arial" w:cs="Arial"/>
                  <w:color w:val="000000"/>
                  <w:sz w:val="22"/>
                  <w:szCs w:val="22"/>
                </w:rPr>
                <w:t>].</w:t>
              </w:r>
            </w:ins>
          </w:p>
          <w:p w:rsidRPr="00302F0C" w:rsidR="00E55D2C" w:rsidP="00E55D2C" w:rsidRDefault="00E55D2C" w14:paraId="22C1DC76" w14:textId="77777777">
            <w:pPr>
              <w:spacing w:after="0" w:line="240" w:lineRule="auto"/>
              <w:rPr>
                <w:ins w:author="Akshay Raveendran" w:date="2025-07-20T23:34:00Z" w16du:dateUtc="2025-07-20T19:34:00Z" w:id="2910"/>
                <w:rFonts w:ascii="Arial" w:hAnsi="Arial" w:cs="Arial"/>
                <w:color w:val="000000"/>
                <w:sz w:val="22"/>
                <w:szCs w:val="22"/>
              </w:rPr>
            </w:pPr>
          </w:p>
          <w:p w:rsidRPr="00302F0C" w:rsidR="00E55D2C" w:rsidP="00E55D2C" w:rsidRDefault="00E55D2C" w14:paraId="02335790" w14:textId="77777777">
            <w:pPr>
              <w:spacing w:after="0" w:line="240" w:lineRule="auto"/>
              <w:rPr>
                <w:ins w:author="Akshay Raveendran" w:date="2025-07-20T23:34:00Z" w16du:dateUtc="2025-07-20T19:34:00Z" w:id="2911"/>
                <w:rFonts w:ascii="Arial" w:hAnsi="Arial" w:cs="Arial"/>
                <w:color w:val="000000"/>
                <w:sz w:val="22"/>
                <w:szCs w:val="22"/>
              </w:rPr>
            </w:pPr>
            <w:ins w:author="Akshay Raveendran" w:date="2025-07-20T23:34:00Z" w16du:dateUtc="2025-07-20T19:34:00Z" w:id="2912">
              <w:r w:rsidRPr="00302F0C">
                <w:rPr>
                  <w:rFonts w:ascii="Arial" w:hAnsi="Arial" w:cs="Arial"/>
                  <w:color w:val="000000"/>
                  <w:sz w:val="22"/>
                  <w:szCs w:val="22"/>
                </w:rPr>
                <w:t xml:space="preserve">Best regards,  </w:t>
              </w:r>
            </w:ins>
          </w:p>
          <w:p w:rsidRPr="00302F0C" w:rsidR="00E55D2C" w:rsidP="00E55D2C" w:rsidRDefault="00E55D2C" w14:paraId="06B2E7BD" w14:textId="77777777">
            <w:pPr>
              <w:spacing w:after="0" w:line="240" w:lineRule="auto"/>
              <w:rPr>
                <w:ins w:author="Akshay Raveendran" w:date="2025-07-20T23:34:00Z" w16du:dateUtc="2025-07-20T19:34:00Z" w:id="2913"/>
                <w:rFonts w:ascii="Arial" w:hAnsi="Arial" w:cs="Arial"/>
                <w:color w:val="000000"/>
                <w:sz w:val="22"/>
                <w:szCs w:val="22"/>
              </w:rPr>
            </w:pPr>
            <w:ins w:author="Akshay Raveendran" w:date="2025-07-20T23:34:00Z" w16du:dateUtc="2025-07-20T19:34:00Z" w:id="2914">
              <w:r w:rsidRPr="00302F0C">
                <w:rPr>
                  <w:rFonts w:ascii="Arial" w:hAnsi="Arial" w:cs="Arial"/>
                  <w:color w:val="000000"/>
                  <w:sz w:val="22"/>
                  <w:szCs w:val="22"/>
                </w:rPr>
                <w:t xml:space="preserve">[PSSC Team Contact]  </w:t>
              </w:r>
            </w:ins>
          </w:p>
          <w:p w:rsidRPr="00302F0C" w:rsidR="00CE2A33" w:rsidP="00E55D2C" w:rsidRDefault="00E55D2C" w14:paraId="33961708" w14:textId="1870E886">
            <w:pPr>
              <w:spacing w:after="0" w:line="240" w:lineRule="auto"/>
              <w:rPr>
                <w:ins w:author="Akshay Raveendran" w:date="2025-07-20T23:28:00Z" w16du:dateUtc="2025-07-20T19:28:00Z" w:id="2915"/>
                <w:rFonts w:ascii="Arial" w:hAnsi="Arial" w:cs="Arial"/>
              </w:rPr>
            </w:pPr>
            <w:ins w:author="Akshay Raveendran" w:date="2025-07-20T23:34:00Z" w16du:dateUtc="2025-07-20T19:34:00Z" w:id="2916">
              <w:r w:rsidRPr="00302F0C">
                <w:rPr>
                  <w:rFonts w:ascii="Arial" w:hAnsi="Arial" w:cs="Arial"/>
                  <w:color w:val="000000"/>
                  <w:sz w:val="22"/>
                  <w:szCs w:val="22"/>
                </w:rPr>
                <w:t>[PSSC Email ID]</w:t>
              </w:r>
            </w:ins>
          </w:p>
        </w:tc>
        <w:tc>
          <w:tcPr>
            <w:tcW w:w="3780" w:type="dxa"/>
            <w:tcBorders>
              <w:top w:val="single" w:color="auto" w:sz="4" w:space="0"/>
              <w:left w:val="nil"/>
              <w:bottom w:val="single" w:color="auto" w:sz="4" w:space="0"/>
              <w:right w:val="single" w:color="auto" w:sz="4" w:space="0"/>
            </w:tcBorders>
            <w:vAlign w:val="center"/>
          </w:tcPr>
          <w:p w:rsidRPr="00302F0C" w:rsidR="00F47DBA" w:rsidRDefault="00131491" w14:paraId="714F49CD" w14:textId="193749D1">
            <w:pPr>
              <w:spacing w:after="0" w:line="240" w:lineRule="auto"/>
              <w:rPr>
                <w:rFonts w:ascii="Arial" w:hAnsi="Arial" w:cs="Arial"/>
                <w:color w:val="000000"/>
                <w:sz w:val="22"/>
                <w:szCs w:val="22"/>
              </w:rPr>
            </w:pPr>
            <w:r w:rsidRPr="00302F0C">
              <w:rPr>
                <w:rFonts w:ascii="Arial" w:hAnsi="Arial" w:cs="Arial"/>
                <w:color w:val="000000"/>
                <w:sz w:val="22"/>
                <w:szCs w:val="22"/>
              </w:rPr>
              <w:t xml:space="preserve">Option to update </w:t>
            </w:r>
            <w:r w:rsidRPr="00302F0C" w:rsidR="00F47DBA">
              <w:rPr>
                <w:rFonts w:ascii="Arial" w:hAnsi="Arial" w:cs="Arial"/>
                <w:color w:val="000000"/>
                <w:sz w:val="22"/>
                <w:szCs w:val="22"/>
              </w:rPr>
              <w:t xml:space="preserve">and save </w:t>
            </w:r>
            <w:r w:rsidRPr="00302F0C">
              <w:rPr>
                <w:rFonts w:ascii="Arial" w:hAnsi="Arial" w:cs="Arial"/>
                <w:color w:val="000000"/>
                <w:sz w:val="22"/>
                <w:szCs w:val="22"/>
              </w:rPr>
              <w:t xml:space="preserve">template and to select different fields </w:t>
            </w:r>
            <w:r w:rsidRPr="00302F0C" w:rsidR="00F47DBA">
              <w:rPr>
                <w:rFonts w:ascii="Arial" w:hAnsi="Arial" w:cs="Arial"/>
                <w:color w:val="000000"/>
                <w:sz w:val="22"/>
                <w:szCs w:val="22"/>
              </w:rPr>
              <w:t>within the mail or subject body to be possible</w:t>
            </w:r>
          </w:p>
          <w:p w:rsidRPr="00302F0C" w:rsidR="00F47DBA" w:rsidRDefault="00F47DBA" w14:paraId="6D4495C3" w14:textId="77777777">
            <w:pPr>
              <w:spacing w:after="0" w:line="240" w:lineRule="auto"/>
              <w:rPr>
                <w:rFonts w:ascii="Arial" w:hAnsi="Arial" w:cs="Arial"/>
                <w:color w:val="000000"/>
                <w:sz w:val="22"/>
                <w:szCs w:val="22"/>
              </w:rPr>
            </w:pPr>
          </w:p>
          <w:p w:rsidRPr="00302F0C" w:rsidR="00CE2A33" w:rsidRDefault="00CE2A33" w14:paraId="7A5E0468" w14:textId="09CF3583">
            <w:pPr>
              <w:spacing w:after="0" w:line="240" w:lineRule="auto"/>
              <w:rPr>
                <w:ins w:author="Akshay Raveendran" w:date="2025-07-20T23:28:00Z" w16du:dateUtc="2025-07-20T19:28:00Z" w:id="2917"/>
                <w:rFonts w:ascii="Arial" w:hAnsi="Arial" w:cs="Arial"/>
                <w:color w:val="000000"/>
                <w:sz w:val="22"/>
                <w:szCs w:val="22"/>
              </w:rPr>
            </w:pPr>
            <w:ins w:author="Akshay Raveendran" w:date="2025-07-20T23:28:00Z" w16du:dateUtc="2025-07-20T19:28:00Z" w:id="2918">
              <w:r w:rsidRPr="00302F0C">
                <w:rPr>
                  <w:rFonts w:ascii="Arial" w:hAnsi="Arial" w:cs="Arial"/>
                  <w:color w:val="000000"/>
                  <w:sz w:val="22"/>
                  <w:szCs w:val="22"/>
                </w:rPr>
                <w:t>Option to edit mail body to be possible</w:t>
              </w:r>
            </w:ins>
          </w:p>
          <w:p w:rsidRPr="00302F0C" w:rsidR="00CE2A33" w:rsidRDefault="00CE2A33" w14:paraId="03DBF6F5" w14:textId="77777777">
            <w:pPr>
              <w:spacing w:after="0" w:line="240" w:lineRule="auto"/>
              <w:rPr>
                <w:ins w:author="Akshay Raveendran" w:date="2025-07-20T23:28:00Z" w16du:dateUtc="2025-07-20T19:28:00Z" w:id="2919"/>
                <w:rFonts w:ascii="Arial" w:hAnsi="Arial" w:cs="Arial"/>
                <w:color w:val="000000"/>
                <w:sz w:val="22"/>
                <w:szCs w:val="22"/>
              </w:rPr>
            </w:pPr>
          </w:p>
          <w:p w:rsidRPr="00302F0C" w:rsidR="00CE2A33" w:rsidRDefault="00CE2A33" w14:paraId="46213F60" w14:textId="77777777">
            <w:pPr>
              <w:spacing w:after="0" w:line="240" w:lineRule="auto"/>
              <w:rPr>
                <w:ins w:author="Akshay Raveendran" w:date="2025-07-20T23:28:00Z" w16du:dateUtc="2025-07-20T19:28:00Z" w:id="2920"/>
                <w:rFonts w:ascii="Arial" w:hAnsi="Arial" w:cs="Arial"/>
                <w:color w:val="000000"/>
                <w:sz w:val="22"/>
                <w:szCs w:val="22"/>
              </w:rPr>
            </w:pPr>
          </w:p>
          <w:p w:rsidRPr="00302F0C" w:rsidR="00CE2A33" w:rsidRDefault="00CE2A33" w14:paraId="048923EA" w14:textId="77777777">
            <w:pPr>
              <w:spacing w:after="0" w:line="240" w:lineRule="auto"/>
              <w:rPr>
                <w:ins w:author="Akshay Raveendran" w:date="2025-07-20T23:28:00Z" w16du:dateUtc="2025-07-20T19:28:00Z" w:id="2921"/>
                <w:rFonts w:ascii="Arial" w:hAnsi="Arial" w:cs="Arial"/>
                <w:color w:val="000000"/>
                <w:sz w:val="22"/>
                <w:szCs w:val="22"/>
              </w:rPr>
            </w:pPr>
          </w:p>
          <w:p w:rsidRPr="00302F0C" w:rsidR="00CE2A33" w:rsidRDefault="00CE2A33" w14:paraId="1C3379EA" w14:textId="77777777">
            <w:pPr>
              <w:spacing w:after="0" w:line="240" w:lineRule="auto"/>
              <w:rPr>
                <w:ins w:author="Akshay Raveendran" w:date="2025-07-20T23:28:00Z" w16du:dateUtc="2025-07-20T19:28:00Z" w:id="2922"/>
                <w:rFonts w:ascii="Arial" w:hAnsi="Arial" w:cs="Arial"/>
                <w:color w:val="000000"/>
                <w:sz w:val="22"/>
                <w:szCs w:val="22"/>
              </w:rPr>
            </w:pPr>
          </w:p>
          <w:p w:rsidRPr="00302F0C" w:rsidR="00CE2A33" w:rsidRDefault="00CE2A33" w14:paraId="7DD8B86E" w14:textId="77777777">
            <w:pPr>
              <w:spacing w:after="0" w:line="240" w:lineRule="auto"/>
              <w:rPr>
                <w:ins w:author="Akshay Raveendran" w:date="2025-07-20T23:28:00Z" w16du:dateUtc="2025-07-20T19:28:00Z" w:id="2923"/>
                <w:rFonts w:ascii="Arial" w:hAnsi="Arial" w:cs="Arial"/>
                <w:color w:val="000000"/>
                <w:sz w:val="22"/>
                <w:szCs w:val="22"/>
              </w:rPr>
            </w:pPr>
          </w:p>
          <w:p w:rsidRPr="00302F0C" w:rsidR="00CE2A33" w:rsidRDefault="00CE2A33" w14:paraId="7E285D87" w14:textId="77777777">
            <w:pPr>
              <w:spacing w:after="0" w:line="240" w:lineRule="auto"/>
              <w:rPr>
                <w:ins w:author="Akshay Raveendran" w:date="2025-07-20T23:28:00Z" w16du:dateUtc="2025-07-20T19:28:00Z" w:id="2924"/>
                <w:rFonts w:ascii="Arial" w:hAnsi="Arial" w:cs="Arial"/>
                <w:color w:val="000000"/>
                <w:sz w:val="22"/>
                <w:szCs w:val="22"/>
              </w:rPr>
            </w:pPr>
          </w:p>
          <w:p w:rsidRPr="00302F0C" w:rsidR="00CE2A33" w:rsidRDefault="00CE2A33" w14:paraId="6D98F0C3" w14:textId="77777777">
            <w:pPr>
              <w:spacing w:after="0" w:line="240" w:lineRule="auto"/>
              <w:rPr>
                <w:ins w:author="Akshay Raveendran" w:date="2025-07-20T23:28:00Z" w16du:dateUtc="2025-07-20T19:28:00Z" w:id="2925"/>
                <w:rFonts w:ascii="Arial" w:hAnsi="Arial" w:cs="Arial"/>
                <w:color w:val="000000"/>
                <w:sz w:val="22"/>
                <w:szCs w:val="22"/>
              </w:rPr>
            </w:pPr>
          </w:p>
          <w:p w:rsidRPr="00302F0C" w:rsidR="00CE2A33" w:rsidRDefault="00CE2A33" w14:paraId="1F595843" w14:textId="77777777">
            <w:pPr>
              <w:spacing w:after="0" w:line="240" w:lineRule="auto"/>
              <w:rPr>
                <w:ins w:author="Akshay Raveendran" w:date="2025-07-20T23:28:00Z" w16du:dateUtc="2025-07-20T19:28:00Z" w:id="2926"/>
                <w:rFonts w:ascii="Arial" w:hAnsi="Arial" w:cs="Arial"/>
                <w:color w:val="000000"/>
                <w:sz w:val="22"/>
                <w:szCs w:val="22"/>
              </w:rPr>
            </w:pPr>
          </w:p>
          <w:p w:rsidRPr="00302F0C" w:rsidR="00CE2A33" w:rsidRDefault="00CE2A33" w14:paraId="419BB9B6" w14:textId="77777777">
            <w:pPr>
              <w:spacing w:after="0" w:line="240" w:lineRule="auto"/>
              <w:rPr>
                <w:ins w:author="Akshay Raveendran" w:date="2025-07-20T23:28:00Z" w16du:dateUtc="2025-07-20T19:28:00Z" w:id="2927"/>
                <w:rFonts w:ascii="Arial" w:hAnsi="Arial" w:cs="Arial"/>
                <w:color w:val="000000"/>
                <w:sz w:val="22"/>
                <w:szCs w:val="22"/>
              </w:rPr>
            </w:pPr>
          </w:p>
          <w:p w:rsidRPr="00302F0C" w:rsidR="00CE2A33" w:rsidRDefault="00CE2A33" w14:paraId="0E305DE0" w14:textId="77777777">
            <w:pPr>
              <w:spacing w:after="0" w:line="240" w:lineRule="auto"/>
              <w:rPr>
                <w:ins w:author="Akshay Raveendran" w:date="2025-07-20T23:28:00Z" w16du:dateUtc="2025-07-20T19:28:00Z" w:id="2928"/>
                <w:rFonts w:ascii="Arial" w:hAnsi="Arial" w:cs="Arial"/>
                <w:color w:val="000000"/>
                <w:sz w:val="22"/>
                <w:szCs w:val="22"/>
              </w:rPr>
            </w:pPr>
          </w:p>
          <w:p w:rsidRPr="00302F0C" w:rsidR="00CE2A33" w:rsidRDefault="00CE2A33" w14:paraId="708E1D49" w14:textId="77777777">
            <w:pPr>
              <w:spacing w:after="0" w:line="240" w:lineRule="auto"/>
              <w:rPr>
                <w:ins w:author="Akshay Raveendran" w:date="2025-07-20T23:28:00Z" w16du:dateUtc="2025-07-20T19:28:00Z" w:id="2929"/>
                <w:rFonts w:ascii="Arial" w:hAnsi="Arial" w:cs="Arial"/>
                <w:color w:val="000000"/>
                <w:sz w:val="22"/>
                <w:szCs w:val="22"/>
              </w:rPr>
            </w:pPr>
          </w:p>
          <w:p w:rsidRPr="00302F0C" w:rsidR="00CE2A33" w:rsidRDefault="00CE2A33" w14:paraId="17065B3B" w14:textId="77777777">
            <w:pPr>
              <w:spacing w:after="0" w:line="240" w:lineRule="auto"/>
              <w:rPr>
                <w:ins w:author="Akshay Raveendran" w:date="2025-07-20T23:28:00Z" w16du:dateUtc="2025-07-20T19:28:00Z" w:id="2930"/>
                <w:rFonts w:ascii="Arial" w:hAnsi="Arial" w:cs="Arial"/>
                <w:color w:val="000000"/>
                <w:sz w:val="22"/>
                <w:szCs w:val="22"/>
              </w:rPr>
            </w:pPr>
          </w:p>
        </w:tc>
      </w:tr>
      <w:tr w:rsidRPr="00302F0C" w:rsidR="00CE2A33" w14:paraId="78CE8683" w14:textId="77777777">
        <w:trPr>
          <w:trHeight w:val="290"/>
          <w:ins w:author="Akshay Raveendran" w:date="2025-07-20T23:28:00Z" w:id="2931"/>
        </w:trPr>
        <w:tc>
          <w:tcPr>
            <w:tcW w:w="1960" w:type="dxa"/>
            <w:tcBorders>
              <w:top w:val="single" w:color="auto" w:sz="4" w:space="0"/>
              <w:left w:val="single" w:color="auto" w:sz="4" w:space="0"/>
              <w:bottom w:val="single" w:color="auto" w:sz="4" w:space="0"/>
              <w:right w:val="single" w:color="auto" w:sz="4" w:space="0"/>
            </w:tcBorders>
            <w:vAlign w:val="center"/>
          </w:tcPr>
          <w:p w:rsidRPr="00302F0C" w:rsidR="00CE2A33" w:rsidRDefault="00CE2A33" w14:paraId="297ABC73" w14:textId="77777777">
            <w:pPr>
              <w:spacing w:after="0" w:line="240" w:lineRule="auto"/>
              <w:rPr>
                <w:ins w:author="Akshay Raveendran" w:date="2025-07-20T23:28:00Z" w16du:dateUtc="2025-07-20T19:28:00Z" w:id="2932"/>
                <w:rFonts w:ascii="Arial" w:hAnsi="Arial" w:cs="Arial"/>
                <w:b/>
              </w:rPr>
            </w:pPr>
            <w:ins w:author="Akshay Raveendran" w:date="2025-07-20T23:28:00Z" w16du:dateUtc="2025-07-20T19:28:00Z" w:id="2933">
              <w:r w:rsidRPr="00302F0C">
                <w:rPr>
                  <w:rFonts w:ascii="Arial" w:hAnsi="Arial" w:cs="Arial"/>
                  <w:color w:val="000000"/>
                  <w:sz w:val="22"/>
                  <w:szCs w:val="22"/>
                </w:rPr>
                <w:t>Attachments (Auto-attached to email)</w:t>
              </w:r>
            </w:ins>
          </w:p>
        </w:tc>
        <w:tc>
          <w:tcPr>
            <w:tcW w:w="3795" w:type="dxa"/>
            <w:tcBorders>
              <w:top w:val="single" w:color="auto" w:sz="4" w:space="0"/>
              <w:left w:val="nil"/>
              <w:bottom w:val="single" w:color="auto" w:sz="4" w:space="0"/>
              <w:right w:val="single" w:color="auto" w:sz="4" w:space="0"/>
            </w:tcBorders>
            <w:vAlign w:val="center"/>
          </w:tcPr>
          <w:p w:rsidRPr="00302F0C" w:rsidR="00CE2A33" w:rsidRDefault="00CE2A33" w14:paraId="649C54E0" w14:textId="64EFEC4C">
            <w:pPr>
              <w:spacing w:after="0" w:line="240" w:lineRule="auto"/>
              <w:rPr>
                <w:ins w:author="Akshay Raveendran" w:date="2025-07-20T23:28:00Z" w16du:dateUtc="2025-07-20T19:28:00Z" w:id="2934"/>
                <w:rFonts w:ascii="Arial" w:hAnsi="Arial" w:cs="Arial"/>
              </w:rPr>
            </w:pPr>
            <w:ins w:author="Akshay Raveendran" w:date="2025-07-20T23:28:00Z" w16du:dateUtc="2025-07-20T19:28:00Z" w:id="2935">
              <w:r w:rsidRPr="00302F0C">
                <w:rPr>
                  <w:rFonts w:ascii="Arial" w:hAnsi="Arial" w:cs="Arial"/>
                  <w:color w:val="000000"/>
                  <w:sz w:val="22"/>
                  <w:szCs w:val="22"/>
                </w:rPr>
                <w:t xml:space="preserve">Dropdown of </w:t>
              </w:r>
            </w:ins>
            <w:ins w:author="Akshay Raveendran" w:date="2025-07-20T23:36:00Z" w16du:dateUtc="2025-07-20T19:36:00Z" w:id="2936">
              <w:r w:rsidRPr="00302F0C" w:rsidR="00651190">
                <w:rPr>
                  <w:rFonts w:ascii="Arial" w:hAnsi="Arial" w:cs="Arial"/>
                  <w:color w:val="000000"/>
                  <w:sz w:val="22"/>
                  <w:szCs w:val="22"/>
                </w:rPr>
                <w:t>at</w:t>
              </w:r>
            </w:ins>
            <w:ins w:author="Akshay Raveendran" w:date="2025-07-20T23:37:00Z" w16du:dateUtc="2025-07-20T19:37:00Z" w:id="2937">
              <w:r w:rsidRPr="00302F0C" w:rsidR="00651190">
                <w:rPr>
                  <w:rFonts w:ascii="Arial" w:hAnsi="Arial" w:cs="Arial"/>
                  <w:color w:val="000000"/>
                  <w:sz w:val="22"/>
                  <w:szCs w:val="22"/>
                </w:rPr>
                <w:t>tached documents in insurance request form</w:t>
              </w:r>
              <w:r w:rsidRPr="00302F0C" w:rsidR="00D00351">
                <w:rPr>
                  <w:rFonts w:ascii="Arial" w:hAnsi="Arial" w:cs="Arial"/>
                  <w:color w:val="000000"/>
                  <w:sz w:val="22"/>
                  <w:szCs w:val="22"/>
                </w:rPr>
                <w:t xml:space="preserve"> to select and</w:t>
              </w:r>
            </w:ins>
            <w:ins w:author="Akshay Raveendran" w:date="2025-07-20T23:28:00Z" w16du:dateUtc="2025-07-20T19:28:00Z" w:id="2938">
              <w:r w:rsidRPr="00302F0C">
                <w:rPr>
                  <w:rFonts w:ascii="Arial" w:hAnsi="Arial" w:cs="Arial"/>
                  <w:color w:val="000000"/>
                  <w:sz w:val="22"/>
                  <w:szCs w:val="22"/>
                </w:rPr>
                <w:t xml:space="preserve"> attach </w:t>
              </w:r>
            </w:ins>
            <w:ins w:author="Akshay Raveendran" w:date="2025-07-20T23:36:00Z" w16du:dateUtc="2025-07-20T19:36:00Z" w:id="2939">
              <w:r w:rsidRPr="00302F0C" w:rsidR="00E8543E">
                <w:rPr>
                  <w:rFonts w:ascii="Arial" w:hAnsi="Arial" w:cs="Arial"/>
                  <w:color w:val="000000"/>
                  <w:sz w:val="22"/>
                  <w:szCs w:val="22"/>
                </w:rPr>
                <w:t xml:space="preserve">documents </w:t>
              </w:r>
            </w:ins>
            <w:ins w:author="Akshay Raveendran" w:date="2025-07-20T23:28:00Z" w16du:dateUtc="2025-07-20T19:28:00Z" w:id="2940">
              <w:r w:rsidRPr="00302F0C">
                <w:rPr>
                  <w:rFonts w:ascii="Arial" w:hAnsi="Arial" w:cs="Arial"/>
                  <w:color w:val="000000"/>
                  <w:sz w:val="22"/>
                  <w:szCs w:val="22"/>
                </w:rPr>
                <w:t>with</w:t>
              </w:r>
            </w:ins>
            <w:ins w:author="Akshay Raveendran" w:date="2025-07-20T23:36:00Z" w16du:dateUtc="2025-07-20T19:36:00Z" w:id="2941">
              <w:r w:rsidRPr="00302F0C" w:rsidR="00E8543E">
                <w:rPr>
                  <w:rFonts w:ascii="Arial" w:hAnsi="Arial" w:cs="Arial"/>
                  <w:color w:val="000000"/>
                  <w:sz w:val="22"/>
                  <w:szCs w:val="22"/>
                </w:rPr>
                <w:t xml:space="preserve"> option to attach additional attachments</w:t>
              </w:r>
            </w:ins>
          </w:p>
        </w:tc>
        <w:tc>
          <w:tcPr>
            <w:tcW w:w="3780" w:type="dxa"/>
            <w:tcBorders>
              <w:top w:val="single" w:color="auto" w:sz="4" w:space="0"/>
              <w:left w:val="nil"/>
              <w:bottom w:val="single" w:color="auto" w:sz="4" w:space="0"/>
              <w:right w:val="single" w:color="auto" w:sz="4" w:space="0"/>
            </w:tcBorders>
            <w:vAlign w:val="center"/>
          </w:tcPr>
          <w:p w:rsidRPr="00302F0C" w:rsidR="00CE2A33" w:rsidRDefault="00CE2A33" w14:paraId="5C71120E" w14:textId="052B3F21">
            <w:pPr>
              <w:spacing w:after="0" w:line="240" w:lineRule="auto"/>
              <w:rPr>
                <w:ins w:author="Akshay Raveendran" w:date="2025-07-20T23:28:00Z" w16du:dateUtc="2025-07-20T19:28:00Z" w:id="2942"/>
                <w:rFonts w:ascii="Arial" w:hAnsi="Arial" w:eastAsia="Times New Roman" w:cs="Arial"/>
                <w:color w:val="000000"/>
                <w:sz w:val="22"/>
                <w:szCs w:val="22"/>
                <w:lang w:eastAsia="en-GB"/>
              </w:rPr>
            </w:pPr>
            <w:ins w:author="Akshay Raveendran" w:date="2025-07-20T23:28:00Z" w16du:dateUtc="2025-07-20T19:28:00Z" w:id="2943">
              <w:r w:rsidRPr="00302F0C">
                <w:rPr>
                  <w:rFonts w:ascii="Arial" w:hAnsi="Arial" w:eastAsia="Times New Roman" w:cs="Arial"/>
                  <w:color w:val="000000"/>
                  <w:sz w:val="22"/>
                  <w:szCs w:val="22"/>
                  <w:lang w:eastAsia="en-GB"/>
                </w:rPr>
                <w:t>Option to primarily attach the</w:t>
              </w:r>
            </w:ins>
            <w:ins w:author="Akshay Raveendran" w:date="2025-07-20T23:38:00Z" w16du:dateUtc="2025-07-20T19:38:00Z" w:id="2944">
              <w:r w:rsidRPr="00302F0C" w:rsidR="00D00351">
                <w:rPr>
                  <w:rFonts w:ascii="Arial" w:hAnsi="Arial" w:eastAsia="Times New Roman" w:cs="Arial"/>
                  <w:color w:val="000000"/>
                  <w:sz w:val="22"/>
                  <w:szCs w:val="22"/>
                  <w:lang w:eastAsia="en-GB"/>
                </w:rPr>
                <w:t xml:space="preserve"> documents like</w:t>
              </w:r>
            </w:ins>
            <w:ins w:author="Akshay Raveendran" w:date="2025-07-20T23:28:00Z" w16du:dateUtc="2025-07-20T19:28:00Z" w:id="2945">
              <w:r w:rsidRPr="00302F0C">
                <w:rPr>
                  <w:rFonts w:ascii="Arial" w:hAnsi="Arial" w:eastAsia="Times New Roman" w:cs="Arial"/>
                  <w:color w:val="000000"/>
                  <w:sz w:val="22"/>
                  <w:szCs w:val="22"/>
                  <w:lang w:eastAsia="en-GB"/>
                </w:rPr>
                <w:t xml:space="preserve"> </w:t>
              </w:r>
            </w:ins>
            <w:ins w:author="Akshay Raveendran" w:date="2025-07-20T23:38:00Z" w16du:dateUtc="2025-07-20T19:38:00Z" w:id="2946">
              <w:r w:rsidRPr="00302F0C" w:rsidR="00D00351">
                <w:rPr>
                  <w:rFonts w:ascii="Arial" w:hAnsi="Arial" w:eastAsia="Times New Roman" w:cs="Arial"/>
                  <w:color w:val="000000"/>
                  <w:sz w:val="22"/>
                  <w:szCs w:val="22"/>
                  <w:lang w:eastAsia="en-GB"/>
                </w:rPr>
                <w:t xml:space="preserve">questionnaire, project details etc </w:t>
              </w:r>
            </w:ins>
            <w:ins w:author="Akshay Raveendran" w:date="2025-07-20T23:28:00Z" w16du:dateUtc="2025-07-20T19:28:00Z" w:id="2947">
              <w:r w:rsidRPr="00302F0C">
                <w:rPr>
                  <w:rFonts w:ascii="Arial" w:hAnsi="Arial" w:eastAsia="Times New Roman" w:cs="Arial"/>
                  <w:color w:val="000000"/>
                  <w:sz w:val="22"/>
                  <w:szCs w:val="22"/>
                  <w:lang w:eastAsia="en-GB"/>
                </w:rPr>
                <w:t xml:space="preserve">uploaded on the request form by the </w:t>
              </w:r>
            </w:ins>
            <w:ins w:author="Akshay Raveendran" w:date="2025-07-20T23:38:00Z" w16du:dateUtc="2025-07-20T19:38:00Z" w:id="2948">
              <w:r w:rsidRPr="00302F0C" w:rsidR="00324FD3">
                <w:rPr>
                  <w:rFonts w:ascii="Arial" w:hAnsi="Arial" w:eastAsia="Times New Roman" w:cs="Arial"/>
                  <w:color w:val="000000"/>
                  <w:sz w:val="22"/>
                  <w:szCs w:val="22"/>
                  <w:lang w:eastAsia="en-GB"/>
                </w:rPr>
                <w:t>u</w:t>
              </w:r>
            </w:ins>
            <w:ins w:author="Akshay Raveendran" w:date="2025-07-20T23:28:00Z" w16du:dateUtc="2025-07-20T19:28:00Z" w:id="2949">
              <w:r w:rsidRPr="00302F0C">
                <w:rPr>
                  <w:rFonts w:ascii="Arial" w:hAnsi="Arial" w:eastAsia="Times New Roman" w:cs="Arial"/>
                  <w:color w:val="000000"/>
                  <w:sz w:val="22"/>
                  <w:szCs w:val="22"/>
                  <w:lang w:eastAsia="en-GB"/>
                </w:rPr>
                <w:t xml:space="preserve">ser </w:t>
              </w:r>
            </w:ins>
          </w:p>
        </w:tc>
      </w:tr>
    </w:tbl>
    <w:p w:rsidRPr="00302F0C" w:rsidR="005567F1" w:rsidRDefault="005567F1" w14:paraId="0B3179E5" w14:textId="77777777">
      <w:pPr>
        <w:rPr>
          <w:ins w:author="Akshay Raveendran" w:date="2025-07-20T23:18:00Z" w16du:dateUtc="2025-07-20T19:18:00Z" w:id="2950"/>
          <w:rFonts w:ascii="Arial" w:hAnsi="Arial" w:cs="Arial"/>
        </w:rPr>
        <w:pPrChange w:author="Akshay Raveendran" w:date="2025-07-20T23:18:00Z" w16du:dateUtc="2025-07-20T19:18:00Z" w:id="2951">
          <w:pPr>
            <w:pStyle w:val="Heading3"/>
          </w:pPr>
        </w:pPrChange>
      </w:pPr>
    </w:p>
    <w:tbl>
      <w:tblPr>
        <w:tblW w:w="9450" w:type="dxa"/>
        <w:tblLook w:val="04A0" w:firstRow="1" w:lastRow="0" w:firstColumn="1" w:lastColumn="0" w:noHBand="0" w:noVBand="1"/>
      </w:tblPr>
      <w:tblGrid>
        <w:gridCol w:w="2880"/>
        <w:gridCol w:w="3330"/>
        <w:gridCol w:w="3240"/>
      </w:tblGrid>
      <w:tr w:rsidRPr="00302F0C" w:rsidR="00E47F82" w14:paraId="2F80BD38" w14:textId="77777777">
        <w:trPr>
          <w:trHeight w:val="290"/>
          <w:ins w:author="Akshay Raveendran" w:date="2025-07-21T00:00:00Z" w:id="2952"/>
        </w:trPr>
        <w:tc>
          <w:tcPr>
            <w:tcW w:w="2880" w:type="dxa"/>
            <w:tcBorders>
              <w:top w:val="nil"/>
              <w:left w:val="nil"/>
              <w:bottom w:val="nil"/>
              <w:right w:val="nil"/>
            </w:tcBorders>
            <w:shd w:val="clear" w:color="000000" w:fill="DDEBF7"/>
            <w:noWrap/>
            <w:vAlign w:val="bottom"/>
            <w:hideMark/>
          </w:tcPr>
          <w:p w:rsidRPr="00302F0C" w:rsidR="00E47F82" w:rsidRDefault="00E47F82" w14:paraId="209A5966" w14:textId="77777777">
            <w:pPr>
              <w:spacing w:after="0" w:line="240" w:lineRule="auto"/>
              <w:rPr>
                <w:ins w:author="Akshay Raveendran" w:date="2025-07-21T00:00:00Z" w16du:dateUtc="2025-07-20T20:00:00Z" w:id="2953"/>
                <w:rFonts w:ascii="Arial" w:hAnsi="Arial" w:eastAsia="Times New Roman" w:cs="Arial"/>
                <w:b/>
                <w:color w:val="000000"/>
                <w:sz w:val="22"/>
                <w:szCs w:val="22"/>
                <w:lang w:eastAsia="en-GB"/>
              </w:rPr>
            </w:pPr>
            <w:ins w:author="Akshay Raveendran" w:date="2025-07-21T00:00:00Z" w16du:dateUtc="2025-07-20T20:00:00Z" w:id="2954">
              <w:r w:rsidRPr="00302F0C">
                <w:rPr>
                  <w:rFonts w:ascii="Arial" w:hAnsi="Arial" w:eastAsia="Times New Roman" w:cs="Arial"/>
                  <w:b/>
                  <w:color w:val="000000"/>
                  <w:sz w:val="22"/>
                  <w:szCs w:val="22"/>
                  <w:lang w:eastAsia="en-GB"/>
                </w:rPr>
                <w:t xml:space="preserve">Executioner </w:t>
              </w:r>
            </w:ins>
          </w:p>
        </w:tc>
        <w:tc>
          <w:tcPr>
            <w:tcW w:w="3330" w:type="dxa"/>
            <w:tcBorders>
              <w:top w:val="nil"/>
              <w:left w:val="nil"/>
              <w:bottom w:val="nil"/>
              <w:right w:val="nil"/>
            </w:tcBorders>
            <w:shd w:val="clear" w:color="000000" w:fill="DDEBF7"/>
            <w:noWrap/>
            <w:vAlign w:val="bottom"/>
            <w:hideMark/>
          </w:tcPr>
          <w:p w:rsidRPr="00302F0C" w:rsidR="00E47F82" w:rsidRDefault="00E47F82" w14:paraId="5C646DED" w14:textId="77777777">
            <w:pPr>
              <w:spacing w:after="0" w:line="240" w:lineRule="auto"/>
              <w:rPr>
                <w:ins w:author="Akshay Raveendran" w:date="2025-07-21T00:00:00Z" w16du:dateUtc="2025-07-20T20:00:00Z" w:id="2955"/>
                <w:rFonts w:ascii="Arial" w:hAnsi="Arial" w:eastAsia="Times New Roman" w:cs="Arial"/>
                <w:b/>
                <w:i/>
                <w:color w:val="000000"/>
                <w:sz w:val="22"/>
                <w:szCs w:val="22"/>
                <w:lang w:eastAsia="en-GB"/>
              </w:rPr>
            </w:pPr>
            <w:ins w:author="Akshay Raveendran" w:date="2025-07-21T00:00:00Z" w16du:dateUtc="2025-07-20T20:00:00Z" w:id="2956">
              <w:r w:rsidRPr="00302F0C">
                <w:rPr>
                  <w:rFonts w:ascii="Arial" w:hAnsi="Arial" w:eastAsia="Times New Roman" w:cs="Arial"/>
                  <w:b/>
                  <w:i/>
                  <w:color w:val="000000"/>
                  <w:sz w:val="22"/>
                  <w:szCs w:val="22"/>
                  <w:lang w:eastAsia="en-GB"/>
                </w:rPr>
                <w:t> </w:t>
              </w:r>
            </w:ins>
          </w:p>
        </w:tc>
        <w:tc>
          <w:tcPr>
            <w:tcW w:w="3240" w:type="dxa"/>
            <w:tcBorders>
              <w:top w:val="nil"/>
              <w:left w:val="nil"/>
              <w:bottom w:val="nil"/>
              <w:right w:val="nil"/>
            </w:tcBorders>
            <w:shd w:val="clear" w:color="000000" w:fill="DDEBF7"/>
            <w:noWrap/>
            <w:vAlign w:val="bottom"/>
            <w:hideMark/>
          </w:tcPr>
          <w:p w:rsidRPr="00302F0C" w:rsidR="00E47F82" w:rsidRDefault="00E47F82" w14:paraId="13DA0F11" w14:textId="77777777">
            <w:pPr>
              <w:spacing w:after="0" w:line="240" w:lineRule="auto"/>
              <w:rPr>
                <w:ins w:author="Akshay Raveendran" w:date="2025-07-21T00:00:00Z" w16du:dateUtc="2025-07-20T20:00:00Z" w:id="2957"/>
                <w:rFonts w:ascii="Arial" w:hAnsi="Arial" w:eastAsia="Times New Roman" w:cs="Arial"/>
                <w:color w:val="000000"/>
                <w:sz w:val="22"/>
                <w:szCs w:val="22"/>
                <w:lang w:eastAsia="en-GB"/>
              </w:rPr>
            </w:pPr>
            <w:ins w:author="Akshay Raveendran" w:date="2025-07-21T00:00:00Z" w16du:dateUtc="2025-07-20T20:00:00Z" w:id="2958">
              <w:r w:rsidRPr="00302F0C">
                <w:rPr>
                  <w:rFonts w:ascii="Arial" w:hAnsi="Arial" w:eastAsia="Times New Roman" w:cs="Arial"/>
                  <w:color w:val="000000"/>
                  <w:sz w:val="22"/>
                  <w:szCs w:val="22"/>
                  <w:lang w:eastAsia="en-GB"/>
                </w:rPr>
                <w:t> </w:t>
              </w:r>
            </w:ins>
          </w:p>
        </w:tc>
      </w:tr>
      <w:tr w:rsidRPr="00302F0C" w:rsidR="00E47F82" w14:paraId="2743B8E2" w14:textId="77777777">
        <w:trPr>
          <w:trHeight w:val="290"/>
          <w:ins w:author="Akshay Raveendran" w:date="2025-07-21T00:00:00Z" w:id="2959"/>
        </w:trPr>
        <w:tc>
          <w:tcPr>
            <w:tcW w:w="2880" w:type="dxa"/>
            <w:tcBorders>
              <w:top w:val="single" w:color="auto" w:sz="4" w:space="0"/>
              <w:left w:val="single" w:color="auto" w:sz="4" w:space="0"/>
              <w:bottom w:val="single" w:color="auto" w:sz="4" w:space="0"/>
              <w:right w:val="single" w:color="auto" w:sz="4" w:space="0"/>
            </w:tcBorders>
            <w:noWrap/>
            <w:vAlign w:val="center"/>
            <w:hideMark/>
          </w:tcPr>
          <w:p w:rsidRPr="00302F0C" w:rsidR="00E47F82" w:rsidRDefault="00E47F82" w14:paraId="78E7D01A" w14:textId="77777777">
            <w:pPr>
              <w:spacing w:after="0" w:line="240" w:lineRule="auto"/>
              <w:jc w:val="center"/>
              <w:rPr>
                <w:ins w:author="Akshay Raveendran" w:date="2025-07-21T00:00:00Z" w16du:dateUtc="2025-07-20T20:00:00Z" w:id="2960"/>
                <w:rFonts w:ascii="Arial" w:hAnsi="Arial" w:eastAsia="Times New Roman" w:cs="Arial"/>
                <w:b/>
                <w:color w:val="000000"/>
                <w:sz w:val="22"/>
                <w:szCs w:val="22"/>
                <w:lang w:eastAsia="en-GB"/>
              </w:rPr>
            </w:pPr>
            <w:ins w:author="Akshay Raveendran" w:date="2025-07-21T00:00:00Z" w16du:dateUtc="2025-07-20T20:00:00Z" w:id="2961">
              <w:r w:rsidRPr="00302F0C">
                <w:rPr>
                  <w:rFonts w:ascii="Arial" w:hAnsi="Arial" w:eastAsia="Times New Roman" w:cs="Arial"/>
                  <w:b/>
                  <w:color w:val="000000"/>
                  <w:sz w:val="22"/>
                  <w:szCs w:val="22"/>
                  <w:lang w:eastAsia="en-GB"/>
                </w:rPr>
                <w:t>A</w:t>
              </w:r>
            </w:ins>
          </w:p>
        </w:tc>
        <w:tc>
          <w:tcPr>
            <w:tcW w:w="3330" w:type="dxa"/>
            <w:tcBorders>
              <w:top w:val="single" w:color="auto" w:sz="4" w:space="0"/>
              <w:left w:val="nil"/>
              <w:bottom w:val="single" w:color="auto" w:sz="4" w:space="0"/>
              <w:right w:val="single" w:color="auto" w:sz="4" w:space="0"/>
            </w:tcBorders>
            <w:noWrap/>
            <w:vAlign w:val="center"/>
            <w:hideMark/>
          </w:tcPr>
          <w:p w:rsidRPr="00302F0C" w:rsidR="00E47F82" w:rsidRDefault="00E47F82" w14:paraId="70276F93" w14:textId="77777777">
            <w:pPr>
              <w:spacing w:after="0" w:line="240" w:lineRule="auto"/>
              <w:jc w:val="center"/>
              <w:rPr>
                <w:ins w:author="Akshay Raveendran" w:date="2025-07-21T00:00:00Z" w16du:dateUtc="2025-07-20T20:00:00Z" w:id="2962"/>
                <w:rFonts w:ascii="Arial" w:hAnsi="Arial" w:eastAsia="Times New Roman" w:cs="Arial"/>
                <w:b/>
                <w:color w:val="000000"/>
                <w:sz w:val="22"/>
                <w:szCs w:val="22"/>
                <w:lang w:eastAsia="en-GB"/>
              </w:rPr>
            </w:pPr>
            <w:ins w:author="Akshay Raveendran" w:date="2025-07-21T00:00:00Z" w16du:dateUtc="2025-07-20T20:00:00Z" w:id="2963">
              <w:r w:rsidRPr="00302F0C">
                <w:rPr>
                  <w:rFonts w:ascii="Arial" w:hAnsi="Arial" w:eastAsia="Times New Roman" w:cs="Arial"/>
                  <w:b/>
                  <w:color w:val="000000"/>
                  <w:sz w:val="22"/>
                  <w:szCs w:val="22"/>
                  <w:lang w:eastAsia="en-GB"/>
                </w:rPr>
                <w:t>B</w:t>
              </w:r>
            </w:ins>
          </w:p>
        </w:tc>
        <w:tc>
          <w:tcPr>
            <w:tcW w:w="3240" w:type="dxa"/>
            <w:tcBorders>
              <w:top w:val="single" w:color="auto" w:sz="4" w:space="0"/>
              <w:left w:val="nil"/>
              <w:bottom w:val="single" w:color="auto" w:sz="4" w:space="0"/>
              <w:right w:val="single" w:color="auto" w:sz="4" w:space="0"/>
            </w:tcBorders>
            <w:noWrap/>
            <w:vAlign w:val="center"/>
            <w:hideMark/>
          </w:tcPr>
          <w:p w:rsidRPr="00302F0C" w:rsidR="00E47F82" w:rsidRDefault="00E47F82" w14:paraId="33F05D9A" w14:textId="77777777">
            <w:pPr>
              <w:spacing w:after="0" w:line="240" w:lineRule="auto"/>
              <w:jc w:val="center"/>
              <w:rPr>
                <w:ins w:author="Akshay Raveendran" w:date="2025-07-21T00:00:00Z" w16du:dateUtc="2025-07-20T20:00:00Z" w:id="2964"/>
                <w:rFonts w:ascii="Arial" w:hAnsi="Arial" w:eastAsia="Times New Roman" w:cs="Arial"/>
                <w:b/>
                <w:color w:val="000000"/>
                <w:sz w:val="22"/>
                <w:szCs w:val="22"/>
                <w:lang w:eastAsia="en-GB"/>
              </w:rPr>
            </w:pPr>
            <w:ins w:author="Akshay Raveendran" w:date="2025-07-21T00:00:00Z" w16du:dateUtc="2025-07-20T20:00:00Z" w:id="2965">
              <w:r w:rsidRPr="00302F0C">
                <w:rPr>
                  <w:rFonts w:ascii="Arial" w:hAnsi="Arial" w:eastAsia="Times New Roman" w:cs="Arial"/>
                  <w:b/>
                  <w:color w:val="000000"/>
                  <w:sz w:val="22"/>
                  <w:szCs w:val="22"/>
                  <w:lang w:eastAsia="en-GB"/>
                </w:rPr>
                <w:t>C</w:t>
              </w:r>
            </w:ins>
          </w:p>
        </w:tc>
      </w:tr>
      <w:tr w:rsidRPr="00302F0C" w:rsidR="00E47F82" w14:paraId="3C61D600" w14:textId="77777777">
        <w:trPr>
          <w:trHeight w:val="580"/>
          <w:ins w:author="Akshay Raveendran" w:date="2025-07-21T00:00:00Z" w:id="2966"/>
        </w:trPr>
        <w:tc>
          <w:tcPr>
            <w:tcW w:w="2880" w:type="dxa"/>
            <w:tcBorders>
              <w:top w:val="nil"/>
              <w:left w:val="single" w:color="auto" w:sz="4" w:space="0"/>
              <w:bottom w:val="single" w:color="auto" w:sz="4" w:space="0"/>
              <w:right w:val="single" w:color="auto" w:sz="4" w:space="0"/>
            </w:tcBorders>
            <w:vAlign w:val="bottom"/>
            <w:hideMark/>
          </w:tcPr>
          <w:p w:rsidRPr="00302F0C" w:rsidR="00E47F82" w:rsidRDefault="00E47F82" w14:paraId="6C188B11" w14:textId="77777777">
            <w:pPr>
              <w:spacing w:after="0" w:line="240" w:lineRule="auto"/>
              <w:rPr>
                <w:ins w:author="Akshay Raveendran" w:date="2025-07-21T00:00:00Z" w16du:dateUtc="2025-07-20T20:00:00Z" w:id="2967"/>
                <w:rFonts w:ascii="Arial" w:hAnsi="Arial" w:eastAsia="Times New Roman" w:cs="Arial"/>
                <w:color w:val="000000"/>
                <w:sz w:val="22"/>
                <w:szCs w:val="22"/>
                <w:lang w:eastAsia="en-GB"/>
              </w:rPr>
            </w:pPr>
            <w:ins w:author="Akshay Raveendran" w:date="2025-07-21T00:00:00Z" w16du:dateUtc="2025-07-20T20:00:00Z" w:id="2968">
              <w:r w:rsidRPr="00302F0C">
                <w:rPr>
                  <w:rFonts w:ascii="Arial" w:hAnsi="Arial" w:eastAsia="Times New Roman" w:cs="Arial"/>
                  <w:color w:val="000000"/>
                  <w:sz w:val="22"/>
                  <w:szCs w:val="22"/>
                  <w:lang w:eastAsia="en-GB"/>
                </w:rPr>
                <w:t>PSSC</w:t>
              </w:r>
            </w:ins>
          </w:p>
        </w:tc>
        <w:tc>
          <w:tcPr>
            <w:tcW w:w="3330" w:type="dxa"/>
            <w:tcBorders>
              <w:top w:val="nil"/>
              <w:left w:val="nil"/>
              <w:bottom w:val="single" w:color="auto" w:sz="4" w:space="0"/>
              <w:right w:val="single" w:color="auto" w:sz="4" w:space="0"/>
            </w:tcBorders>
            <w:noWrap/>
            <w:vAlign w:val="bottom"/>
            <w:hideMark/>
          </w:tcPr>
          <w:p w:rsidRPr="00302F0C" w:rsidR="00E47F82" w:rsidRDefault="00E47F82" w14:paraId="049C0AA2" w14:textId="77777777">
            <w:pPr>
              <w:spacing w:after="0" w:line="240" w:lineRule="auto"/>
              <w:rPr>
                <w:ins w:author="Akshay Raveendran" w:date="2025-07-21T00:00:00Z" w16du:dateUtc="2025-07-20T20:00:00Z" w:id="2969"/>
                <w:rFonts w:ascii="Arial" w:hAnsi="Arial" w:eastAsia="Times New Roman" w:cs="Arial"/>
                <w:color w:val="000000"/>
                <w:sz w:val="22"/>
                <w:szCs w:val="22"/>
                <w:lang w:eastAsia="en-GB"/>
              </w:rPr>
            </w:pPr>
          </w:p>
        </w:tc>
        <w:tc>
          <w:tcPr>
            <w:tcW w:w="3240" w:type="dxa"/>
            <w:tcBorders>
              <w:top w:val="nil"/>
              <w:left w:val="nil"/>
              <w:bottom w:val="single" w:color="auto" w:sz="4" w:space="0"/>
              <w:right w:val="single" w:color="auto" w:sz="4" w:space="0"/>
            </w:tcBorders>
            <w:noWrap/>
            <w:vAlign w:val="bottom"/>
            <w:hideMark/>
          </w:tcPr>
          <w:p w:rsidRPr="00302F0C" w:rsidR="00E47F82" w:rsidRDefault="00E47F82" w14:paraId="71509B47" w14:textId="77777777">
            <w:pPr>
              <w:spacing w:after="0" w:line="240" w:lineRule="auto"/>
              <w:rPr>
                <w:ins w:author="Akshay Raveendran" w:date="2025-07-21T00:00:00Z" w16du:dateUtc="2025-07-20T20:00:00Z" w:id="2970"/>
                <w:rFonts w:ascii="Arial" w:hAnsi="Arial" w:eastAsia="Times New Roman" w:cs="Arial"/>
                <w:color w:val="000000"/>
                <w:sz w:val="22"/>
                <w:szCs w:val="22"/>
                <w:lang w:eastAsia="en-GB"/>
              </w:rPr>
            </w:pPr>
          </w:p>
        </w:tc>
      </w:tr>
    </w:tbl>
    <w:p w:rsidRPr="00302F0C" w:rsidR="00FC7D83" w:rsidDel="009F5D7C" w:rsidP="00386DFD" w:rsidRDefault="00FC7D83" w14:paraId="690BB9AD" w14:textId="77777777">
      <w:pPr>
        <w:pStyle w:val="Heading3"/>
        <w:rPr>
          <w:del w:author="Akshay Raveendran" w:date="2025-07-21T00:20:00Z" w16du:dateUtc="2025-07-20T20:20:00Z" w:id="2971"/>
          <w:rFonts w:ascii="Arial" w:hAnsi="Arial" w:cs="Arial"/>
        </w:rPr>
      </w:pPr>
    </w:p>
    <w:p w:rsidRPr="00302F0C" w:rsidR="009F5D7C" w:rsidP="009F5D7C" w:rsidRDefault="009F5D7C" w14:paraId="2C02AC3B" w14:textId="77777777">
      <w:pPr>
        <w:rPr>
          <w:ins w:author="Akshay Raveendran" w:date="2025-07-21T14:00:00Z" w16du:dateUtc="2025-07-21T10:00:00Z" w:id="2972"/>
          <w:rFonts w:ascii="Arial" w:hAnsi="Arial" w:cs="Arial"/>
        </w:rPr>
      </w:pPr>
    </w:p>
    <w:p w:rsidRPr="00302F0C" w:rsidR="009F5D7C" w:rsidP="009F5D7C" w:rsidRDefault="009F5D7C" w14:paraId="2241ED5C" w14:textId="0EE4D6D1">
      <w:pPr>
        <w:rPr>
          <w:ins w:author="Akshay Raveendran" w:date="2025-07-21T14:00:00Z" w16du:dateUtc="2025-07-21T10:00:00Z" w:id="2973"/>
          <w:rFonts w:ascii="Arial" w:hAnsi="Arial" w:cs="Arial"/>
          <w:b/>
          <w:rPrChange w:author="Akshay Raveendran" w:date="2025-07-21T14:12:00Z" w16du:dateUtc="2025-07-21T10:12:00Z" w:id="2974">
            <w:rPr>
              <w:ins w:author="Akshay Raveendran" w:date="2025-07-21T14:00:00Z" w16du:dateUtc="2025-07-21T10:00:00Z" w:id="2975"/>
            </w:rPr>
          </w:rPrChange>
        </w:rPr>
      </w:pPr>
      <w:ins w:author="Akshay Raveendran" w:date="2025-07-21T14:00:00Z" w16du:dateUtc="2025-07-21T10:00:00Z" w:id="2976">
        <w:r w:rsidRPr="00302F0C">
          <w:rPr>
            <w:rFonts w:ascii="Arial" w:hAnsi="Arial" w:cs="Arial"/>
            <w:b/>
            <w:rPrChange w:author="Akshay Raveendran" w:date="2025-07-21T14:12:00Z" w16du:dateUtc="2025-07-21T10:12:00Z" w:id="2977">
              <w:rPr/>
            </w:rPrChange>
          </w:rPr>
          <w:t>Notes:</w:t>
        </w:r>
      </w:ins>
    </w:p>
    <w:p w:rsidRPr="00302F0C" w:rsidR="009F5D7C" w:rsidP="009F5D7C" w:rsidRDefault="009F5D7C" w14:paraId="6D508C44" w14:textId="77777777">
      <w:pPr>
        <w:pStyle w:val="ListParagraph"/>
        <w:numPr>
          <w:ilvl w:val="0"/>
          <w:numId w:val="5"/>
        </w:numPr>
        <w:jc w:val="both"/>
        <w:rPr>
          <w:ins w:author="Akshay Raveendran" w:date="2025-07-21T14:00:00Z" w16du:dateUtc="2025-07-21T10:00:00Z" w:id="2978"/>
          <w:rFonts w:ascii="Arial" w:hAnsi="Arial" w:cs="Arial"/>
        </w:rPr>
      </w:pPr>
      <w:ins w:author="Akshay Raveendran" w:date="2025-07-21T14:00:00Z" w16du:dateUtc="2025-07-21T10:00:00Z" w:id="2979">
        <w:r w:rsidRPr="00302F0C">
          <w:rPr>
            <w:rFonts w:ascii="Arial" w:hAnsi="Arial" w:cs="Arial"/>
          </w:rPr>
          <w:t>Email is auto generated with attachments and sent to the selected vendors.</w:t>
        </w:r>
      </w:ins>
    </w:p>
    <w:p w:rsidRPr="00302F0C" w:rsidR="009F5D7C" w:rsidP="009F5D7C" w:rsidRDefault="009F5D7C" w14:paraId="4621FF7E" w14:textId="77777777">
      <w:pPr>
        <w:pStyle w:val="ListParagraph"/>
        <w:numPr>
          <w:ilvl w:val="0"/>
          <w:numId w:val="5"/>
        </w:numPr>
        <w:jc w:val="both"/>
        <w:rPr>
          <w:ins w:author="Akshay Raveendran" w:date="2025-07-21T14:00:00Z" w16du:dateUtc="2025-07-21T10:00:00Z" w:id="2980"/>
          <w:rFonts w:ascii="Arial" w:hAnsi="Arial" w:cs="Arial"/>
        </w:rPr>
      </w:pPr>
      <w:ins w:author="Akshay Raveendran" w:date="2025-07-21T14:00:00Z" w16du:dateUtc="2025-07-21T10:00:00Z" w:id="2981">
        <w:r w:rsidRPr="00302F0C">
          <w:rPr>
            <w:rFonts w:ascii="Arial" w:hAnsi="Arial" w:cs="Arial"/>
          </w:rPr>
          <w:t>Email notification is sent to the PSSC requestor's email (optional).</w:t>
        </w:r>
      </w:ins>
    </w:p>
    <w:p w:rsidRPr="00302F0C" w:rsidR="009F5D7C" w:rsidP="009F5D7C" w:rsidRDefault="009F5D7C" w14:paraId="2153691B" w14:textId="20F0DAEC">
      <w:pPr>
        <w:pStyle w:val="ListParagraph"/>
        <w:numPr>
          <w:ilvl w:val="0"/>
          <w:numId w:val="5"/>
        </w:numPr>
        <w:jc w:val="both"/>
        <w:rPr>
          <w:ins w:author="Akshay Raveendran" w:date="2025-07-21T14:00:00Z" w16du:dateUtc="2025-07-21T10:00:00Z" w:id="2982"/>
          <w:rFonts w:ascii="Arial" w:hAnsi="Arial" w:cs="Arial"/>
        </w:rPr>
      </w:pPr>
      <w:ins w:author="Akshay Raveendran" w:date="2025-07-21T14:00:00Z" w16du:dateUtc="2025-07-21T10:00:00Z" w:id="2983">
        <w:r w:rsidRPr="00302F0C">
          <w:rPr>
            <w:rFonts w:ascii="Arial" w:hAnsi="Arial" w:cs="Arial"/>
          </w:rPr>
          <w:t>Portal auto-updates status: From "Approved"</w:t>
        </w:r>
      </w:ins>
      <w:r w:rsidR="00B14800">
        <w:rPr>
          <w:rFonts w:ascii="Arial" w:hAnsi="Arial" w:cs="Arial"/>
        </w:rPr>
        <w:t xml:space="preserve"> to</w:t>
      </w:r>
      <w:ins w:author="Akshay Raveendran" w:date="2025-07-21T14:00:00Z" w16du:dateUtc="2025-07-21T10:00:00Z" w:id="2984">
        <w:r w:rsidRPr="00302F0C">
          <w:rPr>
            <w:rFonts w:ascii="Arial" w:hAnsi="Arial" w:cs="Arial"/>
          </w:rPr>
          <w:t xml:space="preserve"> "Vendor Communication Sent"</w:t>
        </w:r>
      </w:ins>
    </w:p>
    <w:p w:rsidRPr="00302F0C" w:rsidR="009F5D7C" w:rsidP="009F5D7C" w:rsidRDefault="009F5D7C" w14:paraId="17F3EC9B" w14:textId="77777777">
      <w:pPr>
        <w:pStyle w:val="ListParagraph"/>
        <w:numPr>
          <w:ilvl w:val="0"/>
          <w:numId w:val="5"/>
        </w:numPr>
        <w:jc w:val="both"/>
        <w:rPr>
          <w:ins w:author="Akshay Raveendran" w:date="2025-07-21T14:00:00Z" w16du:dateUtc="2025-07-21T10:00:00Z" w:id="2985"/>
          <w:rFonts w:ascii="Arial" w:hAnsi="Arial" w:cs="Arial"/>
        </w:rPr>
      </w:pPr>
      <w:commentRangeStart w:id="2986"/>
      <w:commentRangeStart w:id="2987"/>
      <w:ins w:author="Akshay Raveendran" w:date="2025-07-21T14:00:00Z" w16du:dateUtc="2025-07-21T10:00:00Z" w:id="2988">
        <w:r w:rsidRPr="00302F0C">
          <w:rPr>
            <w:rFonts w:ascii="Arial" w:hAnsi="Arial" w:cs="Arial"/>
          </w:rPr>
          <w:t>Add vendor button to be included to add more vendors from the already registered vendor database in D365</w:t>
        </w:r>
        <w:commentRangeEnd w:id="2986"/>
        <w:r w:rsidRPr="00302F0C">
          <w:rPr>
            <w:rStyle w:val="CommentReference"/>
            <w:rFonts w:ascii="Arial" w:hAnsi="Arial" w:cs="Arial"/>
            <w:sz w:val="21"/>
            <w:szCs w:val="21"/>
          </w:rPr>
          <w:commentReference w:id="2986"/>
        </w:r>
        <w:commentRangeEnd w:id="2987"/>
        <w:r w:rsidRPr="00302F0C">
          <w:rPr>
            <w:rStyle w:val="CommentReference"/>
            <w:rFonts w:ascii="Arial" w:hAnsi="Arial" w:cs="Arial"/>
            <w:sz w:val="21"/>
            <w:szCs w:val="21"/>
          </w:rPr>
          <w:commentReference w:id="2987"/>
        </w:r>
      </w:ins>
    </w:p>
    <w:p w:rsidRPr="00302F0C" w:rsidR="009F5D7C" w:rsidP="009F5D7C" w:rsidRDefault="009F5D7C" w14:paraId="03C8A7D7" w14:textId="5F4C52F3">
      <w:pPr>
        <w:pStyle w:val="ListParagraph"/>
        <w:numPr>
          <w:ilvl w:val="0"/>
          <w:numId w:val="5"/>
        </w:numPr>
        <w:jc w:val="both"/>
        <w:rPr>
          <w:ins w:author="Akshay Raveendran" w:date="2025-07-21T14:00:00Z" w16du:dateUtc="2025-07-21T10:00:00Z" w:id="2989"/>
          <w:rFonts w:ascii="Arial" w:hAnsi="Arial" w:cs="Arial"/>
        </w:rPr>
      </w:pPr>
      <w:ins w:author="Akshay Raveendran" w:date="2025-07-21T14:00:00Z" w16du:dateUtc="2025-07-21T10:00:00Z" w:id="2990">
        <w:r w:rsidRPr="00302F0C">
          <w:rPr>
            <w:rFonts w:ascii="Arial" w:hAnsi="Arial" w:cs="Arial"/>
          </w:rPr>
          <w:t xml:space="preserve">Once an email is sent to vendors, a new </w:t>
        </w:r>
      </w:ins>
      <w:ins w:author="Akshay Raveendran" w:date="2025-07-21T14:01:00Z" w16du:dateUtc="2025-07-21T10:01:00Z" w:id="2991">
        <w:r w:rsidRPr="00302F0C" w:rsidR="00423AD7">
          <w:rPr>
            <w:rFonts w:ascii="Arial" w:hAnsi="Arial" w:cs="Arial"/>
          </w:rPr>
          <w:t xml:space="preserve">status update </w:t>
        </w:r>
      </w:ins>
      <w:ins w:author="Akshay Raveendran" w:date="2025-07-21T14:00:00Z" w16du:dateUtc="2025-07-21T10:00:00Z" w:id="2992">
        <w:r w:rsidRPr="00302F0C">
          <w:rPr>
            <w:rFonts w:ascii="Arial" w:hAnsi="Arial" w:cs="Arial"/>
          </w:rPr>
          <w:t>form</w:t>
        </w:r>
      </w:ins>
      <w:ins w:author="Akshay Raveendran" w:date="2025-07-21T14:01:00Z" w16du:dateUtc="2025-07-21T10:01:00Z" w:id="2993">
        <w:r w:rsidRPr="00302F0C" w:rsidR="001E3631">
          <w:rPr>
            <w:rFonts w:ascii="Arial" w:hAnsi="Arial" w:cs="Arial"/>
          </w:rPr>
          <w:t>(form 3)</w:t>
        </w:r>
      </w:ins>
      <w:ins w:author="Akshay Raveendran" w:date="2025-07-21T14:00:00Z" w16du:dateUtc="2025-07-21T10:00:00Z" w:id="2994">
        <w:r w:rsidRPr="00302F0C">
          <w:rPr>
            <w:rFonts w:ascii="Arial" w:hAnsi="Arial" w:cs="Arial"/>
          </w:rPr>
          <w:t xml:space="preserve"> to be created, status to be updated, and new form to be assigned to PSSC</w:t>
        </w:r>
        <w:commentRangeStart w:id="2995"/>
        <w:commentRangeStart w:id="2996"/>
        <w:r w:rsidRPr="00302F0C">
          <w:rPr>
            <w:rFonts w:ascii="Arial" w:hAnsi="Arial" w:cs="Arial"/>
          </w:rPr>
          <w:t xml:space="preserve"> under the same reference number, with the action logged for traceability</w:t>
        </w:r>
        <w:commentRangeEnd w:id="2995"/>
        <w:r w:rsidRPr="00302F0C">
          <w:rPr>
            <w:rStyle w:val="CommentReference"/>
            <w:rFonts w:ascii="Arial" w:hAnsi="Arial" w:cs="Arial"/>
            <w:sz w:val="21"/>
            <w:szCs w:val="21"/>
          </w:rPr>
          <w:commentReference w:id="2995"/>
        </w:r>
        <w:commentRangeEnd w:id="2996"/>
        <w:r w:rsidRPr="00302F0C">
          <w:rPr>
            <w:rStyle w:val="CommentReference"/>
            <w:rFonts w:ascii="Arial" w:hAnsi="Arial" w:cs="Arial"/>
            <w:sz w:val="21"/>
            <w:szCs w:val="21"/>
          </w:rPr>
          <w:commentReference w:id="2996"/>
        </w:r>
      </w:ins>
    </w:p>
    <w:p w:rsidRPr="00302F0C" w:rsidR="00386DFD" w:rsidP="00386DFD" w:rsidRDefault="00825D24" w14:paraId="19486960" w14:textId="6214FA07">
      <w:pPr>
        <w:pStyle w:val="Heading3"/>
        <w:rPr>
          <w:ins w:author="Akshay Raveendran" w:date="2025-07-20T23:50:00Z" w16du:dateUtc="2025-07-20T19:50:00Z" w:id="2997"/>
          <w:rFonts w:ascii="Arial" w:hAnsi="Arial" w:cs="Arial"/>
        </w:rPr>
      </w:pPr>
      <w:bookmarkStart w:name="_Toc204935525" w:id="2998"/>
      <w:r w:rsidRPr="00302F0C">
        <w:rPr>
          <w:rFonts w:ascii="Arial" w:hAnsi="Arial" w:cs="Arial"/>
        </w:rPr>
        <w:t>2</w:t>
      </w:r>
      <w:r w:rsidRPr="00302F0C" w:rsidR="007254E4">
        <w:rPr>
          <w:rFonts w:ascii="Arial" w:hAnsi="Arial" w:cs="Arial"/>
        </w:rPr>
        <w:t xml:space="preserve">.3.3 </w:t>
      </w:r>
      <w:del w:author="Akshay Raveendran" w:date="2025-07-21T00:24:00Z" w16du:dateUtc="2025-07-20T20:24:00Z" w:id="2999">
        <w:r w:rsidRPr="00302F0C" w:rsidDel="00947DFC" w:rsidR="00386DFD">
          <w:rPr>
            <w:rFonts w:ascii="Arial" w:hAnsi="Arial" w:cs="Arial"/>
          </w:rPr>
          <w:delText>Response</w:delText>
        </w:r>
      </w:del>
      <w:ins w:author="Akshay Raveendran" w:date="2025-07-21T00:24:00Z" w16du:dateUtc="2025-07-20T20:24:00Z" w:id="3000">
        <w:r w:rsidRPr="00302F0C" w:rsidR="00947DFC">
          <w:rPr>
            <w:rFonts w:ascii="Arial" w:hAnsi="Arial" w:cs="Arial"/>
          </w:rPr>
          <w:t>Status Update</w:t>
        </w:r>
      </w:ins>
      <w:r w:rsidRPr="00302F0C" w:rsidR="00386DFD">
        <w:rPr>
          <w:rFonts w:ascii="Arial" w:hAnsi="Arial" w:cs="Arial"/>
        </w:rPr>
        <w:t xml:space="preserve"> Form </w:t>
      </w:r>
      <w:ins w:author="Akshay Raveendran" w:date="2025-07-21T00:25:00Z" w16du:dateUtc="2025-07-20T20:25:00Z" w:id="3001">
        <w:r w:rsidRPr="00302F0C" w:rsidR="00947DFC">
          <w:rPr>
            <w:rFonts w:ascii="Arial" w:hAnsi="Arial" w:cs="Arial"/>
          </w:rPr>
          <w:t xml:space="preserve">(Form 3) </w:t>
        </w:r>
      </w:ins>
      <w:r w:rsidRPr="00302F0C" w:rsidR="00386DFD">
        <w:rPr>
          <w:rFonts w:ascii="Arial" w:hAnsi="Arial" w:cs="Arial"/>
        </w:rPr>
        <w:t xml:space="preserve">(From PSSC to </w:t>
      </w:r>
      <w:del w:author="Akshay Raveendran" w:date="2025-07-21T00:25:00Z" w16du:dateUtc="2025-07-20T20:25:00Z" w:id="3002">
        <w:r w:rsidRPr="00302F0C" w:rsidDel="00947DFC" w:rsidR="00386DFD">
          <w:rPr>
            <w:rFonts w:ascii="Arial" w:hAnsi="Arial" w:cs="Arial"/>
          </w:rPr>
          <w:delText>BU</w:delText>
        </w:r>
      </w:del>
      <w:ins w:author="Akshay Raveendran" w:date="2025-07-21T00:25:00Z" w16du:dateUtc="2025-07-20T20:25:00Z" w:id="3003">
        <w:r w:rsidRPr="00302F0C" w:rsidR="00947DFC">
          <w:rPr>
            <w:rFonts w:ascii="Arial" w:hAnsi="Arial" w:cs="Arial"/>
          </w:rPr>
          <w:t>Requestor</w:t>
        </w:r>
      </w:ins>
      <w:r w:rsidRPr="00302F0C" w:rsidR="00386DFD">
        <w:rPr>
          <w:rFonts w:ascii="Arial" w:hAnsi="Arial" w:cs="Arial"/>
        </w:rPr>
        <w:t>)</w:t>
      </w:r>
      <w:bookmarkEnd w:id="2998"/>
    </w:p>
    <w:p w:rsidRPr="00302F0C" w:rsidR="002B632F" w:rsidRDefault="002B632F" w14:paraId="77DDC55C" w14:textId="77777777">
      <w:pPr>
        <w:rPr>
          <w:rFonts w:ascii="Arial" w:hAnsi="Arial" w:cs="Arial"/>
        </w:rPr>
        <w:pPrChange w:author="Akshay Raveendran" w:date="2025-07-20T23:50:00Z" w16du:dateUtc="2025-07-20T19:50:00Z" w:id="3004">
          <w:pPr>
            <w:pStyle w:val="Heading3"/>
          </w:pPr>
        </w:pPrChange>
      </w:pPr>
    </w:p>
    <w:tbl>
      <w:tblPr>
        <w:tblW w:w="9936" w:type="dxa"/>
        <w:tblInd w:w="-113" w:type="dxa"/>
        <w:tblLook w:val="04A0" w:firstRow="1" w:lastRow="0" w:firstColumn="1" w:lastColumn="0" w:noHBand="0" w:noVBand="1"/>
        <w:tblPrChange w:author="Akshay Raveendran" w:date="2025-07-20T23:50:00Z" w16du:dateUtc="2025-07-20T19:50:00Z" w:id="3005">
          <w:tblPr>
            <w:tblW w:w="9828" w:type="dxa"/>
            <w:tblInd w:w="-113" w:type="dxa"/>
            <w:tblLook w:val="04A0" w:firstRow="1" w:lastRow="0" w:firstColumn="1" w:lastColumn="0" w:noHBand="0" w:noVBand="1"/>
          </w:tblPr>
        </w:tblPrChange>
      </w:tblPr>
      <w:tblGrid>
        <w:gridCol w:w="2639"/>
        <w:gridCol w:w="195"/>
        <w:gridCol w:w="87"/>
        <w:gridCol w:w="3037"/>
        <w:gridCol w:w="198"/>
        <w:gridCol w:w="3780"/>
        <w:gridCol w:w="1354"/>
        <w:gridCol w:w="1427"/>
      </w:tblGrid>
      <w:tr w:rsidRPr="00302F0C" w:rsidR="002B632F" w:rsidTr="3B7D4E62" w14:paraId="1D4A8CCF" w14:textId="77777777">
        <w:trPr>
          <w:gridAfter w:val="2"/>
          <w:wAfter w:w="2781" w:type="dxa"/>
          <w:trHeight w:val="290"/>
          <w:trPrChange w:author="Akshay Raveendran" w:date="2025-07-20T23:50:00Z" w16du:dateUtc="2025-07-20T19:50:00Z" w:id="3008">
            <w:trPr>
              <w:gridBefore w:val="1"/>
              <w:gridAfter w:val="2"/>
              <w:wBefore w:w="113" w:type="dxa"/>
              <w:wAfter w:w="720" w:type="dxa"/>
              <w:trHeight w:val="290"/>
            </w:trPr>
          </w:trPrChange>
          <w:ins w:author="Akshay Raveendran" w:date="2025-07-20T23:49:00Z" w:id="1282565539"/>
        </w:trPr>
        <w:tc>
          <w:tcPr>
            <w:tcW w:w="9936" w:type="dxa"/>
            <w:gridSpan w:val="6"/>
            <w:tcBorders>
              <w:top w:val="single" w:color="auto" w:sz="4" w:space="0"/>
              <w:left w:val="single" w:color="auto" w:sz="4" w:space="0"/>
              <w:bottom w:val="single" w:color="auto" w:sz="4" w:space="0"/>
              <w:right w:val="single" w:color="000000" w:themeColor="text1" w:sz="4" w:space="0"/>
            </w:tcBorders>
            <w:shd w:val="clear" w:color="auto" w:fill="B4C6E7"/>
            <w:noWrap/>
            <w:tcMar/>
            <w:vAlign w:val="bottom"/>
            <w:hideMark/>
            <w:tcPrChange w:author="Akshay Raveendran" w:date="2025-07-20T23:50:00Z" w16du:dateUtc="2025-07-20T19:50:00Z" w:id="3009">
              <w:tcPr>
                <w:tcW w:w="8995" w:type="dxa"/>
                <w:gridSpan w:val="8"/>
                <w:tcBorders>
                  <w:top w:val="single" w:color="auto" w:sz="4" w:space="0"/>
                  <w:left w:val="single" w:color="auto" w:sz="4" w:space="0"/>
                  <w:bottom w:val="single" w:color="auto" w:sz="4" w:space="0"/>
                  <w:right w:val="single" w:color="000000" w:sz="4" w:space="0"/>
                </w:tcBorders>
                <w:shd w:val="clear" w:color="000000" w:fill="B4C6E7"/>
                <w:noWrap/>
                <w:vAlign w:val="bottom"/>
                <w:hideMark/>
              </w:tcPr>
            </w:tcPrChange>
          </w:tcPr>
          <w:p w:rsidRPr="00302F0C" w:rsidR="002B632F" w:rsidP="002B632F" w:rsidRDefault="002B632F" w14:paraId="227C8016" w14:textId="12A04409">
            <w:pPr>
              <w:rPr>
                <w:ins w:author="Akshay Raveendran" w:date="2025-07-20T23:49:00Z" w16du:dateUtc="2025-07-20T19:49:00Z" w:id="3010"/>
                <w:rFonts w:ascii="Arial" w:hAnsi="Arial" w:eastAsia="Times New Roman" w:cs="Arial"/>
                <w:b/>
                <w:bCs/>
                <w:color w:val="000000"/>
                <w:sz w:val="22"/>
                <w:szCs w:val="22"/>
                <w:lang w:eastAsia="en-GB"/>
              </w:rPr>
            </w:pPr>
            <w:ins w:author="Akshay Raveendran" w:date="2025-07-20T23:49:00Z" w16du:dateUtc="2025-07-20T19:49:00Z" w:id="3011">
              <w:r w:rsidRPr="00302F0C">
                <w:rPr>
                  <w:rFonts w:ascii="Arial" w:hAnsi="Arial" w:eastAsia="Times New Roman" w:cs="Arial"/>
                  <w:b/>
                  <w:bCs/>
                  <w:color w:val="000000"/>
                  <w:sz w:val="22"/>
                  <w:szCs w:val="22"/>
                  <w:lang w:eastAsia="en-GB"/>
                </w:rPr>
                <w:t>Digital Form PSSC Status update Form</w:t>
              </w:r>
            </w:ins>
          </w:p>
        </w:tc>
      </w:tr>
      <w:tr w:rsidRPr="00302F0C" w:rsidR="002B632F" w:rsidTr="3B7D4E62" w14:paraId="59FD6A3D" w14:textId="77777777">
        <w:trPr>
          <w:gridAfter w:val="2"/>
          <w:wAfter w:w="2781" w:type="dxa"/>
          <w:trHeight w:val="580"/>
          <w:ins w:author="Akshay Raveendran" w:date="2025-07-20T23:49:00Z" w:id="181962241"/>
        </w:trPr>
        <w:tc>
          <w:tcPr>
            <w:tcW w:w="2834" w:type="dxa"/>
            <w:gridSpan w:val="2"/>
            <w:tcBorders>
              <w:top w:val="nil"/>
              <w:left w:val="single" w:color="auto" w:sz="4" w:space="0"/>
              <w:bottom w:val="single" w:color="auto" w:sz="4" w:space="0"/>
              <w:right w:val="single" w:color="auto" w:sz="4" w:space="0"/>
            </w:tcBorders>
            <w:tcMar/>
            <w:vAlign w:val="bottom"/>
            <w:hideMark/>
          </w:tcPr>
          <w:p w:rsidRPr="00302F0C" w:rsidR="002B632F" w:rsidRDefault="002B632F" w14:paraId="172F3D0A" w14:textId="3A60AB71">
            <w:pPr>
              <w:spacing w:after="0" w:line="240" w:lineRule="auto"/>
              <w:rPr>
                <w:ins w:author="Akshay Raveendran" w:date="2025-07-20T23:49:00Z" w16du:dateUtc="2025-07-20T19:49:00Z" w:id="3013"/>
                <w:rFonts w:ascii="Arial" w:hAnsi="Arial" w:eastAsia="Times New Roman" w:cs="Arial"/>
                <w:color w:val="000000"/>
                <w:sz w:val="22"/>
                <w:szCs w:val="22"/>
                <w:lang w:eastAsia="en-GB"/>
              </w:rPr>
            </w:pPr>
            <w:ins w:author="Akshay Raveendran" w:date="2025-07-20T23:50:00Z" w16du:dateUtc="2025-07-20T19:50:00Z" w:id="3014">
              <w:r w:rsidRPr="00302F0C">
                <w:rPr>
                  <w:rFonts w:ascii="Arial" w:hAnsi="Arial" w:cs="Arial"/>
                  <w:color w:val="000000"/>
                  <w:sz w:val="22"/>
                  <w:szCs w:val="22"/>
                </w:rPr>
                <w:t>Insurance Request</w:t>
              </w:r>
            </w:ins>
            <w:ins w:author="Akshay Raveendran" w:date="2025-07-20T23:49:00Z" w16du:dateUtc="2025-07-20T19:49:00Z" w:id="3015">
              <w:r w:rsidRPr="00302F0C">
                <w:rPr>
                  <w:rFonts w:ascii="Arial" w:hAnsi="Arial" w:cs="Arial"/>
                  <w:color w:val="000000"/>
                  <w:sz w:val="22"/>
                  <w:szCs w:val="22"/>
                </w:rPr>
                <w:t xml:space="preserve"> Ref no</w:t>
              </w:r>
              <w:r w:rsidRPr="00302F0C">
                <w:rPr>
                  <w:rFonts w:ascii="Arial" w:hAnsi="Arial" w:cs="Arial"/>
                  <w:color w:val="FF0000"/>
                  <w:sz w:val="22"/>
                  <w:szCs w:val="22"/>
                </w:rPr>
                <w:t>*</w:t>
              </w:r>
            </w:ins>
          </w:p>
        </w:tc>
        <w:tc>
          <w:tcPr>
            <w:tcW w:w="3124" w:type="dxa"/>
            <w:gridSpan w:val="2"/>
            <w:tcBorders>
              <w:top w:val="nil"/>
              <w:left w:val="nil"/>
              <w:bottom w:val="single" w:color="auto" w:sz="4" w:space="0"/>
              <w:right w:val="single" w:color="auto" w:sz="4" w:space="0"/>
            </w:tcBorders>
            <w:tcMar/>
            <w:vAlign w:val="bottom"/>
            <w:hideMark/>
          </w:tcPr>
          <w:p w:rsidRPr="00302F0C" w:rsidR="002B632F" w:rsidRDefault="00291CCF" w14:paraId="0A456780" w14:textId="33C8DD82">
            <w:pPr>
              <w:rPr>
                <w:ins w:author="Akshay Raveendran" w:date="2025-07-20T23:49:00Z" w16du:dateUtc="2025-07-20T19:49:00Z" w:id="3016"/>
                <w:rFonts w:ascii="Arial" w:hAnsi="Arial" w:cs="Arial"/>
                <w:color w:val="000000"/>
                <w:sz w:val="22"/>
                <w:szCs w:val="22"/>
              </w:rPr>
            </w:pPr>
            <w:ins w:author="Akshay Raveendran" w:date="2025-07-22T15:46:00Z" w16du:dateUtc="2025-07-22T11:46:00Z" w:id="3017">
              <w:r w:rsidRPr="00302F0C">
                <w:rPr>
                  <w:rFonts w:ascii="Arial" w:hAnsi="Arial" w:cs="Arial"/>
                  <w:color w:val="000000"/>
                  <w:sz w:val="22"/>
                  <w:szCs w:val="22"/>
                </w:rPr>
                <w:t>Dropdown with s</w:t>
              </w:r>
            </w:ins>
            <w:ins w:author="Akshay Raveendran" w:date="2025-07-20T23:49:00Z" w16du:dateUtc="2025-07-20T19:49:00Z" w:id="3018">
              <w:r w:rsidRPr="00302F0C" w:rsidR="002B632F">
                <w:rPr>
                  <w:rFonts w:ascii="Arial" w:hAnsi="Arial" w:cs="Arial"/>
                  <w:color w:val="000000"/>
                  <w:sz w:val="22"/>
                  <w:szCs w:val="22"/>
                </w:rPr>
                <w:t>earch</w:t>
              </w:r>
            </w:ins>
          </w:p>
        </w:tc>
        <w:tc>
          <w:tcPr>
            <w:tcW w:w="3978" w:type="dxa"/>
            <w:gridSpan w:val="2"/>
            <w:tcBorders>
              <w:top w:val="nil"/>
              <w:left w:val="nil"/>
              <w:bottom w:val="single" w:color="auto" w:sz="4" w:space="0"/>
              <w:right w:val="single" w:color="auto" w:sz="4" w:space="0"/>
            </w:tcBorders>
            <w:tcMar/>
            <w:vAlign w:val="bottom"/>
            <w:hideMark/>
          </w:tcPr>
          <w:p w:rsidRPr="00302F0C" w:rsidR="002B632F" w:rsidRDefault="002B632F" w14:paraId="23A05C30" w14:textId="695FF786">
            <w:pPr>
              <w:spacing w:after="0" w:line="240" w:lineRule="auto"/>
              <w:rPr>
                <w:ins w:author="Akshay Raveendran" w:date="2025-07-20T23:49:00Z" w16du:dateUtc="2025-07-20T19:49:00Z" w:id="3019"/>
                <w:rFonts w:ascii="Arial" w:hAnsi="Arial" w:eastAsia="Times New Roman" w:cs="Arial"/>
                <w:color w:val="000000"/>
                <w:sz w:val="22"/>
                <w:szCs w:val="22"/>
                <w:lang w:eastAsia="en-GB"/>
              </w:rPr>
            </w:pPr>
            <w:ins w:author="Akshay Raveendran" w:date="2025-07-20T23:49:00Z" w16du:dateUtc="2025-07-20T19:49:00Z" w:id="3020">
              <w:r w:rsidRPr="00302F0C">
                <w:rPr>
                  <w:rFonts w:ascii="Arial" w:hAnsi="Arial" w:eastAsia="Times New Roman" w:cs="Arial"/>
                  <w:color w:val="000000"/>
                  <w:sz w:val="22"/>
                  <w:szCs w:val="22"/>
                  <w:lang w:eastAsia="en-GB"/>
                </w:rPr>
                <w:t xml:space="preserve">Details to be fetched from </w:t>
              </w:r>
            </w:ins>
            <w:ins w:author="Akshay Raveendran" w:date="2025-07-20T23:50:00Z" w16du:dateUtc="2025-07-20T19:50:00Z" w:id="3021">
              <w:r w:rsidRPr="00302F0C">
                <w:rPr>
                  <w:rFonts w:ascii="Arial" w:hAnsi="Arial" w:eastAsia="Times New Roman" w:cs="Arial"/>
                  <w:color w:val="000000"/>
                  <w:sz w:val="22"/>
                  <w:szCs w:val="22"/>
                  <w:lang w:eastAsia="en-GB"/>
                </w:rPr>
                <w:t xml:space="preserve">Insurance </w:t>
              </w:r>
            </w:ins>
            <w:ins w:author="Akshay Raveendran" w:date="2025-07-20T23:49:00Z" w16du:dateUtc="2025-07-20T19:49:00Z" w:id="3022">
              <w:r w:rsidRPr="00302F0C">
                <w:rPr>
                  <w:rFonts w:ascii="Arial" w:hAnsi="Arial" w:eastAsia="Times New Roman" w:cs="Arial"/>
                  <w:color w:val="000000"/>
                  <w:sz w:val="22"/>
                  <w:szCs w:val="22"/>
                  <w:lang w:eastAsia="en-GB"/>
                </w:rPr>
                <w:t xml:space="preserve">Request form </w:t>
              </w:r>
            </w:ins>
          </w:p>
        </w:tc>
      </w:tr>
      <w:tr w:rsidRPr="00302F0C" w:rsidR="002B632F" w:rsidTr="3B7D4E62" w14:paraId="464DDE75" w14:textId="77777777">
        <w:trPr>
          <w:gridAfter w:val="2"/>
          <w:wAfter w:w="2781" w:type="dxa"/>
          <w:trHeight w:val="290"/>
          <w:ins w:author="Akshay Raveendran" w:date="2025-07-20T23:49:00Z" w:id="1076745369"/>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2B632F" w:rsidRDefault="002B632F" w14:paraId="69E186F7" w14:textId="77777777">
            <w:pPr>
              <w:spacing w:after="0" w:line="240" w:lineRule="auto"/>
              <w:rPr>
                <w:ins w:author="Akshay Raveendran" w:date="2025-07-20T23:49:00Z" w16du:dateUtc="2025-07-20T19:49:00Z" w:id="3024"/>
                <w:rFonts w:ascii="Arial" w:hAnsi="Arial" w:eastAsia="Times New Roman" w:cs="Arial"/>
                <w:color w:val="000000"/>
                <w:sz w:val="22"/>
                <w:szCs w:val="22"/>
                <w:lang w:eastAsia="en-GB"/>
              </w:rPr>
            </w:pPr>
            <w:ins w:author="Akshay Raveendran" w:date="2025-07-20T23:49:00Z" w16du:dateUtc="2025-07-20T19:49:00Z" w:id="3025">
              <w:r w:rsidRPr="00302F0C">
                <w:rPr>
                  <w:rFonts w:ascii="Arial" w:hAnsi="Arial" w:cs="Arial"/>
                  <w:color w:val="000000"/>
                  <w:sz w:val="22"/>
                  <w:szCs w:val="22"/>
                </w:rPr>
                <w:t xml:space="preserve">Date of last update: </w:t>
              </w:r>
              <w:r w:rsidRPr="00302F0C">
                <w:rPr>
                  <w:rFonts w:ascii="Arial" w:hAnsi="Arial" w:cs="Arial"/>
                  <w:color w:val="FF0000"/>
                  <w:sz w:val="22"/>
                  <w:szCs w:val="22"/>
                </w:rPr>
                <w:t>*</w:t>
              </w:r>
            </w:ins>
          </w:p>
        </w:tc>
        <w:tc>
          <w:tcPr>
            <w:tcW w:w="3124"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0C03A5A6" w14:textId="77777777">
            <w:pPr>
              <w:spacing w:after="0" w:line="240" w:lineRule="auto"/>
              <w:rPr>
                <w:ins w:author="Akshay Raveendran" w:date="2025-07-20T23:49:00Z" w16du:dateUtc="2025-07-20T19:49:00Z" w:id="3026"/>
                <w:rFonts w:ascii="Arial" w:hAnsi="Arial" w:eastAsia="Times New Roman" w:cs="Arial"/>
                <w:color w:val="000000"/>
                <w:sz w:val="22"/>
                <w:szCs w:val="22"/>
                <w:lang w:eastAsia="en-GB"/>
              </w:rPr>
            </w:pPr>
            <w:ins w:author="Akshay Raveendran" w:date="2025-07-20T23:49:00Z" w16du:dateUtc="2025-07-20T19:49:00Z" w:id="3027">
              <w:r w:rsidRPr="00302F0C">
                <w:rPr>
                  <w:rFonts w:ascii="Arial" w:hAnsi="Arial" w:cs="Arial"/>
                  <w:color w:val="000000"/>
                  <w:sz w:val="22"/>
                  <w:szCs w:val="22"/>
                </w:rPr>
                <w:t xml:space="preserve">Auto-filled Today's Date </w:t>
              </w:r>
            </w:ins>
          </w:p>
        </w:tc>
        <w:tc>
          <w:tcPr>
            <w:tcW w:w="3978"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02F684B6" w14:textId="77777777">
            <w:pPr>
              <w:spacing w:after="0" w:line="240" w:lineRule="auto"/>
              <w:rPr>
                <w:ins w:author="Akshay Raveendran" w:date="2025-07-20T23:49:00Z" w16du:dateUtc="2025-07-20T19:49:00Z" w:id="3028"/>
                <w:rFonts w:ascii="Arial" w:hAnsi="Arial" w:eastAsia="Times New Roman" w:cs="Arial"/>
                <w:color w:val="000000"/>
                <w:sz w:val="22"/>
                <w:szCs w:val="22"/>
                <w:lang w:eastAsia="en-GB"/>
              </w:rPr>
            </w:pPr>
          </w:p>
        </w:tc>
      </w:tr>
      <w:tr w:rsidRPr="00302F0C" w:rsidR="002B632F" w:rsidTr="3B7D4E62" w14:paraId="23127BB1" w14:textId="77777777">
        <w:trPr>
          <w:gridAfter w:val="2"/>
          <w:wAfter w:w="2781" w:type="dxa"/>
          <w:trHeight w:val="290"/>
          <w:ins w:author="Akshay Raveendran" w:date="2025-07-20T23:49:00Z" w:id="1807131629"/>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2B632F" w:rsidRDefault="002B632F" w14:paraId="345C0C05" w14:textId="77777777">
            <w:pPr>
              <w:spacing w:after="0" w:line="240" w:lineRule="auto"/>
              <w:rPr>
                <w:ins w:author="Akshay Raveendran" w:date="2025-07-20T23:49:00Z" w16du:dateUtc="2025-07-20T19:49:00Z" w:id="3030"/>
                <w:rFonts w:ascii="Arial" w:hAnsi="Arial" w:cs="Arial"/>
                <w:b/>
                <w:color w:val="000000"/>
                <w:sz w:val="22"/>
                <w:szCs w:val="22"/>
              </w:rPr>
            </w:pPr>
            <w:ins w:author="Akshay Raveendran" w:date="2025-07-20T23:49:00Z" w16du:dateUtc="2025-07-20T19:49:00Z" w:id="3031">
              <w:r w:rsidRPr="00302F0C">
                <w:rPr>
                  <w:rFonts w:ascii="Arial" w:hAnsi="Arial" w:cs="Arial"/>
                  <w:b/>
                  <w:color w:val="000000"/>
                  <w:sz w:val="22"/>
                  <w:szCs w:val="22"/>
                </w:rPr>
                <w:t>Request Status</w:t>
              </w:r>
            </w:ins>
          </w:p>
        </w:tc>
        <w:tc>
          <w:tcPr>
            <w:tcW w:w="3124"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4A45DA4E" w14:textId="77777777">
            <w:pPr>
              <w:spacing w:after="0" w:line="240" w:lineRule="auto"/>
              <w:rPr>
                <w:ins w:author="Akshay Raveendran" w:date="2025-07-20T23:49:00Z" w16du:dateUtc="2025-07-20T19:49:00Z" w:id="3032"/>
                <w:rFonts w:ascii="Arial" w:hAnsi="Arial" w:cs="Arial"/>
                <w:color w:val="000000"/>
                <w:sz w:val="22"/>
                <w:szCs w:val="22"/>
              </w:rPr>
            </w:pPr>
          </w:p>
        </w:tc>
        <w:tc>
          <w:tcPr>
            <w:tcW w:w="3978"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74D4CEE7" w14:textId="77777777">
            <w:pPr>
              <w:spacing w:after="0" w:line="240" w:lineRule="auto"/>
              <w:rPr>
                <w:ins w:author="Akshay Raveendran" w:date="2025-07-20T23:49:00Z" w16du:dateUtc="2025-07-20T19:49:00Z" w:id="3033"/>
                <w:rFonts w:ascii="Arial" w:hAnsi="Arial" w:eastAsia="Times New Roman" w:cs="Arial"/>
                <w:color w:val="000000"/>
                <w:sz w:val="22"/>
                <w:szCs w:val="22"/>
                <w:lang w:eastAsia="en-GB"/>
              </w:rPr>
            </w:pPr>
          </w:p>
        </w:tc>
      </w:tr>
      <w:tr w:rsidRPr="00302F0C" w:rsidR="002B632F" w:rsidTr="3B7D4E62" w14:paraId="4B0D9D80" w14:textId="77777777">
        <w:trPr>
          <w:gridAfter w:val="2"/>
          <w:wAfter w:w="2781" w:type="dxa"/>
          <w:trHeight w:val="290"/>
          <w:ins w:author="Akshay Raveendran" w:date="2025-07-20T23:49:00Z" w:id="498053153"/>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2B632F" w:rsidRDefault="002B632F" w14:paraId="171FEDE0" w14:textId="77777777">
            <w:pPr>
              <w:spacing w:after="0" w:line="240" w:lineRule="auto"/>
              <w:rPr>
                <w:ins w:author="Akshay Raveendran" w:date="2025-07-20T23:49:00Z" w16du:dateUtc="2025-07-20T19:49:00Z" w:id="3035"/>
                <w:rFonts w:ascii="Arial" w:hAnsi="Arial" w:cs="Arial"/>
                <w:color w:val="000000"/>
                <w:sz w:val="22"/>
                <w:szCs w:val="22"/>
              </w:rPr>
            </w:pPr>
            <w:ins w:author="Akshay Raveendran" w:date="2025-07-20T23:49:00Z" w16du:dateUtc="2025-07-20T19:49:00Z" w:id="3036">
              <w:r w:rsidRPr="00302F0C">
                <w:rPr>
                  <w:rFonts w:ascii="Arial" w:hAnsi="Arial" w:cs="Arial"/>
                  <w:color w:val="000000" w:themeColor="text1"/>
                  <w:sz w:val="22"/>
                  <w:szCs w:val="22"/>
                </w:rPr>
                <w:t xml:space="preserve">Current Request </w:t>
              </w:r>
              <w:commentRangeStart w:id="3037"/>
              <w:commentRangeStart w:id="3038"/>
              <w:r w:rsidRPr="00302F0C">
                <w:rPr>
                  <w:rFonts w:ascii="Arial" w:hAnsi="Arial" w:cs="Arial"/>
                  <w:color w:val="000000" w:themeColor="text1"/>
                  <w:sz w:val="22"/>
                  <w:szCs w:val="22"/>
                </w:rPr>
                <w:t>Status</w:t>
              </w:r>
              <w:r w:rsidRPr="00302F0C">
                <w:rPr>
                  <w:rFonts w:ascii="Arial" w:hAnsi="Arial" w:cs="Arial"/>
                  <w:color w:val="FF0000"/>
                  <w:sz w:val="22"/>
                  <w:szCs w:val="22"/>
                </w:rPr>
                <w:t>*</w:t>
              </w:r>
              <w:commentRangeEnd w:id="3037"/>
              <w:r w:rsidRPr="00302F0C">
                <w:rPr>
                  <w:rStyle w:val="CommentReference"/>
                  <w:rFonts w:ascii="Arial" w:hAnsi="Arial" w:cs="Arial"/>
                  <w:color w:val="000000"/>
                  <w:sz w:val="22"/>
                  <w:szCs w:val="22"/>
                </w:rPr>
                <w:commentReference w:id="3037"/>
              </w:r>
              <w:commentRangeEnd w:id="3038"/>
              <w:r w:rsidRPr="00302F0C">
                <w:rPr>
                  <w:rStyle w:val="CommentReference"/>
                  <w:rFonts w:ascii="Arial" w:hAnsi="Arial" w:cs="Arial"/>
                  <w:color w:val="000000"/>
                  <w:sz w:val="22"/>
                  <w:szCs w:val="22"/>
                </w:rPr>
                <w:commentReference w:id="3038"/>
              </w:r>
            </w:ins>
          </w:p>
        </w:tc>
        <w:tc>
          <w:tcPr>
            <w:tcW w:w="3124"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3EF5632C" w14:textId="77777777">
            <w:pPr>
              <w:spacing w:after="0" w:line="240" w:lineRule="auto"/>
              <w:rPr>
                <w:ins w:author="Akshay Raveendran" w:date="2025-07-20T23:49:00Z" w16du:dateUtc="2025-07-20T19:49:00Z" w:id="3039"/>
                <w:rFonts w:ascii="Arial" w:hAnsi="Arial" w:cs="Arial"/>
                <w:color w:val="000000"/>
                <w:sz w:val="22"/>
                <w:szCs w:val="22"/>
              </w:rPr>
            </w:pPr>
            <w:ins w:author="Akshay Raveendran" w:date="2025-07-20T23:49:00Z" w16du:dateUtc="2025-07-20T19:49:00Z" w:id="3040">
              <w:r w:rsidRPr="00302F0C">
                <w:rPr>
                  <w:rFonts w:ascii="Arial" w:hAnsi="Arial" w:cs="Arial"/>
                  <w:color w:val="000000"/>
                  <w:sz w:val="22"/>
                  <w:szCs w:val="22"/>
                </w:rPr>
                <w:t>Status to be updated by the system as per the current stage of the form</w:t>
              </w:r>
            </w:ins>
          </w:p>
        </w:tc>
        <w:tc>
          <w:tcPr>
            <w:tcW w:w="3978"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66EA5CAF" w14:textId="77777777">
            <w:pPr>
              <w:jc w:val="both"/>
              <w:rPr>
                <w:ins w:author="Akshay Raveendran" w:date="2025-07-20T23:49:00Z" w16du:dateUtc="2025-07-20T19:49:00Z" w:id="3041"/>
                <w:rFonts w:ascii="Arial" w:hAnsi="Arial" w:cs="Arial"/>
              </w:rPr>
            </w:pPr>
            <w:commentRangeStart w:id="3042"/>
            <w:ins w:author="Akshay Raveendran" w:date="2025-07-20T23:49:00Z" w16du:dateUtc="2025-07-20T19:49:00Z" w:id="3043">
              <w:commentRangeEnd w:id="3042"/>
              <w:r w:rsidRPr="00302F0C">
                <w:rPr>
                  <w:rStyle w:val="CommentReference"/>
                  <w:rFonts w:ascii="Arial" w:hAnsi="Arial" w:cs="Arial"/>
                  <w:b/>
                  <w:sz w:val="21"/>
                  <w:szCs w:val="21"/>
                </w:rPr>
                <w:commentReference w:id="3042"/>
              </w:r>
              <w:r w:rsidRPr="00302F0C">
                <w:rPr>
                  <w:rFonts w:ascii="Arial" w:hAnsi="Arial" w:cs="Arial"/>
                  <w:b/>
                  <w:bCs/>
                </w:rPr>
                <w:t xml:space="preserve"> Request Status</w:t>
              </w:r>
            </w:ins>
          </w:p>
          <w:p w:rsidRPr="00302F0C" w:rsidR="002B632F" w:rsidP="002B632F" w:rsidRDefault="002B632F" w14:paraId="47F28D46" w14:textId="77777777">
            <w:pPr>
              <w:pStyle w:val="ListParagraph"/>
              <w:numPr>
                <w:ilvl w:val="0"/>
                <w:numId w:val="43"/>
              </w:numPr>
              <w:jc w:val="both"/>
              <w:rPr>
                <w:ins w:author="Akshay Raveendran" w:date="2025-07-20T23:49:00Z" w16du:dateUtc="2025-07-20T19:49:00Z" w:id="3044"/>
                <w:rFonts w:ascii="Arial" w:hAnsi="Arial" w:cs="Arial"/>
              </w:rPr>
            </w:pPr>
            <w:ins w:author="Akshay Raveendran" w:date="2025-07-20T23:49:00Z" w16du:dateUtc="2025-07-20T19:49:00Z" w:id="3045">
              <w:r w:rsidRPr="00302F0C">
                <w:rPr>
                  <w:rFonts w:ascii="Arial" w:hAnsi="Arial" w:cs="Arial"/>
                  <w:color w:val="000000"/>
                </w:rPr>
                <w:t>Vendor Sourcing floated</w:t>
              </w:r>
            </w:ins>
          </w:p>
          <w:p w:rsidRPr="00302F0C" w:rsidR="002B632F" w:rsidP="002B632F" w:rsidRDefault="002B632F" w14:paraId="3F229F41" w14:textId="77777777">
            <w:pPr>
              <w:pStyle w:val="ListParagraph"/>
              <w:numPr>
                <w:ilvl w:val="0"/>
                <w:numId w:val="43"/>
              </w:numPr>
              <w:jc w:val="both"/>
              <w:rPr>
                <w:ins w:author="Akshay Raveendran" w:date="2025-07-20T23:49:00Z" w16du:dateUtc="2025-07-20T19:49:00Z" w:id="3046"/>
                <w:rFonts w:ascii="Arial" w:hAnsi="Arial" w:cs="Arial"/>
              </w:rPr>
            </w:pPr>
            <w:ins w:author="Akshay Raveendran" w:date="2025-07-20T23:49:00Z" w16du:dateUtc="2025-07-20T19:49:00Z" w:id="3047">
              <w:r w:rsidRPr="00302F0C">
                <w:rPr>
                  <w:rFonts w:ascii="Arial" w:hAnsi="Arial" w:cs="Arial"/>
                </w:rPr>
                <w:t>Negotiation and Quote finalization</w:t>
              </w:r>
            </w:ins>
          </w:p>
          <w:p w:rsidRPr="00302F0C" w:rsidR="002B632F" w:rsidP="002B632F" w:rsidRDefault="002B632F" w14:paraId="2E445EE0" w14:textId="77777777">
            <w:pPr>
              <w:pStyle w:val="ListParagraph"/>
              <w:numPr>
                <w:ilvl w:val="0"/>
                <w:numId w:val="43"/>
              </w:numPr>
              <w:jc w:val="both"/>
              <w:rPr>
                <w:ins w:author="Akshay Raveendran" w:date="2025-07-20T23:49:00Z" w16du:dateUtc="2025-07-20T19:49:00Z" w:id="3048"/>
                <w:rFonts w:ascii="Arial" w:hAnsi="Arial" w:cs="Arial"/>
              </w:rPr>
            </w:pPr>
            <w:ins w:author="Akshay Raveendran" w:date="2025-07-20T23:49:00Z" w16du:dateUtc="2025-07-20T19:49:00Z" w:id="3049">
              <w:r w:rsidRPr="00302F0C">
                <w:rPr>
                  <w:rFonts w:ascii="Arial" w:hAnsi="Arial" w:cs="Arial"/>
                  <w:color w:val="000000"/>
                </w:rPr>
                <w:t xml:space="preserve">Cost Comparison </w:t>
              </w:r>
            </w:ins>
          </w:p>
          <w:p w:rsidRPr="00302F0C" w:rsidR="002B632F" w:rsidP="002B632F" w:rsidRDefault="002B632F" w14:paraId="0FF87E2F" w14:textId="77777777">
            <w:pPr>
              <w:pStyle w:val="ListParagraph"/>
              <w:numPr>
                <w:ilvl w:val="0"/>
                <w:numId w:val="43"/>
              </w:numPr>
              <w:jc w:val="both"/>
              <w:rPr>
                <w:ins w:author="Akshay Raveendran" w:date="2025-07-20T23:49:00Z" w16du:dateUtc="2025-07-20T19:49:00Z" w:id="3050"/>
                <w:rFonts w:ascii="Arial" w:hAnsi="Arial" w:cs="Arial"/>
              </w:rPr>
            </w:pPr>
            <w:ins w:author="Akshay Raveendran" w:date="2025-07-20T23:49:00Z" w16du:dateUtc="2025-07-20T19:49:00Z" w:id="3051">
              <w:r w:rsidRPr="00302F0C">
                <w:rPr>
                  <w:rFonts w:ascii="Arial" w:hAnsi="Arial" w:cs="Arial"/>
                  <w:color w:val="000000"/>
                </w:rPr>
                <w:t>Completed</w:t>
              </w:r>
            </w:ins>
          </w:p>
        </w:tc>
      </w:tr>
      <w:tr w:rsidRPr="00302F0C" w:rsidR="002B632F" w:rsidTr="3B7D4E62" w14:paraId="060A66B1" w14:textId="77777777">
        <w:trPr>
          <w:gridAfter w:val="2"/>
          <w:wAfter w:w="2781" w:type="dxa"/>
          <w:trHeight w:val="290"/>
          <w:ins w:author="Akshay Raveendran" w:date="2025-07-20T23:49:00Z" w:id="157911738"/>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2B632F" w:rsidRDefault="002B632F" w14:paraId="64601BD4" w14:textId="77777777">
            <w:pPr>
              <w:spacing w:after="0" w:line="240" w:lineRule="auto"/>
              <w:rPr>
                <w:ins w:author="Akshay Raveendran" w:date="2025-07-20T23:49:00Z" w16du:dateUtc="2025-07-20T19:49:00Z" w:id="3053"/>
                <w:rFonts w:ascii="Arial" w:hAnsi="Arial" w:cs="Arial"/>
                <w:b/>
                <w:color w:val="000000"/>
                <w:sz w:val="22"/>
                <w:szCs w:val="22"/>
              </w:rPr>
            </w:pPr>
          </w:p>
        </w:tc>
        <w:tc>
          <w:tcPr>
            <w:tcW w:w="3124"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5618762C" w14:textId="77777777">
            <w:pPr>
              <w:spacing w:after="0" w:line="240" w:lineRule="auto"/>
              <w:rPr>
                <w:ins w:author="Akshay Raveendran" w:date="2025-07-20T23:49:00Z" w16du:dateUtc="2025-07-20T19:49:00Z" w:id="3054"/>
                <w:rFonts w:ascii="Arial" w:hAnsi="Arial" w:cs="Arial"/>
                <w:color w:val="000000"/>
                <w:sz w:val="22"/>
                <w:szCs w:val="22"/>
              </w:rPr>
            </w:pPr>
          </w:p>
        </w:tc>
        <w:tc>
          <w:tcPr>
            <w:tcW w:w="3978"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037A4DE1" w14:textId="77777777">
            <w:pPr>
              <w:spacing w:after="0" w:line="240" w:lineRule="auto"/>
              <w:rPr>
                <w:ins w:author="Akshay Raveendran" w:date="2025-07-20T23:49:00Z" w16du:dateUtc="2025-07-20T19:49:00Z" w:id="3055"/>
                <w:rFonts w:ascii="Arial" w:hAnsi="Arial" w:eastAsia="Times New Roman" w:cs="Arial"/>
                <w:color w:val="000000"/>
                <w:sz w:val="22"/>
                <w:szCs w:val="22"/>
                <w:lang w:eastAsia="en-GB"/>
              </w:rPr>
            </w:pPr>
          </w:p>
        </w:tc>
      </w:tr>
      <w:tr w:rsidRPr="00302F0C" w:rsidR="002B632F" w:rsidTr="3B7D4E62" w14:paraId="4F167D73" w14:textId="77777777">
        <w:trPr>
          <w:gridAfter w:val="2"/>
          <w:wAfter w:w="2781" w:type="dxa"/>
          <w:trHeight w:val="590"/>
          <w:ins w:author="Akshay Raveendran" w:date="2025-07-20T23:49:00Z" w:id="1607040091"/>
        </w:trPr>
        <w:tc>
          <w:tcPr>
            <w:tcW w:w="9936" w:type="dxa"/>
            <w:gridSpan w:val="6"/>
            <w:tcBorders>
              <w:top w:val="single" w:color="auto" w:sz="4" w:space="0"/>
            </w:tcBorders>
            <w:tcMar/>
            <w:vAlign w:val="bottom"/>
          </w:tcPr>
          <w:p w:rsidRPr="00302F0C" w:rsidR="002B632F" w:rsidRDefault="002B632F" w14:paraId="29F80813" w14:textId="77777777">
            <w:pPr>
              <w:spacing w:after="0" w:line="240" w:lineRule="auto"/>
              <w:rPr>
                <w:rFonts w:ascii="Arial" w:hAnsi="Arial" w:eastAsia="Times New Roman" w:cs="Arial"/>
                <w:color w:val="000000"/>
                <w:sz w:val="22"/>
                <w:szCs w:val="22"/>
                <w:lang w:eastAsia="en-GB"/>
              </w:rPr>
            </w:pPr>
          </w:p>
          <w:p w:rsidRPr="00302F0C" w:rsidR="00582794" w:rsidRDefault="00582794" w14:paraId="4AB921AF" w14:textId="77777777">
            <w:pPr>
              <w:spacing w:after="0" w:line="240" w:lineRule="auto"/>
              <w:rPr>
                <w:rFonts w:ascii="Arial" w:hAnsi="Arial" w:eastAsia="Times New Roman" w:cs="Arial"/>
                <w:color w:val="000000"/>
                <w:sz w:val="22"/>
                <w:szCs w:val="22"/>
                <w:lang w:eastAsia="en-GB"/>
              </w:rPr>
            </w:pPr>
          </w:p>
          <w:p w:rsidRPr="00302F0C" w:rsidR="00582794" w:rsidRDefault="00582794" w14:paraId="3B2F1752" w14:textId="77777777">
            <w:pPr>
              <w:spacing w:after="0" w:line="240" w:lineRule="auto"/>
              <w:rPr>
                <w:rFonts w:ascii="Arial" w:hAnsi="Arial" w:eastAsia="Times New Roman" w:cs="Arial"/>
                <w:color w:val="000000"/>
                <w:sz w:val="22"/>
                <w:szCs w:val="22"/>
                <w:lang w:eastAsia="en-GB"/>
              </w:rPr>
            </w:pPr>
          </w:p>
          <w:p w:rsidRPr="00302F0C" w:rsidR="00582794" w:rsidRDefault="00582794" w14:paraId="58123F62" w14:textId="77777777">
            <w:pPr>
              <w:spacing w:after="0" w:line="240" w:lineRule="auto"/>
              <w:rPr>
                <w:ins w:author="Akshay Raveendran" w:date="2025-07-20T23:49:00Z" w16du:dateUtc="2025-07-20T19:49:00Z" w:id="3057"/>
                <w:rFonts w:ascii="Arial" w:hAnsi="Arial" w:eastAsia="Times New Roman" w:cs="Arial"/>
                <w:color w:val="000000"/>
                <w:sz w:val="22"/>
                <w:szCs w:val="22"/>
                <w:lang w:eastAsia="en-GB"/>
              </w:rPr>
            </w:pPr>
          </w:p>
        </w:tc>
      </w:tr>
      <w:tr w:rsidRPr="00302F0C" w:rsidR="002B632F" w:rsidTr="3B7D4E62" w14:paraId="768346B6" w14:textId="77777777">
        <w:trPr>
          <w:gridAfter w:val="2"/>
          <w:wAfter w:w="2781" w:type="dxa"/>
          <w:trHeight w:val="290"/>
          <w:ins w:author="Akshay Raveendran" w:date="2025-07-20T23:49:00Z" w:id="1429978144"/>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2B632F" w:rsidRDefault="002B632F" w14:paraId="2CD77F5E" w14:textId="77777777">
            <w:pPr>
              <w:spacing w:after="0" w:line="240" w:lineRule="auto"/>
              <w:rPr>
                <w:ins w:author="Akshay Raveendran" w:date="2025-07-20T23:49:00Z" w16du:dateUtc="2025-07-20T19:49:00Z" w:id="3059"/>
                <w:rFonts w:ascii="Arial" w:hAnsi="Arial" w:cs="Arial"/>
                <w:b/>
                <w:color w:val="000000"/>
                <w:sz w:val="22"/>
                <w:szCs w:val="22"/>
              </w:rPr>
            </w:pPr>
            <w:ins w:author="Akshay Raveendran" w:date="2025-07-20T23:49:00Z" w16du:dateUtc="2025-07-20T19:49:00Z" w:id="3060">
              <w:r w:rsidRPr="00302F0C">
                <w:rPr>
                  <w:rFonts w:ascii="Arial" w:hAnsi="Arial" w:cs="Arial"/>
                  <w:b/>
                  <w:color w:val="000000"/>
                  <w:sz w:val="22"/>
                  <w:szCs w:val="22"/>
                </w:rPr>
                <w:t>Stage 1</w:t>
              </w:r>
            </w:ins>
          </w:p>
        </w:tc>
        <w:tc>
          <w:tcPr>
            <w:tcW w:w="3124"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623E03C6" w14:textId="77777777">
            <w:pPr>
              <w:spacing w:after="0" w:line="240" w:lineRule="auto"/>
              <w:rPr>
                <w:ins w:author="Akshay Raveendran" w:date="2025-07-20T23:49:00Z" w16du:dateUtc="2025-07-20T19:49:00Z" w:id="3061"/>
                <w:rFonts w:ascii="Arial" w:hAnsi="Arial" w:cs="Arial"/>
                <w:color w:val="000000"/>
                <w:sz w:val="22"/>
                <w:szCs w:val="22"/>
              </w:rPr>
            </w:pPr>
          </w:p>
        </w:tc>
        <w:tc>
          <w:tcPr>
            <w:tcW w:w="3978"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0023BFD7" w14:textId="77777777">
            <w:pPr>
              <w:spacing w:after="0" w:line="240" w:lineRule="auto"/>
              <w:rPr>
                <w:ins w:author="Akshay Raveendran" w:date="2025-07-20T23:49:00Z" w16du:dateUtc="2025-07-20T19:49:00Z" w:id="3062"/>
                <w:rFonts w:ascii="Arial" w:hAnsi="Arial" w:eastAsia="Times New Roman" w:cs="Arial"/>
                <w:color w:val="000000"/>
                <w:sz w:val="22"/>
                <w:szCs w:val="22"/>
                <w:lang w:eastAsia="en-GB"/>
              </w:rPr>
            </w:pPr>
          </w:p>
        </w:tc>
      </w:tr>
      <w:tr w:rsidRPr="00302F0C" w:rsidR="002B632F" w:rsidTr="3B7D4E62" w14:paraId="3662E87F" w14:textId="77777777">
        <w:trPr>
          <w:gridAfter w:val="2"/>
          <w:wAfter w:w="2781" w:type="dxa"/>
          <w:trHeight w:val="290"/>
          <w:ins w:author="Akshay Raveendran" w:date="2025-07-20T23:49:00Z" w:id="131857100"/>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2B632F" w:rsidRDefault="002B632F" w14:paraId="253CA962" w14:textId="77777777">
            <w:pPr>
              <w:spacing w:after="0" w:line="240" w:lineRule="auto"/>
              <w:rPr>
                <w:ins w:author="Akshay Raveendran" w:date="2025-07-20T23:49:00Z" w16du:dateUtc="2025-07-20T19:49:00Z" w:id="3064"/>
                <w:rFonts w:ascii="Arial" w:hAnsi="Arial" w:cs="Arial"/>
                <w:bCs/>
                <w:color w:val="000000"/>
                <w:sz w:val="22"/>
                <w:szCs w:val="22"/>
              </w:rPr>
            </w:pPr>
            <w:ins w:author="Akshay Raveendran" w:date="2025-07-20T23:49:00Z" w16du:dateUtc="2025-07-20T19:49:00Z" w:id="3065">
              <w:r w:rsidRPr="00302F0C">
                <w:rPr>
                  <w:rFonts w:ascii="Arial" w:hAnsi="Arial" w:cs="Arial"/>
                  <w:bCs/>
                  <w:color w:val="000000"/>
                  <w:sz w:val="22"/>
                  <w:szCs w:val="22"/>
                </w:rPr>
                <w:t>Bid Summary</w:t>
              </w:r>
            </w:ins>
          </w:p>
        </w:tc>
        <w:tc>
          <w:tcPr>
            <w:tcW w:w="3124"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233AE0CE" w14:textId="77777777">
            <w:pPr>
              <w:spacing w:after="0" w:line="240" w:lineRule="auto"/>
              <w:rPr>
                <w:ins w:author="Akshay Raveendran" w:date="2025-07-20T23:49:00Z" w16du:dateUtc="2025-07-20T19:49:00Z" w:id="3066"/>
                <w:rFonts w:ascii="Arial" w:hAnsi="Arial" w:cs="Arial"/>
                <w:color w:val="000000"/>
                <w:sz w:val="22"/>
                <w:szCs w:val="22"/>
              </w:rPr>
            </w:pPr>
          </w:p>
        </w:tc>
        <w:tc>
          <w:tcPr>
            <w:tcW w:w="3978"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24CF0E43" w14:textId="77777777">
            <w:pPr>
              <w:spacing w:after="0" w:line="240" w:lineRule="auto"/>
              <w:rPr>
                <w:ins w:author="Akshay Raveendran" w:date="2025-07-20T23:49:00Z" w16du:dateUtc="2025-07-20T19:49:00Z" w:id="3067"/>
                <w:rFonts w:ascii="Arial" w:hAnsi="Arial" w:eastAsia="Times New Roman" w:cs="Arial"/>
                <w:color w:val="000000"/>
                <w:sz w:val="22"/>
                <w:szCs w:val="22"/>
                <w:lang w:eastAsia="en-GB"/>
              </w:rPr>
            </w:pPr>
          </w:p>
        </w:tc>
      </w:tr>
      <w:tr w:rsidRPr="00302F0C" w:rsidR="002B632F" w:rsidTr="3B7D4E62" w14:paraId="6A44852B" w14:textId="77777777">
        <w:trPr>
          <w:gridAfter w:val="2"/>
          <w:wAfter w:w="2781" w:type="dxa"/>
          <w:trHeight w:val="290"/>
          <w:ins w:author="Akshay Raveendran" w:date="2025-07-20T23:49:00Z" w:id="2114031230"/>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2B632F" w:rsidRDefault="002B632F" w14:paraId="0B7E26E8" w14:textId="77777777">
            <w:pPr>
              <w:spacing w:after="0" w:line="240" w:lineRule="auto"/>
              <w:rPr>
                <w:ins w:author="Akshay Raveendran" w:date="2025-07-20T23:49:00Z" w16du:dateUtc="2025-07-20T19:49:00Z" w:id="3069"/>
                <w:rFonts w:ascii="Arial" w:hAnsi="Arial" w:cs="Arial"/>
                <w:color w:val="000000"/>
                <w:sz w:val="22"/>
                <w:szCs w:val="22"/>
              </w:rPr>
            </w:pPr>
            <w:ins w:author="Akshay Raveendran" w:date="2025-07-20T23:49:00Z" w16du:dateUtc="2025-07-20T19:49:00Z" w:id="3070">
              <w:r w:rsidRPr="00302F0C">
                <w:rPr>
                  <w:rFonts w:ascii="Arial" w:hAnsi="Arial" w:cs="Arial"/>
                  <w:color w:val="000000"/>
                  <w:sz w:val="22"/>
                  <w:szCs w:val="22"/>
                </w:rPr>
                <w:t>No. of Vendor Bids Received</w:t>
              </w:r>
              <w:r w:rsidRPr="00302F0C">
                <w:rPr>
                  <w:rFonts w:ascii="Arial" w:hAnsi="Arial" w:cs="Arial"/>
                  <w:color w:val="FF0000"/>
                  <w:sz w:val="22"/>
                  <w:szCs w:val="22"/>
                </w:rPr>
                <w:t>*</w:t>
              </w:r>
              <w:commentRangeStart w:id="3071"/>
              <w:commentRangeEnd w:id="3071"/>
              <w:r w:rsidRPr="00302F0C">
                <w:rPr>
                  <w:rStyle w:val="CommentReference"/>
                  <w:rFonts w:ascii="Arial" w:hAnsi="Arial" w:cs="Arial"/>
                  <w:color w:val="000000"/>
                  <w:sz w:val="22"/>
                  <w:szCs w:val="22"/>
                </w:rPr>
                <w:commentReference w:id="3071"/>
              </w:r>
              <w:commentRangeStart w:id="3072"/>
              <w:commentRangeEnd w:id="3072"/>
              <w:r w:rsidRPr="00302F0C">
                <w:rPr>
                  <w:rStyle w:val="CommentReference"/>
                  <w:rFonts w:ascii="Arial" w:hAnsi="Arial" w:cs="Arial"/>
                  <w:color w:val="000000"/>
                  <w:sz w:val="22"/>
                  <w:szCs w:val="22"/>
                </w:rPr>
                <w:commentReference w:id="3072"/>
              </w:r>
            </w:ins>
          </w:p>
        </w:tc>
        <w:tc>
          <w:tcPr>
            <w:tcW w:w="3124"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01A752CC" w14:textId="77777777">
            <w:pPr>
              <w:spacing w:after="0" w:line="240" w:lineRule="auto"/>
              <w:rPr>
                <w:ins w:author="Akshay Raveendran" w:date="2025-07-20T23:49:00Z" w16du:dateUtc="2025-07-20T19:49:00Z" w:id="3073"/>
                <w:rFonts w:ascii="Arial" w:hAnsi="Arial" w:cs="Arial"/>
                <w:color w:val="000000"/>
                <w:sz w:val="22"/>
                <w:szCs w:val="22"/>
              </w:rPr>
            </w:pPr>
            <w:ins w:author="Akshay Raveendran" w:date="2025-07-20T23:49:00Z" w16du:dateUtc="2025-07-20T19:49:00Z" w:id="3074">
              <w:r w:rsidRPr="00302F0C">
                <w:rPr>
                  <w:rFonts w:ascii="Arial" w:hAnsi="Arial" w:cs="Arial"/>
                  <w:color w:val="000000"/>
                  <w:sz w:val="22"/>
                  <w:szCs w:val="22"/>
                </w:rPr>
                <w:t>Number Field</w:t>
              </w:r>
            </w:ins>
          </w:p>
        </w:tc>
        <w:tc>
          <w:tcPr>
            <w:tcW w:w="3978"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0B201EA6" w14:textId="77777777">
            <w:pPr>
              <w:spacing w:after="0" w:line="240" w:lineRule="auto"/>
              <w:rPr>
                <w:ins w:author="Akshay Raveendran" w:date="2025-07-20T23:49:00Z" w16du:dateUtc="2025-07-20T19:49:00Z" w:id="3075"/>
                <w:rFonts w:ascii="Arial" w:hAnsi="Arial" w:cs="Arial"/>
                <w:color w:val="000000"/>
                <w:sz w:val="22"/>
                <w:szCs w:val="22"/>
              </w:rPr>
            </w:pPr>
          </w:p>
        </w:tc>
      </w:tr>
      <w:tr w:rsidRPr="00302F0C" w:rsidR="002B632F" w:rsidTr="3B7D4E62" w14:paraId="3ED9F53F" w14:textId="77777777">
        <w:trPr>
          <w:gridAfter w:val="2"/>
          <w:wAfter w:w="2781" w:type="dxa"/>
          <w:trHeight w:val="290"/>
          <w:ins w:author="Akshay Raveendran" w:date="2025-07-20T23:49:00Z" w:id="979968286"/>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2B632F" w:rsidRDefault="000D4AF2" w14:paraId="61B5B72C" w14:textId="121E62BF">
            <w:pPr>
              <w:spacing w:after="0" w:line="240" w:lineRule="auto"/>
              <w:rPr>
                <w:ins w:author="Akshay Raveendran" w:date="2025-07-20T23:49:00Z" w16du:dateUtc="2025-07-20T19:49:00Z" w:id="3077"/>
                <w:rFonts w:ascii="Arial" w:hAnsi="Arial" w:cs="Arial"/>
                <w:color w:val="000000"/>
                <w:sz w:val="22"/>
                <w:szCs w:val="22"/>
              </w:rPr>
            </w:pPr>
            <w:ins w:author="Akshay Raveendran" w:date="2025-07-21T00:13:00Z" w16du:dateUtc="2025-07-20T20:13:00Z" w:id="3078">
              <w:r w:rsidRPr="00302F0C">
                <w:rPr>
                  <w:rFonts w:ascii="Arial" w:hAnsi="Arial" w:cs="Arial"/>
                  <w:color w:val="000000"/>
                  <w:sz w:val="22"/>
                  <w:szCs w:val="22"/>
                </w:rPr>
                <w:t>Lowest</w:t>
              </w:r>
            </w:ins>
            <w:ins w:author="Akshay Raveendran" w:date="2025-07-20T23:49:00Z" w16du:dateUtc="2025-07-20T19:49:00Z" w:id="3079">
              <w:r w:rsidRPr="00302F0C" w:rsidR="002B632F">
                <w:rPr>
                  <w:rFonts w:ascii="Arial" w:hAnsi="Arial" w:cs="Arial"/>
                  <w:color w:val="000000"/>
                  <w:sz w:val="22"/>
                  <w:szCs w:val="22"/>
                </w:rPr>
                <w:t xml:space="preserve"> bid received post negotiations</w:t>
              </w:r>
              <w:r w:rsidRPr="00302F0C" w:rsidR="002B632F">
                <w:rPr>
                  <w:rFonts w:ascii="Arial" w:hAnsi="Arial" w:cs="Arial"/>
                  <w:color w:val="FF0000"/>
                  <w:sz w:val="22"/>
                  <w:szCs w:val="22"/>
                </w:rPr>
                <w:t>*</w:t>
              </w:r>
              <w:commentRangeStart w:id="3080"/>
              <w:commentRangeEnd w:id="3080"/>
              <w:r w:rsidRPr="00302F0C" w:rsidR="002B632F">
                <w:rPr>
                  <w:rStyle w:val="CommentReference"/>
                  <w:rFonts w:ascii="Arial" w:hAnsi="Arial" w:cs="Arial"/>
                  <w:color w:val="000000"/>
                  <w:sz w:val="22"/>
                  <w:szCs w:val="22"/>
                </w:rPr>
                <w:commentReference w:id="3080"/>
              </w:r>
              <w:commentRangeStart w:id="3081"/>
              <w:commentRangeEnd w:id="3081"/>
              <w:r w:rsidRPr="00302F0C" w:rsidR="002B632F">
                <w:rPr>
                  <w:rStyle w:val="CommentReference"/>
                  <w:rFonts w:ascii="Arial" w:hAnsi="Arial" w:cs="Arial"/>
                  <w:color w:val="000000"/>
                  <w:sz w:val="22"/>
                  <w:szCs w:val="22"/>
                </w:rPr>
                <w:commentReference w:id="3081"/>
              </w:r>
            </w:ins>
          </w:p>
        </w:tc>
        <w:tc>
          <w:tcPr>
            <w:tcW w:w="3124"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1340EE66" w14:textId="77777777">
            <w:pPr>
              <w:spacing w:after="0" w:line="240" w:lineRule="auto"/>
              <w:rPr>
                <w:ins w:author="Akshay Raveendran" w:date="2025-07-20T23:49:00Z" w16du:dateUtc="2025-07-20T19:49:00Z" w:id="3082"/>
                <w:rFonts w:ascii="Arial" w:hAnsi="Arial" w:cs="Arial"/>
                <w:color w:val="000000"/>
                <w:sz w:val="22"/>
                <w:szCs w:val="22"/>
              </w:rPr>
            </w:pPr>
            <w:ins w:author="Akshay Raveendran" w:date="2025-07-20T23:49:00Z" w16du:dateUtc="2025-07-20T19:49:00Z" w:id="3083">
              <w:r w:rsidRPr="00302F0C">
                <w:rPr>
                  <w:rFonts w:ascii="Arial" w:hAnsi="Arial" w:cs="Arial"/>
                  <w:color w:val="000000"/>
                  <w:sz w:val="22"/>
                  <w:szCs w:val="22"/>
                </w:rPr>
                <w:t>Number Field</w:t>
              </w:r>
            </w:ins>
          </w:p>
        </w:tc>
        <w:tc>
          <w:tcPr>
            <w:tcW w:w="3978"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3D06899C" w14:textId="77777777">
            <w:pPr>
              <w:spacing w:after="0" w:line="240" w:lineRule="auto"/>
              <w:rPr>
                <w:ins w:author="Akshay Raveendran" w:date="2025-07-20T23:49:00Z" w16du:dateUtc="2025-07-20T19:49:00Z" w:id="3084"/>
                <w:rFonts w:ascii="Arial" w:hAnsi="Arial" w:cs="Arial"/>
                <w:color w:val="000000"/>
                <w:sz w:val="22"/>
                <w:szCs w:val="22"/>
              </w:rPr>
            </w:pPr>
          </w:p>
        </w:tc>
      </w:tr>
      <w:tr w:rsidRPr="00302F0C" w:rsidR="002B632F" w:rsidDel="00BE45AC" w:rsidTr="3B7D4E62" w14:paraId="13E85C19" w14:textId="77777777">
        <w:trPr>
          <w:gridAfter w:val="2"/>
          <w:wAfter w:w="2781" w:type="dxa"/>
          <w:trHeight w:val="290"/>
          <w:ins w:author="Akshay Raveendran" w:date="2025-07-20T23:49:00Z" w:id="383615811"/>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2B632F" w:rsidRDefault="002B632F" w14:paraId="4AA247FB" w14:textId="77777777">
            <w:pPr>
              <w:spacing w:after="0" w:line="240" w:lineRule="auto"/>
              <w:rPr>
                <w:ins w:author="Akshay Raveendran" w:date="2025-07-20T23:49:00Z" w16du:dateUtc="2025-07-20T19:49:00Z" w:id="3086"/>
                <w:rFonts w:ascii="Arial" w:hAnsi="Arial" w:cs="Arial"/>
                <w:color w:val="000000"/>
                <w:sz w:val="22"/>
                <w:szCs w:val="22"/>
              </w:rPr>
            </w:pPr>
          </w:p>
        </w:tc>
        <w:tc>
          <w:tcPr>
            <w:tcW w:w="3124"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4EB036B5" w14:textId="77777777">
            <w:pPr>
              <w:spacing w:after="0" w:line="240" w:lineRule="auto"/>
              <w:rPr>
                <w:ins w:author="Akshay Raveendran" w:date="2025-07-20T23:49:00Z" w16du:dateUtc="2025-07-20T19:49:00Z" w:id="3087"/>
                <w:rFonts w:ascii="Arial" w:hAnsi="Arial" w:cs="Arial"/>
                <w:color w:val="000000"/>
                <w:sz w:val="22"/>
                <w:szCs w:val="22"/>
              </w:rPr>
            </w:pPr>
          </w:p>
        </w:tc>
        <w:tc>
          <w:tcPr>
            <w:tcW w:w="3978" w:type="dxa"/>
            <w:gridSpan w:val="2"/>
            <w:tcBorders>
              <w:top w:val="single" w:color="auto" w:sz="4" w:space="0"/>
              <w:left w:val="nil"/>
              <w:bottom w:val="single" w:color="auto" w:sz="4" w:space="0"/>
              <w:right w:val="single" w:color="auto" w:sz="4" w:space="0"/>
            </w:tcBorders>
            <w:tcMar/>
            <w:vAlign w:val="bottom"/>
          </w:tcPr>
          <w:p w:rsidRPr="00302F0C" w:rsidR="002B632F" w:rsidDel="00BE45AC" w:rsidRDefault="002B632F" w14:paraId="592FA561" w14:textId="77777777">
            <w:pPr>
              <w:spacing w:after="0" w:line="240" w:lineRule="auto"/>
              <w:rPr>
                <w:ins w:author="Akshay Raveendran" w:date="2025-07-20T23:49:00Z" w16du:dateUtc="2025-07-20T19:49:00Z" w:id="3088"/>
                <w:rFonts w:ascii="Arial" w:hAnsi="Arial" w:eastAsia="Times New Roman" w:cs="Arial"/>
                <w:color w:val="000000"/>
                <w:sz w:val="22"/>
                <w:szCs w:val="22"/>
                <w:lang w:eastAsia="en-GB"/>
              </w:rPr>
            </w:pPr>
          </w:p>
        </w:tc>
      </w:tr>
      <w:tr w:rsidRPr="00302F0C" w:rsidR="002B632F" w:rsidDel="00BE45AC" w:rsidTr="3B7D4E62" w14:paraId="4FE09172" w14:textId="77777777">
        <w:trPr>
          <w:gridAfter w:val="2"/>
          <w:wAfter w:w="2781" w:type="dxa"/>
          <w:trHeight w:val="1190"/>
          <w:ins w:author="Akshay Raveendran" w:date="2025-07-20T23:49:00Z" w:id="1048951953"/>
        </w:trPr>
        <w:tc>
          <w:tcPr>
            <w:tcW w:w="9936" w:type="dxa"/>
            <w:gridSpan w:val="6"/>
            <w:tcBorders>
              <w:top w:val="single" w:color="auto" w:sz="4" w:space="0"/>
              <w:left w:val="single" w:color="auto" w:sz="4" w:space="0"/>
              <w:right w:val="single" w:color="auto" w:sz="4" w:space="0"/>
            </w:tcBorders>
            <w:tcMar/>
            <w:vAlign w:val="bottom"/>
          </w:tcPr>
          <w:tbl>
            <w:tblPr>
              <w:tblW w:w="9666" w:type="dxa"/>
              <w:tblLook w:val="04A0" w:firstRow="1" w:lastRow="0" w:firstColumn="1" w:lastColumn="0" w:noHBand="0" w:noVBand="1"/>
              <w:tblPrChange w:author="Akshay Raveendran" w:date="2025-07-22T15:50:00Z" w16du:dateUtc="2025-07-22T11:50:00Z" w:id="3090">
                <w:tblPr>
                  <w:tblW w:w="9450" w:type="dxa"/>
                  <w:tblLook w:val="04A0" w:firstRow="1" w:lastRow="0" w:firstColumn="1" w:lastColumn="0" w:noHBand="0" w:noVBand="1"/>
                </w:tblPr>
              </w:tblPrChange>
            </w:tblPr>
            <w:tblGrid>
              <w:gridCol w:w="9666"/>
              <w:tblGridChange w:id="3091">
                <w:tblGrid>
                  <w:gridCol w:w="9450"/>
                  <w:gridCol w:w="216"/>
                </w:tblGrid>
              </w:tblGridChange>
            </w:tblGrid>
            <w:tr w:rsidRPr="00302F0C" w:rsidR="003A103F" w:rsidTr="00A57D35" w14:paraId="15D27BB8" w14:textId="77777777">
              <w:trPr>
                <w:trHeight w:val="580"/>
                <w:ins w:author="Akshay Raveendran" w:date="2025-07-22T15:48:00Z" w:id="3092"/>
                <w:trPrChange w:author="Akshay Raveendran" w:date="2025-07-22T15:50:00Z" w16du:dateUtc="2025-07-22T11:50:00Z" w:id="3093">
                  <w:trPr>
                    <w:gridAfter w:val="0"/>
                    <w:trHeight w:val="580"/>
                  </w:trPr>
                </w:trPrChange>
              </w:trPr>
              <w:tc>
                <w:tcPr>
                  <w:tcW w:w="9666" w:type="dxa"/>
                  <w:tcBorders>
                    <w:top w:val="single" w:color="auto" w:sz="4" w:space="0"/>
                    <w:left w:val="single" w:color="auto" w:sz="4" w:space="0"/>
                    <w:bottom w:val="single" w:color="auto" w:sz="4" w:space="0"/>
                    <w:right w:val="single" w:color="auto" w:sz="4" w:space="0"/>
                  </w:tcBorders>
                  <w:vAlign w:val="bottom"/>
                  <w:tcPrChange w:author="Akshay Raveendran" w:date="2025-07-22T15:50:00Z" w16du:dateUtc="2025-07-22T11:50:00Z" w:id="3094">
                    <w:tcPr>
                      <w:tcW w:w="9450" w:type="dxa"/>
                      <w:tcBorders>
                        <w:top w:val="nil"/>
                        <w:left w:val="single" w:color="auto" w:sz="4" w:space="0"/>
                        <w:bottom w:val="single" w:color="auto" w:sz="4" w:space="0"/>
                        <w:right w:val="single" w:color="auto" w:sz="4" w:space="0"/>
                      </w:tcBorders>
                      <w:vAlign w:val="bottom"/>
                    </w:tcPr>
                  </w:tcPrChange>
                </w:tcPr>
                <w:p w:rsidRPr="00302F0C" w:rsidR="003A103F" w:rsidRDefault="003A103F" w14:paraId="3EA062ED" w14:textId="77777777">
                  <w:pPr>
                    <w:jc w:val="both"/>
                    <w:rPr>
                      <w:ins w:author="Akshay Raveendran" w:date="2025-07-22T15:48:00Z" w16du:dateUtc="2025-07-22T11:48:00Z" w:id="3095"/>
                      <w:rFonts w:ascii="Arial" w:hAnsi="Arial" w:cs="Arial"/>
                    </w:rPr>
                  </w:pPr>
                </w:p>
                <w:tbl>
                  <w:tblPr>
                    <w:tblW w:w="9450" w:type="dxa"/>
                    <w:tblLook w:val="04A0" w:firstRow="1" w:lastRow="0" w:firstColumn="1" w:lastColumn="0" w:noHBand="0" w:noVBand="1"/>
                  </w:tblPr>
                  <w:tblGrid>
                    <w:gridCol w:w="3150"/>
                    <w:gridCol w:w="3150"/>
                    <w:gridCol w:w="3150"/>
                  </w:tblGrid>
                  <w:tr w:rsidRPr="00302F0C" w:rsidR="003A103F" w14:paraId="546FD72A" w14:textId="77777777">
                    <w:trPr>
                      <w:trHeight w:val="290"/>
                      <w:ins w:author="Akshay Raveendran" w:date="2025-07-22T15:49:00Z" w:id="3096"/>
                    </w:trPr>
                    <w:tc>
                      <w:tcPr>
                        <w:tcW w:w="9450" w:type="dxa"/>
                        <w:gridSpan w:val="3"/>
                        <w:tcBorders>
                          <w:top w:val="nil"/>
                          <w:left w:val="nil"/>
                          <w:bottom w:val="nil"/>
                          <w:right w:val="nil"/>
                        </w:tcBorders>
                        <w:shd w:val="clear" w:color="000000" w:fill="DDEBF7"/>
                        <w:noWrap/>
                        <w:vAlign w:val="bottom"/>
                        <w:hideMark/>
                      </w:tcPr>
                      <w:p w:rsidRPr="00302F0C" w:rsidR="003A103F" w:rsidP="003A103F" w:rsidRDefault="003A103F" w14:paraId="6C5742D3" w14:textId="77777777">
                        <w:pPr>
                          <w:spacing w:after="0" w:line="240" w:lineRule="auto"/>
                          <w:rPr>
                            <w:ins w:author="Akshay Raveendran" w:date="2025-07-22T15:49:00Z" w16du:dateUtc="2025-07-22T11:49:00Z" w:id="3097"/>
                            <w:rFonts w:ascii="Arial" w:hAnsi="Arial" w:eastAsia="Times New Roman" w:cs="Arial"/>
                            <w:b/>
                            <w:bCs/>
                            <w:color w:val="000000"/>
                            <w:sz w:val="22"/>
                            <w:szCs w:val="22"/>
                            <w:lang w:eastAsia="en-GB"/>
                          </w:rPr>
                        </w:pPr>
                        <w:ins w:author="Akshay Raveendran" w:date="2025-07-22T15:49:00Z" w16du:dateUtc="2025-07-22T11:49:00Z" w:id="3098">
                          <w:r w:rsidRPr="00302F0C">
                            <w:rPr>
                              <w:rFonts w:ascii="Arial" w:hAnsi="Arial" w:eastAsia="Times New Roman" w:cs="Arial"/>
                              <w:b/>
                              <w:color w:val="000000"/>
                              <w:sz w:val="22"/>
                              <w:szCs w:val="22"/>
                              <w:lang w:eastAsia="en-GB"/>
                            </w:rPr>
                            <w:t xml:space="preserve">DoA for Pushing request to E-auction/Create e-auction request and </w:t>
                          </w:r>
                          <w:r w:rsidRPr="00302F0C">
                            <w:rPr>
                              <w:rFonts w:ascii="Arial" w:hAnsi="Arial" w:cs="Arial"/>
                              <w:b/>
                              <w:bCs/>
                            </w:rPr>
                            <w:t>Exceptional Approval Request Form</w:t>
                          </w:r>
                        </w:ins>
                      </w:p>
                      <w:p w:rsidRPr="00302F0C" w:rsidR="003A103F" w:rsidP="003A103F" w:rsidRDefault="003A103F" w14:paraId="6AAB9B40" w14:textId="77777777">
                        <w:pPr>
                          <w:spacing w:after="0" w:line="240" w:lineRule="auto"/>
                          <w:rPr>
                            <w:ins w:author="Akshay Raveendran" w:date="2025-07-22T15:49:00Z" w16du:dateUtc="2025-07-22T11:49:00Z" w:id="3099"/>
                            <w:rFonts w:ascii="Arial" w:hAnsi="Arial" w:eastAsia="Times New Roman" w:cs="Arial"/>
                            <w:color w:val="000000"/>
                            <w:sz w:val="22"/>
                            <w:szCs w:val="22"/>
                            <w:lang w:eastAsia="en-GB"/>
                          </w:rPr>
                        </w:pPr>
                        <w:ins w:author="Akshay Raveendran" w:date="2025-07-22T15:49:00Z" w16du:dateUtc="2025-07-22T11:49:00Z" w:id="3100">
                          <w:r w:rsidRPr="00302F0C">
                            <w:rPr>
                              <w:rFonts w:ascii="Arial" w:hAnsi="Arial" w:eastAsia="Times New Roman" w:cs="Arial"/>
                              <w:color w:val="000000"/>
                              <w:sz w:val="22"/>
                              <w:szCs w:val="22"/>
                              <w:lang w:eastAsia="en-GB"/>
                            </w:rPr>
                            <w:t> </w:t>
                          </w:r>
                        </w:ins>
                      </w:p>
                    </w:tc>
                  </w:tr>
                  <w:tr w:rsidRPr="00302F0C" w:rsidR="003A103F" w14:paraId="6BB9AA10" w14:textId="77777777">
                    <w:trPr>
                      <w:trHeight w:val="580"/>
                      <w:ins w:author="Akshay Raveendran" w:date="2025-07-22T15:49:00Z" w:id="3101"/>
                    </w:trPr>
                    <w:tc>
                      <w:tcPr>
                        <w:tcW w:w="9450" w:type="dxa"/>
                        <w:gridSpan w:val="3"/>
                        <w:tcBorders>
                          <w:top w:val="nil"/>
                          <w:left w:val="single" w:color="auto" w:sz="4" w:space="0"/>
                          <w:bottom w:val="single" w:color="auto" w:sz="4" w:space="0"/>
                          <w:right w:val="single" w:color="auto" w:sz="4" w:space="0"/>
                        </w:tcBorders>
                        <w:vAlign w:val="bottom"/>
                        <w:hideMark/>
                      </w:tcPr>
                      <w:p w:rsidRPr="00302F0C" w:rsidR="003A103F" w:rsidP="003A103F" w:rsidRDefault="003A103F" w14:paraId="619E5C31" w14:textId="3B3105F2">
                        <w:pPr>
                          <w:jc w:val="both"/>
                          <w:rPr>
                            <w:ins w:author="Akshay Raveendran" w:date="2025-07-22T15:49:00Z" w16du:dateUtc="2025-07-22T11:49:00Z" w:id="3102"/>
                            <w:rFonts w:ascii="Arial" w:hAnsi="Arial" w:cs="Arial"/>
                          </w:rPr>
                        </w:pPr>
                        <w:commentRangeStart w:id="3103"/>
                        <w:commentRangeStart w:id="3104"/>
                        <w:ins w:author="Akshay Raveendran" w:date="2025-07-22T15:49:00Z" w16du:dateUtc="2025-07-22T11:49:00Z" w:id="3105">
                          <w:r w:rsidRPr="00302F0C">
                            <w:rPr>
                              <w:rFonts w:ascii="Arial" w:hAnsi="Arial" w:cs="Arial"/>
                            </w:rPr>
                            <w:t xml:space="preserve">If </w:t>
                          </w:r>
                          <w:r w:rsidRPr="00302F0C">
                            <w:rPr>
                              <w:rFonts w:ascii="Arial" w:hAnsi="Arial" w:cs="Arial"/>
                              <w:b/>
                              <w:bCs/>
                              <w:color w:val="000000"/>
                              <w:sz w:val="22"/>
                              <w:szCs w:val="22"/>
                            </w:rPr>
                            <w:t>Highest bid received post negotiations</w:t>
                          </w:r>
                          <w:r w:rsidRPr="00302F0C">
                            <w:rPr>
                              <w:rFonts w:ascii="Arial" w:hAnsi="Arial" w:cs="Arial"/>
                            </w:rPr>
                            <w:t xml:space="preserve"> &gt;= </w:t>
                          </w:r>
                        </w:ins>
                        <w:ins w:author="Akshay Raveendran" w:date="2025-07-22T15:50:00Z" w16du:dateUtc="2025-07-22T11:50:00Z" w:id="3106">
                          <w:r w:rsidRPr="00302F0C" w:rsidR="00A57D35">
                            <w:rPr>
                              <w:rFonts w:ascii="Arial" w:hAnsi="Arial" w:cs="Arial"/>
                            </w:rPr>
                            <w:t>10</w:t>
                          </w:r>
                        </w:ins>
                        <w:ins w:author="Akshay Raveendran" w:date="2025-07-22T15:49:00Z" w16du:dateUtc="2025-07-22T11:49:00Z" w:id="3107">
                          <w:r w:rsidRPr="00302F0C">
                            <w:rPr>
                              <w:rFonts w:ascii="Arial" w:hAnsi="Arial" w:cs="Arial"/>
                            </w:rPr>
                            <w:t>0,000 option to initiate request form for E-auction form</w:t>
                          </w:r>
                          <w:commentRangeEnd w:id="3103"/>
                          <w:r w:rsidRPr="00302F0C">
                            <w:rPr>
                              <w:rStyle w:val="CommentReference"/>
                              <w:rFonts w:ascii="Arial" w:hAnsi="Arial" w:cs="Arial"/>
                              <w:sz w:val="21"/>
                              <w:szCs w:val="21"/>
                            </w:rPr>
                            <w:commentReference w:id="3103"/>
                          </w:r>
                          <w:commentRangeEnd w:id="3104"/>
                          <w:r w:rsidRPr="00302F0C">
                            <w:rPr>
                              <w:rStyle w:val="CommentReference"/>
                              <w:rFonts w:ascii="Arial" w:hAnsi="Arial" w:cs="Arial"/>
                              <w:sz w:val="21"/>
                              <w:szCs w:val="21"/>
                            </w:rPr>
                            <w:commentReference w:id="3104"/>
                          </w:r>
                          <w:r w:rsidRPr="00302F0C">
                            <w:rPr>
                              <w:rFonts w:ascii="Arial" w:hAnsi="Arial" w:cs="Arial"/>
                            </w:rPr>
                            <w:t xml:space="preserve"> and exceptional approval form should appear</w:t>
                          </w:r>
                        </w:ins>
                      </w:p>
                      <w:p w:rsidRPr="00302F0C" w:rsidR="003A103F" w:rsidP="003A103F" w:rsidRDefault="003A103F" w14:paraId="1343C042" w14:textId="77777777">
                        <w:pPr>
                          <w:jc w:val="both"/>
                          <w:rPr>
                            <w:ins w:author="Akshay Raveendran" w:date="2025-07-22T15:49:00Z" w16du:dateUtc="2025-07-22T11:49:00Z" w:id="3108"/>
                            <w:rFonts w:ascii="Arial" w:hAnsi="Arial" w:cs="Arial"/>
                          </w:rPr>
                        </w:pPr>
                        <w:ins w:author="Akshay Raveendran" w:date="2025-07-22T15:49:00Z" w16du:dateUtc="2025-07-22T11:49:00Z" w:id="3109">
                          <w:r w:rsidRPr="00302F0C">
                            <w:rPr>
                              <w:rFonts w:ascii="Arial" w:hAnsi="Arial" w:cs="Arial"/>
                            </w:rPr>
                            <w:t>If the condition is met:</w:t>
                          </w:r>
                        </w:ins>
                      </w:p>
                      <w:p w:rsidRPr="00302F0C" w:rsidR="003A103F" w:rsidP="003A103F" w:rsidRDefault="003A103F" w14:paraId="29337281" w14:textId="77777777">
                        <w:pPr>
                          <w:jc w:val="both"/>
                          <w:rPr>
                            <w:ins w:author="Akshay Raveendran" w:date="2025-07-22T15:49:00Z" w16du:dateUtc="2025-07-22T11:49:00Z" w:id="3110"/>
                            <w:rFonts w:ascii="Arial" w:hAnsi="Arial" w:cs="Arial"/>
                            <w:b/>
                            <w:bCs/>
                          </w:rPr>
                        </w:pPr>
                        <w:ins w:author="Akshay Raveendran" w:date="2025-07-22T15:49:00Z" w16du:dateUtc="2025-07-22T11:49:00Z" w:id="3111">
                          <w:r w:rsidRPr="00302F0C">
                            <w:rPr>
                              <w:rFonts w:ascii="Arial" w:hAnsi="Arial" w:cs="Arial"/>
                            </w:rPr>
                            <w:t>PSSC user sees the following options on screen</w:t>
                          </w:r>
                          <w:r w:rsidRPr="00302F0C">
                            <w:rPr>
                              <w:rFonts w:ascii="Arial" w:hAnsi="Arial" w:cs="Arial"/>
                              <w:b/>
                              <w:bCs/>
                            </w:rPr>
                            <w:t>:</w:t>
                          </w:r>
                        </w:ins>
                      </w:p>
                      <w:p w:rsidRPr="00302F0C" w:rsidR="003A103F" w:rsidP="003A103F" w:rsidRDefault="003A103F" w14:paraId="35BC8020" w14:textId="77777777">
                        <w:pPr>
                          <w:jc w:val="both"/>
                          <w:rPr>
                            <w:ins w:author="Akshay Raveendran" w:date="2025-07-22T15:49:00Z" w16du:dateUtc="2025-07-22T11:49:00Z" w:id="3112"/>
                            <w:rFonts w:ascii="Arial" w:hAnsi="Arial" w:cs="Arial"/>
                          </w:rPr>
                        </w:pPr>
                      </w:p>
                      <w:p w:rsidRPr="00302F0C" w:rsidR="003A103F" w:rsidP="003A103F" w:rsidRDefault="003A103F" w14:paraId="1B8C2D7C" w14:textId="77777777">
                        <w:pPr>
                          <w:spacing w:after="0" w:line="240" w:lineRule="auto"/>
                          <w:rPr>
                            <w:ins w:author="Akshay Raveendran" w:date="2025-07-22T15:49:00Z" w16du:dateUtc="2025-07-22T11:49:00Z" w:id="3113"/>
                            <w:rFonts w:ascii="Arial" w:hAnsi="Arial" w:eastAsia="Times New Roman" w:cs="Arial"/>
                            <w:color w:val="000000"/>
                            <w:sz w:val="22"/>
                            <w:szCs w:val="22"/>
                            <w:lang w:eastAsia="en-GB"/>
                          </w:rPr>
                        </w:pPr>
                      </w:p>
                    </w:tc>
                  </w:tr>
                  <w:tr w:rsidRPr="00302F0C" w:rsidR="003A103F" w14:paraId="3A3DFF2A" w14:textId="77777777">
                    <w:trPr>
                      <w:trHeight w:val="580"/>
                      <w:ins w:author="Akshay Raveendran" w:date="2025-07-22T15:49:00Z" w:id="3114"/>
                    </w:trPr>
                    <w:tc>
                      <w:tcPr>
                        <w:tcW w:w="3150" w:type="dxa"/>
                        <w:tcBorders>
                          <w:top w:val="single" w:color="auto" w:sz="4" w:space="0"/>
                          <w:left w:val="single" w:color="auto" w:sz="4" w:space="0"/>
                          <w:bottom w:val="single" w:color="auto" w:sz="4" w:space="0"/>
                          <w:right w:val="single" w:color="auto" w:sz="4" w:space="0"/>
                        </w:tcBorders>
                        <w:vAlign w:val="bottom"/>
                      </w:tcPr>
                      <w:p w:rsidRPr="00302F0C" w:rsidR="003A103F" w:rsidP="003A103F" w:rsidRDefault="003A103F" w14:paraId="4CBE149C" w14:textId="77777777">
                        <w:pPr>
                          <w:jc w:val="both"/>
                          <w:rPr>
                            <w:ins w:author="Akshay Raveendran" w:date="2025-07-22T15:49:00Z" w16du:dateUtc="2025-07-22T11:49:00Z" w:id="3115"/>
                            <w:rFonts w:ascii="Arial" w:hAnsi="Arial" w:cs="Arial"/>
                            <w:b/>
                            <w:bCs/>
                          </w:rPr>
                        </w:pPr>
                        <w:ins w:author="Akshay Raveendran" w:date="2025-07-22T15:49:00Z" w16du:dateUtc="2025-07-22T11:49:00Z" w:id="3116">
                          <w:r w:rsidRPr="00302F0C">
                            <w:rPr>
                              <w:rFonts w:ascii="Arial" w:hAnsi="Arial" w:cs="Arial"/>
                              <w:b/>
                              <w:bCs/>
                            </w:rPr>
                            <w:t>Option</w:t>
                          </w:r>
                        </w:ins>
                      </w:p>
                    </w:tc>
                    <w:tc>
                      <w:tcPr>
                        <w:tcW w:w="3150" w:type="dxa"/>
                        <w:tcBorders>
                          <w:top w:val="single" w:color="auto" w:sz="4" w:space="0"/>
                          <w:left w:val="single" w:color="auto" w:sz="4" w:space="0"/>
                          <w:bottom w:val="single" w:color="auto" w:sz="4" w:space="0"/>
                          <w:right w:val="single" w:color="auto" w:sz="4" w:space="0"/>
                        </w:tcBorders>
                        <w:vAlign w:val="bottom"/>
                      </w:tcPr>
                      <w:p w:rsidRPr="00302F0C" w:rsidR="003A103F" w:rsidP="003A103F" w:rsidRDefault="003A103F" w14:paraId="3329749F" w14:textId="77777777">
                        <w:pPr>
                          <w:jc w:val="both"/>
                          <w:rPr>
                            <w:ins w:author="Akshay Raveendran" w:date="2025-07-22T15:49:00Z" w16du:dateUtc="2025-07-22T11:49:00Z" w:id="3117"/>
                            <w:rFonts w:ascii="Arial" w:hAnsi="Arial" w:cs="Arial"/>
                            <w:b/>
                            <w:bCs/>
                          </w:rPr>
                        </w:pPr>
                        <w:ins w:author="Akshay Raveendran" w:date="2025-07-22T15:49:00Z" w16du:dateUtc="2025-07-22T11:49:00Z" w:id="3118">
                          <w:r w:rsidRPr="00302F0C">
                            <w:rPr>
                              <w:rFonts w:ascii="Arial" w:hAnsi="Arial" w:cs="Arial"/>
                              <w:b/>
                              <w:bCs/>
                            </w:rPr>
                            <w:t>Condition</w:t>
                          </w:r>
                        </w:ins>
                      </w:p>
                    </w:tc>
                    <w:tc>
                      <w:tcPr>
                        <w:tcW w:w="3150" w:type="dxa"/>
                        <w:tcBorders>
                          <w:top w:val="single" w:color="auto" w:sz="4" w:space="0"/>
                          <w:left w:val="single" w:color="auto" w:sz="4" w:space="0"/>
                          <w:bottom w:val="single" w:color="auto" w:sz="4" w:space="0"/>
                          <w:right w:val="single" w:color="auto" w:sz="4" w:space="0"/>
                        </w:tcBorders>
                        <w:vAlign w:val="bottom"/>
                      </w:tcPr>
                      <w:p w:rsidRPr="00302F0C" w:rsidR="003A103F" w:rsidP="003A103F" w:rsidRDefault="003A103F" w14:paraId="586BCA55" w14:textId="77777777">
                        <w:pPr>
                          <w:jc w:val="both"/>
                          <w:rPr>
                            <w:ins w:author="Akshay Raveendran" w:date="2025-07-22T15:49:00Z" w16du:dateUtc="2025-07-22T11:49:00Z" w:id="3119"/>
                            <w:rFonts w:ascii="Arial" w:hAnsi="Arial" w:cs="Arial"/>
                            <w:b/>
                            <w:bCs/>
                          </w:rPr>
                        </w:pPr>
                        <w:ins w:author="Akshay Raveendran" w:date="2025-07-22T15:49:00Z" w16du:dateUtc="2025-07-22T11:49:00Z" w:id="3120">
                          <w:r w:rsidRPr="00302F0C">
                            <w:rPr>
                              <w:rFonts w:ascii="Arial" w:hAnsi="Arial" w:cs="Arial"/>
                              <w:b/>
                              <w:bCs/>
                            </w:rPr>
                            <w:t>Action</w:t>
                          </w:r>
                        </w:ins>
                      </w:p>
                    </w:tc>
                  </w:tr>
                  <w:tr w:rsidRPr="00302F0C" w:rsidR="003A103F" w14:paraId="09099E86" w14:textId="77777777">
                    <w:trPr>
                      <w:trHeight w:val="580"/>
                      <w:ins w:author="Akshay Raveendran" w:date="2025-07-22T15:49:00Z" w:id="3121"/>
                    </w:trPr>
                    <w:tc>
                      <w:tcPr>
                        <w:tcW w:w="3150" w:type="dxa"/>
                        <w:tcBorders>
                          <w:top w:val="nil"/>
                          <w:left w:val="single" w:color="auto" w:sz="4" w:space="0"/>
                          <w:bottom w:val="single" w:color="auto" w:sz="4" w:space="0"/>
                          <w:right w:val="single" w:color="auto" w:sz="4" w:space="0"/>
                        </w:tcBorders>
                        <w:vAlign w:val="bottom"/>
                      </w:tcPr>
                      <w:p w:rsidRPr="00302F0C" w:rsidR="003A103F" w:rsidP="003A103F" w:rsidRDefault="003A103F" w14:paraId="7772B164" w14:textId="77777777">
                        <w:pPr>
                          <w:jc w:val="both"/>
                          <w:rPr>
                            <w:ins w:author="Akshay Raveendran" w:date="2025-07-22T15:49:00Z" w16du:dateUtc="2025-07-22T11:49:00Z" w:id="3122"/>
                            <w:rFonts w:ascii="Arial" w:hAnsi="Arial" w:cs="Arial"/>
                          </w:rPr>
                        </w:pPr>
                        <w:ins w:author="Akshay Raveendran" w:date="2025-07-22T15:49:00Z" w16du:dateUtc="2025-07-22T11:49:00Z" w:id="3123">
                          <w:r w:rsidRPr="00302F0C">
                            <w:rPr>
                              <w:rFonts w:ascii="Arial" w:hAnsi="Arial" w:cs="Arial"/>
                            </w:rPr>
                            <w:t>Create / Redirect to E-Auction Request Form</w:t>
                          </w:r>
                        </w:ins>
                      </w:p>
                    </w:tc>
                    <w:tc>
                      <w:tcPr>
                        <w:tcW w:w="3150" w:type="dxa"/>
                        <w:tcBorders>
                          <w:top w:val="nil"/>
                          <w:left w:val="single" w:color="auto" w:sz="4" w:space="0"/>
                          <w:bottom w:val="single" w:color="auto" w:sz="4" w:space="0"/>
                          <w:right w:val="single" w:color="auto" w:sz="4" w:space="0"/>
                        </w:tcBorders>
                        <w:vAlign w:val="bottom"/>
                      </w:tcPr>
                      <w:p w:rsidRPr="00302F0C" w:rsidR="003A103F" w:rsidP="003A103F" w:rsidRDefault="003A103F" w14:paraId="060C3FF2" w14:textId="6617F7AF">
                        <w:pPr>
                          <w:jc w:val="both"/>
                          <w:rPr>
                            <w:ins w:author="Akshay Raveendran" w:date="2025-07-22T15:49:00Z" w16du:dateUtc="2025-07-22T11:49:00Z" w:id="3124"/>
                            <w:rFonts w:ascii="Arial" w:hAnsi="Arial" w:cs="Arial"/>
                            <w:b/>
                            <w:bCs/>
                          </w:rPr>
                        </w:pPr>
                        <w:ins w:author="Akshay Raveendran" w:date="2025-07-22T15:49:00Z" w16du:dateUtc="2025-07-22T11:49:00Z" w:id="3125">
                          <w:r w:rsidRPr="00302F0C">
                            <w:rPr>
                              <w:rFonts w:ascii="Arial" w:hAnsi="Arial" w:cs="Arial"/>
                            </w:rPr>
                            <w:t xml:space="preserve">If Highest bid received post negotiations </w:t>
                          </w:r>
                          <w:r w:rsidRPr="00302F0C">
                            <w:rPr>
                              <w:rFonts w:ascii="Arial" w:hAnsi="Arial" w:cs="Arial"/>
                              <w:b/>
                              <w:bCs/>
                            </w:rPr>
                            <w:t xml:space="preserve">&gt;= </w:t>
                          </w:r>
                        </w:ins>
                        <w:ins w:author="Akshay Raveendran" w:date="2025-07-22T15:50:00Z" w16du:dateUtc="2025-07-22T11:50:00Z" w:id="3126">
                          <w:r w:rsidRPr="00302F0C" w:rsidR="00A57D35">
                            <w:rPr>
                              <w:rFonts w:ascii="Arial" w:hAnsi="Arial" w:cs="Arial"/>
                              <w:b/>
                              <w:bCs/>
                            </w:rPr>
                            <w:t>10</w:t>
                          </w:r>
                        </w:ins>
                        <w:ins w:author="Akshay Raveendran" w:date="2025-07-22T15:49:00Z" w16du:dateUtc="2025-07-22T11:49:00Z" w:id="3127">
                          <w:r w:rsidRPr="00302F0C">
                            <w:rPr>
                              <w:rFonts w:ascii="Arial" w:hAnsi="Arial" w:cs="Arial"/>
                              <w:b/>
                              <w:bCs/>
                            </w:rPr>
                            <w:t xml:space="preserve">0,000 </w:t>
                          </w:r>
                          <w:r w:rsidRPr="00302F0C">
                            <w:rPr>
                              <w:rFonts w:ascii="Arial" w:hAnsi="Arial" w:cs="Arial"/>
                            </w:rPr>
                            <w:t>and</w:t>
                          </w:r>
                          <w:r w:rsidRPr="00302F0C">
                            <w:rPr>
                              <w:rFonts w:ascii="Arial" w:hAnsi="Arial" w:cs="Arial"/>
                              <w:b/>
                              <w:bCs/>
                            </w:rPr>
                            <w:t xml:space="preserve"> E-auction is conducted</w:t>
                          </w:r>
                        </w:ins>
                      </w:p>
                    </w:tc>
                    <w:tc>
                      <w:tcPr>
                        <w:tcW w:w="3150" w:type="dxa"/>
                        <w:tcBorders>
                          <w:top w:val="nil"/>
                          <w:left w:val="single" w:color="auto" w:sz="4" w:space="0"/>
                          <w:bottom w:val="single" w:color="auto" w:sz="4" w:space="0"/>
                          <w:right w:val="single" w:color="auto" w:sz="4" w:space="0"/>
                        </w:tcBorders>
                        <w:vAlign w:val="bottom"/>
                      </w:tcPr>
                      <w:p w:rsidRPr="00302F0C" w:rsidR="003A103F" w:rsidP="003A103F" w:rsidRDefault="003A103F" w14:paraId="1EFDC8B6" w14:textId="50A0EF76">
                        <w:pPr>
                          <w:jc w:val="both"/>
                          <w:rPr>
                            <w:ins w:author="Akshay Raveendran" w:date="2025-07-22T15:49:00Z" w16du:dateUtc="2025-07-22T11:49:00Z" w:id="3128"/>
                            <w:rFonts w:ascii="Arial" w:hAnsi="Arial" w:cs="Arial"/>
                          </w:rPr>
                        </w:pPr>
                        <w:ins w:author="Akshay Raveendran" w:date="2025-07-22T15:49:00Z" w16du:dateUtc="2025-07-22T11:49:00Z" w:id="3129">
                          <w:r w:rsidRPr="00302F0C">
                            <w:rPr>
                              <w:rFonts w:ascii="Arial" w:hAnsi="Arial" w:cs="Arial"/>
                            </w:rPr>
                            <w:t xml:space="preserve">Button to create a new E-Auction form (pre-filled from </w:t>
                          </w:r>
                        </w:ins>
                        <w:ins w:author="Akshay Raveendran" w:date="2025-07-22T15:51:00Z" w16du:dateUtc="2025-07-22T11:51:00Z" w:id="3130">
                          <w:r w:rsidRPr="00302F0C" w:rsidR="00E44B6D">
                            <w:rPr>
                              <w:rFonts w:ascii="Arial" w:hAnsi="Arial" w:cs="Arial"/>
                            </w:rPr>
                            <w:t>Insurance sourcing request form</w:t>
                          </w:r>
                        </w:ins>
                        <w:ins w:author="Akshay Raveendran" w:date="2025-07-22T15:49:00Z" w16du:dateUtc="2025-07-22T11:49:00Z" w:id="3131">
                          <w:r w:rsidRPr="00302F0C">
                            <w:rPr>
                              <w:rFonts w:ascii="Arial" w:hAnsi="Arial" w:cs="Arial"/>
                            </w:rPr>
                            <w:t>), OR push existing request into E-Auction flow</w:t>
                          </w:r>
                        </w:ins>
                      </w:p>
                    </w:tc>
                  </w:tr>
                  <w:tr w:rsidRPr="00302F0C" w:rsidR="003A103F" w14:paraId="1072E5AA" w14:textId="77777777">
                    <w:trPr>
                      <w:trHeight w:val="580"/>
                      <w:ins w:author="Akshay Raveendran" w:date="2025-07-22T15:49:00Z" w:id="3132"/>
                    </w:trPr>
                    <w:tc>
                      <w:tcPr>
                        <w:tcW w:w="3150" w:type="dxa"/>
                        <w:tcBorders>
                          <w:top w:val="single" w:color="auto" w:sz="4" w:space="0"/>
                          <w:left w:val="single" w:color="auto" w:sz="4" w:space="0"/>
                          <w:bottom w:val="single" w:color="auto" w:sz="4" w:space="0"/>
                          <w:right w:val="single" w:color="auto" w:sz="4" w:space="0"/>
                        </w:tcBorders>
                        <w:vAlign w:val="bottom"/>
                      </w:tcPr>
                      <w:p w:rsidRPr="00302F0C" w:rsidR="003A103F" w:rsidP="003A103F" w:rsidRDefault="003A103F" w14:paraId="51133B31" w14:textId="77777777">
                        <w:pPr>
                          <w:jc w:val="both"/>
                          <w:rPr>
                            <w:ins w:author="Akshay Raveendran" w:date="2025-07-22T15:49:00Z" w16du:dateUtc="2025-07-22T11:49:00Z" w:id="3133"/>
                            <w:rFonts w:ascii="Arial" w:hAnsi="Arial" w:cs="Arial"/>
                          </w:rPr>
                        </w:pPr>
                        <w:ins w:author="Akshay Raveendran" w:date="2025-07-22T15:49:00Z" w16du:dateUtc="2025-07-22T11:49:00Z" w:id="3134">
                          <w:r w:rsidRPr="00302F0C">
                            <w:rPr>
                              <w:rFonts w:ascii="Arial" w:hAnsi="Arial" w:cs="Arial"/>
                            </w:rPr>
                            <w:t>Create Exceptional Approval Request Form</w:t>
                          </w:r>
                        </w:ins>
                      </w:p>
                    </w:tc>
                    <w:tc>
                      <w:tcPr>
                        <w:tcW w:w="3150" w:type="dxa"/>
                        <w:tcBorders>
                          <w:top w:val="single" w:color="auto" w:sz="4" w:space="0"/>
                          <w:left w:val="single" w:color="auto" w:sz="4" w:space="0"/>
                          <w:bottom w:val="single" w:color="auto" w:sz="4" w:space="0"/>
                          <w:right w:val="single" w:color="auto" w:sz="4" w:space="0"/>
                        </w:tcBorders>
                        <w:vAlign w:val="bottom"/>
                      </w:tcPr>
                      <w:p w:rsidRPr="00302F0C" w:rsidR="003A103F" w:rsidP="003A103F" w:rsidRDefault="003A103F" w14:paraId="69D2AFB3" w14:textId="0C89800F">
                        <w:pPr>
                          <w:jc w:val="both"/>
                          <w:rPr>
                            <w:ins w:author="Akshay Raveendran" w:date="2025-07-22T15:49:00Z" w16du:dateUtc="2025-07-22T11:49:00Z" w:id="3135"/>
                            <w:rFonts w:ascii="Arial" w:hAnsi="Arial" w:cs="Arial"/>
                          </w:rPr>
                        </w:pPr>
                        <w:ins w:author="Akshay Raveendran" w:date="2025-07-22T15:49:00Z" w16du:dateUtc="2025-07-22T11:49:00Z" w:id="3136">
                          <w:r w:rsidRPr="00302F0C">
                            <w:rPr>
                              <w:rFonts w:ascii="Arial" w:hAnsi="Arial" w:cs="Arial"/>
                            </w:rPr>
                            <w:t xml:space="preserve">If Highest bid received post negotiations </w:t>
                          </w:r>
                          <w:r w:rsidRPr="00302F0C">
                            <w:rPr>
                              <w:rFonts w:ascii="Arial" w:hAnsi="Arial" w:cs="Arial"/>
                              <w:b/>
                              <w:bCs/>
                            </w:rPr>
                            <w:t xml:space="preserve">&gt;= </w:t>
                          </w:r>
                        </w:ins>
                        <w:ins w:author="Akshay Raveendran" w:date="2025-07-22T15:50:00Z" w16du:dateUtc="2025-07-22T11:50:00Z" w:id="3137">
                          <w:r w:rsidRPr="00302F0C" w:rsidR="00A57D35">
                            <w:rPr>
                              <w:rFonts w:ascii="Arial" w:hAnsi="Arial" w:cs="Arial"/>
                              <w:b/>
                              <w:bCs/>
                            </w:rPr>
                            <w:t>10</w:t>
                          </w:r>
                        </w:ins>
                        <w:ins w:author="Akshay Raveendran" w:date="2025-07-22T15:49:00Z" w16du:dateUtc="2025-07-22T11:49:00Z" w:id="3138">
                          <w:r w:rsidRPr="00302F0C">
                            <w:rPr>
                              <w:rFonts w:ascii="Arial" w:hAnsi="Arial" w:cs="Arial"/>
                              <w:b/>
                              <w:bCs/>
                            </w:rPr>
                            <w:t>0,000</w:t>
                          </w:r>
                          <w:r w:rsidRPr="00302F0C">
                            <w:rPr>
                              <w:rFonts w:ascii="Arial" w:hAnsi="Arial" w:cs="Arial"/>
                            </w:rPr>
                            <w:t xml:space="preserve"> and </w:t>
                          </w:r>
                          <w:r w:rsidRPr="00302F0C">
                            <w:rPr>
                              <w:rFonts w:ascii="Arial" w:hAnsi="Arial" w:cs="Arial"/>
                              <w:b/>
                              <w:bCs/>
                            </w:rPr>
                            <w:t>E-auction not being conducted</w:t>
                          </w:r>
                        </w:ins>
                      </w:p>
                    </w:tc>
                    <w:tc>
                      <w:tcPr>
                        <w:tcW w:w="3150" w:type="dxa"/>
                        <w:tcBorders>
                          <w:top w:val="single" w:color="auto" w:sz="4" w:space="0"/>
                          <w:left w:val="single" w:color="auto" w:sz="4" w:space="0"/>
                          <w:bottom w:val="single" w:color="auto" w:sz="4" w:space="0"/>
                          <w:right w:val="single" w:color="auto" w:sz="4" w:space="0"/>
                        </w:tcBorders>
                        <w:vAlign w:val="bottom"/>
                      </w:tcPr>
                      <w:p w:rsidRPr="00302F0C" w:rsidR="003A103F" w:rsidP="003A103F" w:rsidRDefault="003A103F" w14:paraId="52AB4B41" w14:textId="1622A739">
                        <w:pPr>
                          <w:jc w:val="both"/>
                          <w:rPr>
                            <w:ins w:author="Akshay Raveendran" w:date="2025-07-22T15:49:00Z" w16du:dateUtc="2025-07-22T11:49:00Z" w:id="3139"/>
                            <w:rFonts w:ascii="Arial" w:hAnsi="Arial" w:cs="Arial"/>
                          </w:rPr>
                        </w:pPr>
                        <w:ins w:author="Akshay Raveendran" w:date="2025-07-22T15:49:00Z" w16du:dateUtc="2025-07-22T11:49:00Z" w:id="3140">
                          <w:r w:rsidRPr="00302F0C">
                            <w:rPr>
                              <w:rFonts w:ascii="Arial" w:hAnsi="Arial" w:cs="Arial"/>
                            </w:rPr>
                            <w:t xml:space="preserve">Button to raise an Exceptional Approval form (linked to </w:t>
                          </w:r>
                        </w:ins>
                        <w:ins w:author="Akshay Raveendran" w:date="2025-07-22T15:51:00Z" w16du:dateUtc="2025-07-22T11:51:00Z" w:id="3141">
                          <w:r w:rsidRPr="00302F0C" w:rsidR="00E44B6D">
                            <w:rPr>
                              <w:rFonts w:ascii="Arial" w:hAnsi="Arial" w:cs="Arial"/>
                            </w:rPr>
                            <w:t>Insurance Sourcing request form</w:t>
                          </w:r>
                        </w:ins>
                        <w:ins w:author="Akshay Raveendran" w:date="2025-07-22T15:49:00Z" w16du:dateUtc="2025-07-22T11:49:00Z" w:id="3142">
                          <w:r w:rsidRPr="00302F0C">
                            <w:rPr>
                              <w:rFonts w:ascii="Arial" w:hAnsi="Arial" w:cs="Arial"/>
                            </w:rPr>
                            <w:t>) explaining justification for bypassing e-auction</w:t>
                          </w:r>
                        </w:ins>
                      </w:p>
                    </w:tc>
                  </w:tr>
                </w:tbl>
                <w:p w:rsidRPr="00302F0C" w:rsidR="003A103F" w:rsidRDefault="003A103F" w14:paraId="1C6CD274" w14:textId="77777777">
                  <w:pPr>
                    <w:jc w:val="both"/>
                    <w:rPr>
                      <w:ins w:author="Akshay Raveendran" w:date="2025-07-22T15:48:00Z" w16du:dateUtc="2025-07-22T11:48:00Z" w:id="3143"/>
                      <w:rFonts w:ascii="Arial" w:hAnsi="Arial" w:cs="Arial"/>
                    </w:rPr>
                  </w:pPr>
                </w:p>
              </w:tc>
            </w:tr>
          </w:tbl>
          <w:p w:rsidRPr="00302F0C" w:rsidR="002B632F" w:rsidDel="00BE45AC" w:rsidRDefault="002B632F" w14:paraId="4B7E85D1" w14:textId="77777777">
            <w:pPr>
              <w:spacing w:after="0" w:line="240" w:lineRule="auto"/>
              <w:rPr>
                <w:ins w:author="Akshay Raveendran" w:date="2025-07-20T23:49:00Z" w16du:dateUtc="2025-07-20T19:49:00Z" w:id="3144"/>
                <w:rFonts w:ascii="Arial" w:hAnsi="Arial" w:eastAsia="Times New Roman" w:cs="Arial"/>
                <w:color w:val="000000"/>
                <w:sz w:val="22"/>
                <w:szCs w:val="22"/>
                <w:lang w:eastAsia="en-GB"/>
              </w:rPr>
            </w:pPr>
          </w:p>
        </w:tc>
      </w:tr>
      <w:tr w:rsidRPr="00302F0C" w:rsidR="002B632F" w:rsidDel="00BE45AC" w:rsidTr="3B7D4E62" w14:paraId="17596097" w14:textId="77777777">
        <w:trPr>
          <w:gridAfter w:val="2"/>
          <w:wAfter w:w="2781" w:type="dxa"/>
          <w:trHeight w:val="590"/>
          <w:ins w:author="Akshay Raveendran" w:date="2025-07-20T23:49:00Z" w:id="1852566028"/>
        </w:trPr>
        <w:tc>
          <w:tcPr>
            <w:tcW w:w="9936" w:type="dxa"/>
            <w:gridSpan w:val="6"/>
            <w:tcBorders>
              <w:top w:val="single" w:color="auto" w:sz="4" w:space="0"/>
              <w:left w:val="single" w:color="auto" w:sz="4" w:space="0"/>
              <w:right w:val="single" w:color="auto" w:sz="4" w:space="0"/>
            </w:tcBorders>
            <w:tcMar/>
            <w:vAlign w:val="bottom"/>
          </w:tcPr>
          <w:p w:rsidRPr="00302F0C" w:rsidR="002B632F" w:rsidDel="00BE45AC" w:rsidRDefault="002B632F" w14:paraId="7538992E" w14:textId="77777777">
            <w:pPr>
              <w:spacing w:after="0" w:line="240" w:lineRule="auto"/>
              <w:rPr>
                <w:ins w:author="Akshay Raveendran" w:date="2025-07-20T23:49:00Z" w16du:dateUtc="2025-07-20T19:49:00Z" w:id="3146"/>
                <w:rFonts w:ascii="Arial" w:hAnsi="Arial" w:eastAsia="Times New Roman" w:cs="Arial"/>
                <w:color w:val="000000"/>
                <w:sz w:val="22"/>
                <w:szCs w:val="22"/>
                <w:lang w:eastAsia="en-GB"/>
              </w:rPr>
            </w:pPr>
          </w:p>
        </w:tc>
      </w:tr>
      <w:tr w:rsidRPr="00302F0C" w:rsidR="002B632F" w:rsidDel="00BE45AC" w:rsidTr="3B7D4E62" w14:paraId="159DF239" w14:textId="77777777">
        <w:trPr>
          <w:gridAfter w:val="2"/>
          <w:wAfter w:w="2781" w:type="dxa"/>
          <w:trHeight w:val="290"/>
          <w:ins w:author="Akshay Raveendran" w:date="2025-07-20T23:49:00Z" w:id="2069800840"/>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2B632F" w:rsidRDefault="002B632F" w14:paraId="5ADB4377" w14:textId="77777777">
            <w:pPr>
              <w:spacing w:after="0" w:line="240" w:lineRule="auto"/>
              <w:rPr>
                <w:ins w:author="Akshay Raveendran" w:date="2025-07-20T23:49:00Z" w16du:dateUtc="2025-07-20T19:49:00Z" w:id="3148"/>
                <w:rFonts w:ascii="Arial" w:hAnsi="Arial" w:cs="Arial"/>
                <w:b/>
                <w:bCs/>
                <w:color w:val="000000"/>
                <w:sz w:val="22"/>
                <w:szCs w:val="22"/>
              </w:rPr>
            </w:pPr>
            <w:ins w:author="Akshay Raveendran" w:date="2025-07-20T23:49:00Z" w16du:dateUtc="2025-07-20T19:49:00Z" w:id="3149">
              <w:r w:rsidRPr="00302F0C">
                <w:rPr>
                  <w:rFonts w:ascii="Arial" w:hAnsi="Arial" w:cs="Arial"/>
                  <w:b/>
                  <w:bCs/>
                  <w:color w:val="000000"/>
                  <w:sz w:val="22"/>
                  <w:szCs w:val="22"/>
                </w:rPr>
                <w:t>Stage 2</w:t>
              </w:r>
            </w:ins>
          </w:p>
        </w:tc>
        <w:tc>
          <w:tcPr>
            <w:tcW w:w="3124"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28B8186E" w14:textId="77777777">
            <w:pPr>
              <w:spacing w:after="0" w:line="240" w:lineRule="auto"/>
              <w:rPr>
                <w:ins w:author="Akshay Raveendran" w:date="2025-07-20T23:49:00Z" w16du:dateUtc="2025-07-20T19:49:00Z" w:id="3150"/>
                <w:rFonts w:ascii="Arial" w:hAnsi="Arial" w:cs="Arial"/>
                <w:color w:val="000000"/>
                <w:sz w:val="22"/>
                <w:szCs w:val="22"/>
              </w:rPr>
            </w:pPr>
          </w:p>
        </w:tc>
        <w:tc>
          <w:tcPr>
            <w:tcW w:w="3978" w:type="dxa"/>
            <w:gridSpan w:val="2"/>
            <w:tcBorders>
              <w:top w:val="single" w:color="auto" w:sz="4" w:space="0"/>
              <w:left w:val="nil"/>
              <w:bottom w:val="single" w:color="auto" w:sz="4" w:space="0"/>
              <w:right w:val="single" w:color="auto" w:sz="4" w:space="0"/>
            </w:tcBorders>
            <w:tcMar/>
            <w:vAlign w:val="bottom"/>
          </w:tcPr>
          <w:p w:rsidRPr="00302F0C" w:rsidR="002B632F" w:rsidDel="00BE45AC" w:rsidRDefault="002B632F" w14:paraId="398DF287" w14:textId="77777777">
            <w:pPr>
              <w:spacing w:after="0" w:line="240" w:lineRule="auto"/>
              <w:rPr>
                <w:ins w:author="Akshay Raveendran" w:date="2025-07-20T23:49:00Z" w16du:dateUtc="2025-07-20T19:49:00Z" w:id="3151"/>
                <w:rFonts w:ascii="Arial" w:hAnsi="Arial" w:eastAsia="Times New Roman" w:cs="Arial"/>
                <w:color w:val="000000"/>
                <w:sz w:val="22"/>
                <w:szCs w:val="22"/>
                <w:lang w:eastAsia="en-GB"/>
              </w:rPr>
            </w:pPr>
          </w:p>
        </w:tc>
      </w:tr>
      <w:tr w:rsidRPr="00302F0C" w:rsidR="002B632F" w:rsidTr="3B7D4E62" w14:paraId="74F025D8" w14:textId="77777777">
        <w:trPr>
          <w:gridAfter w:val="2"/>
          <w:wAfter w:w="2781" w:type="dxa"/>
          <w:trHeight w:val="290"/>
          <w:ins w:author="Akshay Raveendran" w:date="2025-07-20T23:49:00Z" w:id="1946734801"/>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2B632F" w:rsidRDefault="002B632F" w14:paraId="67622BA1" w14:textId="77777777">
            <w:pPr>
              <w:spacing w:after="0" w:line="240" w:lineRule="auto"/>
              <w:rPr>
                <w:ins w:author="Akshay Raveendran" w:date="2025-07-20T23:49:00Z" w16du:dateUtc="2025-07-20T19:49:00Z" w:id="3153"/>
                <w:rFonts w:ascii="Arial" w:hAnsi="Arial" w:cs="Arial"/>
                <w:b/>
                <w:color w:val="000000"/>
                <w:sz w:val="22"/>
                <w:szCs w:val="22"/>
              </w:rPr>
            </w:pPr>
            <w:ins w:author="Akshay Raveendran" w:date="2025-07-20T23:49:00Z" w16du:dateUtc="2025-07-20T19:49:00Z" w:id="3154">
              <w:r w:rsidRPr="00302F0C">
                <w:rPr>
                  <w:rFonts w:ascii="Arial" w:hAnsi="Arial" w:eastAsia="Times New Roman" w:cs="Arial"/>
                  <w:color w:val="000000"/>
                  <w:sz w:val="22"/>
                  <w:szCs w:val="22"/>
                  <w:lang w:eastAsia="en-GB"/>
                </w:rPr>
                <w:t>CC Reference Number</w:t>
              </w:r>
              <w:r w:rsidRPr="00302F0C">
                <w:rPr>
                  <w:rFonts w:ascii="Arial" w:hAnsi="Arial" w:eastAsia="Times New Roman" w:cs="Arial"/>
                  <w:color w:val="FF0000"/>
                  <w:sz w:val="22"/>
                  <w:szCs w:val="22"/>
                  <w:lang w:eastAsia="en-GB"/>
                </w:rPr>
                <w:t>*</w:t>
              </w:r>
            </w:ins>
          </w:p>
        </w:tc>
        <w:tc>
          <w:tcPr>
            <w:tcW w:w="3124"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3C309ECC" w14:textId="77777777">
            <w:pPr>
              <w:spacing w:after="0" w:line="240" w:lineRule="auto"/>
              <w:rPr>
                <w:ins w:author="Akshay Raveendran" w:date="2025-07-20T23:49:00Z" w16du:dateUtc="2025-07-20T19:49:00Z" w:id="3155"/>
                <w:rFonts w:ascii="Arial" w:hAnsi="Arial" w:cs="Arial"/>
                <w:color w:val="000000"/>
                <w:sz w:val="22"/>
                <w:szCs w:val="22"/>
              </w:rPr>
            </w:pPr>
            <w:ins w:author="Akshay Raveendran" w:date="2025-07-20T23:49:00Z" w16du:dateUtc="2025-07-20T19:49:00Z" w:id="3156">
              <w:r w:rsidRPr="00302F0C">
                <w:rPr>
                  <w:rFonts w:ascii="Arial" w:hAnsi="Arial" w:eastAsia="Times New Roman" w:cs="Arial"/>
                  <w:color w:val="000000"/>
                  <w:sz w:val="22"/>
                  <w:szCs w:val="22"/>
                  <w:lang w:eastAsia="en-GB"/>
                </w:rPr>
                <w:t>Auto generated</w:t>
              </w:r>
            </w:ins>
          </w:p>
        </w:tc>
        <w:tc>
          <w:tcPr>
            <w:tcW w:w="3978"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3048D3BF" w14:textId="77777777">
            <w:pPr>
              <w:spacing w:after="0" w:line="240" w:lineRule="auto"/>
              <w:rPr>
                <w:ins w:author="Akshay Raveendran" w:date="2025-07-20T23:49:00Z" w16du:dateUtc="2025-07-20T19:49:00Z" w:id="3157"/>
                <w:rFonts w:ascii="Arial" w:hAnsi="Arial" w:cs="Arial"/>
                <w:color w:val="000000"/>
                <w:sz w:val="22"/>
                <w:szCs w:val="22"/>
              </w:rPr>
            </w:pPr>
            <w:ins w:author="Akshay Raveendran" w:date="2025-07-20T23:49:00Z" w16du:dateUtc="2025-07-20T19:49:00Z" w:id="3158">
              <w:r w:rsidRPr="00302F0C">
                <w:rPr>
                  <w:rFonts w:ascii="Arial" w:hAnsi="Arial" w:eastAsia="Times New Roman" w:cs="Arial"/>
                  <w:color w:val="000000"/>
                  <w:sz w:val="22"/>
                  <w:szCs w:val="22"/>
                  <w:lang w:eastAsia="en-GB"/>
                </w:rPr>
                <w:t>System-generated unique ID (read-only)</w:t>
              </w:r>
            </w:ins>
          </w:p>
        </w:tc>
      </w:tr>
      <w:tr w:rsidRPr="00302F0C" w:rsidR="002B632F" w:rsidTr="3B7D4E62" w14:paraId="28FB769E" w14:textId="77777777">
        <w:trPr>
          <w:gridAfter w:val="2"/>
          <w:wAfter w:w="2781" w:type="dxa"/>
          <w:trHeight w:val="290"/>
          <w:ins w:author="Akshay Raveendran" w:date="2025-07-20T23:49:00Z" w:id="705421614"/>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2B632F" w:rsidRDefault="002B632F" w14:paraId="3BE8B90B" w14:textId="77777777">
            <w:pPr>
              <w:spacing w:after="0" w:line="240" w:lineRule="auto"/>
              <w:rPr>
                <w:ins w:author="Akshay Raveendran" w:date="2025-07-20T23:49:00Z" w16du:dateUtc="2025-07-20T19:49:00Z" w:id="3160"/>
                <w:rFonts w:ascii="Arial" w:hAnsi="Arial" w:cs="Arial"/>
                <w:color w:val="000000"/>
                <w:sz w:val="22"/>
                <w:szCs w:val="22"/>
              </w:rPr>
            </w:pPr>
            <w:ins w:author="Akshay Raveendran" w:date="2025-07-20T23:49:00Z" w16du:dateUtc="2025-07-20T19:49:00Z" w:id="3161">
              <w:r w:rsidRPr="00302F0C">
                <w:rPr>
                  <w:rFonts w:ascii="Arial" w:hAnsi="Arial" w:eastAsia="Times New Roman" w:cs="Arial"/>
                  <w:color w:val="000000"/>
                  <w:sz w:val="22"/>
                  <w:szCs w:val="22"/>
                  <w:lang w:eastAsia="en-GB"/>
                </w:rPr>
                <w:t>Request Reference Number</w:t>
              </w:r>
              <w:r w:rsidRPr="00302F0C">
                <w:rPr>
                  <w:rFonts w:ascii="Arial" w:hAnsi="Arial" w:eastAsia="Times New Roman" w:cs="Arial"/>
                  <w:color w:val="FF0000"/>
                  <w:sz w:val="22"/>
                  <w:szCs w:val="22"/>
                  <w:lang w:eastAsia="en-GB"/>
                </w:rPr>
                <w:t>*</w:t>
              </w:r>
            </w:ins>
          </w:p>
        </w:tc>
        <w:tc>
          <w:tcPr>
            <w:tcW w:w="3124"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6A0FB249" w14:textId="5C7FB757">
            <w:pPr>
              <w:spacing w:after="0" w:line="240" w:lineRule="auto"/>
              <w:rPr>
                <w:ins w:author="Akshay Raveendran" w:date="2025-07-20T23:49:00Z" w16du:dateUtc="2025-07-20T19:49:00Z" w:id="3162"/>
                <w:rFonts w:ascii="Arial" w:hAnsi="Arial" w:cs="Arial"/>
                <w:color w:val="000000"/>
                <w:sz w:val="22"/>
                <w:szCs w:val="22"/>
              </w:rPr>
            </w:pPr>
            <w:ins w:author="Akshay Raveendran" w:date="2025-07-20T23:49:00Z" w16du:dateUtc="2025-07-20T19:49:00Z" w:id="3163">
              <w:r w:rsidRPr="00302F0C">
                <w:rPr>
                  <w:rFonts w:ascii="Arial" w:hAnsi="Arial" w:eastAsia="Times New Roman" w:cs="Arial"/>
                  <w:color w:val="000000"/>
                  <w:sz w:val="22"/>
                  <w:szCs w:val="22"/>
                  <w:lang w:eastAsia="en-GB"/>
                </w:rPr>
                <w:t xml:space="preserve">Auto populated from </w:t>
              </w:r>
            </w:ins>
            <w:ins w:author="Akshay Raveendran" w:date="2025-07-20T23:52:00Z" w16du:dateUtc="2025-07-20T19:52:00Z" w:id="3164">
              <w:r w:rsidRPr="00302F0C" w:rsidR="00FF4F1D">
                <w:rPr>
                  <w:rFonts w:ascii="Arial" w:hAnsi="Arial" w:eastAsia="Times New Roman" w:cs="Arial"/>
                  <w:color w:val="000000"/>
                  <w:sz w:val="22"/>
                  <w:szCs w:val="22"/>
                  <w:lang w:eastAsia="en-GB"/>
                </w:rPr>
                <w:t xml:space="preserve">Insurance Request reference </w:t>
              </w:r>
            </w:ins>
            <w:ins w:author="Akshay Raveendran" w:date="2025-07-20T23:49:00Z" w16du:dateUtc="2025-07-20T19:49:00Z" w:id="3165">
              <w:r w:rsidRPr="00302F0C">
                <w:rPr>
                  <w:rFonts w:ascii="Arial" w:hAnsi="Arial" w:eastAsia="Times New Roman" w:cs="Arial"/>
                  <w:color w:val="000000"/>
                  <w:sz w:val="22"/>
                  <w:szCs w:val="22"/>
                  <w:lang w:eastAsia="en-GB"/>
                </w:rPr>
                <w:t>number</w:t>
              </w:r>
            </w:ins>
          </w:p>
        </w:tc>
        <w:tc>
          <w:tcPr>
            <w:tcW w:w="3978"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77378BCF" w14:textId="77777777">
            <w:pPr>
              <w:spacing w:after="0" w:line="240" w:lineRule="auto"/>
              <w:rPr>
                <w:ins w:author="Akshay Raveendran" w:date="2025-07-20T23:49:00Z" w16du:dateUtc="2025-07-20T19:49:00Z" w:id="3166"/>
                <w:rFonts w:ascii="Arial" w:hAnsi="Arial" w:cs="Arial"/>
                <w:color w:val="000000"/>
                <w:sz w:val="22"/>
                <w:szCs w:val="22"/>
              </w:rPr>
            </w:pPr>
          </w:p>
        </w:tc>
      </w:tr>
      <w:tr w:rsidRPr="00302F0C" w:rsidR="0052389A" w:rsidTr="3B7D4E62" w14:paraId="70025C18" w14:textId="77777777">
        <w:trPr>
          <w:gridAfter w:val="2"/>
          <w:wAfter w:w="2781" w:type="dxa"/>
          <w:trHeight w:val="290"/>
          <w:ins w:author="Akshay Raveendran" w:date="2025-07-20T23:49:00Z" w:id="1210102445"/>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52389A" w:rsidP="0052389A" w:rsidRDefault="0052389A" w14:paraId="52024CF6" w14:textId="71C07DDD">
            <w:pPr>
              <w:spacing w:after="0" w:line="240" w:lineRule="auto"/>
              <w:rPr>
                <w:ins w:author="Akshay Raveendran" w:date="2025-07-20T23:49:00Z" w16du:dateUtc="2025-07-20T19:49:00Z" w:id="3168"/>
                <w:rFonts w:ascii="Arial" w:hAnsi="Arial" w:cs="Arial"/>
                <w:color w:val="000000"/>
                <w:sz w:val="22"/>
                <w:szCs w:val="22"/>
              </w:rPr>
            </w:pPr>
            <w:ins w:author="Akshay Raveendran" w:date="2025-07-22T10:12:00Z" w16du:dateUtc="2025-07-22T06:12:00Z" w:id="3169">
              <w:r w:rsidRPr="00302F0C">
                <w:rPr>
                  <w:rFonts w:ascii="Arial" w:hAnsi="Arial" w:eastAsia="Times New Roman" w:cs="Arial"/>
                  <w:color w:val="000000"/>
                  <w:sz w:val="22"/>
                  <w:szCs w:val="22"/>
                  <w:lang w:eastAsia="en-GB"/>
                </w:rPr>
                <w:t>E-auction reference number</w:t>
              </w:r>
            </w:ins>
          </w:p>
        </w:tc>
        <w:tc>
          <w:tcPr>
            <w:tcW w:w="3124" w:type="dxa"/>
            <w:gridSpan w:val="2"/>
            <w:tcBorders>
              <w:top w:val="single" w:color="auto" w:sz="4" w:space="0"/>
              <w:left w:val="nil"/>
              <w:bottom w:val="single" w:color="auto" w:sz="4" w:space="0"/>
              <w:right w:val="single" w:color="auto" w:sz="4" w:space="0"/>
            </w:tcBorders>
            <w:tcMar/>
            <w:vAlign w:val="bottom"/>
          </w:tcPr>
          <w:p w:rsidRPr="00302F0C" w:rsidR="0052389A" w:rsidP="0052389A" w:rsidRDefault="0052389A" w14:paraId="3D4F50BC" w14:textId="03778FE2">
            <w:pPr>
              <w:spacing w:after="0" w:line="240" w:lineRule="auto"/>
              <w:rPr>
                <w:ins w:author="Akshay Raveendran" w:date="2025-07-20T23:49:00Z" w16du:dateUtc="2025-07-20T19:49:00Z" w:id="3170"/>
                <w:rFonts w:ascii="Arial" w:hAnsi="Arial" w:cs="Arial"/>
                <w:color w:val="000000"/>
                <w:sz w:val="22"/>
                <w:szCs w:val="22"/>
              </w:rPr>
            </w:pPr>
            <w:ins w:author="Akshay Raveendran" w:date="2025-07-22T10:14:00Z" w16du:dateUtc="2025-07-22T06:14:00Z" w:id="3171">
              <w:r w:rsidRPr="00302F0C">
                <w:rPr>
                  <w:rFonts w:ascii="Arial" w:hAnsi="Arial" w:eastAsia="Times New Roman" w:cs="Arial"/>
                  <w:color w:val="000000"/>
                  <w:sz w:val="22"/>
                  <w:szCs w:val="22"/>
                  <w:lang w:eastAsia="en-GB"/>
                </w:rPr>
                <w:t>To be</w:t>
              </w:r>
            </w:ins>
            <w:ins w:author="Akshay Raveendran" w:date="2025-07-22T10:15:00Z" w16du:dateUtc="2025-07-22T06:15:00Z" w:id="3172">
              <w:r w:rsidRPr="00302F0C">
                <w:rPr>
                  <w:rFonts w:ascii="Arial" w:hAnsi="Arial" w:eastAsia="Times New Roman" w:cs="Arial"/>
                  <w:color w:val="000000"/>
                  <w:sz w:val="22"/>
                  <w:szCs w:val="22"/>
                  <w:lang w:eastAsia="en-GB"/>
                </w:rPr>
                <w:t xml:space="preserve"> auto</w:t>
              </w:r>
            </w:ins>
            <w:ins w:author="Akshay Raveendran" w:date="2025-07-22T10:14:00Z" w16du:dateUtc="2025-07-22T06:14:00Z" w:id="3173">
              <w:r w:rsidRPr="00302F0C">
                <w:rPr>
                  <w:rFonts w:ascii="Arial" w:hAnsi="Arial" w:eastAsia="Times New Roman" w:cs="Arial"/>
                  <w:color w:val="000000"/>
                  <w:sz w:val="22"/>
                  <w:szCs w:val="22"/>
                  <w:lang w:eastAsia="en-GB"/>
                </w:rPr>
                <w:t xml:space="preserve"> captured </w:t>
              </w:r>
            </w:ins>
            <w:ins w:author="Akshay Raveendran" w:date="2025-07-22T10:15:00Z" w16du:dateUtc="2025-07-22T06:15:00Z" w:id="3174">
              <w:r w:rsidRPr="00302F0C">
                <w:rPr>
                  <w:rFonts w:ascii="Arial" w:hAnsi="Arial" w:eastAsia="Times New Roman" w:cs="Arial"/>
                  <w:color w:val="000000"/>
                  <w:sz w:val="22"/>
                  <w:szCs w:val="22"/>
                  <w:lang w:eastAsia="en-GB"/>
                </w:rPr>
                <w:t xml:space="preserve">from the e-auction request </w:t>
              </w:r>
            </w:ins>
            <w:ins w:author="Akshay Raveendran" w:date="2025-07-22T10:17:00Z" w16du:dateUtc="2025-07-22T06:17:00Z" w:id="3175">
              <w:r w:rsidRPr="00302F0C">
                <w:rPr>
                  <w:rFonts w:ascii="Arial" w:hAnsi="Arial" w:eastAsia="Times New Roman" w:cs="Arial"/>
                  <w:color w:val="000000"/>
                  <w:sz w:val="22"/>
                  <w:szCs w:val="22"/>
                  <w:lang w:eastAsia="en-GB"/>
                </w:rPr>
                <w:t>generated in stage 1</w:t>
              </w:r>
            </w:ins>
            <w:ins w:author="Akshay Raveendran" w:date="2025-07-22T10:16:00Z" w16du:dateUtc="2025-07-22T06:16:00Z" w:id="3176">
              <w:r w:rsidRPr="00302F0C">
                <w:rPr>
                  <w:rFonts w:ascii="Arial" w:hAnsi="Arial" w:eastAsia="Times New Roman" w:cs="Arial"/>
                  <w:color w:val="000000"/>
                  <w:sz w:val="22"/>
                  <w:szCs w:val="22"/>
                  <w:lang w:eastAsia="en-GB"/>
                </w:rPr>
                <w:t xml:space="preserve"> or entered manually if not possible</w:t>
              </w:r>
            </w:ins>
          </w:p>
        </w:tc>
        <w:tc>
          <w:tcPr>
            <w:tcW w:w="3978" w:type="dxa"/>
            <w:gridSpan w:val="2"/>
            <w:tcBorders>
              <w:top w:val="single" w:color="auto" w:sz="4" w:space="0"/>
              <w:left w:val="nil"/>
              <w:bottom w:val="single" w:color="auto" w:sz="4" w:space="0"/>
              <w:right w:val="single" w:color="auto" w:sz="4" w:space="0"/>
            </w:tcBorders>
            <w:tcMar/>
            <w:vAlign w:val="bottom"/>
          </w:tcPr>
          <w:p w:rsidRPr="00302F0C" w:rsidR="0052389A" w:rsidP="0052389A" w:rsidRDefault="0052389A" w14:paraId="26D90E32" w14:textId="1410696B">
            <w:pPr>
              <w:spacing w:after="0" w:line="240" w:lineRule="auto"/>
              <w:rPr>
                <w:ins w:author="Akshay Raveendran" w:date="2025-07-20T23:49:00Z" w16du:dateUtc="2025-07-20T19:49:00Z" w:id="3177"/>
                <w:rFonts w:ascii="Arial" w:hAnsi="Arial" w:cs="Arial"/>
                <w:color w:val="000000"/>
                <w:sz w:val="22"/>
                <w:szCs w:val="22"/>
              </w:rPr>
            </w:pPr>
            <w:ins w:author="Akshay Raveendran" w:date="2025-07-22T10:17:00Z" w16du:dateUtc="2025-07-22T06:17:00Z" w:id="3178">
              <w:r w:rsidRPr="00302F0C">
                <w:rPr>
                  <w:rFonts w:ascii="Arial" w:hAnsi="Arial" w:eastAsia="Times New Roman" w:cs="Arial"/>
                  <w:color w:val="000000"/>
                  <w:sz w:val="22"/>
                  <w:szCs w:val="22"/>
                  <w:lang w:eastAsia="en-GB"/>
                </w:rPr>
                <w:t>Mandatory</w:t>
              </w:r>
            </w:ins>
            <w:ins w:author="Akshay Raveendran" w:date="2025-07-22T10:18:00Z" w16du:dateUtc="2025-07-22T06:18:00Z" w:id="3179">
              <w:r w:rsidRPr="00302F0C">
                <w:rPr>
                  <w:rFonts w:ascii="Arial" w:hAnsi="Arial" w:eastAsia="Times New Roman" w:cs="Arial"/>
                  <w:color w:val="000000"/>
                  <w:sz w:val="22"/>
                  <w:szCs w:val="22"/>
                  <w:lang w:eastAsia="en-GB"/>
                </w:rPr>
                <w:t xml:space="preserve"> if </w:t>
              </w:r>
            </w:ins>
            <w:r w:rsidRPr="00302F0C">
              <w:rPr>
                <w:rFonts w:ascii="Arial" w:hAnsi="Arial" w:eastAsia="Times New Roman" w:cs="Arial"/>
                <w:b/>
                <w:bCs/>
                <w:color w:val="000000"/>
                <w:sz w:val="22"/>
                <w:szCs w:val="22"/>
                <w:lang w:eastAsia="en-GB"/>
              </w:rPr>
              <w:t>Low</w:t>
            </w:r>
            <w:ins w:author="Akshay Raveendran" w:date="2025-07-22T10:18:00Z" w16du:dateUtc="2025-07-22T06:18:00Z" w:id="3180">
              <w:r w:rsidRPr="00302F0C">
                <w:rPr>
                  <w:rFonts w:ascii="Arial" w:hAnsi="Arial" w:cs="Arial"/>
                  <w:b/>
                  <w:bCs/>
                  <w:color w:val="000000"/>
                  <w:sz w:val="22"/>
                  <w:szCs w:val="22"/>
                </w:rPr>
                <w:t>est bid received post negotiations</w:t>
              </w:r>
              <w:r w:rsidRPr="00302F0C">
                <w:rPr>
                  <w:rFonts w:ascii="Arial" w:hAnsi="Arial" w:cs="Arial"/>
                </w:rPr>
                <w:t xml:space="preserve"> &gt;= </w:t>
              </w:r>
            </w:ins>
            <w:r w:rsidRPr="00302F0C">
              <w:rPr>
                <w:rFonts w:ascii="Arial" w:hAnsi="Arial" w:cs="Arial"/>
              </w:rPr>
              <w:t>100</w:t>
            </w:r>
            <w:ins w:author="Akshay Raveendran" w:date="2025-07-22T10:18:00Z" w16du:dateUtc="2025-07-22T06:18:00Z" w:id="3181">
              <w:r w:rsidRPr="00302F0C">
                <w:rPr>
                  <w:rFonts w:ascii="Arial" w:hAnsi="Arial" w:cs="Arial"/>
                </w:rPr>
                <w:t>,000 and e-auction is conducted</w:t>
              </w:r>
            </w:ins>
          </w:p>
        </w:tc>
      </w:tr>
      <w:tr w:rsidRPr="00302F0C" w:rsidR="0052389A" w:rsidTr="3B7D4E62" w14:paraId="25005DF3" w14:textId="77777777">
        <w:trPr>
          <w:gridAfter w:val="2"/>
          <w:wAfter w:w="2781" w:type="dxa"/>
          <w:trHeight w:val="290"/>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52389A" w:rsidP="0052389A" w:rsidRDefault="0052389A" w14:paraId="6C7C86FF" w14:textId="739A6CB5">
            <w:pPr>
              <w:spacing w:after="0" w:line="240" w:lineRule="auto"/>
              <w:rPr>
                <w:rFonts w:ascii="Arial" w:hAnsi="Arial" w:eastAsia="Times New Roman" w:cs="Arial"/>
                <w:color w:val="000000"/>
                <w:sz w:val="22"/>
                <w:szCs w:val="22"/>
                <w:lang w:eastAsia="en-GB"/>
              </w:rPr>
            </w:pPr>
            <w:ins w:author="Akshay Raveendran" w:date="2025-07-22T10:16:00Z" w16du:dateUtc="2025-07-22T06:16:00Z" w:id="3182">
              <w:r w:rsidRPr="00302F0C">
                <w:rPr>
                  <w:rFonts w:ascii="Arial" w:hAnsi="Arial" w:eastAsia="Times New Roman" w:cs="Arial"/>
                  <w:color w:val="000000"/>
                  <w:sz w:val="22"/>
                  <w:szCs w:val="22"/>
                  <w:lang w:eastAsia="en-GB"/>
                </w:rPr>
                <w:t>Exceptional approval reference number</w:t>
              </w:r>
            </w:ins>
          </w:p>
        </w:tc>
        <w:tc>
          <w:tcPr>
            <w:tcW w:w="3124" w:type="dxa"/>
            <w:gridSpan w:val="2"/>
            <w:tcBorders>
              <w:top w:val="single" w:color="auto" w:sz="4" w:space="0"/>
              <w:left w:val="nil"/>
              <w:bottom w:val="single" w:color="auto" w:sz="4" w:space="0"/>
              <w:right w:val="single" w:color="auto" w:sz="4" w:space="0"/>
            </w:tcBorders>
            <w:tcMar/>
            <w:vAlign w:val="bottom"/>
          </w:tcPr>
          <w:p w:rsidRPr="00302F0C" w:rsidR="0052389A" w:rsidP="0052389A" w:rsidRDefault="0052389A" w14:paraId="0053CB38" w14:textId="06494EBC">
            <w:pPr>
              <w:spacing w:after="0" w:line="240" w:lineRule="auto"/>
              <w:rPr>
                <w:rFonts w:ascii="Arial" w:hAnsi="Arial" w:eastAsia="Times New Roman" w:cs="Arial"/>
                <w:color w:val="000000"/>
                <w:sz w:val="22"/>
                <w:szCs w:val="22"/>
                <w:lang w:eastAsia="en-GB"/>
              </w:rPr>
            </w:pPr>
            <w:ins w:author="Akshay Raveendran" w:date="2025-07-22T10:17:00Z" w16du:dateUtc="2025-07-22T06:17:00Z" w:id="3183">
              <w:r w:rsidRPr="00302F0C">
                <w:rPr>
                  <w:rFonts w:ascii="Arial" w:hAnsi="Arial" w:eastAsia="Times New Roman" w:cs="Arial"/>
                  <w:color w:val="000000"/>
                  <w:sz w:val="22"/>
                  <w:szCs w:val="22"/>
                  <w:lang w:eastAsia="en-GB"/>
                </w:rPr>
                <w:t>To be auto captured from the Exceptional approval request generated in stage 1 or entered manually if not possible</w:t>
              </w:r>
            </w:ins>
          </w:p>
        </w:tc>
        <w:tc>
          <w:tcPr>
            <w:tcW w:w="3978" w:type="dxa"/>
            <w:gridSpan w:val="2"/>
            <w:tcBorders>
              <w:top w:val="single" w:color="auto" w:sz="4" w:space="0"/>
              <w:left w:val="nil"/>
              <w:bottom w:val="single" w:color="auto" w:sz="4" w:space="0"/>
              <w:right w:val="single" w:color="auto" w:sz="4" w:space="0"/>
            </w:tcBorders>
            <w:tcMar/>
            <w:vAlign w:val="bottom"/>
          </w:tcPr>
          <w:p w:rsidRPr="00302F0C" w:rsidR="0052389A" w:rsidP="0052389A" w:rsidRDefault="0052389A" w14:paraId="29A7CA15" w14:textId="3F4FCBAE">
            <w:pPr>
              <w:spacing w:after="0" w:line="240" w:lineRule="auto"/>
              <w:rPr>
                <w:rFonts w:ascii="Arial" w:hAnsi="Arial" w:eastAsia="Times New Roman" w:cs="Arial"/>
                <w:color w:val="000000"/>
                <w:sz w:val="22"/>
                <w:szCs w:val="22"/>
                <w:lang w:eastAsia="en-GB"/>
              </w:rPr>
            </w:pPr>
            <w:ins w:author="Akshay Raveendran" w:date="2025-07-22T10:18:00Z" w16du:dateUtc="2025-07-22T06:18:00Z" w:id="3184">
              <w:r w:rsidRPr="00302F0C">
                <w:rPr>
                  <w:rFonts w:ascii="Arial" w:hAnsi="Arial" w:eastAsia="Times New Roman" w:cs="Arial"/>
                  <w:color w:val="000000"/>
                  <w:sz w:val="22"/>
                  <w:szCs w:val="22"/>
                  <w:lang w:eastAsia="en-GB"/>
                </w:rPr>
                <w:t xml:space="preserve">Mandatory if </w:t>
              </w:r>
            </w:ins>
            <w:r w:rsidRPr="00302F0C">
              <w:rPr>
                <w:rFonts w:ascii="Arial" w:hAnsi="Arial" w:cs="Arial"/>
                <w:b/>
                <w:bCs/>
                <w:color w:val="000000"/>
                <w:sz w:val="22"/>
                <w:szCs w:val="22"/>
              </w:rPr>
              <w:t>Low</w:t>
            </w:r>
            <w:ins w:author="Akshay Raveendran" w:date="2025-07-22T10:18:00Z" w16du:dateUtc="2025-07-22T06:18:00Z" w:id="3185">
              <w:r w:rsidRPr="00302F0C">
                <w:rPr>
                  <w:rFonts w:ascii="Arial" w:hAnsi="Arial" w:cs="Arial"/>
                  <w:b/>
                  <w:bCs/>
                  <w:color w:val="000000"/>
                  <w:sz w:val="22"/>
                  <w:szCs w:val="22"/>
                </w:rPr>
                <w:t>est bid received post negotiations</w:t>
              </w:r>
              <w:r w:rsidRPr="00302F0C">
                <w:rPr>
                  <w:rFonts w:ascii="Arial" w:hAnsi="Arial" w:cs="Arial"/>
                </w:rPr>
                <w:t xml:space="preserve"> &gt;= </w:t>
              </w:r>
            </w:ins>
            <w:r w:rsidRPr="00302F0C" w:rsidR="00520447">
              <w:rPr>
                <w:rFonts w:ascii="Arial" w:hAnsi="Arial" w:cs="Arial"/>
              </w:rPr>
              <w:t>10</w:t>
            </w:r>
            <w:ins w:author="Akshay Raveendran" w:date="2025-07-22T10:18:00Z" w16du:dateUtc="2025-07-22T06:18:00Z" w:id="3186">
              <w:r w:rsidRPr="00302F0C">
                <w:rPr>
                  <w:rFonts w:ascii="Arial" w:hAnsi="Arial" w:cs="Arial"/>
                </w:rPr>
                <w:t>0,000 and e-auction is not conducted</w:t>
              </w:r>
            </w:ins>
          </w:p>
        </w:tc>
      </w:tr>
      <w:tr w:rsidRPr="00302F0C" w:rsidR="002B632F" w:rsidTr="3B7D4E62" w14:paraId="234FDD38" w14:textId="77777777">
        <w:trPr>
          <w:gridAfter w:val="2"/>
          <w:wAfter w:w="2781" w:type="dxa"/>
          <w:trHeight w:val="290"/>
          <w:ins w:author="Akshay Raveendran" w:date="2025-07-20T23:49:00Z" w:id="173941427"/>
        </w:trPr>
        <w:tc>
          <w:tcPr>
            <w:tcW w:w="2834" w:type="dxa"/>
            <w:gridSpan w:val="2"/>
            <w:tcBorders>
              <w:top w:val="single" w:color="auto" w:sz="4" w:space="0"/>
              <w:left w:val="single" w:color="auto" w:sz="4" w:space="0"/>
              <w:bottom w:val="single" w:color="auto" w:sz="4" w:space="0"/>
              <w:right w:val="single" w:color="auto" w:sz="4" w:space="0"/>
            </w:tcBorders>
            <w:tcMar/>
            <w:vAlign w:val="center"/>
          </w:tcPr>
          <w:p w:rsidRPr="00302F0C" w:rsidR="002B632F" w:rsidRDefault="002B632F" w14:paraId="2593ECF2" w14:textId="69EB9BA5">
            <w:pPr>
              <w:spacing w:after="0" w:line="240" w:lineRule="auto"/>
              <w:rPr>
                <w:ins w:author="Akshay Raveendran" w:date="2025-07-20T23:49:00Z" w16du:dateUtc="2025-07-20T19:49:00Z" w:id="3188"/>
                <w:rFonts w:ascii="Arial" w:hAnsi="Arial" w:eastAsia="Times New Roman" w:cs="Arial"/>
                <w:color w:val="000000"/>
                <w:sz w:val="22"/>
                <w:szCs w:val="22"/>
                <w:lang w:eastAsia="en-GB"/>
              </w:rPr>
            </w:pPr>
            <w:ins w:author="Akshay Raveendran" w:date="2025-07-20T23:49:00Z" w16du:dateUtc="2025-07-20T19:49:00Z" w:id="3189">
              <w:r w:rsidRPr="00302F0C">
                <w:rPr>
                  <w:rFonts w:ascii="Arial" w:hAnsi="Arial" w:eastAsia="Times New Roman" w:cs="Arial"/>
                  <w:color w:val="000000"/>
                  <w:sz w:val="22"/>
                  <w:szCs w:val="22"/>
                  <w:lang w:eastAsia="en-GB"/>
                </w:rPr>
                <w:t>Business</w:t>
              </w:r>
            </w:ins>
          </w:p>
        </w:tc>
        <w:tc>
          <w:tcPr>
            <w:tcW w:w="3124" w:type="dxa"/>
            <w:gridSpan w:val="2"/>
            <w:tcBorders>
              <w:top w:val="single" w:color="auto" w:sz="4" w:space="0"/>
              <w:left w:val="nil"/>
              <w:bottom w:val="single" w:color="auto" w:sz="4" w:space="0"/>
              <w:right w:val="single" w:color="auto" w:sz="4" w:space="0"/>
            </w:tcBorders>
            <w:tcMar/>
            <w:vAlign w:val="center"/>
          </w:tcPr>
          <w:p w:rsidRPr="00302F0C" w:rsidR="002B632F" w:rsidRDefault="00FF4F1D" w14:paraId="36F5CCDE" w14:textId="1C28F27E">
            <w:pPr>
              <w:spacing w:after="0" w:line="240" w:lineRule="auto"/>
              <w:rPr>
                <w:ins w:author="Akshay Raveendran" w:date="2025-07-20T23:49:00Z" w16du:dateUtc="2025-07-20T19:49:00Z" w:id="3190"/>
                <w:rFonts w:ascii="Arial" w:hAnsi="Arial" w:eastAsia="Times New Roman" w:cs="Arial"/>
                <w:color w:val="000000"/>
                <w:sz w:val="22"/>
                <w:szCs w:val="22"/>
                <w:lang w:eastAsia="en-GB"/>
              </w:rPr>
            </w:pPr>
            <w:ins w:author="Akshay Raveendran" w:date="2025-07-20T23:52:00Z" w16du:dateUtc="2025-07-20T19:52:00Z" w:id="3191">
              <w:r w:rsidRPr="00302F0C">
                <w:rPr>
                  <w:rFonts w:ascii="Arial" w:hAnsi="Arial" w:eastAsia="Times New Roman" w:cs="Arial"/>
                  <w:color w:val="000000"/>
                  <w:sz w:val="22"/>
                  <w:szCs w:val="22"/>
                  <w:lang w:eastAsia="en-GB"/>
                </w:rPr>
                <w:t xml:space="preserve">Auto populated from Insurance </w:t>
              </w:r>
            </w:ins>
            <w:r w:rsidRPr="00302F0C" w:rsidR="00C50FB8">
              <w:rPr>
                <w:rFonts w:ascii="Arial" w:hAnsi="Arial" w:eastAsia="Times New Roman" w:cs="Arial"/>
                <w:color w:val="000000"/>
                <w:sz w:val="22"/>
                <w:szCs w:val="22"/>
                <w:lang w:eastAsia="en-GB"/>
              </w:rPr>
              <w:t xml:space="preserve">Sourcing </w:t>
            </w:r>
            <w:ins w:author="Akshay Raveendran" w:date="2025-07-20T23:52:00Z" w16du:dateUtc="2025-07-20T19:52:00Z" w:id="3192">
              <w:r w:rsidRPr="00302F0C">
                <w:rPr>
                  <w:rFonts w:ascii="Arial" w:hAnsi="Arial" w:eastAsia="Times New Roman" w:cs="Arial"/>
                  <w:color w:val="000000"/>
                  <w:sz w:val="22"/>
                  <w:szCs w:val="22"/>
                  <w:lang w:eastAsia="en-GB"/>
                </w:rPr>
                <w:t xml:space="preserve">Request </w:t>
              </w:r>
            </w:ins>
            <w:r w:rsidRPr="00302F0C" w:rsidR="00C50FB8">
              <w:rPr>
                <w:rFonts w:ascii="Arial" w:hAnsi="Arial" w:eastAsia="Times New Roman" w:cs="Arial"/>
                <w:color w:val="000000"/>
                <w:sz w:val="22"/>
                <w:szCs w:val="22"/>
                <w:lang w:eastAsia="en-GB"/>
              </w:rPr>
              <w:t>form</w:t>
            </w:r>
          </w:p>
        </w:tc>
        <w:tc>
          <w:tcPr>
            <w:tcW w:w="3978" w:type="dxa"/>
            <w:gridSpan w:val="2"/>
            <w:tcBorders>
              <w:top w:val="single" w:color="auto" w:sz="4" w:space="0"/>
              <w:left w:val="nil"/>
              <w:bottom w:val="single" w:color="auto" w:sz="4" w:space="0"/>
              <w:right w:val="single" w:color="auto" w:sz="4" w:space="0"/>
            </w:tcBorders>
            <w:tcMar/>
            <w:vAlign w:val="center"/>
          </w:tcPr>
          <w:p w:rsidRPr="00302F0C" w:rsidR="002B632F" w:rsidRDefault="002B632F" w14:paraId="0EC12908" w14:textId="77777777">
            <w:pPr>
              <w:spacing w:after="0" w:line="240" w:lineRule="auto"/>
              <w:rPr>
                <w:ins w:author="Akshay Raveendran" w:date="2025-07-20T23:49:00Z" w16du:dateUtc="2025-07-20T19:49:00Z" w:id="3193"/>
                <w:rFonts w:ascii="Arial" w:hAnsi="Arial" w:eastAsia="Times New Roman" w:cs="Arial"/>
                <w:color w:val="000000"/>
                <w:sz w:val="22"/>
                <w:szCs w:val="22"/>
                <w:lang w:eastAsia="en-GB"/>
              </w:rPr>
            </w:pPr>
          </w:p>
        </w:tc>
      </w:tr>
      <w:tr w:rsidRPr="00302F0C" w:rsidR="002B632F" w:rsidTr="3B7D4E62" w14:paraId="06160188" w14:textId="77777777">
        <w:trPr>
          <w:gridAfter w:val="2"/>
          <w:wAfter w:w="2781" w:type="dxa"/>
          <w:trHeight w:val="290"/>
          <w:ins w:author="Akshay Raveendran" w:date="2025-07-20T23:49:00Z" w:id="1396854287"/>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2B632F" w:rsidRDefault="002B632F" w14:paraId="49E6617E" w14:textId="62F38328">
            <w:pPr>
              <w:spacing w:after="0" w:line="240" w:lineRule="auto"/>
              <w:rPr>
                <w:ins w:author="Akshay Raveendran" w:date="2025-07-20T23:49:00Z" w16du:dateUtc="2025-07-20T19:49:00Z" w:id="3195"/>
                <w:rFonts w:ascii="Arial" w:hAnsi="Arial" w:eastAsia="Times New Roman" w:cs="Arial"/>
                <w:color w:val="000000"/>
                <w:sz w:val="22"/>
                <w:szCs w:val="22"/>
                <w:lang w:eastAsia="en-GB"/>
              </w:rPr>
            </w:pPr>
            <w:ins w:author="Akshay Raveendran" w:date="2025-07-20T23:49:00Z" w16du:dateUtc="2025-07-20T19:49:00Z" w:id="3196">
              <w:r w:rsidRPr="00302F0C">
                <w:rPr>
                  <w:rFonts w:ascii="Arial" w:hAnsi="Arial" w:cs="Arial"/>
                  <w:color w:val="000000"/>
                  <w:sz w:val="22"/>
                  <w:szCs w:val="22"/>
                </w:rPr>
                <w:t>No. of Vendor Bids Received</w:t>
              </w:r>
              <w:commentRangeStart w:id="3197"/>
              <w:commentRangeEnd w:id="3197"/>
              <w:r w:rsidRPr="00302F0C">
                <w:rPr>
                  <w:rStyle w:val="CommentReference"/>
                  <w:rFonts w:ascii="Arial" w:hAnsi="Arial" w:eastAsia="Times New Roman" w:cs="Arial"/>
                  <w:color w:val="000000"/>
                  <w:sz w:val="22"/>
                  <w:szCs w:val="22"/>
                  <w:lang w:eastAsia="en-GB"/>
                </w:rPr>
                <w:commentReference w:id="3197"/>
              </w:r>
              <w:commentRangeStart w:id="3198"/>
              <w:commentRangeEnd w:id="3198"/>
              <w:r w:rsidRPr="00302F0C">
                <w:rPr>
                  <w:rStyle w:val="CommentReference"/>
                  <w:rFonts w:ascii="Arial" w:hAnsi="Arial" w:eastAsia="Times New Roman" w:cs="Arial"/>
                  <w:color w:val="000000"/>
                  <w:sz w:val="22"/>
                  <w:szCs w:val="22"/>
                  <w:lang w:eastAsia="en-GB"/>
                </w:rPr>
                <w:commentReference w:id="3198"/>
              </w:r>
            </w:ins>
          </w:p>
        </w:tc>
        <w:tc>
          <w:tcPr>
            <w:tcW w:w="3124" w:type="dxa"/>
            <w:gridSpan w:val="2"/>
            <w:tcBorders>
              <w:top w:val="single" w:color="auto" w:sz="4" w:space="0"/>
              <w:left w:val="nil"/>
              <w:bottom w:val="single" w:color="auto" w:sz="4" w:space="0"/>
              <w:right w:val="single" w:color="auto" w:sz="4" w:space="0"/>
            </w:tcBorders>
            <w:tcMar/>
            <w:vAlign w:val="bottom"/>
          </w:tcPr>
          <w:p w:rsidRPr="00302F0C" w:rsidR="002B632F" w:rsidRDefault="00765D64" w14:paraId="263708CD" w14:textId="0DDED7E7">
            <w:pPr>
              <w:spacing w:after="0" w:line="240" w:lineRule="auto"/>
              <w:rPr>
                <w:ins w:author="Akshay Raveendran" w:date="2025-07-20T23:49:00Z" w16du:dateUtc="2025-07-20T19:49:00Z" w:id="3199"/>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Auto populated</w:t>
            </w:r>
            <w:ins w:author="Akshay Raveendran" w:date="2025-07-20T23:49:00Z" w16du:dateUtc="2025-07-20T19:49:00Z" w:id="3200">
              <w:r w:rsidRPr="00302F0C" w:rsidR="002B632F">
                <w:rPr>
                  <w:rFonts w:ascii="Arial" w:hAnsi="Arial" w:eastAsia="Times New Roman" w:cs="Arial"/>
                  <w:color w:val="000000"/>
                  <w:sz w:val="22"/>
                  <w:szCs w:val="22"/>
                  <w:lang w:eastAsia="en-GB"/>
                </w:rPr>
                <w:t xml:space="preserve"> from stage 1</w:t>
              </w:r>
            </w:ins>
          </w:p>
        </w:tc>
        <w:tc>
          <w:tcPr>
            <w:tcW w:w="3978"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285954C6" w14:textId="77777777">
            <w:pPr>
              <w:spacing w:after="0" w:line="240" w:lineRule="auto"/>
              <w:rPr>
                <w:ins w:author="Akshay Raveendran" w:date="2025-07-20T23:49:00Z" w16du:dateUtc="2025-07-20T19:49:00Z" w:id="3201"/>
                <w:rStyle w:val="CommentReference"/>
                <w:rFonts w:ascii="Arial" w:hAnsi="Arial" w:eastAsia="Times New Roman" w:cs="Arial"/>
                <w:color w:val="000000"/>
                <w:sz w:val="22"/>
                <w:szCs w:val="22"/>
                <w:lang w:eastAsia="en-GB"/>
              </w:rPr>
            </w:pPr>
          </w:p>
        </w:tc>
      </w:tr>
      <w:tr w:rsidRPr="00302F0C" w:rsidR="002B632F" w:rsidTr="3B7D4E62" w14:paraId="304400F1" w14:textId="77777777">
        <w:trPr>
          <w:gridAfter w:val="2"/>
          <w:wAfter w:w="2781" w:type="dxa"/>
          <w:trHeight w:val="290"/>
          <w:ins w:author="Akshay Raveendran" w:date="2025-07-20T23:49:00Z" w:id="1554391087"/>
        </w:trPr>
        <w:tc>
          <w:tcPr>
            <w:tcW w:w="2834" w:type="dxa"/>
            <w:gridSpan w:val="2"/>
            <w:tcBorders>
              <w:top w:val="single" w:color="auto" w:sz="4" w:space="0"/>
              <w:left w:val="single" w:color="auto" w:sz="4" w:space="0"/>
              <w:bottom w:val="single" w:color="auto" w:sz="4" w:space="0"/>
              <w:right w:val="single" w:color="auto" w:sz="4" w:space="0"/>
            </w:tcBorders>
            <w:tcMar/>
            <w:vAlign w:val="bottom"/>
          </w:tcPr>
          <w:p w:rsidRPr="00302F0C" w:rsidR="002B632F" w:rsidRDefault="002B632F" w14:paraId="15456A78" w14:textId="77777777">
            <w:pPr>
              <w:spacing w:after="0" w:line="240" w:lineRule="auto"/>
              <w:rPr>
                <w:ins w:author="Akshay Raveendran" w:date="2025-07-20T23:49:00Z" w16du:dateUtc="2025-07-20T19:49:00Z" w:id="3203"/>
                <w:rFonts w:ascii="Arial" w:hAnsi="Arial" w:cs="Arial"/>
                <w:color w:val="000000"/>
                <w:sz w:val="22"/>
                <w:szCs w:val="22"/>
              </w:rPr>
            </w:pPr>
            <w:ins w:author="Akshay Raveendran" w:date="2025-07-20T23:49:00Z" w16du:dateUtc="2025-07-20T19:49:00Z" w:id="3204">
              <w:r w:rsidRPr="00302F0C">
                <w:rPr>
                  <w:rFonts w:ascii="Arial" w:hAnsi="Arial" w:cs="Arial"/>
                  <w:color w:val="000000"/>
                  <w:sz w:val="22"/>
                  <w:szCs w:val="22"/>
                </w:rPr>
                <w:t>Cost Comparison Table*</w:t>
              </w:r>
            </w:ins>
          </w:p>
        </w:tc>
        <w:tc>
          <w:tcPr>
            <w:tcW w:w="3124"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23122994" w14:textId="77777777">
            <w:pPr>
              <w:spacing w:after="0" w:line="240" w:lineRule="auto"/>
              <w:rPr>
                <w:ins w:author="Akshay Raveendran" w:date="2025-07-20T23:49:00Z" w16du:dateUtc="2025-07-20T19:49:00Z" w:id="3205"/>
                <w:rFonts w:ascii="Arial" w:hAnsi="Arial" w:eastAsia="Times New Roman" w:cs="Arial"/>
                <w:color w:val="000000"/>
                <w:sz w:val="22"/>
                <w:szCs w:val="22"/>
                <w:lang w:eastAsia="en-GB"/>
              </w:rPr>
            </w:pPr>
            <w:ins w:author="Akshay Raveendran" w:date="2025-07-20T23:49:00Z" w16du:dateUtc="2025-07-20T19:49:00Z" w:id="3206">
              <w:r w:rsidRPr="00302F0C">
                <w:rPr>
                  <w:rFonts w:ascii="Arial" w:hAnsi="Arial" w:eastAsia="Times New Roman" w:cs="Arial"/>
                  <w:color w:val="000000"/>
                  <w:sz w:val="22"/>
                  <w:szCs w:val="22"/>
                  <w:lang w:eastAsia="en-GB"/>
                </w:rPr>
                <w:t>(Dynamic Grid Table) Option to add vendor details as columns and items as rows</w:t>
              </w:r>
            </w:ins>
          </w:p>
        </w:tc>
        <w:tc>
          <w:tcPr>
            <w:tcW w:w="3978" w:type="dxa"/>
            <w:gridSpan w:val="2"/>
            <w:tcBorders>
              <w:top w:val="single" w:color="auto" w:sz="4" w:space="0"/>
              <w:left w:val="nil"/>
              <w:bottom w:val="single" w:color="auto" w:sz="4" w:space="0"/>
              <w:right w:val="single" w:color="auto" w:sz="4" w:space="0"/>
            </w:tcBorders>
            <w:tcMar/>
            <w:vAlign w:val="bottom"/>
          </w:tcPr>
          <w:p w:rsidRPr="00302F0C" w:rsidR="002B632F" w:rsidRDefault="002B632F" w14:paraId="0AD1DE26" w14:textId="4D482B90">
            <w:pPr>
              <w:spacing w:after="0" w:line="240" w:lineRule="auto"/>
              <w:rPr>
                <w:ins w:author="Akshay Raveendran" w:date="2025-07-20T23:49:00Z" w16du:dateUtc="2025-07-20T19:49:00Z" w:id="326346935"/>
                <w:rFonts w:ascii="Arial" w:hAnsi="Arial" w:eastAsia="Times New Roman" w:cs="Arial"/>
                <w:color w:val="000000"/>
                <w:sz w:val="22"/>
                <w:szCs w:val="22"/>
                <w:lang w:eastAsia="en-GB"/>
              </w:rPr>
            </w:pPr>
            <w:ins w:author="Akshay Raveendran" w:date="2025-07-20T23:49:00Z" w16du:dateUtc="2025-07-20T19:49:00Z" w:id="1914362649">
              <w:r w:rsidRPr="3B7D4E62" w:rsidR="002B632F">
                <w:rPr>
                  <w:rFonts w:ascii="Arial" w:hAnsi="Arial" w:eastAsia="Times New Roman" w:cs="Arial"/>
                  <w:color w:val="000000" w:themeColor="text1" w:themeTint="FF" w:themeShade="FF"/>
                  <w:sz w:val="22"/>
                  <w:szCs w:val="22"/>
                  <w:lang w:eastAsia="en-GB"/>
                </w:rPr>
                <w:t> </w:t>
              </w:r>
            </w:ins>
            <w:r w:rsidRPr="00302F0C" w:rsidR="00C50905">
              <w:rPr>
                <w:rFonts w:ascii="Arial" w:hAnsi="Arial" w:eastAsia="Times New Roman" w:cs="Arial"/>
                <w:color w:val="000000"/>
                <w:sz w:val="22"/>
                <w:szCs w:val="22"/>
                <w:lang w:eastAsia="en-GB"/>
              </w:rPr>
              <w:t>Reference tab</w:t>
            </w:r>
            <w:r w:rsidRPr="00302F0C" w:rsidR="002E7930">
              <w:rPr>
                <w:rFonts w:ascii="Arial" w:hAnsi="Arial" w:eastAsia="Times New Roman" w:cs="Arial"/>
                <w:color w:val="000000"/>
                <w:sz w:val="22"/>
                <w:szCs w:val="22"/>
                <w:lang w:eastAsia="en-GB"/>
              </w:rPr>
              <w:t xml:space="preserve">le </w:t>
            </w:r>
            <w:r w:rsidRPr="00302F0C" w:rsidR="00D074C3">
              <w:rPr>
                <w:rFonts w:ascii="Arial" w:hAnsi="Arial" w:eastAsia="Times New Roman" w:cs="Arial"/>
                <w:color w:val="000000"/>
                <w:sz w:val="22"/>
                <w:szCs w:val="22"/>
                <w:lang w:eastAsia="en-GB"/>
              </w:rPr>
              <w:t xml:space="preserve">: </w:t>
            </w:r>
            <w:bookmarkStart w:name="_MON_1815466960" w:id="3209"/>
            <w:bookmarkEnd w:id="3209"/>
            <w:r w:rsidRPr="00302F0C" w:rsidR="006D4810">
              <w:rPr>
                <w:rFonts w:ascii="Arial" w:hAnsi="Arial" w:eastAsia="Times New Roman" w:cs="Arial"/>
                <w:color w:val="000000"/>
                <w:sz w:val="22"/>
                <w:szCs w:val="22"/>
                <w:lang w:eastAsia="en-GB"/>
              </w:rPr>
              <w:object w:dxaOrig="1504" w:dyaOrig="981" w14:anchorId="3C1C44BD">
                <v:shape id="_x0000_i1033" style="width:75pt;height:48.75pt" o:ole="" type="#_x0000_t75">
                  <v:imagedata o:title="" r:id="rId36"/>
                </v:shape>
                <o:OLEObject Type="Embed" ProgID="Excel.Sheet.12" ShapeID="_x0000_i1033" DrawAspect="Icon" ObjectID="_1815513445" r:id="rId37"/>
              </w:object>
            </w:r>
          </w:p>
        </w:tc>
      </w:tr>
      <w:tr w:rsidRPr="00302F0C" w:rsidR="002B632F" w:rsidTr="3B7D4E62" w14:paraId="58587B7E" w14:textId="77777777">
        <w:trPr>
          <w:gridAfter w:val="2"/>
          <w:wAfter w:w="2781" w:type="dxa"/>
          <w:trHeight w:val="290"/>
          <w:ins w:author="Akshay Raveendran" w:date="2025-07-20T23:49:00Z" w:id="1364329167"/>
        </w:trPr>
        <w:tc>
          <w:tcPr>
            <w:tcW w:w="9936" w:type="dxa"/>
            <w:gridSpan w:val="6"/>
            <w:tcBorders>
              <w:top w:val="nil"/>
              <w:left w:val="single" w:color="auto" w:sz="8" w:space="0"/>
              <w:bottom w:val="single" w:color="auto" w:sz="4" w:space="0"/>
              <w:right w:val="single" w:color="000000" w:themeColor="text1" w:sz="8" w:space="0"/>
            </w:tcBorders>
            <w:tcMar/>
            <w:vAlign w:val="bottom"/>
            <w:hideMark/>
          </w:tcPr>
          <w:p w:rsidRPr="00302F0C" w:rsidR="002B632F" w:rsidRDefault="006E6E2C" w14:paraId="3BE4ECAD" w14:textId="5A4164CC">
            <w:pPr>
              <w:spacing w:after="0" w:line="240" w:lineRule="auto"/>
              <w:jc w:val="center"/>
              <w:rPr>
                <w:ins w:author="Akshay Raveendran" w:date="2025-07-20T23:49:00Z" w16du:dateUtc="2025-07-20T19:49:00Z" w:id="3211"/>
                <w:rFonts w:ascii="Arial" w:hAnsi="Arial" w:eastAsia="Times New Roman" w:cs="Arial"/>
                <w:color w:val="000000"/>
                <w:sz w:val="22"/>
                <w:szCs w:val="22"/>
                <w:lang w:eastAsia="en-GB"/>
              </w:rPr>
            </w:pPr>
            <w:r w:rsidRPr="00302F0C">
              <w:rPr>
                <w:rStyle w:val="normaltextrun"/>
                <w:rFonts w:ascii="Arial" w:hAnsi="Arial" w:cs="Arial"/>
                <w:color w:val="000000"/>
                <w:sz w:val="22"/>
                <w:szCs w:val="22"/>
                <w:shd w:val="clear" w:color="auto" w:fill="FFFFFF"/>
              </w:rPr>
              <w:t xml:space="preserve">SI# | Item | Category |Description | Qty | UOM | Historic Rate | Total Amount | </w:t>
            </w:r>
            <w:r w:rsidRPr="00302F0C">
              <w:rPr>
                <w:rStyle w:val="normaltextrun"/>
                <w:rFonts w:ascii="Arial" w:hAnsi="Arial" w:cs="Arial"/>
                <w:color w:val="156082"/>
                <w:sz w:val="22"/>
                <w:szCs w:val="22"/>
                <w:shd w:val="clear" w:color="auto" w:fill="FFFFFF"/>
              </w:rPr>
              <w:t>Vendor Name 1 (Initial Rate/bid | Initial Amt/bid | Disc Amt| Amt after Disc/Negotiation | Amount after E-auction| Final rate</w:t>
            </w:r>
            <w:r w:rsidRPr="00302F0C" w:rsidR="0096646B">
              <w:rPr>
                <w:rStyle w:val="normaltextrun"/>
                <w:rFonts w:ascii="Arial" w:hAnsi="Arial" w:cs="Arial"/>
                <w:color w:val="156082"/>
                <w:sz w:val="22"/>
                <w:szCs w:val="22"/>
                <w:shd w:val="clear" w:color="auto" w:fill="FFFFFF"/>
              </w:rPr>
              <w:t xml:space="preserve"> </w:t>
            </w:r>
            <w:r w:rsidRPr="00302F0C">
              <w:rPr>
                <w:rStyle w:val="normaltextrun"/>
                <w:rFonts w:ascii="Arial" w:hAnsi="Arial" w:cs="Arial"/>
                <w:color w:val="156082"/>
                <w:sz w:val="22"/>
                <w:szCs w:val="22"/>
                <w:shd w:val="clear" w:color="auto" w:fill="FFFFFF"/>
              </w:rPr>
              <w:t>|</w:t>
            </w:r>
            <w:r w:rsidRPr="00302F0C" w:rsidR="0096646B">
              <w:rPr>
                <w:rStyle w:val="normaltextrun"/>
                <w:rFonts w:ascii="Arial" w:hAnsi="Arial" w:cs="Arial"/>
                <w:color w:val="156082"/>
                <w:sz w:val="22"/>
                <w:szCs w:val="22"/>
                <w:shd w:val="clear" w:color="auto" w:fill="FFFFFF"/>
              </w:rPr>
              <w:t xml:space="preserve"> </w:t>
            </w:r>
            <w:r w:rsidRPr="00302F0C">
              <w:rPr>
                <w:rStyle w:val="normaltextrun"/>
                <w:rFonts w:ascii="Arial" w:hAnsi="Arial" w:cs="Arial"/>
                <w:color w:val="156082"/>
                <w:sz w:val="22"/>
                <w:szCs w:val="22"/>
                <w:shd w:val="clear" w:color="auto" w:fill="FFFFFF"/>
              </w:rPr>
              <w:t>Delivery date| Quote attachment</w:t>
            </w:r>
            <w:r w:rsidRPr="00302F0C">
              <w:rPr>
                <w:rStyle w:val="eop"/>
                <w:rFonts w:ascii="Arial" w:hAnsi="Arial" w:cs="Arial"/>
                <w:color w:val="156082"/>
                <w:shd w:val="clear" w:color="auto" w:fill="FFFFFF"/>
              </w:rPr>
              <w:t> </w:t>
            </w:r>
          </w:p>
        </w:tc>
      </w:tr>
      <w:tr w:rsidRPr="00302F0C" w:rsidR="002B632F" w:rsidTr="3B7D4E62" w14:paraId="0EDB0CF7" w14:textId="77777777">
        <w:trPr>
          <w:gridAfter w:val="2"/>
          <w:wAfter w:w="2781" w:type="dxa"/>
          <w:trHeight w:val="290"/>
          <w:ins w:author="Akshay Raveendran" w:date="2025-07-20T23:49:00Z" w:id="1131931332"/>
        </w:trPr>
        <w:tc>
          <w:tcPr>
            <w:tcW w:w="2921" w:type="dxa"/>
            <w:gridSpan w:val="3"/>
            <w:tcBorders>
              <w:top w:val="nil"/>
              <w:left w:val="single" w:color="auto" w:sz="8" w:space="0"/>
              <w:bottom w:val="single" w:color="auto" w:sz="4" w:space="0"/>
              <w:right w:val="single" w:color="auto" w:sz="4" w:space="0"/>
            </w:tcBorders>
            <w:tcMar/>
            <w:vAlign w:val="bottom"/>
            <w:hideMark/>
          </w:tcPr>
          <w:p w:rsidRPr="00302F0C" w:rsidR="002B632F" w:rsidRDefault="002B632F" w14:paraId="55867806" w14:textId="77777777">
            <w:pPr>
              <w:spacing w:after="0" w:line="240" w:lineRule="auto"/>
              <w:rPr>
                <w:ins w:author="Akshay Raveendran" w:date="2025-07-20T23:49:00Z" w16du:dateUtc="2025-07-20T19:49:00Z" w:id="3213"/>
                <w:rFonts w:ascii="Arial" w:hAnsi="Arial" w:eastAsia="Times New Roman" w:cs="Arial"/>
                <w:color w:val="156082"/>
                <w:sz w:val="22"/>
                <w:szCs w:val="22"/>
                <w:lang w:eastAsia="en-GB"/>
              </w:rPr>
            </w:pPr>
            <w:ins w:author="Akshay Raveendran" w:date="2025-07-20T23:49:00Z" w16du:dateUtc="2025-07-20T19:49:00Z" w:id="3214">
              <w:r w:rsidRPr="00302F0C">
                <w:rPr>
                  <w:rFonts w:ascii="Arial" w:hAnsi="Arial" w:eastAsia="Times New Roman" w:cs="Arial"/>
                  <w:color w:val="156082"/>
                  <w:sz w:val="22"/>
                  <w:szCs w:val="22"/>
                  <w:lang w:eastAsia="en-GB"/>
                </w:rPr>
                <w:t>Item 1</w:t>
              </w:r>
            </w:ins>
          </w:p>
        </w:tc>
        <w:tc>
          <w:tcPr>
            <w:tcW w:w="3235" w:type="dxa"/>
            <w:gridSpan w:val="2"/>
            <w:tcBorders>
              <w:top w:val="nil"/>
              <w:left w:val="nil"/>
              <w:bottom w:val="single" w:color="auto" w:sz="4" w:space="0"/>
              <w:right w:val="single" w:color="auto" w:sz="4" w:space="0"/>
            </w:tcBorders>
            <w:tcMar/>
            <w:vAlign w:val="bottom"/>
            <w:hideMark/>
          </w:tcPr>
          <w:p w:rsidRPr="00302F0C" w:rsidR="002B632F" w:rsidRDefault="002B632F" w14:paraId="22B7638F" w14:textId="77777777">
            <w:pPr>
              <w:spacing w:after="0" w:line="240" w:lineRule="auto"/>
              <w:jc w:val="center"/>
              <w:rPr>
                <w:ins w:author="Akshay Raveendran" w:date="2025-07-20T23:49:00Z" w16du:dateUtc="2025-07-20T19:49:00Z" w:id="3215"/>
                <w:rFonts w:ascii="Arial" w:hAnsi="Arial" w:eastAsia="Times New Roman" w:cs="Arial"/>
                <w:color w:val="000000"/>
                <w:sz w:val="22"/>
                <w:szCs w:val="22"/>
                <w:lang w:eastAsia="en-GB"/>
              </w:rPr>
            </w:pPr>
            <w:ins w:author="Akshay Raveendran" w:date="2025-07-20T23:49:00Z" w16du:dateUtc="2025-07-20T19:49:00Z" w:id="3216">
              <w:r w:rsidRPr="00302F0C">
                <w:rPr>
                  <w:rFonts w:ascii="Arial" w:hAnsi="Arial" w:eastAsia="Times New Roman" w:cs="Arial"/>
                  <w:color w:val="000000"/>
                  <w:sz w:val="22"/>
                  <w:szCs w:val="22"/>
                  <w:lang w:eastAsia="en-GB"/>
                </w:rPr>
                <w:t> </w:t>
              </w:r>
            </w:ins>
          </w:p>
        </w:tc>
        <w:tc>
          <w:tcPr>
            <w:tcW w:w="3780" w:type="dxa"/>
            <w:tcBorders>
              <w:top w:val="nil"/>
              <w:left w:val="nil"/>
              <w:bottom w:val="single" w:color="auto" w:sz="4" w:space="0"/>
              <w:right w:val="single" w:color="auto" w:sz="8" w:space="0"/>
            </w:tcBorders>
            <w:tcMar/>
            <w:vAlign w:val="bottom"/>
            <w:hideMark/>
          </w:tcPr>
          <w:p w:rsidRPr="00302F0C" w:rsidR="002B632F" w:rsidRDefault="002B632F" w14:paraId="70733592" w14:textId="77777777">
            <w:pPr>
              <w:spacing w:after="0" w:line="240" w:lineRule="auto"/>
              <w:jc w:val="center"/>
              <w:rPr>
                <w:ins w:author="Akshay Raveendran" w:date="2025-07-20T23:49:00Z" w16du:dateUtc="2025-07-20T19:49:00Z" w:id="3217"/>
                <w:rFonts w:ascii="Arial" w:hAnsi="Arial" w:eastAsia="Times New Roman" w:cs="Arial"/>
                <w:color w:val="000000"/>
                <w:sz w:val="22"/>
                <w:szCs w:val="22"/>
                <w:lang w:eastAsia="en-GB"/>
              </w:rPr>
            </w:pPr>
            <w:ins w:author="Akshay Raveendran" w:date="2025-07-20T23:49:00Z" w16du:dateUtc="2025-07-20T19:49:00Z" w:id="3218">
              <w:r w:rsidRPr="00302F0C">
                <w:rPr>
                  <w:rFonts w:ascii="Arial" w:hAnsi="Arial" w:eastAsia="Times New Roman" w:cs="Arial"/>
                  <w:color w:val="000000"/>
                  <w:sz w:val="22"/>
                  <w:szCs w:val="22"/>
                  <w:lang w:eastAsia="en-GB"/>
                </w:rPr>
                <w:t> </w:t>
              </w:r>
            </w:ins>
          </w:p>
        </w:tc>
      </w:tr>
      <w:tr w:rsidRPr="00302F0C" w:rsidR="00603D95" w:rsidTr="3B7D4E62" w14:paraId="0CAB4063" w14:textId="77777777">
        <w:trPr>
          <w:gridAfter w:val="2"/>
          <w:wAfter w:w="2781" w:type="dxa"/>
          <w:trHeight w:val="290"/>
        </w:trPr>
        <w:tc>
          <w:tcPr>
            <w:tcW w:w="2921" w:type="dxa"/>
            <w:gridSpan w:val="3"/>
            <w:tcBorders>
              <w:top w:val="nil"/>
              <w:left w:val="single" w:color="auto" w:sz="8" w:space="0"/>
              <w:bottom w:val="single" w:color="auto" w:sz="4" w:space="0"/>
              <w:right w:val="single" w:color="auto" w:sz="4" w:space="0"/>
            </w:tcBorders>
            <w:tcMar/>
            <w:vAlign w:val="bottom"/>
          </w:tcPr>
          <w:p w:rsidRPr="00302F0C" w:rsidR="00603D95" w:rsidRDefault="00603D95" w14:paraId="164EE16D" w14:textId="77777777">
            <w:pPr>
              <w:spacing w:after="0" w:line="240" w:lineRule="auto"/>
              <w:rPr>
                <w:rFonts w:ascii="Arial" w:hAnsi="Arial" w:eastAsia="Times New Roman" w:cs="Arial"/>
                <w:color w:val="156082"/>
                <w:sz w:val="22"/>
                <w:szCs w:val="22"/>
                <w:lang w:eastAsia="en-GB"/>
              </w:rPr>
            </w:pPr>
          </w:p>
        </w:tc>
        <w:tc>
          <w:tcPr>
            <w:tcW w:w="3235" w:type="dxa"/>
            <w:gridSpan w:val="2"/>
            <w:tcBorders>
              <w:top w:val="nil"/>
              <w:left w:val="nil"/>
              <w:bottom w:val="single" w:color="auto" w:sz="4" w:space="0"/>
              <w:right w:val="single" w:color="auto" w:sz="4" w:space="0"/>
            </w:tcBorders>
            <w:tcMar/>
            <w:vAlign w:val="bottom"/>
          </w:tcPr>
          <w:p w:rsidRPr="00302F0C" w:rsidR="00603D95" w:rsidRDefault="00603D95" w14:paraId="6B2ABE21" w14:textId="77777777">
            <w:pPr>
              <w:spacing w:after="0" w:line="240" w:lineRule="auto"/>
              <w:jc w:val="center"/>
              <w:rPr>
                <w:rFonts w:ascii="Arial" w:hAnsi="Arial" w:eastAsia="Times New Roman" w:cs="Arial"/>
                <w:color w:val="000000"/>
                <w:sz w:val="22"/>
                <w:szCs w:val="22"/>
                <w:lang w:eastAsia="en-GB"/>
              </w:rPr>
            </w:pPr>
          </w:p>
        </w:tc>
        <w:tc>
          <w:tcPr>
            <w:tcW w:w="3780" w:type="dxa"/>
            <w:tcBorders>
              <w:top w:val="nil"/>
              <w:left w:val="nil"/>
              <w:bottom w:val="single" w:color="auto" w:sz="4" w:space="0"/>
              <w:right w:val="single" w:color="auto" w:sz="8" w:space="0"/>
            </w:tcBorders>
            <w:tcMar/>
            <w:vAlign w:val="bottom"/>
          </w:tcPr>
          <w:p w:rsidRPr="00302F0C" w:rsidR="00603D95" w:rsidRDefault="00603D95" w14:paraId="61CCE648" w14:textId="77777777">
            <w:pPr>
              <w:spacing w:after="0" w:line="240" w:lineRule="auto"/>
              <w:jc w:val="center"/>
              <w:rPr>
                <w:rFonts w:ascii="Arial" w:hAnsi="Arial" w:eastAsia="Times New Roman" w:cs="Arial"/>
                <w:color w:val="000000"/>
                <w:sz w:val="22"/>
                <w:szCs w:val="22"/>
                <w:lang w:eastAsia="en-GB"/>
              </w:rPr>
            </w:pPr>
          </w:p>
        </w:tc>
      </w:tr>
      <w:tr w:rsidRPr="00302F0C" w:rsidR="00603D95" w:rsidTr="3B7D4E62" w14:paraId="48F3F352" w14:textId="77777777">
        <w:trPr>
          <w:gridAfter w:val="2"/>
          <w:wAfter w:w="2781" w:type="dxa"/>
          <w:trHeight w:val="290"/>
        </w:trPr>
        <w:tc>
          <w:tcPr>
            <w:tcW w:w="2921" w:type="dxa"/>
            <w:gridSpan w:val="3"/>
            <w:tcBorders>
              <w:top w:val="nil"/>
              <w:left w:val="single" w:color="auto" w:sz="8" w:space="0"/>
              <w:bottom w:val="single" w:color="auto" w:sz="4" w:space="0"/>
              <w:right w:val="single" w:color="auto" w:sz="4" w:space="0"/>
            </w:tcBorders>
            <w:tcMar/>
            <w:vAlign w:val="bottom"/>
          </w:tcPr>
          <w:p w:rsidRPr="00302F0C" w:rsidR="00603D95" w:rsidRDefault="00603D95" w14:paraId="79373FBA" w14:textId="77777777">
            <w:pPr>
              <w:spacing w:after="0" w:line="240" w:lineRule="auto"/>
              <w:rPr>
                <w:rFonts w:ascii="Arial" w:hAnsi="Arial" w:eastAsia="Times New Roman" w:cs="Arial"/>
                <w:color w:val="156082"/>
                <w:sz w:val="22"/>
                <w:szCs w:val="22"/>
                <w:lang w:eastAsia="en-GB"/>
              </w:rPr>
            </w:pPr>
          </w:p>
        </w:tc>
        <w:tc>
          <w:tcPr>
            <w:tcW w:w="3235" w:type="dxa"/>
            <w:gridSpan w:val="2"/>
            <w:tcBorders>
              <w:top w:val="nil"/>
              <w:left w:val="nil"/>
              <w:bottom w:val="single" w:color="auto" w:sz="4" w:space="0"/>
              <w:right w:val="single" w:color="auto" w:sz="4" w:space="0"/>
            </w:tcBorders>
            <w:tcMar/>
            <w:vAlign w:val="bottom"/>
          </w:tcPr>
          <w:p w:rsidRPr="00302F0C" w:rsidR="00603D95" w:rsidRDefault="00603D95" w14:paraId="5794B030" w14:textId="77777777">
            <w:pPr>
              <w:spacing w:after="0" w:line="240" w:lineRule="auto"/>
              <w:jc w:val="center"/>
              <w:rPr>
                <w:rFonts w:ascii="Arial" w:hAnsi="Arial" w:eastAsia="Times New Roman" w:cs="Arial"/>
                <w:color w:val="000000"/>
                <w:sz w:val="22"/>
                <w:szCs w:val="22"/>
                <w:lang w:eastAsia="en-GB"/>
              </w:rPr>
            </w:pPr>
          </w:p>
        </w:tc>
        <w:tc>
          <w:tcPr>
            <w:tcW w:w="3780" w:type="dxa"/>
            <w:tcBorders>
              <w:top w:val="nil"/>
              <w:left w:val="nil"/>
              <w:bottom w:val="single" w:color="auto" w:sz="4" w:space="0"/>
              <w:right w:val="single" w:color="auto" w:sz="8" w:space="0"/>
            </w:tcBorders>
            <w:tcMar/>
            <w:vAlign w:val="bottom"/>
          </w:tcPr>
          <w:p w:rsidRPr="00302F0C" w:rsidR="00603D95" w:rsidRDefault="00603D95" w14:paraId="7E3817BF" w14:textId="77777777">
            <w:pPr>
              <w:spacing w:after="0" w:line="240" w:lineRule="auto"/>
              <w:jc w:val="center"/>
              <w:rPr>
                <w:rFonts w:ascii="Arial" w:hAnsi="Arial" w:eastAsia="Times New Roman" w:cs="Arial"/>
                <w:color w:val="000000"/>
                <w:sz w:val="22"/>
                <w:szCs w:val="22"/>
                <w:lang w:eastAsia="en-GB"/>
              </w:rPr>
            </w:pPr>
          </w:p>
        </w:tc>
      </w:tr>
      <w:tr w:rsidRPr="00302F0C" w:rsidR="00603D95" w:rsidTr="3B7D4E62" w14:paraId="20014F90" w14:textId="77777777">
        <w:trPr>
          <w:gridAfter w:val="2"/>
          <w:wAfter w:w="2781" w:type="dxa"/>
          <w:trHeight w:val="290"/>
        </w:trPr>
        <w:tc>
          <w:tcPr>
            <w:tcW w:w="2921" w:type="dxa"/>
            <w:gridSpan w:val="3"/>
            <w:tcBorders>
              <w:top w:val="nil"/>
              <w:left w:val="single" w:color="auto" w:sz="8" w:space="0"/>
              <w:bottom w:val="single" w:color="auto" w:sz="4" w:space="0"/>
              <w:right w:val="single" w:color="auto" w:sz="4" w:space="0"/>
            </w:tcBorders>
            <w:tcMar/>
            <w:vAlign w:val="bottom"/>
          </w:tcPr>
          <w:p w:rsidRPr="00302F0C" w:rsidR="00603D95" w:rsidP="00603D95" w:rsidRDefault="00603D95" w14:paraId="235DAA97" w14:textId="50B09AA2">
            <w:pPr>
              <w:spacing w:after="0" w:line="240" w:lineRule="auto"/>
              <w:rPr>
                <w:rFonts w:ascii="Arial" w:hAnsi="Arial" w:eastAsia="Times New Roman" w:cs="Arial"/>
                <w:color w:val="156082"/>
                <w:sz w:val="22"/>
                <w:szCs w:val="22"/>
                <w:lang w:eastAsia="en-GB"/>
              </w:rPr>
            </w:pPr>
            <w:ins w:author="Akshay Raveendran" w:date="2025-07-22T11:08:00Z" w16du:dateUtc="2025-07-22T07:08:00Z" w:id="3219">
              <w:r w:rsidRPr="00302F0C">
                <w:rPr>
                  <w:rFonts w:ascii="Arial" w:hAnsi="Arial" w:eastAsia="Times New Roman" w:cs="Arial"/>
                  <w:color w:val="000000"/>
                  <w:sz w:val="22"/>
                  <w:szCs w:val="22"/>
                  <w:lang w:eastAsia="en-GB"/>
                </w:rPr>
                <w:t>L1 Vendor Name</w:t>
              </w:r>
              <w:r w:rsidRPr="00302F0C">
                <w:rPr>
                  <w:rFonts w:ascii="Arial" w:hAnsi="Arial" w:eastAsia="Times New Roman" w:cs="Arial"/>
                  <w:color w:val="FF0000"/>
                  <w:sz w:val="22"/>
                  <w:szCs w:val="22"/>
                  <w:lang w:eastAsia="en-GB"/>
                </w:rPr>
                <w:t>*</w:t>
              </w:r>
            </w:ins>
          </w:p>
        </w:tc>
        <w:tc>
          <w:tcPr>
            <w:tcW w:w="3235" w:type="dxa"/>
            <w:gridSpan w:val="2"/>
            <w:tcBorders>
              <w:top w:val="nil"/>
              <w:left w:val="nil"/>
              <w:bottom w:val="single" w:color="auto" w:sz="4" w:space="0"/>
              <w:right w:val="single" w:color="auto" w:sz="4" w:space="0"/>
            </w:tcBorders>
            <w:tcMar/>
            <w:vAlign w:val="bottom"/>
          </w:tcPr>
          <w:p w:rsidRPr="00302F0C" w:rsidR="00603D95" w:rsidP="00603D95" w:rsidRDefault="00603D95" w14:paraId="5B662B9C" w14:textId="1C88446F">
            <w:pPr>
              <w:spacing w:after="0" w:line="240" w:lineRule="auto"/>
              <w:jc w:val="center"/>
              <w:rPr>
                <w:rFonts w:ascii="Arial" w:hAnsi="Arial" w:eastAsia="Times New Roman" w:cs="Arial"/>
                <w:color w:val="000000"/>
                <w:sz w:val="22"/>
                <w:szCs w:val="22"/>
                <w:lang w:eastAsia="en-GB"/>
              </w:rPr>
            </w:pPr>
            <w:ins w:author="Akshay Raveendran" w:date="2025-07-22T11:10:00Z" w16du:dateUtc="2025-07-22T07:10:00Z" w:id="3220">
              <w:r w:rsidRPr="00302F0C">
                <w:rPr>
                  <w:rFonts w:ascii="Arial" w:hAnsi="Arial" w:eastAsia="Times New Roman" w:cs="Arial"/>
                  <w:color w:val="000000"/>
                  <w:sz w:val="22"/>
                  <w:szCs w:val="22"/>
                  <w:lang w:eastAsia="en-GB"/>
                </w:rPr>
                <w:t xml:space="preserve">Auto populated based on user input in Cost </w:t>
              </w:r>
            </w:ins>
            <w:ins w:author="Akshay Raveendran" w:date="2025-07-22T11:11:00Z" w16du:dateUtc="2025-07-22T07:11:00Z" w:id="3221">
              <w:r w:rsidRPr="00302F0C">
                <w:rPr>
                  <w:rFonts w:ascii="Arial" w:hAnsi="Arial" w:eastAsia="Times New Roman" w:cs="Arial"/>
                  <w:color w:val="000000"/>
                  <w:sz w:val="22"/>
                  <w:szCs w:val="22"/>
                  <w:lang w:eastAsia="en-GB"/>
                </w:rPr>
                <w:t>comparison</w:t>
              </w:r>
            </w:ins>
            <w:ins w:author="Akshay Raveendran" w:date="2025-07-22T11:10:00Z" w16du:dateUtc="2025-07-22T07:10:00Z" w:id="3222">
              <w:r w:rsidRPr="00302F0C">
                <w:rPr>
                  <w:rFonts w:ascii="Arial" w:hAnsi="Arial" w:eastAsia="Times New Roman" w:cs="Arial"/>
                  <w:color w:val="000000"/>
                  <w:sz w:val="22"/>
                  <w:szCs w:val="22"/>
                  <w:lang w:eastAsia="en-GB"/>
                </w:rPr>
                <w:t xml:space="preserve"> </w:t>
              </w:r>
            </w:ins>
          </w:p>
        </w:tc>
        <w:tc>
          <w:tcPr>
            <w:tcW w:w="3780" w:type="dxa"/>
            <w:tcBorders>
              <w:top w:val="nil"/>
              <w:left w:val="nil"/>
              <w:bottom w:val="single" w:color="auto" w:sz="4" w:space="0"/>
              <w:right w:val="single" w:color="auto" w:sz="8" w:space="0"/>
            </w:tcBorders>
            <w:tcMar/>
            <w:vAlign w:val="bottom"/>
          </w:tcPr>
          <w:p w:rsidRPr="00302F0C" w:rsidR="00603D95" w:rsidP="00603D95" w:rsidRDefault="00603D95" w14:paraId="79A3E7D2" w14:textId="5FB00898">
            <w:pPr>
              <w:spacing w:after="0" w:line="240" w:lineRule="auto"/>
              <w:jc w:val="center"/>
              <w:rPr>
                <w:rFonts w:ascii="Arial" w:hAnsi="Arial" w:eastAsia="Times New Roman" w:cs="Arial"/>
                <w:color w:val="000000"/>
                <w:sz w:val="22"/>
                <w:szCs w:val="22"/>
                <w:lang w:eastAsia="en-GB"/>
              </w:rPr>
            </w:pPr>
            <w:ins w:author="Akshay Raveendran" w:date="2025-07-22T11:08:00Z" w16du:dateUtc="2025-07-22T07:08:00Z" w:id="3223">
              <w:r w:rsidRPr="00302F0C">
                <w:rPr>
                  <w:rFonts w:ascii="Arial" w:hAnsi="Arial" w:eastAsia="Times New Roman" w:cs="Arial"/>
                  <w:color w:val="000000"/>
                  <w:sz w:val="22"/>
                  <w:szCs w:val="22"/>
                  <w:lang w:eastAsia="en-GB"/>
                </w:rPr>
                <w:t>L1 vendor corresponds to vendor</w:t>
              </w:r>
            </w:ins>
            <w:ins w:author="Akshay Raveendran" w:date="2025-07-22T11:09:00Z" w16du:dateUtc="2025-07-22T07:09:00Z" w:id="3224">
              <w:r w:rsidRPr="00302F0C">
                <w:rPr>
                  <w:rFonts w:ascii="Arial" w:hAnsi="Arial" w:eastAsia="Times New Roman" w:cs="Arial"/>
                  <w:color w:val="000000"/>
                  <w:sz w:val="22"/>
                  <w:szCs w:val="22"/>
                  <w:lang w:eastAsia="en-GB"/>
                </w:rPr>
                <w:t xml:space="preserve"> with </w:t>
              </w:r>
            </w:ins>
            <w:r w:rsidRPr="00302F0C">
              <w:rPr>
                <w:rFonts w:ascii="Arial" w:hAnsi="Arial" w:eastAsia="Times New Roman" w:cs="Arial"/>
                <w:color w:val="000000"/>
                <w:sz w:val="22"/>
                <w:szCs w:val="22"/>
                <w:lang w:eastAsia="en-GB"/>
              </w:rPr>
              <w:t>lowes</w:t>
            </w:r>
            <w:ins w:author="Akshay Raveendran" w:date="2025-07-22T11:09:00Z" w16du:dateUtc="2025-07-22T07:09:00Z" w:id="3225">
              <w:r w:rsidRPr="00302F0C">
                <w:rPr>
                  <w:rFonts w:ascii="Arial" w:hAnsi="Arial" w:eastAsia="Times New Roman" w:cs="Arial"/>
                  <w:color w:val="000000"/>
                  <w:sz w:val="22"/>
                  <w:szCs w:val="22"/>
                  <w:lang w:eastAsia="en-GB"/>
                </w:rPr>
                <w:t>t value final bid after Cost comparison creation</w:t>
              </w:r>
            </w:ins>
            <w:ins w:author="Akshay Raveendran" w:date="2025-07-22T11:08:00Z" w16du:dateUtc="2025-07-22T07:08:00Z" w:id="3226">
              <w:r w:rsidRPr="00302F0C">
                <w:rPr>
                  <w:rFonts w:ascii="Arial" w:hAnsi="Arial" w:eastAsia="Times New Roman" w:cs="Arial"/>
                  <w:color w:val="000000"/>
                  <w:sz w:val="22"/>
                  <w:szCs w:val="22"/>
                  <w:lang w:eastAsia="en-GB"/>
                </w:rPr>
                <w:t> </w:t>
              </w:r>
            </w:ins>
          </w:p>
        </w:tc>
      </w:tr>
      <w:tr w:rsidRPr="00302F0C" w:rsidR="00603D95" w:rsidTr="3B7D4E62" w14:paraId="0C6F381B" w14:textId="77777777">
        <w:trPr>
          <w:gridAfter w:val="2"/>
          <w:wAfter w:w="2781" w:type="dxa"/>
          <w:trHeight w:val="290"/>
        </w:trPr>
        <w:tc>
          <w:tcPr>
            <w:tcW w:w="2921" w:type="dxa"/>
            <w:gridSpan w:val="3"/>
            <w:tcBorders>
              <w:top w:val="nil"/>
              <w:left w:val="single" w:color="auto" w:sz="8" w:space="0"/>
              <w:bottom w:val="single" w:color="auto" w:sz="4" w:space="0"/>
              <w:right w:val="single" w:color="auto" w:sz="4" w:space="0"/>
            </w:tcBorders>
            <w:tcMar/>
            <w:vAlign w:val="bottom"/>
          </w:tcPr>
          <w:p w:rsidRPr="00302F0C" w:rsidR="00603D95" w:rsidP="00603D95" w:rsidRDefault="00603D95" w14:paraId="3ED05B41" w14:textId="5311CC31">
            <w:pPr>
              <w:spacing w:after="0" w:line="240" w:lineRule="auto"/>
              <w:rPr>
                <w:rFonts w:ascii="Arial" w:hAnsi="Arial" w:eastAsia="Times New Roman" w:cs="Arial"/>
                <w:color w:val="000000"/>
                <w:sz w:val="22"/>
                <w:szCs w:val="22"/>
                <w:lang w:eastAsia="en-GB"/>
              </w:rPr>
            </w:pPr>
            <w:ins w:author="Akshay Raveendran" w:date="2025-07-22T11:08:00Z" w16du:dateUtc="2025-07-22T07:08:00Z" w:id="3227">
              <w:r w:rsidRPr="00302F0C">
                <w:rPr>
                  <w:rFonts w:ascii="Arial" w:hAnsi="Arial" w:eastAsia="Times New Roman" w:cs="Arial"/>
                  <w:color w:val="000000"/>
                  <w:sz w:val="22"/>
                  <w:szCs w:val="22"/>
                  <w:lang w:eastAsia="en-GB"/>
                </w:rPr>
                <w:t>L1 Vendor Rate</w:t>
              </w:r>
              <w:r w:rsidRPr="00302F0C">
                <w:rPr>
                  <w:rFonts w:ascii="Arial" w:hAnsi="Arial" w:eastAsia="Times New Roman" w:cs="Arial"/>
                  <w:color w:val="FF0000"/>
                  <w:sz w:val="22"/>
                  <w:szCs w:val="22"/>
                  <w:lang w:eastAsia="en-GB"/>
                </w:rPr>
                <w:t>*</w:t>
              </w:r>
            </w:ins>
          </w:p>
        </w:tc>
        <w:tc>
          <w:tcPr>
            <w:tcW w:w="3235" w:type="dxa"/>
            <w:gridSpan w:val="2"/>
            <w:tcBorders>
              <w:top w:val="nil"/>
              <w:left w:val="nil"/>
              <w:bottom w:val="single" w:color="auto" w:sz="4" w:space="0"/>
              <w:right w:val="single" w:color="auto" w:sz="4" w:space="0"/>
            </w:tcBorders>
            <w:tcMar/>
            <w:vAlign w:val="bottom"/>
          </w:tcPr>
          <w:p w:rsidRPr="00302F0C" w:rsidR="00603D95" w:rsidP="00603D95" w:rsidRDefault="00603D95" w14:paraId="5A499A03" w14:textId="6CD347A5">
            <w:pPr>
              <w:spacing w:after="0" w:line="240" w:lineRule="auto"/>
              <w:jc w:val="center"/>
              <w:rPr>
                <w:rFonts w:ascii="Arial" w:hAnsi="Arial" w:eastAsia="Times New Roman" w:cs="Arial"/>
                <w:color w:val="000000"/>
                <w:sz w:val="22"/>
                <w:szCs w:val="22"/>
                <w:lang w:eastAsia="en-GB"/>
              </w:rPr>
            </w:pPr>
            <w:ins w:author="Akshay Raveendran" w:date="2025-07-22T11:12:00Z" w16du:dateUtc="2025-07-22T07:12:00Z" w:id="3228">
              <w:r w:rsidRPr="00302F0C">
                <w:rPr>
                  <w:rFonts w:ascii="Arial" w:hAnsi="Arial" w:eastAsia="Times New Roman" w:cs="Arial"/>
                  <w:color w:val="000000"/>
                  <w:sz w:val="22"/>
                  <w:szCs w:val="22"/>
                  <w:lang w:eastAsia="en-GB"/>
                </w:rPr>
                <w:t xml:space="preserve">Auto populated based on user input in Cost comparison </w:t>
              </w:r>
            </w:ins>
          </w:p>
        </w:tc>
        <w:tc>
          <w:tcPr>
            <w:tcW w:w="3780" w:type="dxa"/>
            <w:tcBorders>
              <w:top w:val="nil"/>
              <w:left w:val="nil"/>
              <w:bottom w:val="single" w:color="auto" w:sz="4" w:space="0"/>
              <w:right w:val="single" w:color="auto" w:sz="8" w:space="0"/>
            </w:tcBorders>
            <w:tcMar/>
            <w:vAlign w:val="bottom"/>
          </w:tcPr>
          <w:p w:rsidRPr="00302F0C" w:rsidR="00603D95" w:rsidP="00603D95" w:rsidRDefault="00603D95" w14:paraId="54A65748" w14:textId="3C6B4534">
            <w:pPr>
              <w:spacing w:after="0" w:line="240" w:lineRule="auto"/>
              <w:jc w:val="center"/>
              <w:rPr>
                <w:rFonts w:ascii="Arial" w:hAnsi="Arial" w:eastAsia="Times New Roman" w:cs="Arial"/>
                <w:color w:val="000000"/>
                <w:sz w:val="22"/>
                <w:szCs w:val="22"/>
                <w:lang w:eastAsia="en-GB"/>
              </w:rPr>
            </w:pPr>
            <w:ins w:author="Akshay Raveendran" w:date="2025-07-22T11:12:00Z" w16du:dateUtc="2025-07-22T07:12:00Z" w:id="3229">
              <w:r w:rsidRPr="00302F0C">
                <w:rPr>
                  <w:rFonts w:ascii="Arial" w:hAnsi="Arial" w:eastAsia="Times New Roman" w:cs="Arial"/>
                  <w:color w:val="000000"/>
                  <w:sz w:val="22"/>
                  <w:szCs w:val="22"/>
                  <w:lang w:eastAsia="en-GB"/>
                </w:rPr>
                <w:t xml:space="preserve">L1 vendor corresponds to vendor with </w:t>
              </w:r>
            </w:ins>
            <w:r w:rsidRPr="00302F0C">
              <w:rPr>
                <w:rFonts w:ascii="Arial" w:hAnsi="Arial" w:eastAsia="Times New Roman" w:cs="Arial"/>
                <w:color w:val="000000"/>
                <w:sz w:val="22"/>
                <w:szCs w:val="22"/>
                <w:lang w:eastAsia="en-GB"/>
              </w:rPr>
              <w:t>lowes</w:t>
            </w:r>
            <w:ins w:author="Akshay Raveendran" w:date="2025-07-22T11:12:00Z" w16du:dateUtc="2025-07-22T07:12:00Z" w:id="3230">
              <w:r w:rsidRPr="00302F0C">
                <w:rPr>
                  <w:rFonts w:ascii="Arial" w:hAnsi="Arial" w:eastAsia="Times New Roman" w:cs="Arial"/>
                  <w:color w:val="000000"/>
                  <w:sz w:val="22"/>
                  <w:szCs w:val="22"/>
                  <w:lang w:eastAsia="en-GB"/>
                </w:rPr>
                <w:t>t value final bid after Cost comparison creation </w:t>
              </w:r>
            </w:ins>
          </w:p>
        </w:tc>
      </w:tr>
      <w:tr w:rsidRPr="00302F0C" w:rsidR="00603D95" w:rsidTr="3B7D4E62" w14:paraId="1064A425" w14:textId="77777777">
        <w:trPr>
          <w:gridAfter w:val="2"/>
          <w:wAfter w:w="2781" w:type="dxa"/>
          <w:trHeight w:val="290"/>
        </w:trPr>
        <w:tc>
          <w:tcPr>
            <w:tcW w:w="2921" w:type="dxa"/>
            <w:gridSpan w:val="3"/>
            <w:tcBorders>
              <w:top w:val="nil"/>
              <w:left w:val="single" w:color="auto" w:sz="8" w:space="0"/>
              <w:bottom w:val="single" w:color="auto" w:sz="4" w:space="0"/>
              <w:right w:val="single" w:color="auto" w:sz="4" w:space="0"/>
            </w:tcBorders>
            <w:tcMar/>
            <w:vAlign w:val="bottom"/>
          </w:tcPr>
          <w:p w:rsidRPr="00302F0C" w:rsidR="00603D95" w:rsidP="00603D95" w:rsidRDefault="00603D95" w14:paraId="6F11EFEE" w14:textId="73697F89">
            <w:pPr>
              <w:spacing w:after="0" w:line="240" w:lineRule="auto"/>
              <w:rPr>
                <w:rFonts w:ascii="Arial" w:hAnsi="Arial" w:eastAsia="Times New Roman" w:cs="Arial"/>
                <w:color w:val="000000"/>
                <w:sz w:val="22"/>
                <w:szCs w:val="22"/>
                <w:lang w:eastAsia="en-GB"/>
              </w:rPr>
            </w:pPr>
            <w:ins w:author="Akshay Raveendran" w:date="2025-07-22T16:56:00Z" w16du:dateUtc="2025-07-22T12:56:00Z" w:id="3231">
              <w:r w:rsidRPr="00302F0C">
                <w:rPr>
                  <w:rFonts w:ascii="Arial" w:hAnsi="Arial" w:eastAsia="Times New Roman" w:cs="Arial"/>
                  <w:color w:val="000000"/>
                  <w:sz w:val="22"/>
                  <w:szCs w:val="22"/>
                  <w:lang w:eastAsia="en-GB"/>
                </w:rPr>
                <w:t>Cus</w:t>
              </w:r>
            </w:ins>
            <w:ins w:author="Akshay Raveendran" w:date="2025-07-22T16:57:00Z" w16du:dateUtc="2025-07-22T12:57:00Z" w:id="3232">
              <w:r w:rsidRPr="00302F0C">
                <w:rPr>
                  <w:rFonts w:ascii="Arial" w:hAnsi="Arial" w:eastAsia="Times New Roman" w:cs="Arial"/>
                  <w:color w:val="000000"/>
                  <w:sz w:val="22"/>
                  <w:szCs w:val="22"/>
                  <w:lang w:eastAsia="en-GB"/>
                </w:rPr>
                <w:t>tome</w:t>
              </w:r>
            </w:ins>
            <w:ins w:author="Akshay Raveendran" w:date="2025-07-22T11:12:00Z" w16du:dateUtc="2025-07-22T07:12:00Z" w:id="3233">
              <w:r w:rsidRPr="00302F0C">
                <w:rPr>
                  <w:rFonts w:ascii="Arial" w:hAnsi="Arial" w:eastAsia="Times New Roman" w:cs="Arial"/>
                  <w:color w:val="000000"/>
                  <w:sz w:val="22"/>
                  <w:szCs w:val="22"/>
                  <w:lang w:eastAsia="en-GB"/>
                </w:rPr>
                <w:t xml:space="preserve">r SPOC </w:t>
              </w:r>
            </w:ins>
            <w:ins w:author="Akshay Raveendran" w:date="2025-07-22T11:08:00Z" w16du:dateUtc="2025-07-22T07:08:00Z" w:id="3234">
              <w:r w:rsidRPr="00302F0C">
                <w:rPr>
                  <w:rFonts w:ascii="Arial" w:hAnsi="Arial" w:eastAsia="Times New Roman" w:cs="Arial"/>
                  <w:color w:val="000000"/>
                  <w:sz w:val="22"/>
                  <w:szCs w:val="22"/>
                  <w:lang w:eastAsia="en-GB"/>
                </w:rPr>
                <w:t>Contact Details</w:t>
              </w:r>
              <w:r w:rsidRPr="00302F0C">
                <w:rPr>
                  <w:rFonts w:ascii="Arial" w:hAnsi="Arial" w:eastAsia="Times New Roman" w:cs="Arial"/>
                  <w:color w:val="FF0000"/>
                  <w:sz w:val="22"/>
                  <w:szCs w:val="22"/>
                  <w:lang w:eastAsia="en-GB"/>
                </w:rPr>
                <w:t>*</w:t>
              </w:r>
            </w:ins>
          </w:p>
        </w:tc>
        <w:tc>
          <w:tcPr>
            <w:tcW w:w="3235" w:type="dxa"/>
            <w:gridSpan w:val="2"/>
            <w:tcBorders>
              <w:top w:val="nil"/>
              <w:left w:val="nil"/>
              <w:bottom w:val="single" w:color="auto" w:sz="4" w:space="0"/>
              <w:right w:val="single" w:color="auto" w:sz="4" w:space="0"/>
            </w:tcBorders>
            <w:tcMar/>
            <w:vAlign w:val="bottom"/>
          </w:tcPr>
          <w:p w:rsidRPr="00302F0C" w:rsidR="00603D95" w:rsidP="00603D95" w:rsidRDefault="00603D95" w14:paraId="1E2E7FB0" w14:textId="314E8F53">
            <w:pPr>
              <w:spacing w:after="0" w:line="240" w:lineRule="auto"/>
              <w:jc w:val="center"/>
              <w:rPr>
                <w:rFonts w:ascii="Arial" w:hAnsi="Arial" w:eastAsia="Times New Roman" w:cs="Arial"/>
                <w:color w:val="000000"/>
                <w:sz w:val="22"/>
                <w:szCs w:val="22"/>
                <w:lang w:eastAsia="en-GB"/>
              </w:rPr>
            </w:pPr>
            <w:ins w:author="Akshay Raveendran" w:date="2025-07-22T11:08:00Z" w16du:dateUtc="2025-07-22T07:08:00Z" w:id="3235">
              <w:r w:rsidRPr="00302F0C">
                <w:rPr>
                  <w:rFonts w:ascii="Arial" w:hAnsi="Arial" w:eastAsia="Times New Roman" w:cs="Arial"/>
                  <w:color w:val="000000"/>
                  <w:sz w:val="22"/>
                  <w:szCs w:val="22"/>
                  <w:lang w:eastAsia="en-GB"/>
                </w:rPr>
                <w:t>Alphanumeric field</w:t>
              </w:r>
            </w:ins>
          </w:p>
        </w:tc>
        <w:tc>
          <w:tcPr>
            <w:tcW w:w="3780" w:type="dxa"/>
            <w:tcBorders>
              <w:top w:val="nil"/>
              <w:left w:val="nil"/>
              <w:bottom w:val="single" w:color="auto" w:sz="4" w:space="0"/>
              <w:right w:val="single" w:color="auto" w:sz="8" w:space="0"/>
            </w:tcBorders>
            <w:tcMar/>
            <w:vAlign w:val="bottom"/>
          </w:tcPr>
          <w:p w:rsidRPr="00302F0C" w:rsidR="00603D95" w:rsidP="00603D95" w:rsidRDefault="00603D95" w14:paraId="78E55116" w14:textId="77777777">
            <w:pPr>
              <w:spacing w:after="0" w:line="240" w:lineRule="auto"/>
              <w:jc w:val="center"/>
              <w:rPr>
                <w:rFonts w:ascii="Arial" w:hAnsi="Arial" w:eastAsia="Times New Roman" w:cs="Arial"/>
                <w:color w:val="000000"/>
                <w:sz w:val="22"/>
                <w:szCs w:val="22"/>
                <w:lang w:eastAsia="en-GB"/>
              </w:rPr>
            </w:pPr>
          </w:p>
        </w:tc>
      </w:tr>
      <w:tr w:rsidRPr="00302F0C" w:rsidR="00603D95" w:rsidTr="3B7D4E62" w14:paraId="01902C2B" w14:textId="77777777">
        <w:trPr>
          <w:gridAfter w:val="2"/>
          <w:wAfter w:w="2781" w:type="dxa"/>
          <w:trHeight w:val="290"/>
        </w:trPr>
        <w:tc>
          <w:tcPr>
            <w:tcW w:w="2921" w:type="dxa"/>
            <w:gridSpan w:val="3"/>
            <w:tcBorders>
              <w:top w:val="nil"/>
              <w:left w:val="single" w:color="auto" w:sz="8" w:space="0"/>
              <w:bottom w:val="single" w:color="auto" w:sz="4" w:space="0"/>
              <w:right w:val="single" w:color="auto" w:sz="4" w:space="0"/>
            </w:tcBorders>
            <w:tcMar/>
            <w:vAlign w:val="bottom"/>
          </w:tcPr>
          <w:p w:rsidRPr="00302F0C" w:rsidR="00603D95" w:rsidP="00603D95" w:rsidRDefault="00603D95" w14:paraId="386497FA" w14:textId="77777777">
            <w:pPr>
              <w:spacing w:after="0" w:line="240" w:lineRule="auto"/>
              <w:rPr>
                <w:rFonts w:ascii="Arial" w:hAnsi="Arial" w:eastAsia="Times New Roman" w:cs="Arial"/>
                <w:color w:val="000000"/>
                <w:sz w:val="22"/>
                <w:szCs w:val="22"/>
                <w:lang w:eastAsia="en-GB"/>
              </w:rPr>
            </w:pPr>
          </w:p>
        </w:tc>
        <w:tc>
          <w:tcPr>
            <w:tcW w:w="3235" w:type="dxa"/>
            <w:gridSpan w:val="2"/>
            <w:tcBorders>
              <w:top w:val="nil"/>
              <w:left w:val="nil"/>
              <w:bottom w:val="single" w:color="auto" w:sz="4" w:space="0"/>
              <w:right w:val="single" w:color="auto" w:sz="4" w:space="0"/>
            </w:tcBorders>
            <w:tcMar/>
            <w:vAlign w:val="bottom"/>
          </w:tcPr>
          <w:p w:rsidRPr="00302F0C" w:rsidR="00603D95" w:rsidP="00603D95" w:rsidRDefault="00603D95" w14:paraId="0627321B" w14:textId="77777777">
            <w:pPr>
              <w:spacing w:after="0" w:line="240" w:lineRule="auto"/>
              <w:jc w:val="center"/>
              <w:rPr>
                <w:rFonts w:ascii="Arial" w:hAnsi="Arial" w:eastAsia="Times New Roman" w:cs="Arial"/>
                <w:color w:val="000000"/>
                <w:sz w:val="22"/>
                <w:szCs w:val="22"/>
                <w:lang w:eastAsia="en-GB"/>
              </w:rPr>
            </w:pPr>
          </w:p>
        </w:tc>
        <w:tc>
          <w:tcPr>
            <w:tcW w:w="3780" w:type="dxa"/>
            <w:tcBorders>
              <w:top w:val="nil"/>
              <w:left w:val="nil"/>
              <w:bottom w:val="single" w:color="auto" w:sz="4" w:space="0"/>
              <w:right w:val="single" w:color="auto" w:sz="8" w:space="0"/>
            </w:tcBorders>
            <w:tcMar/>
            <w:vAlign w:val="bottom"/>
          </w:tcPr>
          <w:p w:rsidRPr="00302F0C" w:rsidR="00603D95" w:rsidP="00603D95" w:rsidRDefault="00603D95" w14:paraId="28B9F8F2" w14:textId="77777777">
            <w:pPr>
              <w:spacing w:after="0" w:line="240" w:lineRule="auto"/>
              <w:jc w:val="center"/>
              <w:rPr>
                <w:rFonts w:ascii="Arial" w:hAnsi="Arial" w:eastAsia="Times New Roman" w:cs="Arial"/>
                <w:color w:val="000000"/>
                <w:sz w:val="22"/>
                <w:szCs w:val="22"/>
                <w:lang w:eastAsia="en-GB"/>
              </w:rPr>
            </w:pPr>
          </w:p>
        </w:tc>
      </w:tr>
      <w:tr w:rsidRPr="00302F0C" w:rsidR="00603D95" w:rsidDel="002B632F" w:rsidTr="3B7D4E62" w14:paraId="4DAAC5ED" w14:textId="51CCA4AE">
        <w:trPr>
          <w:trHeight w:val="290"/>
          <w:del w:author="Akshay Raveendran" w:date="2025-07-20T23:49:00Z" w:id="1226514505"/>
        </w:trPr>
        <w:tc>
          <w:tcPr>
            <w:tcW w:w="9936" w:type="dxa"/>
            <w:gridSpan w:val="6"/>
            <w:tcBorders>
              <w:top w:val="single" w:color="auto" w:sz="4" w:space="0"/>
              <w:left w:val="single" w:color="auto" w:sz="4" w:space="0"/>
              <w:bottom w:val="single" w:color="auto" w:sz="4" w:space="0"/>
              <w:right w:val="single" w:color="000000" w:themeColor="text1" w:sz="4" w:space="0"/>
            </w:tcBorders>
            <w:shd w:val="clear" w:color="auto" w:fill="B4C6E7"/>
            <w:noWrap/>
            <w:tcMar/>
            <w:vAlign w:val="bottom"/>
            <w:hideMark/>
          </w:tcPr>
          <w:p w:rsidRPr="00302F0C" w:rsidR="00603D95" w:rsidDel="002B632F" w:rsidP="00603D95" w:rsidRDefault="00603D95" w14:paraId="1F3BA161" w14:textId="7EB512F4">
            <w:pPr>
              <w:spacing w:after="0" w:line="240" w:lineRule="auto"/>
              <w:jc w:val="center"/>
              <w:rPr>
                <w:del w:author="Akshay Raveendran" w:date="2025-07-20T23:49:00Z" w16du:dateUtc="2025-07-20T19:49:00Z" w:id="3237"/>
                <w:rFonts w:ascii="Arial" w:hAnsi="Arial" w:eastAsia="Times New Roman" w:cs="Arial"/>
                <w:b/>
                <w:bCs/>
                <w:color w:val="000000"/>
                <w:sz w:val="22"/>
                <w:szCs w:val="22"/>
                <w:lang w:eastAsia="en-GB"/>
              </w:rPr>
            </w:pPr>
            <w:ins w:author="Akshay Raveendran" w:date="2025-07-22T11:08:00Z" w16du:dateUtc="2025-07-22T07:08:00Z" w:id="3238">
              <w:r w:rsidRPr="00302F0C">
                <w:rPr>
                  <w:rFonts w:ascii="Arial" w:hAnsi="Arial" w:eastAsia="Times New Roman" w:cs="Arial"/>
                  <w:color w:val="000000"/>
                  <w:sz w:val="22"/>
                  <w:szCs w:val="22"/>
                  <w:lang w:eastAsia="en-GB"/>
                </w:rPr>
                <w:t>L1 Vendor Rate</w:t>
              </w:r>
              <w:r w:rsidRPr="00302F0C">
                <w:rPr>
                  <w:rFonts w:ascii="Arial" w:hAnsi="Arial" w:eastAsia="Times New Roman" w:cs="Arial"/>
                  <w:color w:val="FF0000"/>
                  <w:sz w:val="22"/>
                  <w:szCs w:val="22"/>
                  <w:lang w:eastAsia="en-GB"/>
                </w:rPr>
                <w:t>*</w:t>
              </w:r>
            </w:ins>
          </w:p>
        </w:tc>
        <w:tc>
          <w:tcPr>
            <w:tcW w:w="1354" w:type="dxa"/>
            <w:tcMar/>
            <w:vAlign w:val="bottom"/>
          </w:tcPr>
          <w:p w:rsidRPr="00302F0C" w:rsidR="00603D95" w:rsidDel="002B632F" w:rsidP="00603D95" w:rsidRDefault="00603D95" w14:paraId="32D678F5" w14:textId="03A50977">
            <w:pPr>
              <w:rPr>
                <w:rFonts w:ascii="Arial" w:hAnsi="Arial" w:cs="Arial"/>
              </w:rPr>
            </w:pPr>
            <w:ins w:author="Akshay Raveendran" w:date="2025-07-22T11:12:00Z" w16du:dateUtc="2025-07-22T07:12:00Z" w:id="3239">
              <w:r w:rsidRPr="00302F0C">
                <w:rPr>
                  <w:rFonts w:ascii="Arial" w:hAnsi="Arial" w:eastAsia="Times New Roman" w:cs="Arial"/>
                  <w:color w:val="000000"/>
                  <w:sz w:val="22"/>
                  <w:szCs w:val="22"/>
                  <w:lang w:eastAsia="en-GB"/>
                </w:rPr>
                <w:t xml:space="preserve">Auto populated based on user input in Cost comparison </w:t>
              </w:r>
            </w:ins>
          </w:p>
        </w:tc>
        <w:tc>
          <w:tcPr>
            <w:tcW w:w="1427" w:type="dxa"/>
            <w:tcMar/>
            <w:vAlign w:val="bottom"/>
          </w:tcPr>
          <w:p w:rsidRPr="00302F0C" w:rsidR="00603D95" w:rsidDel="002B632F" w:rsidP="00603D95" w:rsidRDefault="00603D95" w14:paraId="68EB2F5C" w14:textId="6D68C037">
            <w:pPr>
              <w:rPr>
                <w:rFonts w:ascii="Arial" w:hAnsi="Arial" w:cs="Arial"/>
              </w:rPr>
            </w:pPr>
            <w:ins w:author="Akshay Raveendran" w:date="2025-07-22T11:12:00Z" w16du:dateUtc="2025-07-22T07:12:00Z" w:id="3240">
              <w:r w:rsidRPr="00302F0C">
                <w:rPr>
                  <w:rFonts w:ascii="Arial" w:hAnsi="Arial" w:eastAsia="Times New Roman" w:cs="Arial"/>
                  <w:color w:val="000000"/>
                  <w:sz w:val="22"/>
                  <w:szCs w:val="22"/>
                  <w:lang w:eastAsia="en-GB"/>
                </w:rPr>
                <w:t>L1 vendor corresponds to vendor with highest value final bid after Cost comparison creation </w:t>
              </w:r>
            </w:ins>
          </w:p>
        </w:tc>
      </w:tr>
      <w:tr w:rsidRPr="00302F0C" w:rsidR="00603D95" w:rsidDel="002B632F" w:rsidTr="3B7D4E62" w14:paraId="2C37AF3F" w14:textId="60642E71">
        <w:tblPrEx>
          <w:tblPrExChange w:author="Akshay Raveendran" w:date="2025-07-20T23:50:00Z" w16du:dateUtc="2025-07-20T19:50:00Z" w:id="3241">
            <w:tblPrEx>
              <w:tblW w:w="8635" w:type="dxa"/>
              <w:tblInd w:w="0" w:type="dxa"/>
            </w:tblPrEx>
          </w:tblPrExChange>
        </w:tblPrEx>
        <w:trPr>
          <w:gridAfter w:val="2"/>
          <w:wAfter w:w="2781" w:type="dxa"/>
          <w:trHeight w:val="870"/>
          <w:trPrChange w:author="Akshay Raveendran" w:date="2025-07-20T23:50:00Z" w16du:dateUtc="2025-07-20T19:50:00Z" w:id="3243">
            <w:trPr>
              <w:gridBefore w:val="1"/>
              <w:gridAfter w:val="2"/>
              <w:trHeight w:val="870"/>
            </w:trPr>
          </w:trPrChange>
          <w:del w:author="Akshay Raveendran" w:date="2025-07-20T23:49:00Z" w:id="1319574246"/>
        </w:trPr>
        <w:tc>
          <w:tcPr>
            <w:tcW w:w="2639" w:type="dxa"/>
            <w:tcBorders>
              <w:top w:val="nil"/>
              <w:left w:val="single" w:color="auto" w:sz="4" w:space="0"/>
              <w:bottom w:val="single" w:color="auto" w:sz="4" w:space="0"/>
              <w:right w:val="single" w:color="auto" w:sz="4" w:space="0"/>
            </w:tcBorders>
            <w:tcMar/>
            <w:vAlign w:val="bottom"/>
            <w:hideMark/>
            <w:tcPrChange w:author="Akshay Raveendran" w:date="2025-07-20T23:50:00Z" w16du:dateUtc="2025-07-20T19:50:00Z" w:id="3244">
              <w:tcPr>
                <w:tcW w:w="2425" w:type="dxa"/>
                <w:gridSpan w:val="3"/>
                <w:tcBorders>
                  <w:top w:val="nil"/>
                  <w:left w:val="single" w:color="auto" w:sz="4" w:space="0"/>
                  <w:bottom w:val="single" w:color="auto" w:sz="4" w:space="0"/>
                  <w:right w:val="single" w:color="auto" w:sz="4" w:space="0"/>
                </w:tcBorders>
                <w:vAlign w:val="bottom"/>
                <w:hideMark/>
              </w:tcPr>
            </w:tcPrChange>
          </w:tcPr>
          <w:p w:rsidRPr="00302F0C" w:rsidR="00603D95" w:rsidDel="002B632F" w:rsidP="00603D95" w:rsidRDefault="00603D95" w14:paraId="2B77FE13" w14:textId="16853CD2">
            <w:pPr>
              <w:spacing w:after="0" w:line="240" w:lineRule="auto"/>
              <w:rPr>
                <w:del w:author="Akshay Raveendran" w:date="2025-07-20T23:49:00Z" w16du:dateUtc="2025-07-20T19:49:00Z" w:id="3245"/>
                <w:rFonts w:ascii="Arial" w:hAnsi="Arial" w:eastAsia="Times New Roman" w:cs="Arial"/>
                <w:color w:val="000000"/>
                <w:sz w:val="22"/>
                <w:szCs w:val="22"/>
                <w:lang w:eastAsia="en-GB"/>
              </w:rPr>
            </w:pPr>
            <w:ins w:author="Akshay Raveendran" w:date="2025-07-22T16:56:00Z" w16du:dateUtc="2025-07-22T12:56:00Z" w:id="3246">
              <w:r w:rsidRPr="00302F0C">
                <w:rPr>
                  <w:rFonts w:ascii="Arial" w:hAnsi="Arial" w:eastAsia="Times New Roman" w:cs="Arial"/>
                  <w:color w:val="000000"/>
                  <w:sz w:val="22"/>
                  <w:szCs w:val="22"/>
                  <w:lang w:eastAsia="en-GB"/>
                </w:rPr>
                <w:t>Cus</w:t>
              </w:r>
            </w:ins>
            <w:ins w:author="Akshay Raveendran" w:date="2025-07-22T16:57:00Z" w16du:dateUtc="2025-07-22T12:57:00Z" w:id="3247">
              <w:r w:rsidRPr="00302F0C">
                <w:rPr>
                  <w:rFonts w:ascii="Arial" w:hAnsi="Arial" w:eastAsia="Times New Roman" w:cs="Arial"/>
                  <w:color w:val="000000"/>
                  <w:sz w:val="22"/>
                  <w:szCs w:val="22"/>
                  <w:lang w:eastAsia="en-GB"/>
                </w:rPr>
                <w:t>tome</w:t>
              </w:r>
            </w:ins>
            <w:ins w:author="Akshay Raveendran" w:date="2025-07-22T11:12:00Z" w16du:dateUtc="2025-07-22T07:12:00Z" w:id="3248">
              <w:r w:rsidRPr="00302F0C">
                <w:rPr>
                  <w:rFonts w:ascii="Arial" w:hAnsi="Arial" w:eastAsia="Times New Roman" w:cs="Arial"/>
                  <w:color w:val="000000"/>
                  <w:sz w:val="22"/>
                  <w:szCs w:val="22"/>
                  <w:lang w:eastAsia="en-GB"/>
                </w:rPr>
                <w:t xml:space="preserve">r SPOC </w:t>
              </w:r>
            </w:ins>
            <w:ins w:author="Akshay Raveendran" w:date="2025-07-22T11:08:00Z" w16du:dateUtc="2025-07-22T07:08:00Z" w:id="3249">
              <w:r w:rsidRPr="00302F0C">
                <w:rPr>
                  <w:rFonts w:ascii="Arial" w:hAnsi="Arial" w:eastAsia="Times New Roman" w:cs="Arial"/>
                  <w:color w:val="000000"/>
                  <w:sz w:val="22"/>
                  <w:szCs w:val="22"/>
                  <w:lang w:eastAsia="en-GB"/>
                </w:rPr>
                <w:t>Contact Details</w:t>
              </w:r>
              <w:r w:rsidRPr="00302F0C">
                <w:rPr>
                  <w:rFonts w:ascii="Arial" w:hAnsi="Arial" w:eastAsia="Times New Roman" w:cs="Arial"/>
                  <w:color w:val="FF0000"/>
                  <w:sz w:val="22"/>
                  <w:szCs w:val="22"/>
                  <w:lang w:eastAsia="en-GB"/>
                </w:rPr>
                <w:t>*</w:t>
              </w:r>
            </w:ins>
          </w:p>
        </w:tc>
        <w:tc>
          <w:tcPr>
            <w:tcW w:w="3517" w:type="dxa"/>
            <w:gridSpan w:val="4"/>
            <w:tcBorders>
              <w:top w:val="nil"/>
              <w:left w:val="nil"/>
              <w:bottom w:val="single" w:color="auto" w:sz="4" w:space="0"/>
              <w:right w:val="single" w:color="auto" w:sz="4" w:space="0"/>
            </w:tcBorders>
            <w:tcMar/>
            <w:vAlign w:val="bottom"/>
            <w:hideMark/>
            <w:tcPrChange w:author="Akshay Raveendran" w:date="2025-07-20T23:50:00Z" w16du:dateUtc="2025-07-20T19:50:00Z" w:id="3250">
              <w:tcPr>
                <w:tcW w:w="3240" w:type="dxa"/>
                <w:gridSpan w:val="3"/>
                <w:tcBorders>
                  <w:top w:val="nil"/>
                  <w:left w:val="nil"/>
                  <w:bottom w:val="single" w:color="auto" w:sz="4" w:space="0"/>
                  <w:right w:val="single" w:color="auto" w:sz="4" w:space="0"/>
                </w:tcBorders>
                <w:vAlign w:val="bottom"/>
                <w:hideMark/>
              </w:tcPr>
            </w:tcPrChange>
          </w:tcPr>
          <w:p w:rsidRPr="00302F0C" w:rsidR="00603D95" w:rsidDel="002B632F" w:rsidP="00603D95" w:rsidRDefault="00603D95" w14:paraId="355AE4BD" w14:textId="5A3D77D4">
            <w:pPr>
              <w:spacing w:after="0" w:line="240" w:lineRule="auto"/>
              <w:rPr>
                <w:del w:author="Akshay Raveendran" w:date="2025-07-20T23:49:00Z" w16du:dateUtc="2025-07-20T19:49:00Z" w:id="3251"/>
                <w:rFonts w:ascii="Arial" w:hAnsi="Arial" w:eastAsia="Times New Roman" w:cs="Arial"/>
                <w:color w:val="000000"/>
                <w:sz w:val="22"/>
                <w:szCs w:val="22"/>
                <w:lang w:eastAsia="en-GB"/>
              </w:rPr>
            </w:pPr>
            <w:ins w:author="Akshay Raveendran" w:date="2025-07-22T11:08:00Z" w16du:dateUtc="2025-07-22T07:08:00Z" w:id="3252">
              <w:r w:rsidRPr="00302F0C">
                <w:rPr>
                  <w:rFonts w:ascii="Arial" w:hAnsi="Arial" w:eastAsia="Times New Roman" w:cs="Arial"/>
                  <w:color w:val="000000"/>
                  <w:sz w:val="22"/>
                  <w:szCs w:val="22"/>
                  <w:lang w:eastAsia="en-GB"/>
                </w:rPr>
                <w:t>Alphanumeric field</w:t>
              </w:r>
            </w:ins>
          </w:p>
        </w:tc>
        <w:tc>
          <w:tcPr>
            <w:tcW w:w="3780" w:type="dxa"/>
            <w:tcBorders>
              <w:top w:val="single" w:color="auto" w:sz="4" w:space="0"/>
              <w:left w:val="nil"/>
              <w:bottom w:val="single" w:color="auto" w:sz="4" w:space="0"/>
              <w:right w:val="single" w:color="auto" w:sz="4" w:space="0"/>
            </w:tcBorders>
            <w:tcMar/>
            <w:vAlign w:val="bottom"/>
            <w:hideMark/>
            <w:tcPrChange w:author="Akshay Raveendran" w:date="2025-07-20T23:50:00Z" w16du:dateUtc="2025-07-20T19:50:00Z" w:id="3253">
              <w:tcPr>
                <w:tcW w:w="2970" w:type="dxa"/>
                <w:tcBorders>
                  <w:top w:val="single" w:color="auto" w:sz="4" w:space="0"/>
                  <w:left w:val="nil"/>
                  <w:bottom w:val="single" w:color="auto" w:sz="4" w:space="0"/>
                  <w:right w:val="single" w:color="auto" w:sz="4" w:space="0"/>
                </w:tcBorders>
                <w:vAlign w:val="bottom"/>
                <w:hideMark/>
              </w:tcPr>
            </w:tcPrChange>
          </w:tcPr>
          <w:p w:rsidRPr="00302F0C" w:rsidR="00603D95" w:rsidDel="002B632F" w:rsidP="00603D95" w:rsidRDefault="00603D95" w14:paraId="7B05E539" w14:textId="032AE6D2">
            <w:pPr>
              <w:spacing w:after="0" w:line="240" w:lineRule="auto"/>
              <w:jc w:val="center"/>
              <w:rPr>
                <w:del w:author="Akshay Raveendran" w:date="2025-07-20T23:49:00Z" w16du:dateUtc="2025-07-20T19:49:00Z" w:id="3254"/>
                <w:rFonts w:ascii="Arial" w:hAnsi="Arial" w:eastAsia="Times New Roman" w:cs="Arial"/>
                <w:color w:val="000000"/>
                <w:sz w:val="22"/>
                <w:szCs w:val="22"/>
                <w:lang w:eastAsia="en-GB"/>
              </w:rPr>
            </w:pPr>
          </w:p>
        </w:tc>
      </w:tr>
      <w:tr w:rsidRPr="00302F0C" w:rsidR="00603D95" w:rsidDel="002B632F" w:rsidTr="3B7D4E62" w14:paraId="167FA9B6" w14:textId="73340F7A">
        <w:tblPrEx>
          <w:tblPrExChange w:author="Akshay Raveendran" w:date="2025-07-20T23:50:00Z" w16du:dateUtc="2025-07-20T19:50:00Z" w:id="3255">
            <w:tblPrEx>
              <w:tblW w:w="8635" w:type="dxa"/>
              <w:tblInd w:w="0" w:type="dxa"/>
            </w:tblPrEx>
          </w:tblPrExChange>
        </w:tblPrEx>
        <w:trPr>
          <w:gridAfter w:val="2"/>
          <w:wAfter w:w="2781" w:type="dxa"/>
          <w:trHeight w:val="290"/>
          <w:trPrChange w:author="Akshay Raveendran" w:date="2025-07-20T23:50:00Z" w16du:dateUtc="2025-07-20T19:50:00Z" w:id="3257">
            <w:trPr>
              <w:gridBefore w:val="1"/>
              <w:gridAfter w:val="2"/>
              <w:trHeight w:val="290"/>
            </w:trPr>
          </w:trPrChange>
          <w:del w:author="Akshay Raveendran" w:date="2025-07-20T23:49:00Z" w:id="268271823"/>
        </w:trPr>
        <w:tc>
          <w:tcPr>
            <w:tcW w:w="2639" w:type="dxa"/>
            <w:tcBorders>
              <w:top w:val="nil"/>
              <w:left w:val="single" w:color="auto" w:sz="4" w:space="0"/>
              <w:bottom w:val="single" w:color="auto" w:sz="4" w:space="0"/>
              <w:right w:val="single" w:color="auto" w:sz="4" w:space="0"/>
            </w:tcBorders>
            <w:tcMar/>
            <w:vAlign w:val="bottom"/>
            <w:hideMark/>
            <w:tcPrChange w:author="Akshay Raveendran" w:date="2025-07-20T23:50:00Z" w16du:dateUtc="2025-07-20T19:50:00Z" w:id="3258">
              <w:tcPr>
                <w:tcW w:w="2425" w:type="dxa"/>
                <w:gridSpan w:val="3"/>
                <w:tcBorders>
                  <w:top w:val="nil"/>
                  <w:left w:val="single" w:color="auto" w:sz="4" w:space="0"/>
                  <w:bottom w:val="single" w:color="auto" w:sz="4" w:space="0"/>
                  <w:right w:val="single" w:color="auto" w:sz="4" w:space="0"/>
                </w:tcBorders>
                <w:vAlign w:val="bottom"/>
                <w:hideMark/>
              </w:tcPr>
            </w:tcPrChange>
          </w:tcPr>
          <w:p w:rsidRPr="00302F0C" w:rsidR="00603D95" w:rsidDel="002B632F" w:rsidP="00603D95" w:rsidRDefault="00603D95" w14:paraId="6F4AE152" w14:textId="6DC2E983">
            <w:pPr>
              <w:spacing w:after="0" w:line="240" w:lineRule="auto"/>
              <w:rPr>
                <w:del w:author="Akshay Raveendran" w:date="2025-07-20T23:49:00Z" w16du:dateUtc="2025-07-20T19:49:00Z" w:id="3259"/>
                <w:rFonts w:ascii="Arial" w:hAnsi="Arial" w:eastAsia="Times New Roman" w:cs="Arial"/>
                <w:color w:val="000000"/>
                <w:sz w:val="22"/>
                <w:szCs w:val="22"/>
                <w:lang w:eastAsia="en-GB"/>
              </w:rPr>
            </w:pPr>
            <w:del w:author="Akshay Raveendran" w:date="2025-07-20T23:49:00Z" w16du:dateUtc="2025-07-20T19:49:00Z" w:id="3260">
              <w:r w:rsidRPr="00302F0C" w:rsidDel="002B632F">
                <w:rPr>
                  <w:rFonts w:ascii="Arial" w:hAnsi="Arial" w:eastAsia="Times New Roman" w:cs="Arial"/>
                  <w:color w:val="000000"/>
                  <w:sz w:val="22"/>
                  <w:szCs w:val="22"/>
                  <w:lang w:eastAsia="en-GB"/>
                </w:rPr>
                <w:delText xml:space="preserve">Date: </w:delText>
              </w:r>
              <w:r w:rsidRPr="00302F0C" w:rsidDel="002B632F">
                <w:rPr>
                  <w:rFonts w:ascii="Arial" w:hAnsi="Arial" w:eastAsia="Times New Roman" w:cs="Arial"/>
                  <w:color w:val="FF0000"/>
                  <w:sz w:val="22"/>
                  <w:szCs w:val="22"/>
                  <w:lang w:eastAsia="en-GB"/>
                </w:rPr>
                <w:delText>*</w:delText>
              </w:r>
            </w:del>
          </w:p>
        </w:tc>
        <w:tc>
          <w:tcPr>
            <w:tcW w:w="3517" w:type="dxa"/>
            <w:gridSpan w:val="4"/>
            <w:tcBorders>
              <w:top w:val="nil"/>
              <w:left w:val="nil"/>
              <w:bottom w:val="single" w:color="auto" w:sz="4" w:space="0"/>
              <w:right w:val="single" w:color="auto" w:sz="4" w:space="0"/>
            </w:tcBorders>
            <w:tcMar/>
            <w:vAlign w:val="bottom"/>
            <w:hideMark/>
            <w:tcPrChange w:author="Akshay Raveendran" w:date="2025-07-20T23:50:00Z" w16du:dateUtc="2025-07-20T19:50:00Z" w:id="3261">
              <w:tcPr>
                <w:tcW w:w="3240" w:type="dxa"/>
                <w:gridSpan w:val="3"/>
                <w:tcBorders>
                  <w:top w:val="nil"/>
                  <w:left w:val="nil"/>
                  <w:bottom w:val="single" w:color="auto" w:sz="4" w:space="0"/>
                  <w:right w:val="single" w:color="auto" w:sz="4" w:space="0"/>
                </w:tcBorders>
                <w:vAlign w:val="bottom"/>
                <w:hideMark/>
              </w:tcPr>
            </w:tcPrChange>
          </w:tcPr>
          <w:p w:rsidRPr="00302F0C" w:rsidR="00603D95" w:rsidDel="002B632F" w:rsidP="00603D95" w:rsidRDefault="00603D95" w14:paraId="26B2F409" w14:textId="35D7AF80">
            <w:pPr>
              <w:spacing w:after="0" w:line="240" w:lineRule="auto"/>
              <w:rPr>
                <w:del w:author="Akshay Raveendran" w:date="2025-07-20T23:49:00Z" w16du:dateUtc="2025-07-20T19:49:00Z" w:id="3262"/>
                <w:rFonts w:ascii="Arial" w:hAnsi="Arial" w:eastAsia="Times New Roman" w:cs="Arial"/>
                <w:color w:val="000000"/>
                <w:sz w:val="22"/>
                <w:szCs w:val="22"/>
                <w:lang w:eastAsia="en-GB"/>
              </w:rPr>
            </w:pPr>
            <w:del w:author="Akshay Raveendran" w:date="2025-07-20T23:49:00Z" w16du:dateUtc="2025-07-20T19:49:00Z" w:id="3263">
              <w:r w:rsidRPr="00302F0C" w:rsidDel="002B632F">
                <w:rPr>
                  <w:rFonts w:ascii="Arial" w:hAnsi="Arial" w:eastAsia="Times New Roman" w:cs="Arial"/>
                  <w:color w:val="000000"/>
                  <w:sz w:val="22"/>
                  <w:szCs w:val="22"/>
                  <w:lang w:eastAsia="en-GB"/>
                </w:rPr>
                <w:delText>(Auto-filled Today's Date)</w:delText>
              </w:r>
            </w:del>
          </w:p>
        </w:tc>
        <w:tc>
          <w:tcPr>
            <w:tcW w:w="3780" w:type="dxa"/>
            <w:tcBorders>
              <w:top w:val="single" w:color="auto" w:sz="4" w:space="0"/>
              <w:left w:val="nil"/>
              <w:bottom w:val="single" w:color="auto" w:sz="4" w:space="0"/>
              <w:right w:val="single" w:color="auto" w:sz="4" w:space="0"/>
            </w:tcBorders>
            <w:tcMar/>
            <w:vAlign w:val="bottom"/>
            <w:hideMark/>
            <w:tcPrChange w:author="Akshay Raveendran" w:date="2025-07-20T23:50:00Z" w16du:dateUtc="2025-07-20T19:50:00Z" w:id="3264">
              <w:tcPr>
                <w:tcW w:w="2970" w:type="dxa"/>
                <w:tcBorders>
                  <w:top w:val="single" w:color="auto" w:sz="4" w:space="0"/>
                  <w:left w:val="nil"/>
                  <w:bottom w:val="single" w:color="auto" w:sz="4" w:space="0"/>
                  <w:right w:val="single" w:color="auto" w:sz="4" w:space="0"/>
                </w:tcBorders>
                <w:vAlign w:val="bottom"/>
                <w:hideMark/>
              </w:tcPr>
            </w:tcPrChange>
          </w:tcPr>
          <w:p w:rsidRPr="00302F0C" w:rsidR="00603D95" w:rsidDel="002B632F" w:rsidP="00603D95" w:rsidRDefault="00603D95" w14:paraId="3A48D0D1" w14:textId="4A3BCCFE">
            <w:pPr>
              <w:spacing w:after="0" w:line="240" w:lineRule="auto"/>
              <w:jc w:val="center"/>
              <w:rPr>
                <w:del w:author="Akshay Raveendran" w:date="2025-07-20T23:49:00Z" w16du:dateUtc="2025-07-20T19:49:00Z" w:id="3265"/>
                <w:rFonts w:ascii="Arial" w:hAnsi="Arial" w:eastAsia="Times New Roman" w:cs="Arial"/>
                <w:color w:val="000000"/>
                <w:sz w:val="22"/>
                <w:szCs w:val="22"/>
                <w:lang w:eastAsia="en-GB"/>
              </w:rPr>
            </w:pPr>
            <w:del w:author="Akshay Raveendran" w:date="2025-07-20T23:49:00Z" w16du:dateUtc="2025-07-20T19:49:00Z" w:id="3266">
              <w:r w:rsidRPr="00302F0C" w:rsidDel="002B632F">
                <w:rPr>
                  <w:rFonts w:ascii="Arial" w:hAnsi="Arial" w:eastAsia="Times New Roman" w:cs="Arial"/>
                  <w:color w:val="000000"/>
                  <w:sz w:val="22"/>
                  <w:szCs w:val="22"/>
                  <w:lang w:eastAsia="en-GB"/>
                </w:rPr>
                <w:delText> </w:delText>
              </w:r>
            </w:del>
          </w:p>
        </w:tc>
      </w:tr>
      <w:tr w:rsidRPr="00302F0C" w:rsidR="00603D95" w:rsidDel="002B632F" w:rsidTr="3B7D4E62" w14:paraId="603DB5C9" w14:textId="6D880D42">
        <w:tblPrEx>
          <w:tblPrExChange w:author="Akshay Raveendran" w:date="2025-07-20T23:50:00Z" w16du:dateUtc="2025-07-20T19:50:00Z" w:id="3267">
            <w:tblPrEx>
              <w:tblW w:w="8635" w:type="dxa"/>
              <w:tblInd w:w="0" w:type="dxa"/>
            </w:tblPrEx>
          </w:tblPrExChange>
        </w:tblPrEx>
        <w:trPr>
          <w:gridAfter w:val="2"/>
          <w:wAfter w:w="2781" w:type="dxa"/>
          <w:trHeight w:val="290"/>
          <w:trPrChange w:author="Akshay Raveendran" w:date="2025-07-20T23:50:00Z" w16du:dateUtc="2025-07-20T19:50:00Z" w:id="3269">
            <w:trPr>
              <w:gridBefore w:val="1"/>
              <w:gridAfter w:val="2"/>
              <w:trHeight w:val="290"/>
            </w:trPr>
          </w:trPrChange>
          <w:del w:author="Akshay Raveendran" w:date="2025-07-20T23:49:00Z" w:id="361935018"/>
        </w:trPr>
        <w:tc>
          <w:tcPr>
            <w:tcW w:w="2639" w:type="dxa"/>
            <w:tcBorders>
              <w:top w:val="nil"/>
              <w:left w:val="single" w:color="auto" w:sz="4" w:space="0"/>
              <w:bottom w:val="single" w:color="auto" w:sz="4" w:space="0"/>
              <w:right w:val="single" w:color="auto" w:sz="4" w:space="0"/>
            </w:tcBorders>
            <w:tcMar/>
            <w:vAlign w:val="bottom"/>
            <w:hideMark/>
            <w:tcPrChange w:author="Akshay Raveendran" w:date="2025-07-20T23:50:00Z" w16du:dateUtc="2025-07-20T19:50:00Z" w:id="3270">
              <w:tcPr>
                <w:tcW w:w="2425" w:type="dxa"/>
                <w:gridSpan w:val="3"/>
                <w:tcBorders>
                  <w:top w:val="nil"/>
                  <w:left w:val="single" w:color="auto" w:sz="4" w:space="0"/>
                  <w:bottom w:val="single" w:color="auto" w:sz="4" w:space="0"/>
                  <w:right w:val="single" w:color="auto" w:sz="4" w:space="0"/>
                </w:tcBorders>
                <w:vAlign w:val="bottom"/>
                <w:hideMark/>
              </w:tcPr>
            </w:tcPrChange>
          </w:tcPr>
          <w:p w:rsidRPr="00302F0C" w:rsidR="00603D95" w:rsidDel="002B632F" w:rsidP="00603D95" w:rsidRDefault="00603D95" w14:paraId="3A9E5F0B" w14:textId="51328A63">
            <w:pPr>
              <w:spacing w:after="0" w:line="240" w:lineRule="auto"/>
              <w:rPr>
                <w:del w:author="Akshay Raveendran" w:date="2025-07-20T23:49:00Z" w16du:dateUtc="2025-07-20T19:49:00Z" w:id="3271"/>
                <w:rFonts w:ascii="Arial" w:hAnsi="Arial" w:eastAsia="Times New Roman" w:cs="Arial"/>
                <w:color w:val="000000"/>
                <w:sz w:val="22"/>
                <w:szCs w:val="22"/>
                <w:lang w:eastAsia="en-GB"/>
              </w:rPr>
            </w:pPr>
            <w:del w:author="Akshay Raveendran" w:date="2025-07-20T23:49:00Z" w16du:dateUtc="2025-07-20T19:49:00Z" w:id="3272">
              <w:r w:rsidRPr="00302F0C" w:rsidDel="002B632F">
                <w:rPr>
                  <w:rFonts w:ascii="Arial" w:hAnsi="Arial" w:eastAsia="Times New Roman" w:cs="Arial"/>
                  <w:color w:val="000000"/>
                  <w:sz w:val="22"/>
                  <w:szCs w:val="22"/>
                  <w:lang w:eastAsia="en-GB"/>
                </w:rPr>
                <w:delText>L1 Vendor Name</w:delText>
              </w:r>
              <w:r w:rsidRPr="00302F0C" w:rsidDel="002B632F">
                <w:rPr>
                  <w:rFonts w:ascii="Arial" w:hAnsi="Arial" w:eastAsia="Times New Roman" w:cs="Arial"/>
                  <w:color w:val="FF0000"/>
                  <w:sz w:val="22"/>
                  <w:szCs w:val="22"/>
                  <w:lang w:eastAsia="en-GB"/>
                </w:rPr>
                <w:delText>*</w:delText>
              </w:r>
            </w:del>
          </w:p>
        </w:tc>
        <w:tc>
          <w:tcPr>
            <w:tcW w:w="3517" w:type="dxa"/>
            <w:gridSpan w:val="4"/>
            <w:tcBorders>
              <w:top w:val="nil"/>
              <w:left w:val="nil"/>
              <w:bottom w:val="single" w:color="auto" w:sz="4" w:space="0"/>
              <w:right w:val="single" w:color="auto" w:sz="4" w:space="0"/>
            </w:tcBorders>
            <w:tcMar/>
            <w:vAlign w:val="bottom"/>
            <w:hideMark/>
            <w:tcPrChange w:author="Akshay Raveendran" w:date="2025-07-20T23:50:00Z" w16du:dateUtc="2025-07-20T19:50:00Z" w:id="3273">
              <w:tcPr>
                <w:tcW w:w="3240" w:type="dxa"/>
                <w:gridSpan w:val="3"/>
                <w:tcBorders>
                  <w:top w:val="nil"/>
                  <w:left w:val="nil"/>
                  <w:bottom w:val="single" w:color="auto" w:sz="4" w:space="0"/>
                  <w:right w:val="single" w:color="auto" w:sz="4" w:space="0"/>
                </w:tcBorders>
                <w:vAlign w:val="bottom"/>
                <w:hideMark/>
              </w:tcPr>
            </w:tcPrChange>
          </w:tcPr>
          <w:p w:rsidRPr="00302F0C" w:rsidR="00603D95" w:rsidDel="002B632F" w:rsidP="00603D95" w:rsidRDefault="00603D95" w14:paraId="68B0FE1D" w14:textId="19B2DBC2">
            <w:pPr>
              <w:spacing w:after="0" w:line="240" w:lineRule="auto"/>
              <w:rPr>
                <w:del w:author="Akshay Raveendran" w:date="2025-07-20T23:49:00Z" w16du:dateUtc="2025-07-20T19:49:00Z" w:id="3274"/>
                <w:rFonts w:ascii="Arial" w:hAnsi="Arial" w:eastAsia="Times New Roman" w:cs="Arial"/>
                <w:color w:val="000000"/>
                <w:sz w:val="22"/>
                <w:szCs w:val="22"/>
                <w:lang w:eastAsia="en-GB"/>
              </w:rPr>
            </w:pPr>
            <w:del w:author="Akshay Raveendran" w:date="2025-07-20T23:49:00Z" w16du:dateUtc="2025-07-20T19:49:00Z" w:id="3275">
              <w:r w:rsidRPr="00302F0C" w:rsidDel="002B632F">
                <w:rPr>
                  <w:rFonts w:ascii="Arial" w:hAnsi="Arial" w:eastAsia="Times New Roman" w:cs="Arial"/>
                  <w:color w:val="000000"/>
                  <w:sz w:val="22"/>
                  <w:szCs w:val="22"/>
                  <w:lang w:eastAsia="en-GB"/>
                </w:rPr>
                <w:delText>Alphanumeric field</w:delText>
              </w:r>
            </w:del>
          </w:p>
        </w:tc>
        <w:tc>
          <w:tcPr>
            <w:tcW w:w="3780" w:type="dxa"/>
            <w:tcBorders>
              <w:top w:val="single" w:color="auto" w:sz="4" w:space="0"/>
              <w:left w:val="nil"/>
              <w:bottom w:val="single" w:color="auto" w:sz="4" w:space="0"/>
              <w:right w:val="single" w:color="auto" w:sz="4" w:space="0"/>
            </w:tcBorders>
            <w:tcMar/>
            <w:vAlign w:val="bottom"/>
            <w:hideMark/>
            <w:tcPrChange w:author="Akshay Raveendran" w:date="2025-07-20T23:50:00Z" w16du:dateUtc="2025-07-20T19:50:00Z" w:id="3276">
              <w:tcPr>
                <w:tcW w:w="2970" w:type="dxa"/>
                <w:tcBorders>
                  <w:top w:val="single" w:color="auto" w:sz="4" w:space="0"/>
                  <w:left w:val="nil"/>
                  <w:bottom w:val="single" w:color="auto" w:sz="4" w:space="0"/>
                  <w:right w:val="single" w:color="auto" w:sz="4" w:space="0"/>
                </w:tcBorders>
                <w:vAlign w:val="bottom"/>
                <w:hideMark/>
              </w:tcPr>
            </w:tcPrChange>
          </w:tcPr>
          <w:p w:rsidRPr="00302F0C" w:rsidR="00603D95" w:rsidDel="002B632F" w:rsidP="00603D95" w:rsidRDefault="00603D95" w14:paraId="6911858F" w14:textId="4A71098C">
            <w:pPr>
              <w:spacing w:after="0" w:line="240" w:lineRule="auto"/>
              <w:jc w:val="center"/>
              <w:rPr>
                <w:del w:author="Akshay Raveendran" w:date="2025-07-20T23:49:00Z" w16du:dateUtc="2025-07-20T19:49:00Z" w:id="3277"/>
                <w:rFonts w:ascii="Arial" w:hAnsi="Arial" w:eastAsia="Times New Roman" w:cs="Arial"/>
                <w:color w:val="000000"/>
                <w:sz w:val="22"/>
                <w:szCs w:val="22"/>
                <w:lang w:eastAsia="en-GB"/>
              </w:rPr>
            </w:pPr>
            <w:del w:author="Akshay Raveendran" w:date="2025-07-20T23:49:00Z" w16du:dateUtc="2025-07-20T19:49:00Z" w:id="3278">
              <w:r w:rsidRPr="00302F0C" w:rsidDel="002B632F">
                <w:rPr>
                  <w:rFonts w:ascii="Arial" w:hAnsi="Arial" w:eastAsia="Times New Roman" w:cs="Arial"/>
                  <w:color w:val="000000"/>
                  <w:sz w:val="22"/>
                  <w:szCs w:val="22"/>
                  <w:lang w:eastAsia="en-GB"/>
                </w:rPr>
                <w:delText> </w:delText>
              </w:r>
            </w:del>
          </w:p>
        </w:tc>
      </w:tr>
      <w:tr w:rsidRPr="00302F0C" w:rsidR="00603D95" w:rsidDel="002B632F" w:rsidTr="3B7D4E62" w14:paraId="6E7CE569" w14:textId="0391A24D">
        <w:tblPrEx>
          <w:tblPrExChange w:author="Akshay Raveendran" w:date="2025-07-20T23:50:00Z" w16du:dateUtc="2025-07-20T19:50:00Z" w:id="3279">
            <w:tblPrEx>
              <w:tblW w:w="8635" w:type="dxa"/>
              <w:tblInd w:w="0" w:type="dxa"/>
            </w:tblPrEx>
          </w:tblPrExChange>
        </w:tblPrEx>
        <w:trPr>
          <w:gridAfter w:val="2"/>
          <w:wAfter w:w="2781" w:type="dxa"/>
          <w:trHeight w:val="290"/>
          <w:trPrChange w:author="Akshay Raveendran" w:date="2025-07-20T23:50:00Z" w16du:dateUtc="2025-07-20T19:50:00Z" w:id="3281">
            <w:trPr>
              <w:gridBefore w:val="1"/>
              <w:gridAfter w:val="2"/>
              <w:trHeight w:val="290"/>
            </w:trPr>
          </w:trPrChange>
          <w:del w:author="Akshay Raveendran" w:date="2025-07-20T23:49:00Z" w:id="644666681"/>
        </w:trPr>
        <w:tc>
          <w:tcPr>
            <w:tcW w:w="2639" w:type="dxa"/>
            <w:tcBorders>
              <w:top w:val="nil"/>
              <w:left w:val="single" w:color="auto" w:sz="4" w:space="0"/>
              <w:bottom w:val="single" w:color="auto" w:sz="4" w:space="0"/>
              <w:right w:val="single" w:color="auto" w:sz="4" w:space="0"/>
            </w:tcBorders>
            <w:tcMar/>
            <w:vAlign w:val="bottom"/>
            <w:hideMark/>
            <w:tcPrChange w:author="Akshay Raveendran" w:date="2025-07-20T23:50:00Z" w16du:dateUtc="2025-07-20T19:50:00Z" w:id="3282">
              <w:tcPr>
                <w:tcW w:w="2425" w:type="dxa"/>
                <w:gridSpan w:val="3"/>
                <w:tcBorders>
                  <w:top w:val="nil"/>
                  <w:left w:val="single" w:color="auto" w:sz="4" w:space="0"/>
                  <w:bottom w:val="single" w:color="auto" w:sz="4" w:space="0"/>
                  <w:right w:val="single" w:color="auto" w:sz="4" w:space="0"/>
                </w:tcBorders>
                <w:vAlign w:val="bottom"/>
                <w:hideMark/>
              </w:tcPr>
            </w:tcPrChange>
          </w:tcPr>
          <w:p w:rsidRPr="00302F0C" w:rsidR="00603D95" w:rsidDel="002B632F" w:rsidP="00603D95" w:rsidRDefault="00603D95" w14:paraId="3A73BD02" w14:textId="3CF69270">
            <w:pPr>
              <w:spacing w:after="0" w:line="240" w:lineRule="auto"/>
              <w:rPr>
                <w:del w:author="Akshay Raveendran" w:date="2025-07-20T23:49:00Z" w16du:dateUtc="2025-07-20T19:49:00Z" w:id="3283"/>
                <w:rFonts w:ascii="Arial" w:hAnsi="Arial" w:eastAsia="Times New Roman" w:cs="Arial"/>
                <w:color w:val="000000"/>
                <w:sz w:val="22"/>
                <w:szCs w:val="22"/>
                <w:lang w:eastAsia="en-GB"/>
              </w:rPr>
            </w:pPr>
            <w:del w:author="Akshay Raveendran" w:date="2025-07-20T23:49:00Z" w16du:dateUtc="2025-07-20T19:49:00Z" w:id="3284">
              <w:r w:rsidRPr="00302F0C" w:rsidDel="002B632F">
                <w:rPr>
                  <w:rFonts w:ascii="Arial" w:hAnsi="Arial" w:eastAsia="Times New Roman" w:cs="Arial"/>
                  <w:color w:val="000000"/>
                  <w:sz w:val="22"/>
                  <w:szCs w:val="22"/>
                  <w:lang w:eastAsia="en-GB"/>
                </w:rPr>
                <w:delText>L1 Vendor Rate</w:delText>
              </w:r>
              <w:r w:rsidRPr="00302F0C" w:rsidDel="002B632F">
                <w:rPr>
                  <w:rFonts w:ascii="Arial" w:hAnsi="Arial" w:eastAsia="Times New Roman" w:cs="Arial"/>
                  <w:color w:val="FF0000"/>
                  <w:sz w:val="22"/>
                  <w:szCs w:val="22"/>
                  <w:lang w:eastAsia="en-GB"/>
                </w:rPr>
                <w:delText>*</w:delText>
              </w:r>
            </w:del>
          </w:p>
        </w:tc>
        <w:tc>
          <w:tcPr>
            <w:tcW w:w="3517" w:type="dxa"/>
            <w:gridSpan w:val="4"/>
            <w:tcBorders>
              <w:top w:val="nil"/>
              <w:left w:val="nil"/>
              <w:bottom w:val="single" w:color="auto" w:sz="4" w:space="0"/>
              <w:right w:val="single" w:color="auto" w:sz="4" w:space="0"/>
            </w:tcBorders>
            <w:tcMar/>
            <w:vAlign w:val="bottom"/>
            <w:hideMark/>
            <w:tcPrChange w:author="Akshay Raveendran" w:date="2025-07-20T23:50:00Z" w16du:dateUtc="2025-07-20T19:50:00Z" w:id="3285">
              <w:tcPr>
                <w:tcW w:w="3240" w:type="dxa"/>
                <w:gridSpan w:val="3"/>
                <w:tcBorders>
                  <w:top w:val="nil"/>
                  <w:left w:val="nil"/>
                  <w:bottom w:val="single" w:color="auto" w:sz="4" w:space="0"/>
                  <w:right w:val="single" w:color="auto" w:sz="4" w:space="0"/>
                </w:tcBorders>
                <w:vAlign w:val="bottom"/>
                <w:hideMark/>
              </w:tcPr>
            </w:tcPrChange>
          </w:tcPr>
          <w:p w:rsidRPr="00302F0C" w:rsidR="00603D95" w:rsidDel="002B632F" w:rsidP="00603D95" w:rsidRDefault="00603D95" w14:paraId="0526B92A" w14:textId="2F9B90FE">
            <w:pPr>
              <w:spacing w:after="0" w:line="240" w:lineRule="auto"/>
              <w:rPr>
                <w:del w:author="Akshay Raveendran" w:date="2025-07-20T23:49:00Z" w16du:dateUtc="2025-07-20T19:49:00Z" w:id="3286"/>
                <w:rFonts w:ascii="Arial" w:hAnsi="Arial" w:eastAsia="Times New Roman" w:cs="Arial"/>
                <w:color w:val="000000"/>
                <w:sz w:val="22"/>
                <w:szCs w:val="22"/>
                <w:lang w:eastAsia="en-GB"/>
              </w:rPr>
            </w:pPr>
            <w:del w:author="Akshay Raveendran" w:date="2025-07-20T23:49:00Z" w16du:dateUtc="2025-07-20T19:49:00Z" w:id="3287">
              <w:r w:rsidRPr="00302F0C" w:rsidDel="002B632F">
                <w:rPr>
                  <w:rFonts w:ascii="Arial" w:hAnsi="Arial" w:eastAsia="Times New Roman" w:cs="Arial"/>
                  <w:color w:val="000000"/>
                  <w:sz w:val="22"/>
                  <w:szCs w:val="22"/>
                  <w:lang w:eastAsia="en-GB"/>
                </w:rPr>
                <w:delText>Alphanumeric field</w:delText>
              </w:r>
            </w:del>
          </w:p>
        </w:tc>
        <w:tc>
          <w:tcPr>
            <w:tcW w:w="3780" w:type="dxa"/>
            <w:tcBorders>
              <w:top w:val="single" w:color="auto" w:sz="4" w:space="0"/>
              <w:left w:val="nil"/>
              <w:bottom w:val="single" w:color="auto" w:sz="4" w:space="0"/>
              <w:right w:val="single" w:color="auto" w:sz="4" w:space="0"/>
            </w:tcBorders>
            <w:tcMar/>
            <w:vAlign w:val="bottom"/>
            <w:hideMark/>
            <w:tcPrChange w:author="Akshay Raveendran" w:date="2025-07-20T23:50:00Z" w16du:dateUtc="2025-07-20T19:50:00Z" w:id="3288">
              <w:tcPr>
                <w:tcW w:w="2970" w:type="dxa"/>
                <w:tcBorders>
                  <w:top w:val="single" w:color="auto" w:sz="4" w:space="0"/>
                  <w:left w:val="nil"/>
                  <w:bottom w:val="single" w:color="auto" w:sz="4" w:space="0"/>
                  <w:right w:val="single" w:color="auto" w:sz="4" w:space="0"/>
                </w:tcBorders>
                <w:vAlign w:val="bottom"/>
                <w:hideMark/>
              </w:tcPr>
            </w:tcPrChange>
          </w:tcPr>
          <w:p w:rsidRPr="00302F0C" w:rsidR="00603D95" w:rsidDel="002B632F" w:rsidP="00603D95" w:rsidRDefault="00603D95" w14:paraId="399A4604" w14:textId="34F70543">
            <w:pPr>
              <w:spacing w:after="0" w:line="240" w:lineRule="auto"/>
              <w:jc w:val="center"/>
              <w:rPr>
                <w:del w:author="Akshay Raveendran" w:date="2025-07-20T23:49:00Z" w16du:dateUtc="2025-07-20T19:49:00Z" w:id="3289"/>
                <w:rFonts w:ascii="Arial" w:hAnsi="Arial" w:eastAsia="Times New Roman" w:cs="Arial"/>
                <w:color w:val="000000"/>
                <w:sz w:val="22"/>
                <w:szCs w:val="22"/>
                <w:lang w:eastAsia="en-GB"/>
              </w:rPr>
            </w:pPr>
            <w:del w:author="Akshay Raveendran" w:date="2025-07-20T23:49:00Z" w16du:dateUtc="2025-07-20T19:49:00Z" w:id="3290">
              <w:r w:rsidRPr="00302F0C" w:rsidDel="002B632F">
                <w:rPr>
                  <w:rFonts w:ascii="Arial" w:hAnsi="Arial" w:eastAsia="Times New Roman" w:cs="Arial"/>
                  <w:color w:val="000000"/>
                  <w:sz w:val="22"/>
                  <w:szCs w:val="22"/>
                  <w:lang w:eastAsia="en-GB"/>
                </w:rPr>
                <w:delText> </w:delText>
              </w:r>
            </w:del>
          </w:p>
        </w:tc>
      </w:tr>
      <w:tr w:rsidRPr="00302F0C" w:rsidR="00603D95" w:rsidDel="002B632F" w:rsidTr="3B7D4E62" w14:paraId="44A2191D" w14:textId="1BA56D73">
        <w:tblPrEx>
          <w:tblPrExChange w:author="Akshay Raveendran" w:date="2025-07-20T23:50:00Z" w16du:dateUtc="2025-07-20T19:50:00Z" w:id="3291">
            <w:tblPrEx>
              <w:tblW w:w="8635" w:type="dxa"/>
              <w:tblInd w:w="0" w:type="dxa"/>
            </w:tblPrEx>
          </w:tblPrExChange>
        </w:tblPrEx>
        <w:trPr>
          <w:gridAfter w:val="2"/>
          <w:wAfter w:w="2781" w:type="dxa"/>
          <w:trHeight w:val="290"/>
          <w:trPrChange w:author="Akshay Raveendran" w:date="2025-07-20T23:50:00Z" w16du:dateUtc="2025-07-20T19:50:00Z" w:id="3293">
            <w:trPr>
              <w:gridBefore w:val="1"/>
              <w:gridAfter w:val="2"/>
              <w:trHeight w:val="290"/>
            </w:trPr>
          </w:trPrChange>
          <w:del w:author="Akshay Raveendran" w:date="2025-07-20T23:49:00Z" w:id="1878722093"/>
        </w:trPr>
        <w:tc>
          <w:tcPr>
            <w:tcW w:w="2639" w:type="dxa"/>
            <w:tcBorders>
              <w:top w:val="nil"/>
              <w:left w:val="single" w:color="auto" w:sz="4" w:space="0"/>
              <w:bottom w:val="single" w:color="auto" w:sz="4" w:space="0"/>
              <w:right w:val="single" w:color="auto" w:sz="4" w:space="0"/>
            </w:tcBorders>
            <w:tcMar/>
            <w:vAlign w:val="bottom"/>
            <w:tcPrChange w:author="Akshay Raveendran" w:date="2025-07-20T23:50:00Z" w16du:dateUtc="2025-07-20T19:50:00Z" w:id="3294">
              <w:tcPr>
                <w:tcW w:w="2425" w:type="dxa"/>
                <w:gridSpan w:val="3"/>
                <w:tcBorders>
                  <w:top w:val="nil"/>
                  <w:left w:val="single" w:color="auto" w:sz="4" w:space="0"/>
                  <w:bottom w:val="single" w:color="auto" w:sz="4" w:space="0"/>
                  <w:right w:val="single" w:color="auto" w:sz="4" w:space="0"/>
                </w:tcBorders>
                <w:vAlign w:val="bottom"/>
              </w:tcPr>
            </w:tcPrChange>
          </w:tcPr>
          <w:p w:rsidRPr="00302F0C" w:rsidR="00603D95" w:rsidDel="002B632F" w:rsidP="00603D95" w:rsidRDefault="00603D95" w14:paraId="4879E4CE" w14:textId="7B5CC266">
            <w:pPr>
              <w:spacing w:after="0" w:line="240" w:lineRule="auto"/>
              <w:rPr>
                <w:del w:author="Akshay Raveendran" w:date="2025-07-20T23:49:00Z" w16du:dateUtc="2025-07-20T19:49:00Z" w:id="3295"/>
                <w:rFonts w:ascii="Arial" w:hAnsi="Arial" w:eastAsia="Times New Roman" w:cs="Arial"/>
                <w:color w:val="000000"/>
                <w:sz w:val="22"/>
                <w:szCs w:val="22"/>
                <w:lang w:eastAsia="en-GB"/>
              </w:rPr>
            </w:pPr>
            <w:del w:author="Akshay Raveendran" w:date="2025-07-20T23:49:00Z" w16du:dateUtc="2025-07-20T19:49:00Z" w:id="3296">
              <w:r w:rsidRPr="00302F0C" w:rsidDel="002B632F">
                <w:rPr>
                  <w:rFonts w:ascii="Arial" w:hAnsi="Arial" w:eastAsia="Times New Roman" w:cs="Arial"/>
                  <w:color w:val="000000"/>
                  <w:sz w:val="22"/>
                  <w:szCs w:val="22"/>
                  <w:lang w:eastAsia="en-GB"/>
                </w:rPr>
                <w:delText>Contact Details</w:delText>
              </w:r>
              <w:r w:rsidRPr="00302F0C" w:rsidDel="002B632F">
                <w:rPr>
                  <w:rFonts w:ascii="Arial" w:hAnsi="Arial" w:eastAsia="Times New Roman" w:cs="Arial"/>
                  <w:color w:val="FF0000"/>
                  <w:sz w:val="22"/>
                  <w:szCs w:val="22"/>
                  <w:lang w:eastAsia="en-GB"/>
                </w:rPr>
                <w:delText>*</w:delText>
              </w:r>
            </w:del>
          </w:p>
        </w:tc>
        <w:tc>
          <w:tcPr>
            <w:tcW w:w="3517" w:type="dxa"/>
            <w:gridSpan w:val="4"/>
            <w:tcBorders>
              <w:top w:val="nil"/>
              <w:left w:val="nil"/>
              <w:bottom w:val="single" w:color="auto" w:sz="4" w:space="0"/>
              <w:right w:val="single" w:color="auto" w:sz="4" w:space="0"/>
            </w:tcBorders>
            <w:tcMar/>
            <w:vAlign w:val="bottom"/>
            <w:tcPrChange w:author="Akshay Raveendran" w:date="2025-07-20T23:50:00Z" w16du:dateUtc="2025-07-20T19:50:00Z" w:id="3297">
              <w:tcPr>
                <w:tcW w:w="3240" w:type="dxa"/>
                <w:gridSpan w:val="3"/>
                <w:tcBorders>
                  <w:top w:val="nil"/>
                  <w:left w:val="nil"/>
                  <w:bottom w:val="single" w:color="auto" w:sz="4" w:space="0"/>
                  <w:right w:val="single" w:color="auto" w:sz="4" w:space="0"/>
                </w:tcBorders>
                <w:vAlign w:val="bottom"/>
              </w:tcPr>
            </w:tcPrChange>
          </w:tcPr>
          <w:p w:rsidRPr="00302F0C" w:rsidR="00603D95" w:rsidDel="002B632F" w:rsidP="00603D95" w:rsidRDefault="00603D95" w14:paraId="074B8FD3" w14:textId="3AE89C3E">
            <w:pPr>
              <w:spacing w:after="0" w:line="240" w:lineRule="auto"/>
              <w:rPr>
                <w:del w:author="Akshay Raveendran" w:date="2025-07-20T23:49:00Z" w16du:dateUtc="2025-07-20T19:49:00Z" w:id="3298"/>
                <w:rFonts w:ascii="Arial" w:hAnsi="Arial" w:eastAsia="Times New Roman" w:cs="Arial"/>
                <w:color w:val="000000"/>
                <w:sz w:val="22"/>
                <w:szCs w:val="22"/>
                <w:lang w:eastAsia="en-GB"/>
              </w:rPr>
            </w:pPr>
            <w:del w:author="Akshay Raveendran" w:date="2025-07-20T23:49:00Z" w16du:dateUtc="2025-07-20T19:49:00Z" w:id="3299">
              <w:r w:rsidRPr="00302F0C" w:rsidDel="002B632F">
                <w:rPr>
                  <w:rFonts w:ascii="Arial" w:hAnsi="Arial" w:eastAsia="Times New Roman" w:cs="Arial"/>
                  <w:color w:val="000000"/>
                  <w:sz w:val="22"/>
                  <w:szCs w:val="22"/>
                  <w:lang w:eastAsia="en-GB"/>
                </w:rPr>
                <w:delText>Alphanumeric field</w:delText>
              </w:r>
            </w:del>
          </w:p>
        </w:tc>
        <w:tc>
          <w:tcPr>
            <w:tcW w:w="3780" w:type="dxa"/>
            <w:tcBorders>
              <w:top w:val="single" w:color="auto" w:sz="4" w:space="0"/>
              <w:left w:val="nil"/>
              <w:bottom w:val="single" w:color="auto" w:sz="4" w:space="0"/>
              <w:right w:val="single" w:color="auto" w:sz="4" w:space="0"/>
            </w:tcBorders>
            <w:tcMar/>
            <w:vAlign w:val="bottom"/>
            <w:tcPrChange w:author="Akshay Raveendran" w:date="2025-07-20T23:50:00Z" w16du:dateUtc="2025-07-20T19:50:00Z" w:id="3300">
              <w:tcPr>
                <w:tcW w:w="2970" w:type="dxa"/>
                <w:tcBorders>
                  <w:top w:val="single" w:color="auto" w:sz="4" w:space="0"/>
                  <w:left w:val="nil"/>
                  <w:bottom w:val="single" w:color="auto" w:sz="4" w:space="0"/>
                  <w:right w:val="single" w:color="auto" w:sz="4" w:space="0"/>
                </w:tcBorders>
                <w:vAlign w:val="bottom"/>
              </w:tcPr>
            </w:tcPrChange>
          </w:tcPr>
          <w:p w:rsidRPr="00302F0C" w:rsidR="00603D95" w:rsidDel="002B632F" w:rsidP="00603D95" w:rsidRDefault="00603D95" w14:paraId="78D95516" w14:textId="08BED2B0">
            <w:pPr>
              <w:spacing w:after="0" w:line="240" w:lineRule="auto"/>
              <w:jc w:val="center"/>
              <w:rPr>
                <w:del w:author="Akshay Raveendran" w:date="2025-07-20T23:49:00Z" w16du:dateUtc="2025-07-20T19:49:00Z" w:id="3301"/>
                <w:rFonts w:ascii="Arial" w:hAnsi="Arial" w:eastAsia="Times New Roman" w:cs="Arial"/>
                <w:color w:val="000000"/>
                <w:sz w:val="22"/>
                <w:szCs w:val="22"/>
                <w:lang w:eastAsia="en-GB"/>
              </w:rPr>
            </w:pPr>
          </w:p>
        </w:tc>
      </w:tr>
      <w:tr w:rsidRPr="00302F0C" w:rsidR="00603D95" w:rsidDel="002B632F" w:rsidTr="3B7D4E62" w14:paraId="6B152BD4" w14:textId="293AA74C">
        <w:tblPrEx>
          <w:tblPrExChange w:author="Akshay Raveendran" w:date="2025-07-20T23:50:00Z" w16du:dateUtc="2025-07-20T19:50:00Z" w:id="3302">
            <w:tblPrEx>
              <w:tblW w:w="8635" w:type="dxa"/>
              <w:tblInd w:w="0" w:type="dxa"/>
            </w:tblPrEx>
          </w:tblPrExChange>
        </w:tblPrEx>
        <w:trPr>
          <w:gridAfter w:val="2"/>
          <w:wAfter w:w="2781" w:type="dxa"/>
          <w:trHeight w:val="290"/>
          <w:trPrChange w:author="Akshay Raveendran" w:date="2025-07-20T23:50:00Z" w16du:dateUtc="2025-07-20T19:50:00Z" w:id="3304">
            <w:trPr>
              <w:gridBefore w:val="1"/>
              <w:gridAfter w:val="2"/>
              <w:trHeight w:val="290"/>
            </w:trPr>
          </w:trPrChange>
          <w:del w:author="Akshay Raveendran" w:date="2025-07-20T23:49:00Z" w:id="1176876296"/>
        </w:trPr>
        <w:tc>
          <w:tcPr>
            <w:tcW w:w="2639" w:type="dxa"/>
            <w:tcBorders>
              <w:top w:val="nil"/>
              <w:left w:val="single" w:color="auto" w:sz="4" w:space="0"/>
              <w:bottom w:val="single" w:color="auto" w:sz="4" w:space="0"/>
              <w:right w:val="single" w:color="auto" w:sz="4" w:space="0"/>
            </w:tcBorders>
            <w:tcMar/>
            <w:vAlign w:val="bottom"/>
            <w:hideMark/>
            <w:tcPrChange w:author="Akshay Raveendran" w:date="2025-07-20T23:50:00Z" w16du:dateUtc="2025-07-20T19:50:00Z" w:id="3305">
              <w:tcPr>
                <w:tcW w:w="2425" w:type="dxa"/>
                <w:gridSpan w:val="3"/>
                <w:tcBorders>
                  <w:top w:val="nil"/>
                  <w:left w:val="single" w:color="auto" w:sz="4" w:space="0"/>
                  <w:bottom w:val="single" w:color="auto" w:sz="4" w:space="0"/>
                  <w:right w:val="single" w:color="auto" w:sz="4" w:space="0"/>
                </w:tcBorders>
                <w:vAlign w:val="bottom"/>
                <w:hideMark/>
              </w:tcPr>
            </w:tcPrChange>
          </w:tcPr>
          <w:p w:rsidRPr="00302F0C" w:rsidR="00603D95" w:rsidDel="002B632F" w:rsidP="00603D95" w:rsidRDefault="00603D95" w14:paraId="19AA4B93" w14:textId="498BEA10">
            <w:pPr>
              <w:spacing w:after="0" w:line="240" w:lineRule="auto"/>
              <w:rPr>
                <w:del w:author="Akshay Raveendran" w:date="2025-07-20T23:49:00Z" w16du:dateUtc="2025-07-20T19:49:00Z" w:id="3306"/>
                <w:rFonts w:ascii="Arial" w:hAnsi="Arial" w:eastAsia="Times New Roman" w:cs="Arial"/>
                <w:color w:val="000000"/>
                <w:sz w:val="22"/>
                <w:szCs w:val="22"/>
                <w:lang w:eastAsia="en-GB"/>
              </w:rPr>
            </w:pPr>
            <w:del w:author="Akshay Raveendran" w:date="2025-07-20T23:49:00Z" w16du:dateUtc="2025-07-20T19:49:00Z" w:id="3307">
              <w:r w:rsidRPr="00302F0C" w:rsidDel="002B632F">
                <w:rPr>
                  <w:rFonts w:ascii="Arial" w:hAnsi="Arial" w:eastAsia="Times New Roman" w:cs="Arial"/>
                  <w:color w:val="000000"/>
                  <w:sz w:val="22"/>
                  <w:szCs w:val="22"/>
                  <w:lang w:eastAsia="en-GB"/>
                </w:rPr>
                <w:delText>Cost comparison</w:delText>
              </w:r>
              <w:r w:rsidRPr="00302F0C" w:rsidDel="002B632F">
                <w:rPr>
                  <w:rFonts w:ascii="Arial" w:hAnsi="Arial" w:eastAsia="Times New Roman" w:cs="Arial"/>
                  <w:color w:val="FF0000"/>
                  <w:sz w:val="22"/>
                  <w:szCs w:val="22"/>
                  <w:lang w:eastAsia="en-GB"/>
                </w:rPr>
                <w:delText>*</w:delText>
              </w:r>
            </w:del>
          </w:p>
        </w:tc>
        <w:tc>
          <w:tcPr>
            <w:tcW w:w="3517" w:type="dxa"/>
            <w:gridSpan w:val="4"/>
            <w:tcBorders>
              <w:top w:val="nil"/>
              <w:left w:val="nil"/>
              <w:bottom w:val="single" w:color="auto" w:sz="4" w:space="0"/>
              <w:right w:val="single" w:color="auto" w:sz="4" w:space="0"/>
            </w:tcBorders>
            <w:tcMar/>
            <w:vAlign w:val="bottom"/>
            <w:hideMark/>
            <w:tcPrChange w:author="Akshay Raveendran" w:date="2025-07-20T23:50:00Z" w16du:dateUtc="2025-07-20T19:50:00Z" w:id="3308">
              <w:tcPr>
                <w:tcW w:w="3240" w:type="dxa"/>
                <w:gridSpan w:val="3"/>
                <w:tcBorders>
                  <w:top w:val="nil"/>
                  <w:left w:val="nil"/>
                  <w:bottom w:val="single" w:color="auto" w:sz="4" w:space="0"/>
                  <w:right w:val="single" w:color="auto" w:sz="4" w:space="0"/>
                </w:tcBorders>
                <w:vAlign w:val="bottom"/>
                <w:hideMark/>
              </w:tcPr>
            </w:tcPrChange>
          </w:tcPr>
          <w:p w:rsidRPr="00302F0C" w:rsidR="00603D95" w:rsidDel="002B632F" w:rsidP="00603D95" w:rsidRDefault="00603D95" w14:paraId="3521F84E" w14:textId="3F650B91">
            <w:pPr>
              <w:spacing w:after="0" w:line="240" w:lineRule="auto"/>
              <w:rPr>
                <w:del w:author="Akshay Raveendran" w:date="2025-07-20T23:49:00Z" w16du:dateUtc="2025-07-20T19:49:00Z" w:id="3309"/>
                <w:rFonts w:ascii="Arial" w:hAnsi="Arial" w:eastAsia="Times New Roman" w:cs="Arial"/>
                <w:color w:val="000000"/>
                <w:sz w:val="22"/>
                <w:szCs w:val="22"/>
                <w:lang w:eastAsia="en-GB"/>
              </w:rPr>
            </w:pPr>
            <w:del w:author="Akshay Raveendran" w:date="2025-07-20T23:49:00Z" w16du:dateUtc="2025-07-20T19:49:00Z" w:id="3310">
              <w:r w:rsidRPr="00302F0C" w:rsidDel="002B632F">
                <w:rPr>
                  <w:rFonts w:ascii="Arial" w:hAnsi="Arial" w:eastAsia="Times New Roman" w:cs="Arial"/>
                  <w:color w:val="000000"/>
                  <w:sz w:val="22"/>
                  <w:szCs w:val="22"/>
                  <w:lang w:eastAsia="en-GB"/>
                </w:rPr>
                <w:delText>Option to attach PSSC CC creation form link and/or pdf/excel format</w:delText>
              </w:r>
            </w:del>
          </w:p>
        </w:tc>
        <w:tc>
          <w:tcPr>
            <w:tcW w:w="3780" w:type="dxa"/>
            <w:tcBorders>
              <w:top w:val="single" w:color="auto" w:sz="4" w:space="0"/>
              <w:left w:val="nil"/>
              <w:bottom w:val="single" w:color="auto" w:sz="4" w:space="0"/>
              <w:right w:val="single" w:color="auto" w:sz="4" w:space="0"/>
            </w:tcBorders>
            <w:tcMar/>
            <w:vAlign w:val="bottom"/>
            <w:hideMark/>
            <w:tcPrChange w:author="Akshay Raveendran" w:date="2025-07-20T23:50:00Z" w16du:dateUtc="2025-07-20T19:50:00Z" w:id="3311">
              <w:tcPr>
                <w:tcW w:w="2970" w:type="dxa"/>
                <w:tcBorders>
                  <w:top w:val="single" w:color="auto" w:sz="4" w:space="0"/>
                  <w:left w:val="nil"/>
                  <w:bottom w:val="single" w:color="auto" w:sz="4" w:space="0"/>
                  <w:right w:val="single" w:color="auto" w:sz="4" w:space="0"/>
                </w:tcBorders>
                <w:vAlign w:val="bottom"/>
                <w:hideMark/>
              </w:tcPr>
            </w:tcPrChange>
          </w:tcPr>
          <w:p w:rsidRPr="00302F0C" w:rsidR="00603D95" w:rsidDel="002B632F" w:rsidP="00603D95" w:rsidRDefault="00603D95" w14:paraId="733FA120" w14:textId="2D22C05E">
            <w:pPr>
              <w:spacing w:after="0" w:line="240" w:lineRule="auto"/>
              <w:jc w:val="center"/>
              <w:rPr>
                <w:del w:author="Akshay Raveendran" w:date="2025-07-20T23:49:00Z" w16du:dateUtc="2025-07-20T19:49:00Z" w:id="3312"/>
                <w:rFonts w:ascii="Arial" w:hAnsi="Arial" w:eastAsia="Times New Roman" w:cs="Arial"/>
                <w:color w:val="000000"/>
                <w:sz w:val="22"/>
                <w:szCs w:val="22"/>
                <w:lang w:eastAsia="en-GB"/>
              </w:rPr>
            </w:pPr>
            <w:del w:author="Akshay Raveendran" w:date="2025-07-20T23:49:00Z" w16du:dateUtc="2025-07-20T19:49:00Z" w:id="3313">
              <w:r w:rsidRPr="00302F0C" w:rsidDel="002B632F">
                <w:rPr>
                  <w:rFonts w:ascii="Arial" w:hAnsi="Arial" w:eastAsia="Times New Roman" w:cs="Arial"/>
                  <w:color w:val="000000"/>
                  <w:sz w:val="22"/>
                  <w:szCs w:val="22"/>
                  <w:lang w:eastAsia="en-GB"/>
                </w:rPr>
                <w:delText> </w:delText>
              </w:r>
            </w:del>
          </w:p>
        </w:tc>
      </w:tr>
      <w:tr w:rsidRPr="00302F0C" w:rsidR="00603D95" w:rsidDel="002B632F" w:rsidTr="3B7D4E62" w14:paraId="1B78FCC4" w14:textId="2695B60A">
        <w:tblPrEx>
          <w:tblPrExChange w:author="Akshay Raveendran" w:date="2025-07-20T23:50:00Z" w16du:dateUtc="2025-07-20T19:50:00Z" w:id="3314">
            <w:tblPrEx>
              <w:tblW w:w="8635" w:type="dxa"/>
              <w:tblInd w:w="0" w:type="dxa"/>
            </w:tblPrEx>
          </w:tblPrExChange>
        </w:tblPrEx>
        <w:trPr>
          <w:gridAfter w:val="2"/>
          <w:wAfter w:w="2781" w:type="dxa"/>
          <w:trHeight w:val="290"/>
          <w:trPrChange w:author="Akshay Raveendran" w:date="2025-07-20T23:50:00Z" w16du:dateUtc="2025-07-20T19:50:00Z" w:id="3316">
            <w:trPr>
              <w:gridBefore w:val="1"/>
              <w:gridAfter w:val="2"/>
              <w:trHeight w:val="290"/>
            </w:trPr>
          </w:trPrChange>
          <w:del w:author="Akshay Raveendran" w:date="2025-07-20T23:49:00Z" w:id="133432150"/>
        </w:trPr>
        <w:tc>
          <w:tcPr>
            <w:tcW w:w="2639" w:type="dxa"/>
            <w:tcBorders>
              <w:top w:val="nil"/>
              <w:left w:val="single" w:color="auto" w:sz="4" w:space="0"/>
              <w:bottom w:val="single" w:color="auto" w:sz="4" w:space="0"/>
              <w:right w:val="single" w:color="auto" w:sz="4" w:space="0"/>
            </w:tcBorders>
            <w:tcMar/>
            <w:vAlign w:val="bottom"/>
            <w:tcPrChange w:author="Akshay Raveendran" w:date="2025-07-20T23:50:00Z" w16du:dateUtc="2025-07-20T19:50:00Z" w:id="3317">
              <w:tcPr>
                <w:tcW w:w="2425" w:type="dxa"/>
                <w:gridSpan w:val="3"/>
                <w:tcBorders>
                  <w:top w:val="nil"/>
                  <w:left w:val="single" w:color="auto" w:sz="4" w:space="0"/>
                  <w:bottom w:val="single" w:color="auto" w:sz="4" w:space="0"/>
                  <w:right w:val="single" w:color="auto" w:sz="4" w:space="0"/>
                </w:tcBorders>
                <w:vAlign w:val="bottom"/>
              </w:tcPr>
            </w:tcPrChange>
          </w:tcPr>
          <w:p w:rsidRPr="00302F0C" w:rsidR="00603D95" w:rsidDel="002B632F" w:rsidP="00603D95" w:rsidRDefault="00603D95" w14:paraId="77DE2861" w14:textId="4FB18833">
            <w:pPr>
              <w:spacing w:after="0" w:line="240" w:lineRule="auto"/>
              <w:rPr>
                <w:del w:author="Akshay Raveendran" w:date="2025-07-20T23:49:00Z" w16du:dateUtc="2025-07-20T19:49:00Z" w:id="3318"/>
                <w:rFonts w:ascii="Arial" w:hAnsi="Arial" w:eastAsia="Times New Roman" w:cs="Arial"/>
                <w:color w:val="000000"/>
                <w:sz w:val="22"/>
                <w:szCs w:val="22"/>
                <w:lang w:eastAsia="en-GB"/>
              </w:rPr>
            </w:pPr>
            <w:del w:author="Akshay Raveendran" w:date="2025-07-20T23:49:00Z" w16du:dateUtc="2025-07-20T19:49:00Z" w:id="3319">
              <w:r w:rsidRPr="00302F0C" w:rsidDel="002B632F">
                <w:rPr>
                  <w:rFonts w:ascii="Arial" w:hAnsi="Arial" w:eastAsia="Times New Roman" w:cs="Arial"/>
                  <w:color w:val="000000"/>
                  <w:sz w:val="22"/>
                  <w:szCs w:val="22"/>
                  <w:lang w:eastAsia="en-GB"/>
                </w:rPr>
                <w:delText>Vendor quote documents</w:delText>
              </w:r>
            </w:del>
          </w:p>
        </w:tc>
        <w:tc>
          <w:tcPr>
            <w:tcW w:w="3517" w:type="dxa"/>
            <w:gridSpan w:val="4"/>
            <w:tcBorders>
              <w:top w:val="nil"/>
              <w:left w:val="nil"/>
              <w:bottom w:val="single" w:color="auto" w:sz="4" w:space="0"/>
              <w:right w:val="single" w:color="auto" w:sz="4" w:space="0"/>
            </w:tcBorders>
            <w:tcMar/>
            <w:vAlign w:val="bottom"/>
            <w:tcPrChange w:author="Akshay Raveendran" w:date="2025-07-20T23:50:00Z" w16du:dateUtc="2025-07-20T19:50:00Z" w:id="3320">
              <w:tcPr>
                <w:tcW w:w="3240" w:type="dxa"/>
                <w:gridSpan w:val="3"/>
                <w:tcBorders>
                  <w:top w:val="nil"/>
                  <w:left w:val="nil"/>
                  <w:bottom w:val="single" w:color="auto" w:sz="4" w:space="0"/>
                  <w:right w:val="single" w:color="auto" w:sz="4" w:space="0"/>
                </w:tcBorders>
                <w:vAlign w:val="bottom"/>
              </w:tcPr>
            </w:tcPrChange>
          </w:tcPr>
          <w:p w:rsidRPr="00302F0C" w:rsidR="00603D95" w:rsidDel="002B632F" w:rsidP="00603D95" w:rsidRDefault="00603D95" w14:paraId="20C01A0F" w14:textId="1B4B3073">
            <w:pPr>
              <w:spacing w:after="0" w:line="240" w:lineRule="auto"/>
              <w:rPr>
                <w:del w:author="Akshay Raveendran" w:date="2025-07-20T23:49:00Z" w16du:dateUtc="2025-07-20T19:49:00Z" w:id="3321"/>
                <w:rFonts w:ascii="Arial" w:hAnsi="Arial" w:eastAsia="Times New Roman" w:cs="Arial"/>
                <w:color w:val="000000"/>
                <w:sz w:val="22"/>
                <w:szCs w:val="22"/>
                <w:lang w:eastAsia="en-GB"/>
              </w:rPr>
            </w:pPr>
            <w:del w:author="Akshay Raveendran" w:date="2025-07-20T23:49:00Z" w16du:dateUtc="2025-07-20T19:49:00Z" w:id="3322">
              <w:r w:rsidRPr="00302F0C" w:rsidDel="002B632F">
                <w:rPr>
                  <w:rFonts w:ascii="Arial" w:hAnsi="Arial" w:eastAsia="Times New Roman" w:cs="Arial"/>
                  <w:color w:val="000000"/>
                  <w:sz w:val="22"/>
                  <w:szCs w:val="22"/>
                  <w:lang w:eastAsia="en-GB"/>
                </w:rPr>
                <w:delText>Option to attach files</w:delText>
              </w:r>
            </w:del>
          </w:p>
        </w:tc>
        <w:tc>
          <w:tcPr>
            <w:tcW w:w="3780" w:type="dxa"/>
            <w:tcBorders>
              <w:top w:val="single" w:color="auto" w:sz="4" w:space="0"/>
              <w:left w:val="nil"/>
              <w:bottom w:val="single" w:color="auto" w:sz="4" w:space="0"/>
              <w:right w:val="single" w:color="auto" w:sz="4" w:space="0"/>
            </w:tcBorders>
            <w:tcMar/>
            <w:vAlign w:val="bottom"/>
            <w:tcPrChange w:author="Akshay Raveendran" w:date="2025-07-20T23:50:00Z" w16du:dateUtc="2025-07-20T19:50:00Z" w:id="3323">
              <w:tcPr>
                <w:tcW w:w="2970" w:type="dxa"/>
                <w:tcBorders>
                  <w:top w:val="single" w:color="auto" w:sz="4" w:space="0"/>
                  <w:left w:val="nil"/>
                  <w:bottom w:val="single" w:color="auto" w:sz="4" w:space="0"/>
                  <w:right w:val="single" w:color="auto" w:sz="4" w:space="0"/>
                </w:tcBorders>
                <w:vAlign w:val="bottom"/>
              </w:tcPr>
            </w:tcPrChange>
          </w:tcPr>
          <w:p w:rsidRPr="00302F0C" w:rsidR="00603D95" w:rsidDel="002B632F" w:rsidP="00603D95" w:rsidRDefault="00603D95" w14:paraId="04B47F01" w14:textId="2E8E5D15">
            <w:pPr>
              <w:spacing w:after="0" w:line="240" w:lineRule="auto"/>
              <w:jc w:val="center"/>
              <w:rPr>
                <w:del w:author="Akshay Raveendran" w:date="2025-07-20T23:49:00Z" w16du:dateUtc="2025-07-20T19:49:00Z" w:id="3324"/>
                <w:rFonts w:ascii="Arial" w:hAnsi="Arial" w:eastAsia="Times New Roman" w:cs="Arial"/>
                <w:color w:val="000000"/>
                <w:sz w:val="22"/>
                <w:szCs w:val="22"/>
                <w:lang w:eastAsia="en-GB"/>
              </w:rPr>
            </w:pPr>
          </w:p>
        </w:tc>
      </w:tr>
      <w:tr w:rsidRPr="00302F0C" w:rsidR="00603D95" w:rsidDel="002B632F" w:rsidTr="3B7D4E62" w14:paraId="6AA2E5DD" w14:textId="23BC75F8">
        <w:tblPrEx>
          <w:tblPrExChange w:author="Akshay Raveendran" w:date="2025-07-20T23:50:00Z" w16du:dateUtc="2025-07-20T19:50:00Z" w:id="3325">
            <w:tblPrEx>
              <w:tblW w:w="8635" w:type="dxa"/>
              <w:tblInd w:w="0" w:type="dxa"/>
            </w:tblPrEx>
          </w:tblPrExChange>
        </w:tblPrEx>
        <w:trPr>
          <w:gridAfter w:val="2"/>
          <w:wAfter w:w="2781" w:type="dxa"/>
          <w:trHeight w:val="290"/>
          <w:trPrChange w:author="Akshay Raveendran" w:date="2025-07-20T23:50:00Z" w16du:dateUtc="2025-07-20T19:50:00Z" w:id="3327">
            <w:trPr>
              <w:gridBefore w:val="1"/>
              <w:gridAfter w:val="2"/>
              <w:trHeight w:val="290"/>
            </w:trPr>
          </w:trPrChange>
          <w:del w:author="Akshay Raveendran" w:date="2025-07-20T23:49:00Z" w:id="721268083"/>
        </w:trPr>
        <w:tc>
          <w:tcPr>
            <w:tcW w:w="2639" w:type="dxa"/>
            <w:tcBorders>
              <w:top w:val="single" w:color="auto" w:sz="4" w:space="0"/>
              <w:left w:val="single" w:color="auto" w:sz="4" w:space="0"/>
              <w:bottom w:val="single" w:color="auto" w:sz="4" w:space="0"/>
              <w:right w:val="single" w:color="auto" w:sz="4" w:space="0"/>
            </w:tcBorders>
            <w:tcMar/>
            <w:vAlign w:val="bottom"/>
            <w:tcPrChange w:author="Akshay Raveendran" w:date="2025-07-20T23:50:00Z" w16du:dateUtc="2025-07-20T19:50:00Z" w:id="3328">
              <w:tcPr>
                <w:tcW w:w="242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603D95" w:rsidDel="002B632F" w:rsidP="00603D95" w:rsidRDefault="00603D95" w14:paraId="263F50BD" w14:textId="284DC9FE">
            <w:pPr>
              <w:spacing w:after="0" w:line="240" w:lineRule="auto"/>
              <w:rPr>
                <w:del w:author="Akshay Raveendran" w:date="2025-07-20T23:49:00Z" w16du:dateUtc="2025-07-20T19:49:00Z" w:id="3329"/>
                <w:rFonts w:ascii="Arial" w:hAnsi="Arial" w:eastAsia="Times New Roman" w:cs="Arial"/>
                <w:color w:val="000000"/>
                <w:sz w:val="22"/>
                <w:szCs w:val="22"/>
                <w:lang w:eastAsia="en-GB"/>
              </w:rPr>
            </w:pPr>
            <w:del w:author="Akshay Raveendran" w:date="2025-07-20T23:49:00Z" w16du:dateUtc="2025-07-20T19:49:00Z" w:id="3330">
              <w:r w:rsidRPr="00302F0C" w:rsidDel="002B632F">
                <w:rPr>
                  <w:rFonts w:ascii="Arial" w:hAnsi="Arial" w:eastAsia="Times New Roman" w:cs="Arial"/>
                  <w:color w:val="000000"/>
                  <w:sz w:val="22"/>
                  <w:szCs w:val="22"/>
                  <w:lang w:eastAsia="en-GB"/>
                </w:rPr>
                <w:delText>Other attachments</w:delText>
              </w:r>
            </w:del>
          </w:p>
        </w:tc>
        <w:tc>
          <w:tcPr>
            <w:tcW w:w="3517" w:type="dxa"/>
            <w:gridSpan w:val="4"/>
            <w:tcBorders>
              <w:top w:val="single" w:color="auto" w:sz="4" w:space="0"/>
              <w:left w:val="nil"/>
              <w:bottom w:val="single" w:color="auto" w:sz="4" w:space="0"/>
              <w:right w:val="single" w:color="auto" w:sz="4" w:space="0"/>
            </w:tcBorders>
            <w:tcMar/>
            <w:vAlign w:val="bottom"/>
            <w:tcPrChange w:author="Akshay Raveendran" w:date="2025-07-20T23:50:00Z" w16du:dateUtc="2025-07-20T19:50:00Z" w:id="3331">
              <w:tcPr>
                <w:tcW w:w="3240" w:type="dxa"/>
                <w:gridSpan w:val="3"/>
                <w:tcBorders>
                  <w:top w:val="single" w:color="auto" w:sz="4" w:space="0"/>
                  <w:left w:val="nil"/>
                  <w:bottom w:val="single" w:color="auto" w:sz="4" w:space="0"/>
                  <w:right w:val="single" w:color="auto" w:sz="4" w:space="0"/>
                </w:tcBorders>
                <w:vAlign w:val="bottom"/>
              </w:tcPr>
            </w:tcPrChange>
          </w:tcPr>
          <w:p w:rsidRPr="00302F0C" w:rsidR="00603D95" w:rsidDel="002B632F" w:rsidP="00603D95" w:rsidRDefault="00603D95" w14:paraId="66092BB7" w14:textId="10B64BE6">
            <w:pPr>
              <w:spacing w:after="0" w:line="240" w:lineRule="auto"/>
              <w:rPr>
                <w:del w:author="Akshay Raveendran" w:date="2025-07-20T23:49:00Z" w16du:dateUtc="2025-07-20T19:49:00Z" w:id="3332"/>
                <w:rFonts w:ascii="Arial" w:hAnsi="Arial" w:eastAsia="Times New Roman" w:cs="Arial"/>
                <w:color w:val="000000"/>
                <w:sz w:val="22"/>
                <w:szCs w:val="22"/>
                <w:lang w:eastAsia="en-GB"/>
              </w:rPr>
            </w:pPr>
            <w:del w:author="Akshay Raveendran" w:date="2025-07-20T23:49:00Z" w16du:dateUtc="2025-07-20T19:49:00Z" w:id="3333">
              <w:r w:rsidRPr="00302F0C" w:rsidDel="002B632F">
                <w:rPr>
                  <w:rFonts w:ascii="Arial" w:hAnsi="Arial" w:eastAsia="Times New Roman" w:cs="Arial"/>
                  <w:color w:val="000000"/>
                  <w:sz w:val="22"/>
                  <w:szCs w:val="22"/>
                  <w:lang w:eastAsia="en-GB"/>
                </w:rPr>
                <w:delText>Option to attach files</w:delText>
              </w:r>
            </w:del>
          </w:p>
        </w:tc>
        <w:tc>
          <w:tcPr>
            <w:tcW w:w="3780" w:type="dxa"/>
            <w:tcBorders>
              <w:top w:val="single" w:color="auto" w:sz="4" w:space="0"/>
              <w:left w:val="nil"/>
              <w:bottom w:val="single" w:color="auto" w:sz="4" w:space="0"/>
              <w:right w:val="single" w:color="auto" w:sz="4" w:space="0"/>
            </w:tcBorders>
            <w:tcMar/>
            <w:vAlign w:val="bottom"/>
            <w:tcPrChange w:author="Akshay Raveendran" w:date="2025-07-20T23:50:00Z" w16du:dateUtc="2025-07-20T19:50:00Z" w:id="3334">
              <w:tcPr>
                <w:tcW w:w="2970" w:type="dxa"/>
                <w:tcBorders>
                  <w:top w:val="single" w:color="auto" w:sz="4" w:space="0"/>
                  <w:left w:val="nil"/>
                  <w:bottom w:val="single" w:color="auto" w:sz="4" w:space="0"/>
                  <w:right w:val="single" w:color="auto" w:sz="4" w:space="0"/>
                </w:tcBorders>
                <w:vAlign w:val="bottom"/>
              </w:tcPr>
            </w:tcPrChange>
          </w:tcPr>
          <w:p w:rsidRPr="00302F0C" w:rsidR="00603D95" w:rsidDel="002B632F" w:rsidP="00603D95" w:rsidRDefault="00603D95" w14:paraId="08DEE925" w14:textId="3C8A611D">
            <w:pPr>
              <w:spacing w:after="0" w:line="240" w:lineRule="auto"/>
              <w:jc w:val="center"/>
              <w:rPr>
                <w:del w:author="Akshay Raveendran" w:date="2025-07-20T23:49:00Z" w16du:dateUtc="2025-07-20T19:49:00Z" w:id="3335"/>
                <w:rFonts w:ascii="Arial" w:hAnsi="Arial" w:eastAsia="Times New Roman" w:cs="Arial"/>
                <w:color w:val="000000"/>
                <w:sz w:val="22"/>
                <w:szCs w:val="22"/>
                <w:lang w:eastAsia="en-GB"/>
              </w:rPr>
            </w:pPr>
          </w:p>
        </w:tc>
      </w:tr>
      <w:tr w:rsidRPr="00302F0C" w:rsidR="00603D95" w:rsidDel="002B632F" w:rsidTr="3B7D4E62" w14:paraId="6039CE25" w14:textId="6FB9F636">
        <w:tblPrEx>
          <w:tblPrExChange w:author="Akshay Raveendran" w:date="2025-07-20T23:50:00Z" w16du:dateUtc="2025-07-20T19:50:00Z" w:id="3336">
            <w:tblPrEx>
              <w:tblW w:w="8635" w:type="dxa"/>
              <w:tblInd w:w="0" w:type="dxa"/>
            </w:tblPrEx>
          </w:tblPrExChange>
        </w:tblPrEx>
        <w:trPr>
          <w:gridAfter w:val="2"/>
          <w:wAfter w:w="2781" w:type="dxa"/>
          <w:trHeight w:val="290"/>
          <w:trPrChange w:author="Akshay Raveendran" w:date="2025-07-20T23:50:00Z" w16du:dateUtc="2025-07-20T19:50:00Z" w:id="3338">
            <w:trPr>
              <w:gridBefore w:val="1"/>
              <w:gridAfter w:val="2"/>
              <w:trHeight w:val="290"/>
            </w:trPr>
          </w:trPrChange>
          <w:del w:author="Akshay Raveendran" w:date="2025-07-20T23:49:00Z" w:id="2067334708"/>
        </w:trPr>
        <w:tc>
          <w:tcPr>
            <w:tcW w:w="2639" w:type="dxa"/>
            <w:tcBorders>
              <w:top w:val="single" w:color="auto" w:sz="4" w:space="0"/>
              <w:left w:val="single" w:color="auto" w:sz="4" w:space="0"/>
              <w:bottom w:val="single" w:color="auto" w:sz="4" w:space="0"/>
              <w:right w:val="single" w:color="auto" w:sz="4" w:space="0"/>
            </w:tcBorders>
            <w:tcMar/>
            <w:vAlign w:val="bottom"/>
            <w:tcPrChange w:author="Akshay Raveendran" w:date="2025-07-20T23:50:00Z" w16du:dateUtc="2025-07-20T19:50:00Z" w:id="3339">
              <w:tcPr>
                <w:tcW w:w="242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603D95" w:rsidDel="002B632F" w:rsidP="00603D95" w:rsidRDefault="00603D95" w14:paraId="06593CAF" w14:textId="63D645A0">
            <w:pPr>
              <w:spacing w:after="0" w:line="240" w:lineRule="auto"/>
              <w:rPr>
                <w:del w:author="Akshay Raveendran" w:date="2025-07-20T23:49:00Z" w16du:dateUtc="2025-07-20T19:49:00Z" w:id="3340"/>
                <w:rFonts w:ascii="Arial" w:hAnsi="Arial" w:eastAsia="Times New Roman" w:cs="Arial"/>
                <w:color w:val="000000"/>
                <w:sz w:val="22"/>
                <w:szCs w:val="22"/>
                <w:lang w:eastAsia="en-GB"/>
              </w:rPr>
            </w:pPr>
            <w:del w:author="Akshay Raveendran" w:date="2025-07-20T23:49:00Z" w16du:dateUtc="2025-07-20T19:49:00Z" w:id="3341">
              <w:r w:rsidRPr="00302F0C" w:rsidDel="002B632F">
                <w:rPr>
                  <w:rFonts w:ascii="Arial" w:hAnsi="Arial" w:eastAsia="Times New Roman" w:cs="Arial"/>
                  <w:color w:val="000000"/>
                  <w:sz w:val="22"/>
                  <w:szCs w:val="22"/>
                  <w:lang w:eastAsia="en-GB"/>
                </w:rPr>
                <w:delText>Remarks</w:delText>
              </w:r>
            </w:del>
          </w:p>
        </w:tc>
        <w:tc>
          <w:tcPr>
            <w:tcW w:w="3517" w:type="dxa"/>
            <w:gridSpan w:val="4"/>
            <w:tcBorders>
              <w:top w:val="single" w:color="auto" w:sz="4" w:space="0"/>
              <w:left w:val="nil"/>
              <w:bottom w:val="single" w:color="auto" w:sz="4" w:space="0"/>
              <w:right w:val="single" w:color="auto" w:sz="4" w:space="0"/>
            </w:tcBorders>
            <w:tcMar/>
            <w:vAlign w:val="bottom"/>
            <w:tcPrChange w:author="Akshay Raveendran" w:date="2025-07-20T23:50:00Z" w16du:dateUtc="2025-07-20T19:50:00Z" w:id="3342">
              <w:tcPr>
                <w:tcW w:w="3240" w:type="dxa"/>
                <w:gridSpan w:val="3"/>
                <w:tcBorders>
                  <w:top w:val="single" w:color="auto" w:sz="4" w:space="0"/>
                  <w:left w:val="nil"/>
                  <w:bottom w:val="single" w:color="auto" w:sz="4" w:space="0"/>
                  <w:right w:val="single" w:color="auto" w:sz="4" w:space="0"/>
                </w:tcBorders>
                <w:vAlign w:val="bottom"/>
              </w:tcPr>
            </w:tcPrChange>
          </w:tcPr>
          <w:p w:rsidRPr="00302F0C" w:rsidR="00603D95" w:rsidDel="002B632F" w:rsidP="00603D95" w:rsidRDefault="00603D95" w14:paraId="2879C08B" w14:textId="0144E48C">
            <w:pPr>
              <w:spacing w:after="0" w:line="240" w:lineRule="auto"/>
              <w:rPr>
                <w:del w:author="Akshay Raveendran" w:date="2025-07-20T23:49:00Z" w16du:dateUtc="2025-07-20T19:49:00Z" w:id="3343"/>
                <w:rFonts w:ascii="Arial" w:hAnsi="Arial" w:eastAsia="Times New Roman" w:cs="Arial"/>
                <w:color w:val="000000"/>
                <w:sz w:val="22"/>
                <w:szCs w:val="22"/>
                <w:lang w:eastAsia="en-GB"/>
              </w:rPr>
            </w:pPr>
            <w:del w:author="Akshay Raveendran" w:date="2025-07-20T23:49:00Z" w16du:dateUtc="2025-07-20T19:49:00Z" w:id="3344">
              <w:r w:rsidRPr="00302F0C" w:rsidDel="002B632F">
                <w:rPr>
                  <w:rFonts w:ascii="Arial" w:hAnsi="Arial" w:eastAsia="Times New Roman" w:cs="Arial"/>
                  <w:color w:val="000000"/>
                  <w:sz w:val="22"/>
                  <w:szCs w:val="22"/>
                  <w:lang w:eastAsia="en-GB"/>
                </w:rPr>
                <w:delText>Alphanumeric field</w:delText>
              </w:r>
            </w:del>
          </w:p>
        </w:tc>
        <w:tc>
          <w:tcPr>
            <w:tcW w:w="3780" w:type="dxa"/>
            <w:tcBorders>
              <w:top w:val="single" w:color="auto" w:sz="4" w:space="0"/>
              <w:left w:val="nil"/>
              <w:bottom w:val="single" w:color="auto" w:sz="4" w:space="0"/>
              <w:right w:val="single" w:color="auto" w:sz="4" w:space="0"/>
            </w:tcBorders>
            <w:tcMar/>
            <w:vAlign w:val="bottom"/>
            <w:tcPrChange w:author="Akshay Raveendran" w:date="2025-07-20T23:50:00Z" w16du:dateUtc="2025-07-20T19:50:00Z" w:id="3345">
              <w:tcPr>
                <w:tcW w:w="2970" w:type="dxa"/>
                <w:tcBorders>
                  <w:top w:val="single" w:color="auto" w:sz="4" w:space="0"/>
                  <w:left w:val="nil"/>
                  <w:bottom w:val="single" w:color="auto" w:sz="4" w:space="0"/>
                  <w:right w:val="single" w:color="auto" w:sz="4" w:space="0"/>
                </w:tcBorders>
                <w:vAlign w:val="bottom"/>
              </w:tcPr>
            </w:tcPrChange>
          </w:tcPr>
          <w:p w:rsidRPr="00302F0C" w:rsidR="00603D95" w:rsidDel="002B632F" w:rsidP="00603D95" w:rsidRDefault="00603D95" w14:paraId="61DC6C76" w14:textId="4B0090A5">
            <w:pPr>
              <w:spacing w:after="0" w:line="240" w:lineRule="auto"/>
              <w:jc w:val="center"/>
              <w:rPr>
                <w:del w:author="Akshay Raveendran" w:date="2025-07-20T23:49:00Z" w16du:dateUtc="2025-07-20T19:49:00Z" w:id="3346"/>
                <w:rFonts w:ascii="Arial" w:hAnsi="Arial" w:eastAsia="Times New Roman" w:cs="Arial"/>
                <w:color w:val="000000"/>
                <w:sz w:val="22"/>
                <w:szCs w:val="22"/>
                <w:lang w:eastAsia="en-GB"/>
              </w:rPr>
            </w:pPr>
          </w:p>
        </w:tc>
      </w:tr>
    </w:tbl>
    <w:p w:rsidRPr="00302F0C" w:rsidR="00386DFD" w:rsidP="00386DFD" w:rsidRDefault="00386DFD" w14:paraId="24A65522" w14:textId="77777777">
      <w:pPr>
        <w:rPr>
          <w:rFonts w:ascii="Arial" w:hAnsi="Arial" w:cs="Arial"/>
        </w:rPr>
      </w:pPr>
    </w:p>
    <w:tbl>
      <w:tblPr>
        <w:tblW w:w="9026" w:type="dxa"/>
        <w:tblLook w:val="04A0" w:firstRow="1" w:lastRow="0" w:firstColumn="1" w:lastColumn="0" w:noHBand="0" w:noVBand="1"/>
        <w:tblPrChange w:author="Akshay Raveendran" w:date="2025-07-20T23:07:00Z" w16du:dateUtc="2025-07-20T19:07:00Z" w:id="3347">
          <w:tblPr>
            <w:tblW w:w="9026" w:type="dxa"/>
            <w:tblLook w:val="04A0" w:firstRow="1" w:lastRow="0" w:firstColumn="1" w:lastColumn="0" w:noHBand="0" w:noVBand="1"/>
          </w:tblPr>
        </w:tblPrChange>
      </w:tblPr>
      <w:tblGrid>
        <w:gridCol w:w="2430"/>
        <w:gridCol w:w="3240"/>
        <w:gridCol w:w="3356"/>
        <w:tblGridChange w:id="3348">
          <w:tblGrid>
            <w:gridCol w:w="2430"/>
            <w:gridCol w:w="657"/>
            <w:gridCol w:w="2493"/>
            <w:gridCol w:w="90"/>
            <w:gridCol w:w="3356"/>
          </w:tblGrid>
        </w:tblGridChange>
      </w:tblGrid>
      <w:tr w:rsidRPr="00302F0C" w:rsidR="00386DFD" w:rsidTr="0086560D" w14:paraId="29A6EAC9" w14:textId="77777777">
        <w:trPr>
          <w:trHeight w:val="306"/>
          <w:trPrChange w:author="Akshay Raveendran" w:date="2025-07-20T23:07:00Z" w16du:dateUtc="2025-07-20T19:07:00Z" w:id="3349">
            <w:trPr>
              <w:trHeight w:val="306"/>
            </w:trPr>
          </w:trPrChange>
        </w:trPr>
        <w:tc>
          <w:tcPr>
            <w:tcW w:w="2430" w:type="dxa"/>
            <w:tcBorders>
              <w:top w:val="nil"/>
              <w:left w:val="nil"/>
              <w:bottom w:val="nil"/>
              <w:right w:val="nil"/>
            </w:tcBorders>
            <w:shd w:val="clear" w:color="auto" w:fill="DDEBF7"/>
            <w:noWrap/>
            <w:vAlign w:val="bottom"/>
            <w:hideMark/>
            <w:tcPrChange w:author="Akshay Raveendran" w:date="2025-07-20T23:07:00Z" w16du:dateUtc="2025-07-20T19:07:00Z" w:id="3350">
              <w:tcPr>
                <w:tcW w:w="3087" w:type="dxa"/>
                <w:gridSpan w:val="2"/>
                <w:tcBorders>
                  <w:top w:val="nil"/>
                  <w:left w:val="nil"/>
                  <w:bottom w:val="nil"/>
                  <w:right w:val="nil"/>
                </w:tcBorders>
                <w:shd w:val="clear" w:color="auto" w:fill="DDEBF7"/>
                <w:noWrap/>
                <w:vAlign w:val="bottom"/>
                <w:hideMark/>
              </w:tcPr>
            </w:tcPrChange>
          </w:tcPr>
          <w:p w:rsidRPr="00302F0C" w:rsidR="00386DFD" w:rsidRDefault="00386DFD" w14:paraId="1C1CBE37" w14:textId="77777777">
            <w:pPr>
              <w:spacing w:after="0" w:line="240" w:lineRule="auto"/>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DoA*</w:t>
            </w:r>
          </w:p>
        </w:tc>
        <w:tc>
          <w:tcPr>
            <w:tcW w:w="3240" w:type="dxa"/>
            <w:tcBorders>
              <w:top w:val="nil"/>
              <w:left w:val="nil"/>
              <w:bottom w:val="nil"/>
              <w:right w:val="nil"/>
            </w:tcBorders>
            <w:shd w:val="clear" w:color="auto" w:fill="DDEBF7"/>
            <w:noWrap/>
            <w:vAlign w:val="bottom"/>
            <w:hideMark/>
            <w:tcPrChange w:author="Akshay Raveendran" w:date="2025-07-20T23:07:00Z" w16du:dateUtc="2025-07-20T19:07:00Z" w:id="3351">
              <w:tcPr>
                <w:tcW w:w="2493" w:type="dxa"/>
                <w:tcBorders>
                  <w:top w:val="nil"/>
                  <w:left w:val="nil"/>
                  <w:bottom w:val="nil"/>
                  <w:right w:val="nil"/>
                </w:tcBorders>
                <w:shd w:val="clear" w:color="auto" w:fill="DDEBF7"/>
                <w:noWrap/>
                <w:vAlign w:val="bottom"/>
                <w:hideMark/>
              </w:tcPr>
            </w:tcPrChange>
          </w:tcPr>
          <w:p w:rsidRPr="00302F0C" w:rsidR="00386DFD" w:rsidRDefault="00386DFD" w14:paraId="15B9F4B0" w14:textId="77777777">
            <w:pPr>
              <w:spacing w:after="0" w:line="240" w:lineRule="auto"/>
              <w:rPr>
                <w:rFonts w:ascii="Arial" w:hAnsi="Arial" w:eastAsia="Times New Roman" w:cs="Arial"/>
                <w:b/>
                <w:i/>
                <w:color w:val="000000"/>
                <w:sz w:val="22"/>
                <w:szCs w:val="22"/>
                <w:lang w:eastAsia="en-GB"/>
              </w:rPr>
            </w:pPr>
            <w:r w:rsidRPr="00302F0C">
              <w:rPr>
                <w:rFonts w:ascii="Arial" w:hAnsi="Arial" w:eastAsia="Times New Roman" w:cs="Arial"/>
                <w:b/>
                <w:i/>
                <w:color w:val="000000"/>
                <w:sz w:val="22"/>
                <w:szCs w:val="22"/>
                <w:lang w:eastAsia="en-GB"/>
              </w:rPr>
              <w:t> </w:t>
            </w:r>
          </w:p>
        </w:tc>
        <w:tc>
          <w:tcPr>
            <w:tcW w:w="3356" w:type="dxa"/>
            <w:tcBorders>
              <w:top w:val="nil"/>
              <w:left w:val="nil"/>
              <w:bottom w:val="nil"/>
              <w:right w:val="nil"/>
            </w:tcBorders>
            <w:shd w:val="clear" w:color="auto" w:fill="DDEBF7"/>
            <w:noWrap/>
            <w:vAlign w:val="bottom"/>
            <w:hideMark/>
            <w:tcPrChange w:author="Akshay Raveendran" w:date="2025-07-20T23:07:00Z" w16du:dateUtc="2025-07-20T19:07:00Z" w:id="3352">
              <w:tcPr>
                <w:tcW w:w="3446" w:type="dxa"/>
                <w:gridSpan w:val="2"/>
                <w:tcBorders>
                  <w:top w:val="nil"/>
                  <w:left w:val="nil"/>
                  <w:bottom w:val="nil"/>
                  <w:right w:val="nil"/>
                </w:tcBorders>
                <w:shd w:val="clear" w:color="auto" w:fill="DDEBF7"/>
                <w:noWrap/>
                <w:vAlign w:val="bottom"/>
                <w:hideMark/>
              </w:tcPr>
            </w:tcPrChange>
          </w:tcPr>
          <w:p w:rsidRPr="00302F0C" w:rsidR="00386DFD" w:rsidRDefault="00386DFD" w14:paraId="19ECB9F7"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386DFD" w:rsidTr="0086560D" w14:paraId="65D47CF4" w14:textId="77777777">
        <w:trPr>
          <w:trHeight w:val="306"/>
          <w:trPrChange w:author="Akshay Raveendran" w:date="2025-07-20T23:07:00Z" w16du:dateUtc="2025-07-20T19:07:00Z" w:id="3353">
            <w:trPr>
              <w:trHeight w:val="306"/>
            </w:trPr>
          </w:trPrChange>
        </w:trPr>
        <w:tc>
          <w:tcPr>
            <w:tcW w:w="2430" w:type="dxa"/>
            <w:tcBorders>
              <w:top w:val="single" w:color="auto" w:sz="4" w:space="0"/>
              <w:left w:val="single" w:color="auto" w:sz="4" w:space="0"/>
              <w:bottom w:val="single" w:color="auto" w:sz="4" w:space="0"/>
              <w:right w:val="single" w:color="auto" w:sz="4" w:space="0"/>
            </w:tcBorders>
            <w:noWrap/>
            <w:vAlign w:val="center"/>
            <w:hideMark/>
            <w:tcPrChange w:author="Akshay Raveendran" w:date="2025-07-20T23:07:00Z" w16du:dateUtc="2025-07-20T19:07:00Z" w:id="3354">
              <w:tcPr>
                <w:tcW w:w="3087" w:type="dxa"/>
                <w:gridSpan w:val="2"/>
                <w:tcBorders>
                  <w:top w:val="single" w:color="auto" w:sz="4" w:space="0"/>
                  <w:left w:val="single" w:color="auto" w:sz="4" w:space="0"/>
                  <w:bottom w:val="single" w:color="auto" w:sz="4" w:space="0"/>
                  <w:right w:val="single" w:color="auto" w:sz="4" w:space="0"/>
                </w:tcBorders>
                <w:noWrap/>
                <w:vAlign w:val="center"/>
                <w:hideMark/>
              </w:tcPr>
            </w:tcPrChange>
          </w:tcPr>
          <w:p w:rsidRPr="00302F0C" w:rsidR="00386DFD" w:rsidRDefault="00386DFD" w14:paraId="0389E163"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A</w:t>
            </w:r>
          </w:p>
        </w:tc>
        <w:tc>
          <w:tcPr>
            <w:tcW w:w="3240" w:type="dxa"/>
            <w:tcBorders>
              <w:top w:val="single" w:color="auto" w:sz="4" w:space="0"/>
              <w:left w:val="nil"/>
              <w:bottom w:val="single" w:color="auto" w:sz="4" w:space="0"/>
              <w:right w:val="single" w:color="auto" w:sz="4" w:space="0"/>
            </w:tcBorders>
            <w:noWrap/>
            <w:vAlign w:val="center"/>
            <w:hideMark/>
            <w:tcPrChange w:author="Akshay Raveendran" w:date="2025-07-20T23:07:00Z" w16du:dateUtc="2025-07-20T19:07:00Z" w:id="3355">
              <w:tcPr>
                <w:tcW w:w="2493" w:type="dxa"/>
                <w:tcBorders>
                  <w:top w:val="single" w:color="auto" w:sz="4" w:space="0"/>
                  <w:left w:val="nil"/>
                  <w:bottom w:val="single" w:color="auto" w:sz="4" w:space="0"/>
                  <w:right w:val="single" w:color="auto" w:sz="4" w:space="0"/>
                </w:tcBorders>
                <w:noWrap/>
                <w:vAlign w:val="center"/>
                <w:hideMark/>
              </w:tcPr>
            </w:tcPrChange>
          </w:tcPr>
          <w:p w:rsidRPr="00302F0C" w:rsidR="00386DFD" w:rsidRDefault="00386DFD" w14:paraId="5B984790"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B</w:t>
            </w:r>
          </w:p>
        </w:tc>
        <w:tc>
          <w:tcPr>
            <w:tcW w:w="3356" w:type="dxa"/>
            <w:tcBorders>
              <w:top w:val="single" w:color="auto" w:sz="4" w:space="0"/>
              <w:left w:val="nil"/>
              <w:bottom w:val="single" w:color="auto" w:sz="4" w:space="0"/>
              <w:right w:val="single" w:color="auto" w:sz="4" w:space="0"/>
            </w:tcBorders>
            <w:noWrap/>
            <w:vAlign w:val="center"/>
            <w:hideMark/>
            <w:tcPrChange w:author="Akshay Raveendran" w:date="2025-07-20T23:07:00Z" w16du:dateUtc="2025-07-20T19:07:00Z" w:id="3356">
              <w:tcPr>
                <w:tcW w:w="3446" w:type="dxa"/>
                <w:gridSpan w:val="2"/>
                <w:tcBorders>
                  <w:top w:val="single" w:color="auto" w:sz="4" w:space="0"/>
                  <w:left w:val="nil"/>
                  <w:bottom w:val="single" w:color="auto" w:sz="4" w:space="0"/>
                  <w:right w:val="single" w:color="auto" w:sz="4" w:space="0"/>
                </w:tcBorders>
                <w:noWrap/>
                <w:vAlign w:val="center"/>
                <w:hideMark/>
              </w:tcPr>
            </w:tcPrChange>
          </w:tcPr>
          <w:p w:rsidRPr="00302F0C" w:rsidR="00386DFD" w:rsidRDefault="00386DFD" w14:paraId="7BFE4CC8"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C</w:t>
            </w:r>
          </w:p>
        </w:tc>
      </w:tr>
      <w:tr w:rsidRPr="00302F0C" w:rsidR="00386DFD" w:rsidTr="0086560D" w14:paraId="31D9FB99" w14:textId="77777777">
        <w:trPr>
          <w:trHeight w:val="613"/>
          <w:trPrChange w:author="Akshay Raveendran" w:date="2025-07-20T23:07:00Z" w16du:dateUtc="2025-07-20T19:07:00Z" w:id="3357">
            <w:trPr>
              <w:trHeight w:val="613"/>
            </w:trPr>
          </w:trPrChange>
        </w:trPr>
        <w:tc>
          <w:tcPr>
            <w:tcW w:w="2430" w:type="dxa"/>
            <w:tcBorders>
              <w:top w:val="nil"/>
              <w:left w:val="single" w:color="auto" w:sz="4" w:space="0"/>
              <w:bottom w:val="single" w:color="auto" w:sz="4" w:space="0"/>
              <w:right w:val="single" w:color="auto" w:sz="4" w:space="0"/>
            </w:tcBorders>
            <w:vAlign w:val="bottom"/>
            <w:hideMark/>
            <w:tcPrChange w:author="Akshay Raveendran" w:date="2025-07-20T23:07:00Z" w16du:dateUtc="2025-07-20T19:07:00Z" w:id="3358">
              <w:tcPr>
                <w:tcW w:w="3087" w:type="dxa"/>
                <w:gridSpan w:val="2"/>
                <w:tcBorders>
                  <w:top w:val="nil"/>
                  <w:left w:val="single" w:color="auto" w:sz="4" w:space="0"/>
                  <w:bottom w:val="single" w:color="auto" w:sz="4" w:space="0"/>
                  <w:right w:val="single" w:color="auto" w:sz="4" w:space="0"/>
                </w:tcBorders>
                <w:vAlign w:val="bottom"/>
                <w:hideMark/>
              </w:tcPr>
            </w:tcPrChange>
          </w:tcPr>
          <w:p w:rsidRPr="00302F0C" w:rsidR="00386DFD" w:rsidRDefault="00386DFD" w14:paraId="23CA96DA"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PSSC</w:t>
            </w:r>
          </w:p>
        </w:tc>
        <w:tc>
          <w:tcPr>
            <w:tcW w:w="3240" w:type="dxa"/>
            <w:tcBorders>
              <w:top w:val="nil"/>
              <w:left w:val="nil"/>
              <w:bottom w:val="single" w:color="auto" w:sz="4" w:space="0"/>
              <w:right w:val="single" w:color="auto" w:sz="4" w:space="0"/>
            </w:tcBorders>
            <w:noWrap/>
            <w:vAlign w:val="bottom"/>
            <w:hideMark/>
            <w:tcPrChange w:author="Akshay Raveendran" w:date="2025-07-20T23:07:00Z" w16du:dateUtc="2025-07-20T19:07:00Z" w:id="3359">
              <w:tcPr>
                <w:tcW w:w="2493" w:type="dxa"/>
                <w:tcBorders>
                  <w:top w:val="nil"/>
                  <w:left w:val="nil"/>
                  <w:bottom w:val="single" w:color="auto" w:sz="4" w:space="0"/>
                  <w:right w:val="single" w:color="auto" w:sz="4" w:space="0"/>
                </w:tcBorders>
                <w:noWrap/>
                <w:vAlign w:val="bottom"/>
                <w:hideMark/>
              </w:tcPr>
            </w:tcPrChange>
          </w:tcPr>
          <w:p w:rsidRPr="00302F0C" w:rsidR="00386DFD" w:rsidRDefault="00386DFD" w14:paraId="2E09E67D" w14:textId="15A89405">
            <w:pPr>
              <w:spacing w:after="0" w:line="240" w:lineRule="auto"/>
              <w:rPr>
                <w:rFonts w:ascii="Arial" w:hAnsi="Arial" w:eastAsia="Times New Roman" w:cs="Arial"/>
                <w:color w:val="000000"/>
                <w:sz w:val="22"/>
                <w:szCs w:val="22"/>
                <w:lang w:eastAsia="en-GB"/>
              </w:rPr>
            </w:pPr>
            <w:commentRangeStart w:id="3360"/>
            <w:commentRangeStart w:id="3361"/>
            <w:r w:rsidRPr="00302F0C">
              <w:rPr>
                <w:rFonts w:ascii="Arial" w:hAnsi="Arial" w:eastAsia="Times New Roman" w:cs="Arial"/>
                <w:color w:val="000000" w:themeColor="text1"/>
                <w:sz w:val="22"/>
                <w:szCs w:val="22"/>
                <w:lang w:eastAsia="en-GB"/>
              </w:rPr>
              <w:t xml:space="preserve">SVP </w:t>
            </w:r>
            <w:ins w:author="Akshay Raveendran" w:date="2025-07-17T15:52:00Z" w16du:dateUtc="2025-07-17T11:52:00Z" w:id="3362">
              <w:r w:rsidRPr="00302F0C" w:rsidR="00EE183F">
                <w:rPr>
                  <w:rFonts w:ascii="Arial" w:hAnsi="Arial" w:eastAsia="Times New Roman" w:cs="Arial"/>
                  <w:color w:val="000000" w:themeColor="text1"/>
                  <w:sz w:val="22"/>
                  <w:szCs w:val="22"/>
                  <w:lang w:eastAsia="en-GB"/>
                </w:rPr>
                <w:t>Procurement (</w:t>
              </w:r>
            </w:ins>
            <w:ins w:author="Akshay Raveendran" w:date="2025-07-17T15:51:00Z" w16du:dateUtc="2025-07-17T11:51:00Z" w:id="3363">
              <w:r w:rsidRPr="00302F0C" w:rsidR="00EE183F">
                <w:rPr>
                  <w:rFonts w:ascii="Arial" w:hAnsi="Arial" w:eastAsia="Times New Roman" w:cs="Arial"/>
                  <w:color w:val="000000" w:themeColor="text1"/>
                  <w:sz w:val="22"/>
                  <w:szCs w:val="22"/>
                  <w:lang w:eastAsia="en-GB"/>
                </w:rPr>
                <w:t>In</w:t>
              </w:r>
            </w:ins>
            <w:ins w:author="Akshay Raveendran" w:date="2025-07-20T23:15:00Z" w16du:dateUtc="2025-07-20T19:15:00Z" w:id="3364">
              <w:r w:rsidRPr="00302F0C" w:rsidR="00E57DFA">
                <w:rPr>
                  <w:rFonts w:ascii="Arial" w:hAnsi="Arial" w:eastAsia="Times New Roman" w:cs="Arial"/>
                  <w:color w:val="000000" w:themeColor="text1"/>
                  <w:sz w:val="22"/>
                  <w:szCs w:val="22"/>
                  <w:lang w:eastAsia="en-GB"/>
                </w:rPr>
                <w:t xml:space="preserve"> </w:t>
              </w:r>
            </w:ins>
            <w:ins w:author="Akshay Raveendran" w:date="2025-07-17T15:51:00Z" w16du:dateUtc="2025-07-17T11:51:00Z" w:id="3365">
              <w:r w:rsidRPr="00302F0C" w:rsidR="00EE183F">
                <w:rPr>
                  <w:rFonts w:ascii="Arial" w:hAnsi="Arial" w:eastAsia="Times New Roman" w:cs="Arial"/>
                  <w:color w:val="000000" w:themeColor="text1"/>
                  <w:sz w:val="22"/>
                  <w:szCs w:val="22"/>
                  <w:lang w:eastAsia="en-GB"/>
                </w:rPr>
                <w:t xml:space="preserve">case </w:t>
              </w:r>
              <w:r w:rsidRPr="00302F0C" w:rsidR="00EE183F">
                <w:rPr>
                  <w:rFonts w:ascii="Arial" w:hAnsi="Arial" w:eastAsia="Times New Roman" w:cs="Arial"/>
                  <w:b/>
                  <w:bCs/>
                  <w:color w:val="000000"/>
                  <w:sz w:val="22"/>
                  <w:szCs w:val="22"/>
                  <w:lang w:eastAsia="en-GB"/>
                  <w:rPrChange w:author="Akshay Raveendran" w:date="2025-07-17T15:51:00Z" w16du:dateUtc="2025-07-17T11:51:00Z" w:id="3366">
                    <w:rPr>
                      <w:rFonts w:ascii="Arial" w:hAnsi="Arial" w:eastAsia="Times New Roman" w:cs="Arial"/>
                      <w:color w:val="000000"/>
                      <w:sz w:val="22"/>
                      <w:szCs w:val="22"/>
                      <w:lang w:eastAsia="en-GB"/>
                    </w:rPr>
                  </w:rPrChange>
                </w:rPr>
                <w:t>Total Sum Insured / Project Value</w:t>
              </w:r>
              <w:r w:rsidRPr="00302F0C" w:rsidR="00EE183F">
                <w:rPr>
                  <w:rFonts w:ascii="Arial" w:hAnsi="Arial" w:eastAsia="Times New Roman" w:cs="Arial"/>
                  <w:color w:val="000000" w:themeColor="text1"/>
                  <w:sz w:val="22"/>
                  <w:szCs w:val="22"/>
                  <w:lang w:eastAsia="en-GB"/>
                </w:rPr>
                <w:t xml:space="preserve"> </w:t>
              </w:r>
            </w:ins>
            <w:del w:author="Akshay Raveendran" w:date="2025-07-17T15:52:00Z" w16du:dateUtc="2025-07-17T11:52:00Z" w:id="3367">
              <w:r w:rsidRPr="00302F0C" w:rsidDel="00EE183F" w:rsidR="006871CF">
                <w:rPr>
                  <w:rFonts w:ascii="Arial" w:hAnsi="Arial" w:eastAsia="Times New Roman" w:cs="Arial"/>
                  <w:color w:val="000000" w:themeColor="text1"/>
                  <w:sz w:val="22"/>
                  <w:szCs w:val="22"/>
                  <w:lang w:eastAsia="en-GB"/>
                </w:rPr>
                <w:delText xml:space="preserve">Procurement </w:delText>
              </w:r>
            </w:del>
            <w:del w:author="Akshay Raveendran" w:date="2025-07-17T16:23:00Z" w16du:dateUtc="2025-07-17T12:23:00Z" w:id="3368">
              <w:r w:rsidRPr="00302F0C" w:rsidDel="00EF3CF4" w:rsidR="006871CF">
                <w:rPr>
                  <w:rFonts w:ascii="Arial" w:hAnsi="Arial" w:eastAsia="Times New Roman" w:cs="Arial"/>
                  <w:color w:val="000000" w:themeColor="text1"/>
                  <w:sz w:val="22"/>
                  <w:szCs w:val="22"/>
                  <w:lang w:eastAsia="en-GB"/>
                </w:rPr>
                <w:delText>(</w:delText>
              </w:r>
            </w:del>
            <w:del w:author="Akshay Raveendran" w:date="2025-07-17T15:52:00Z" w16du:dateUtc="2025-07-17T11:52:00Z" w:id="3369">
              <w:r w:rsidRPr="00302F0C" w:rsidDel="00EE183F">
                <w:rPr>
                  <w:rFonts w:ascii="Arial" w:hAnsi="Arial" w:eastAsia="Times New Roman" w:cs="Arial"/>
                  <w:color w:val="000000" w:themeColor="text1"/>
                  <w:sz w:val="22"/>
                  <w:szCs w:val="22"/>
                  <w:lang w:eastAsia="en-GB"/>
                </w:rPr>
                <w:delText xml:space="preserve">value </w:delText>
              </w:r>
            </w:del>
            <w:r w:rsidRPr="00302F0C">
              <w:rPr>
                <w:rFonts w:ascii="Arial" w:hAnsi="Arial" w:eastAsia="Times New Roman" w:cs="Arial"/>
                <w:color w:val="000000" w:themeColor="text1"/>
                <w:sz w:val="22"/>
                <w:szCs w:val="22"/>
                <w:lang w:eastAsia="en-GB"/>
              </w:rPr>
              <w:t>&gt;100,000)</w:t>
            </w:r>
            <w:commentRangeEnd w:id="3360"/>
            <w:r w:rsidRPr="00302F0C">
              <w:rPr>
                <w:rStyle w:val="CommentReference"/>
                <w:rFonts w:ascii="Arial" w:hAnsi="Arial" w:eastAsia="Times New Roman" w:cs="Arial"/>
                <w:color w:val="000000"/>
                <w:sz w:val="22"/>
                <w:szCs w:val="22"/>
                <w:lang w:eastAsia="en-GB"/>
              </w:rPr>
              <w:commentReference w:id="3360"/>
            </w:r>
            <w:commentRangeEnd w:id="3361"/>
            <w:r w:rsidRPr="00302F0C" w:rsidR="00EE183F">
              <w:rPr>
                <w:rStyle w:val="CommentReference"/>
                <w:rFonts w:ascii="Arial" w:hAnsi="Arial" w:eastAsia="Times New Roman" w:cs="Arial"/>
                <w:color w:val="000000"/>
                <w:sz w:val="22"/>
                <w:szCs w:val="22"/>
                <w:lang w:eastAsia="en-GB"/>
              </w:rPr>
              <w:commentReference w:id="3361"/>
            </w:r>
          </w:p>
        </w:tc>
        <w:tc>
          <w:tcPr>
            <w:tcW w:w="3356" w:type="dxa"/>
            <w:tcBorders>
              <w:top w:val="nil"/>
              <w:left w:val="nil"/>
              <w:bottom w:val="single" w:color="auto" w:sz="4" w:space="0"/>
              <w:right w:val="single" w:color="auto" w:sz="4" w:space="0"/>
            </w:tcBorders>
            <w:noWrap/>
            <w:vAlign w:val="bottom"/>
            <w:hideMark/>
            <w:tcPrChange w:author="Akshay Raveendran" w:date="2025-07-20T23:07:00Z" w16du:dateUtc="2025-07-20T19:07:00Z" w:id="3370">
              <w:tcPr>
                <w:tcW w:w="3446" w:type="dxa"/>
                <w:gridSpan w:val="2"/>
                <w:tcBorders>
                  <w:top w:val="nil"/>
                  <w:left w:val="nil"/>
                  <w:bottom w:val="single" w:color="auto" w:sz="4" w:space="0"/>
                  <w:right w:val="single" w:color="auto" w:sz="4" w:space="0"/>
                </w:tcBorders>
                <w:noWrap/>
                <w:vAlign w:val="bottom"/>
                <w:hideMark/>
              </w:tcPr>
            </w:tcPrChange>
          </w:tcPr>
          <w:p w:rsidRPr="00302F0C" w:rsidR="00386DFD" w:rsidRDefault="00386DFD" w14:paraId="4CDC1337" w14:textId="77777777">
            <w:pPr>
              <w:spacing w:after="0" w:line="240" w:lineRule="auto"/>
              <w:rPr>
                <w:rFonts w:ascii="Arial" w:hAnsi="Arial" w:eastAsia="Times New Roman" w:cs="Arial"/>
                <w:color w:val="000000"/>
                <w:sz w:val="22"/>
                <w:szCs w:val="22"/>
                <w:lang w:eastAsia="en-GB"/>
              </w:rPr>
            </w:pPr>
          </w:p>
        </w:tc>
      </w:tr>
    </w:tbl>
    <w:p w:rsidRPr="00302F0C" w:rsidR="00AB5976" w:rsidP="00FF257C" w:rsidRDefault="00AB5976" w14:paraId="633DF780" w14:textId="77777777">
      <w:pPr>
        <w:rPr>
          <w:rFonts w:ascii="Arial" w:hAnsi="Arial" w:cs="Arial"/>
        </w:rPr>
      </w:pPr>
    </w:p>
    <w:p w:rsidRPr="00302F0C" w:rsidR="00EC377A" w:rsidRDefault="00EC377A" w14:paraId="0E8B5E8F" w14:textId="7B6A13E0">
      <w:pPr>
        <w:jc w:val="both"/>
        <w:rPr>
          <w:ins w:author="Akshay Raveendran" w:date="2025-07-21T14:02:00Z" w16du:dateUtc="2025-07-21T10:02:00Z" w:id="3371"/>
          <w:rFonts w:ascii="Arial" w:hAnsi="Arial" w:cs="Arial"/>
          <w:b/>
          <w:bCs/>
          <w:rPrChange w:author="Akshay Raveendran" w:date="2025-07-21T14:13:00Z" w16du:dateUtc="2025-07-21T10:13:00Z" w:id="3372">
            <w:rPr>
              <w:ins w:author="Akshay Raveendran" w:date="2025-07-21T14:02:00Z" w16du:dateUtc="2025-07-21T10:02:00Z" w:id="3373"/>
            </w:rPr>
          </w:rPrChange>
        </w:rPr>
        <w:pPrChange w:author="Akshay Raveendran" w:date="2025-07-21T14:02:00Z" w16du:dateUtc="2025-07-21T10:02:00Z" w:id="3374">
          <w:pPr>
            <w:pStyle w:val="ListParagraph"/>
            <w:numPr>
              <w:numId w:val="6"/>
            </w:numPr>
            <w:ind w:hanging="360"/>
            <w:jc w:val="both"/>
          </w:pPr>
        </w:pPrChange>
      </w:pPr>
      <w:ins w:author="Akshay Raveendran" w:date="2025-07-21T14:02:00Z" w16du:dateUtc="2025-07-21T10:02:00Z" w:id="3375">
        <w:r w:rsidRPr="00302F0C">
          <w:rPr>
            <w:rFonts w:ascii="Arial" w:hAnsi="Arial" w:cs="Arial"/>
            <w:b/>
            <w:bCs/>
            <w:rPrChange w:author="Akshay Raveendran" w:date="2025-07-21T14:13:00Z" w16du:dateUtc="2025-07-21T10:13:00Z" w:id="3376">
              <w:rPr>
                <w:rFonts w:ascii="Arial" w:hAnsi="Arial" w:cs="Arial"/>
              </w:rPr>
            </w:rPrChange>
          </w:rPr>
          <w:t>Notes:</w:t>
        </w:r>
      </w:ins>
    </w:p>
    <w:p w:rsidRPr="00302F0C" w:rsidR="00540E57" w:rsidP="00EC377A" w:rsidRDefault="00540E57" w14:paraId="29DF88AB" w14:textId="77777777">
      <w:pPr>
        <w:pStyle w:val="ListParagraph"/>
        <w:numPr>
          <w:ilvl w:val="0"/>
          <w:numId w:val="6"/>
        </w:numPr>
        <w:jc w:val="both"/>
        <w:rPr>
          <w:rFonts w:ascii="Arial" w:hAnsi="Arial" w:cs="Arial"/>
        </w:rPr>
      </w:pPr>
      <w:r w:rsidRPr="00302F0C">
        <w:rPr>
          <w:rFonts w:ascii="Arial" w:hAnsi="Arial" w:cs="Arial"/>
        </w:rPr>
        <w:t>When this form is created after the vendor sourcing form is submitted, its status should be set to "Vendor Sourcing Floated."</w:t>
      </w:r>
    </w:p>
    <w:p w:rsidRPr="00302F0C" w:rsidR="0092010F" w:rsidP="0092010F" w:rsidRDefault="0092010F" w14:paraId="21897A46" w14:textId="77777777">
      <w:pPr>
        <w:pStyle w:val="ListParagraph"/>
        <w:numPr>
          <w:ilvl w:val="0"/>
          <w:numId w:val="6"/>
        </w:numPr>
        <w:jc w:val="both"/>
        <w:rPr>
          <w:rFonts w:ascii="Arial" w:hAnsi="Arial" w:cs="Arial"/>
        </w:rPr>
      </w:pPr>
      <w:r w:rsidRPr="00302F0C">
        <w:rPr>
          <w:rFonts w:ascii="Arial" w:hAnsi="Arial" w:cs="Arial"/>
        </w:rPr>
        <w:t>Upon completion of Stage 1, the status changes to "Negotiation and Quote Finalization."</w:t>
      </w:r>
    </w:p>
    <w:p w:rsidRPr="00302F0C" w:rsidR="0092010F" w:rsidP="0092010F" w:rsidRDefault="0092010F" w14:paraId="32248455" w14:textId="77777777">
      <w:pPr>
        <w:pStyle w:val="ListParagraph"/>
        <w:numPr>
          <w:ilvl w:val="0"/>
          <w:numId w:val="6"/>
        </w:numPr>
        <w:jc w:val="both"/>
        <w:rPr>
          <w:rFonts w:ascii="Arial" w:hAnsi="Arial" w:cs="Arial"/>
        </w:rPr>
      </w:pPr>
      <w:r w:rsidRPr="00302F0C">
        <w:rPr>
          <w:rFonts w:ascii="Arial" w:hAnsi="Arial" w:cs="Arial"/>
        </w:rPr>
        <w:t>After Stage 1, the PSSC user can initiate an e-auction by either redirecting to a new e-auction request if the lowest bid meets the DoA threshold or by pushing the existing request to an e-auction form.</w:t>
      </w:r>
    </w:p>
    <w:p w:rsidRPr="00302F0C" w:rsidR="0092010F" w:rsidP="0092010F" w:rsidRDefault="0092010F" w14:paraId="3DF56D7F" w14:textId="77777777">
      <w:pPr>
        <w:pStyle w:val="ListParagraph"/>
        <w:numPr>
          <w:ilvl w:val="0"/>
          <w:numId w:val="6"/>
        </w:numPr>
        <w:jc w:val="both"/>
        <w:rPr>
          <w:rFonts w:ascii="Arial" w:hAnsi="Arial" w:cs="Arial"/>
        </w:rPr>
      </w:pPr>
      <w:r w:rsidRPr="00302F0C">
        <w:rPr>
          <w:rFonts w:ascii="Arial" w:hAnsi="Arial" w:cs="Arial"/>
        </w:rPr>
        <w:t>When Stage 2 is completed, the status updates to "Cost Comparison Creation."</w:t>
      </w:r>
    </w:p>
    <w:p w:rsidRPr="00302F0C" w:rsidR="0092010F" w:rsidP="0092010F" w:rsidRDefault="0092010F" w14:paraId="0B7678F5" w14:textId="77777777">
      <w:pPr>
        <w:pStyle w:val="ListParagraph"/>
        <w:numPr>
          <w:ilvl w:val="0"/>
          <w:numId w:val="6"/>
        </w:numPr>
        <w:jc w:val="both"/>
        <w:rPr>
          <w:rFonts w:ascii="Arial" w:hAnsi="Arial" w:cs="Arial"/>
        </w:rPr>
      </w:pPr>
      <w:r w:rsidRPr="00302F0C">
        <w:rPr>
          <w:rFonts w:ascii="Arial" w:hAnsi="Arial" w:cs="Arial"/>
        </w:rPr>
        <w:t>The system generates a cost comparison document from user-submitted details, which is sent to the SVP for DoA approval. After approval, the status changes to "Completed" and the document is sent to the requestor.</w:t>
      </w:r>
    </w:p>
    <w:p w:rsidRPr="00302F0C" w:rsidR="0092010F" w:rsidP="0092010F" w:rsidRDefault="0092010F" w14:paraId="5B0AFDFC" w14:textId="678D8B5F">
      <w:pPr>
        <w:pStyle w:val="ListParagraph"/>
        <w:numPr>
          <w:ilvl w:val="0"/>
          <w:numId w:val="6"/>
        </w:numPr>
        <w:jc w:val="both"/>
        <w:rPr>
          <w:rFonts w:ascii="Arial" w:hAnsi="Arial" w:cs="Arial"/>
        </w:rPr>
      </w:pPr>
      <w:r w:rsidRPr="00302F0C">
        <w:rPr>
          <w:rFonts w:ascii="Arial" w:hAnsi="Arial" w:cs="Arial"/>
        </w:rPr>
        <w:t>If the cost comparison is rejected by the DoA, the form returns to the PSSC user for renegotiation and new bids</w:t>
      </w:r>
      <w:r w:rsidRPr="00302F0C" w:rsidR="00CE06FE">
        <w:rPr>
          <w:rFonts w:ascii="Arial" w:hAnsi="Arial" w:cs="Arial"/>
        </w:rPr>
        <w:t xml:space="preserve"> in form 3.</w:t>
      </w:r>
    </w:p>
    <w:p w:rsidRPr="00302F0C" w:rsidR="0092010F" w:rsidP="0092010F" w:rsidRDefault="0092010F" w14:paraId="4FBE821D" w14:textId="77777777">
      <w:pPr>
        <w:pStyle w:val="ListParagraph"/>
        <w:numPr>
          <w:ilvl w:val="0"/>
          <w:numId w:val="6"/>
        </w:numPr>
        <w:jc w:val="both"/>
        <w:rPr>
          <w:rFonts w:ascii="Arial" w:hAnsi="Arial" w:cs="Arial"/>
        </w:rPr>
      </w:pPr>
      <w:r w:rsidRPr="00302F0C">
        <w:rPr>
          <w:rFonts w:ascii="Arial" w:hAnsi="Arial" w:cs="Arial"/>
        </w:rPr>
        <w:t>All attachments added by PSSC will be visible to the requestor as part of a final report, which is attached to the automated email sent to the BU user.</w:t>
      </w:r>
    </w:p>
    <w:p w:rsidRPr="00302F0C" w:rsidR="0092010F" w:rsidP="0092010F" w:rsidRDefault="0092010F" w14:paraId="15678694" w14:textId="5A927D02">
      <w:pPr>
        <w:pStyle w:val="ListParagraph"/>
        <w:numPr>
          <w:ilvl w:val="0"/>
          <w:numId w:val="6"/>
        </w:numPr>
        <w:jc w:val="both"/>
        <w:rPr>
          <w:rFonts w:ascii="Arial" w:hAnsi="Arial" w:cs="Arial"/>
        </w:rPr>
      </w:pPr>
      <w:r w:rsidRPr="00302F0C">
        <w:rPr>
          <w:rFonts w:ascii="Arial" w:hAnsi="Arial" w:cs="Arial"/>
        </w:rPr>
        <w:t>The system will auto-calculate SLA days between insurance sourcing form creation and completion for internal reporting.</w:t>
      </w:r>
    </w:p>
    <w:p w:rsidRPr="00302F0C" w:rsidR="00EC377A" w:rsidP="00EC377A" w:rsidRDefault="00EC377A" w14:paraId="34C9EB93" w14:textId="5365EA93">
      <w:pPr>
        <w:pStyle w:val="ListParagraph"/>
        <w:numPr>
          <w:ilvl w:val="0"/>
          <w:numId w:val="6"/>
        </w:numPr>
        <w:jc w:val="both"/>
        <w:rPr>
          <w:rFonts w:ascii="Arial" w:hAnsi="Arial" w:cs="Arial"/>
        </w:rPr>
      </w:pPr>
      <w:ins w:author="Akshay Raveendran" w:date="2025-07-21T14:02:00Z" w16du:dateUtc="2025-07-21T10:02:00Z" w:id="3377">
        <w:r w:rsidRPr="00302F0C">
          <w:rPr>
            <w:rFonts w:ascii="Arial" w:hAnsi="Arial" w:cs="Arial"/>
          </w:rPr>
          <w:t>Auto-calculate SLA Days between</w:t>
        </w:r>
      </w:ins>
      <w:ins w:author="Akshay Raveendran" w:date="2025-07-21T14:11:00Z" w16du:dateUtc="2025-07-21T10:11:00Z" w:id="3378">
        <w:r w:rsidRPr="00302F0C" w:rsidR="00CE04D9">
          <w:rPr>
            <w:rFonts w:ascii="Arial" w:hAnsi="Arial" w:cs="Arial"/>
          </w:rPr>
          <w:t xml:space="preserve"> insurance sourcing form</w:t>
        </w:r>
      </w:ins>
      <w:ins w:author="Akshay Raveendran" w:date="2025-07-21T14:02:00Z" w16du:dateUtc="2025-07-21T10:02:00Z" w:id="3379">
        <w:r w:rsidRPr="00302F0C">
          <w:rPr>
            <w:rFonts w:ascii="Arial" w:hAnsi="Arial" w:cs="Arial"/>
          </w:rPr>
          <w:t xml:space="preserve"> creation and Completed date for internal reporting.</w:t>
        </w:r>
      </w:ins>
    </w:p>
    <w:p w:rsidRPr="00302F0C" w:rsidR="0051092A" w:rsidP="00EC377A" w:rsidRDefault="0051092A" w14:paraId="35066C26" w14:textId="6EFF8052">
      <w:pPr>
        <w:pStyle w:val="ListParagraph"/>
        <w:numPr>
          <w:ilvl w:val="0"/>
          <w:numId w:val="6"/>
        </w:numPr>
        <w:jc w:val="both"/>
        <w:rPr>
          <w:rFonts w:ascii="Arial" w:hAnsi="Arial" w:cs="Arial"/>
        </w:rPr>
      </w:pPr>
      <w:r w:rsidRPr="00302F0C">
        <w:rPr>
          <w:rFonts w:ascii="Arial" w:hAnsi="Arial" w:cs="Arial"/>
        </w:rPr>
        <w:t>Option to update DoA to be given</w:t>
      </w:r>
      <w:r w:rsidRPr="00302F0C" w:rsidR="006E395C">
        <w:rPr>
          <w:rFonts w:ascii="Arial" w:hAnsi="Arial" w:cs="Arial"/>
        </w:rPr>
        <w:t xml:space="preserve"> for future changes</w:t>
      </w:r>
    </w:p>
    <w:p w:rsidRPr="00302F0C" w:rsidR="00A11AF8" w:rsidP="00A11AF8" w:rsidRDefault="00825D24" w14:paraId="46F9AAE7" w14:textId="0C08024F">
      <w:pPr>
        <w:pStyle w:val="Heading3"/>
        <w:rPr>
          <w:ins w:author="Akshay Raveendran" w:date="2025-07-21T14:30:00Z" w16du:dateUtc="2025-07-21T10:30:00Z" w:id="3380"/>
          <w:rFonts w:ascii="Arial" w:hAnsi="Arial" w:cs="Arial"/>
        </w:rPr>
      </w:pPr>
      <w:bookmarkStart w:name="_Toc204935526" w:id="3381"/>
      <w:r w:rsidRPr="00302F0C">
        <w:rPr>
          <w:rFonts w:ascii="Arial" w:hAnsi="Arial" w:cs="Arial"/>
        </w:rPr>
        <w:t>2</w:t>
      </w:r>
      <w:r w:rsidRPr="00302F0C" w:rsidR="007254E4">
        <w:rPr>
          <w:rFonts w:ascii="Arial" w:hAnsi="Arial" w:cs="Arial"/>
        </w:rPr>
        <w:t xml:space="preserve">.3.4 </w:t>
      </w:r>
      <w:ins w:author="Akshay Raveendran" w:date="2025-07-21T14:30:00Z" w16du:dateUtc="2025-07-21T10:30:00Z" w:id="3382">
        <w:r w:rsidRPr="00302F0C" w:rsidR="00A11AF8">
          <w:rPr>
            <w:rFonts w:ascii="Arial" w:hAnsi="Arial" w:cs="Arial"/>
          </w:rPr>
          <w:t>Dashboard</w:t>
        </w:r>
      </w:ins>
      <w:r w:rsidRPr="00302F0C" w:rsidR="003A6A37">
        <w:rPr>
          <w:rFonts w:ascii="Arial" w:hAnsi="Arial" w:cs="Arial"/>
        </w:rPr>
        <w:t xml:space="preserve"> - Requirements</w:t>
      </w:r>
      <w:bookmarkEnd w:id="3381"/>
    </w:p>
    <w:p w:rsidRPr="00302F0C" w:rsidR="00195A67" w:rsidP="00195A67" w:rsidRDefault="00195A67" w14:paraId="5E5C1493" w14:textId="77777777">
      <w:pPr>
        <w:pStyle w:val="ListParagraph"/>
        <w:numPr>
          <w:ilvl w:val="0"/>
          <w:numId w:val="9"/>
        </w:numPr>
        <w:jc w:val="both"/>
        <w:rPr>
          <w:rFonts w:ascii="Arial" w:hAnsi="Arial" w:cs="Arial"/>
        </w:rPr>
      </w:pPr>
      <w:r w:rsidRPr="00302F0C">
        <w:rPr>
          <w:rFonts w:ascii="Arial" w:hAnsi="Arial" w:cs="Arial"/>
        </w:rPr>
        <w:t>The dashboard should display the total number of requests grouped by status: open, Vendor Sourcing Floated, Negotiation and Quote Finalization, and Cost Comparison.</w:t>
      </w:r>
    </w:p>
    <w:p w:rsidRPr="00302F0C" w:rsidR="00195A67" w:rsidP="00195A67" w:rsidRDefault="00195A67" w14:paraId="0D8E3F9F" w14:textId="77777777">
      <w:pPr>
        <w:pStyle w:val="ListParagraph"/>
        <w:numPr>
          <w:ilvl w:val="0"/>
          <w:numId w:val="9"/>
        </w:numPr>
        <w:jc w:val="both"/>
        <w:rPr>
          <w:rFonts w:ascii="Arial" w:hAnsi="Arial" w:cs="Arial"/>
        </w:rPr>
      </w:pPr>
      <w:r w:rsidRPr="00302F0C">
        <w:rPr>
          <w:rFonts w:ascii="Arial" w:hAnsi="Arial" w:cs="Arial"/>
        </w:rPr>
        <w:t>Monthly graphs should show the number of requests received.</w:t>
      </w:r>
    </w:p>
    <w:p w:rsidRPr="00302F0C" w:rsidR="00195A67" w:rsidP="00195A67" w:rsidRDefault="00195A67" w14:paraId="252B5FAD" w14:textId="77777777">
      <w:pPr>
        <w:pStyle w:val="ListParagraph"/>
        <w:numPr>
          <w:ilvl w:val="0"/>
          <w:numId w:val="9"/>
        </w:numPr>
        <w:jc w:val="both"/>
        <w:rPr>
          <w:rFonts w:ascii="Arial" w:hAnsi="Arial" w:cs="Arial"/>
        </w:rPr>
      </w:pPr>
      <w:r w:rsidRPr="00302F0C">
        <w:rPr>
          <w:rFonts w:ascii="Arial" w:hAnsi="Arial" w:cs="Arial"/>
        </w:rPr>
        <w:t>An overview of the average number of days from initial request to process completion should be provided.</w:t>
      </w:r>
    </w:p>
    <w:p w:rsidRPr="00302F0C" w:rsidR="00195A67" w:rsidP="00195A67" w:rsidRDefault="00195A67" w14:paraId="0C022A12" w14:textId="77777777">
      <w:pPr>
        <w:pStyle w:val="ListParagraph"/>
        <w:numPr>
          <w:ilvl w:val="0"/>
          <w:numId w:val="9"/>
        </w:numPr>
        <w:jc w:val="both"/>
        <w:rPr>
          <w:rFonts w:ascii="Arial" w:hAnsi="Arial" w:cs="Arial"/>
        </w:rPr>
      </w:pPr>
      <w:r w:rsidRPr="00302F0C">
        <w:rPr>
          <w:rFonts w:ascii="Arial" w:hAnsi="Arial" w:cs="Arial"/>
        </w:rPr>
        <w:t>A graph should illustrate the distribution of different insurance types requested.</w:t>
      </w:r>
    </w:p>
    <w:p w:rsidRPr="00302F0C" w:rsidR="00195A67" w:rsidP="00195A67" w:rsidRDefault="00195A67" w14:paraId="4A14AD2F" w14:textId="77777777">
      <w:pPr>
        <w:pStyle w:val="ListParagraph"/>
        <w:numPr>
          <w:ilvl w:val="0"/>
          <w:numId w:val="9"/>
        </w:numPr>
        <w:jc w:val="both"/>
        <w:rPr>
          <w:rFonts w:ascii="Arial" w:hAnsi="Arial" w:cs="Arial"/>
        </w:rPr>
      </w:pPr>
      <w:r w:rsidRPr="00302F0C">
        <w:rPr>
          <w:rFonts w:ascii="Arial" w:hAnsi="Arial" w:cs="Arial"/>
        </w:rPr>
        <w:t>Track requests approaching SLA violations.</w:t>
      </w:r>
    </w:p>
    <w:p w:rsidRPr="00302F0C" w:rsidR="00195A67" w:rsidP="00195A67" w:rsidRDefault="00195A67" w14:paraId="1644CA34" w14:textId="77777777">
      <w:pPr>
        <w:pStyle w:val="ListParagraph"/>
        <w:numPr>
          <w:ilvl w:val="0"/>
          <w:numId w:val="9"/>
        </w:numPr>
        <w:jc w:val="both"/>
        <w:rPr>
          <w:rFonts w:ascii="Arial" w:hAnsi="Arial" w:cs="Arial"/>
        </w:rPr>
      </w:pPr>
      <w:r w:rsidRPr="00302F0C">
        <w:rPr>
          <w:rFonts w:ascii="Arial" w:hAnsi="Arial" w:cs="Arial"/>
        </w:rPr>
        <w:t>Track SLA violations by staff.</w:t>
      </w:r>
    </w:p>
    <w:p w:rsidRPr="00302F0C" w:rsidR="00195A67" w:rsidP="00195A67" w:rsidRDefault="00195A67" w14:paraId="262E8EA1" w14:textId="680DF678">
      <w:pPr>
        <w:pStyle w:val="ListParagraph"/>
        <w:numPr>
          <w:ilvl w:val="0"/>
          <w:numId w:val="9"/>
        </w:numPr>
        <w:jc w:val="both"/>
        <w:rPr>
          <w:rFonts w:ascii="Arial" w:hAnsi="Arial" w:cs="Arial"/>
        </w:rPr>
      </w:pPr>
      <w:r w:rsidRPr="00302F0C">
        <w:rPr>
          <w:rFonts w:ascii="Arial" w:hAnsi="Arial" w:cs="Arial"/>
        </w:rPr>
        <w:t>Show the volume of requests that proceeded to e-auction.</w:t>
      </w:r>
    </w:p>
    <w:p w:rsidRPr="00302F0C" w:rsidR="00AF08D2" w:rsidDel="00E979EB" w:rsidP="00AF08D2" w:rsidRDefault="00AF08D2" w14:paraId="583B6494" w14:textId="3A64D7C2">
      <w:pPr>
        <w:jc w:val="both"/>
        <w:rPr>
          <w:del w:author="Akshay Raveendran" w:date="2025-07-22T15:15:00Z" w16du:dateUtc="2025-07-22T11:15:00Z" w:id="3383"/>
          <w:rFonts w:ascii="Arial" w:hAnsi="Arial" w:cs="Arial"/>
        </w:rPr>
      </w:pPr>
      <w:bookmarkStart w:name="_Toc204935527" w:id="3384"/>
      <w:r w:rsidRPr="00302F0C">
        <w:rPr>
          <w:rFonts w:ascii="Arial" w:hAnsi="Arial" w:cs="Arial"/>
        </w:rPr>
        <w:t>2.3.5</w:t>
      </w:r>
      <w:bookmarkEnd w:id="3384"/>
      <w:r w:rsidRPr="00302F0C">
        <w:rPr>
          <w:rFonts w:ascii="Arial" w:hAnsi="Arial" w:cs="Arial"/>
        </w:rPr>
        <w:t xml:space="preserve"> </w:t>
      </w:r>
      <w:del w:author="Akshay Raveendran" w:date="2025-07-22T15:15:00Z" w16du:dateUtc="2025-07-22T11:15:00Z" w:id="3385">
        <w:r w:rsidRPr="00302F0C" w:rsidDel="00E979EB">
          <w:rPr>
            <w:rFonts w:ascii="Arial" w:hAnsi="Arial" w:cs="Arial"/>
          </w:rPr>
          <w:delText>Dropdowns:</w:delText>
        </w:r>
      </w:del>
    </w:p>
    <w:p w:rsidRPr="00302F0C" w:rsidR="00AF08D2" w:rsidDel="00E979EB" w:rsidP="00AF08D2" w:rsidRDefault="00AF08D2" w14:paraId="798E6617" w14:textId="77777777">
      <w:pPr>
        <w:jc w:val="both"/>
        <w:rPr>
          <w:del w:author="Akshay Raveendran" w:date="2025-07-22T15:15:00Z" w16du:dateUtc="2025-07-22T11:15:00Z" w:id="3386"/>
          <w:rFonts w:ascii="Arial" w:hAnsi="Arial" w:cs="Arial"/>
        </w:rPr>
      </w:pPr>
      <w:del w:author="Akshay Raveendran" w:date="2025-07-22T15:15:00Z" w16du:dateUtc="2025-07-22T11:15:00Z" w:id="3387">
        <w:r w:rsidRPr="00302F0C" w:rsidDel="00E979EB">
          <w:rPr>
            <w:rFonts w:ascii="Arial" w:hAnsi="Arial" w:cs="Arial"/>
            <w:b/>
            <w:bCs/>
          </w:rPr>
          <w:delText xml:space="preserve">    Updated Request Status</w:delText>
        </w:r>
      </w:del>
    </w:p>
    <w:p w:rsidRPr="00302F0C" w:rsidR="00AF08D2" w:rsidDel="00EA23F0" w:rsidRDefault="00AF08D2" w14:paraId="66EF88DF" w14:textId="77777777">
      <w:pPr>
        <w:pStyle w:val="ListParagraph"/>
        <w:numPr>
          <w:ilvl w:val="0"/>
          <w:numId w:val="36"/>
        </w:numPr>
        <w:jc w:val="both"/>
        <w:rPr>
          <w:del w:author="Akshay Raveendran" w:date="2025-07-17T15:30:00Z" w16du:dateUtc="2025-07-17T11:30:00Z" w:id="3388"/>
          <w:rFonts w:ascii="Arial" w:hAnsi="Arial" w:cs="Arial"/>
          <w:rPrChange w:author="Akshay Raveendran" w:date="2025-07-17T15:30:00Z" w16du:dateUtc="2025-07-17T11:30:00Z" w:id="3389">
            <w:rPr>
              <w:del w:author="Akshay Raveendran" w:date="2025-07-17T15:30:00Z" w16du:dateUtc="2025-07-17T11:30:00Z" w:id="3390"/>
            </w:rPr>
          </w:rPrChange>
        </w:rPr>
        <w:pPrChange w:author="Akshay Raveendran" w:date="2025-07-17T15:30:00Z" w16du:dateUtc="2025-07-17T11:30:00Z" w:id="3391">
          <w:pPr>
            <w:pStyle w:val="ListParagraph"/>
            <w:numPr>
              <w:numId w:val="21"/>
            </w:numPr>
            <w:ind w:left="1080" w:hanging="360"/>
            <w:jc w:val="both"/>
          </w:pPr>
        </w:pPrChange>
      </w:pPr>
      <w:del w:author="Akshay Raveendran" w:date="2025-07-17T15:30:00Z" w16du:dateUtc="2025-07-17T11:30:00Z" w:id="3392">
        <w:r w:rsidRPr="00302F0C" w:rsidDel="00EA23F0">
          <w:rPr>
            <w:rFonts w:ascii="Arial" w:hAnsi="Arial" w:cs="Arial"/>
            <w:color w:val="404040" w:themeColor="text1" w:themeTint="BF"/>
            <w:rPrChange w:author="Akshay Raveendran" w:date="2025-07-21T10:20:00Z" w16du:dateUtc="2025-07-21T06:20:00Z" w:id="3393">
              <w:rPr/>
            </w:rPrChange>
          </w:rPr>
          <w:delText>Vendor Sourcing floated</w:delText>
        </w:r>
      </w:del>
    </w:p>
    <w:p w:rsidRPr="00302F0C" w:rsidR="00AF08D2" w:rsidDel="00EA23F0" w:rsidRDefault="00AF08D2" w14:paraId="0E62D16B" w14:textId="77777777">
      <w:pPr>
        <w:pStyle w:val="ListParagraph"/>
        <w:numPr>
          <w:ilvl w:val="0"/>
          <w:numId w:val="36"/>
        </w:numPr>
        <w:jc w:val="both"/>
        <w:rPr>
          <w:del w:author="Akshay Raveendran" w:date="2025-07-17T15:30:00Z" w16du:dateUtc="2025-07-17T11:30:00Z" w:id="3394"/>
          <w:rFonts w:ascii="Arial" w:hAnsi="Arial" w:cs="Arial"/>
          <w:rPrChange w:author="Akshay Raveendran" w:date="2025-07-17T15:30:00Z" w16du:dateUtc="2025-07-17T11:30:00Z" w:id="3395">
            <w:rPr>
              <w:del w:author="Akshay Raveendran" w:date="2025-07-17T15:30:00Z" w16du:dateUtc="2025-07-17T11:30:00Z" w:id="3396"/>
            </w:rPr>
          </w:rPrChange>
        </w:rPr>
        <w:pPrChange w:author="Akshay Raveendran" w:date="2025-07-17T15:30:00Z" w16du:dateUtc="2025-07-17T11:30:00Z" w:id="3397">
          <w:pPr>
            <w:pStyle w:val="ListParagraph"/>
            <w:numPr>
              <w:numId w:val="21"/>
            </w:numPr>
            <w:ind w:left="1080" w:hanging="360"/>
            <w:jc w:val="both"/>
          </w:pPr>
        </w:pPrChange>
      </w:pPr>
      <w:del w:author="Akshay Raveendran" w:date="2025-07-17T15:30:00Z" w16du:dateUtc="2025-07-17T11:30:00Z" w:id="3398">
        <w:r w:rsidRPr="00302F0C" w:rsidDel="00EA23F0">
          <w:rPr>
            <w:rFonts w:ascii="Arial" w:hAnsi="Arial" w:cs="Arial"/>
            <w:color w:val="404040" w:themeColor="text1" w:themeTint="BF"/>
            <w:rPrChange w:author="Akshay Raveendran" w:date="2025-07-21T10:20:00Z" w16du:dateUtc="2025-07-21T06:20:00Z" w:id="3399">
              <w:rPr/>
            </w:rPrChange>
          </w:rPr>
          <w:delText>Initial Bids Received</w:delText>
        </w:r>
      </w:del>
    </w:p>
    <w:p w:rsidRPr="00302F0C" w:rsidR="00AF08D2" w:rsidDel="00EA23F0" w:rsidRDefault="00AF08D2" w14:paraId="0008B9C3" w14:textId="77777777">
      <w:pPr>
        <w:pStyle w:val="ListParagraph"/>
        <w:numPr>
          <w:ilvl w:val="0"/>
          <w:numId w:val="36"/>
        </w:numPr>
        <w:jc w:val="both"/>
        <w:rPr>
          <w:del w:author="Akshay Raveendran" w:date="2025-07-17T15:30:00Z" w16du:dateUtc="2025-07-17T11:30:00Z" w:id="3400"/>
          <w:rFonts w:ascii="Arial" w:hAnsi="Arial" w:cs="Arial"/>
          <w:rPrChange w:author="Akshay Raveendran" w:date="2025-07-17T15:30:00Z" w16du:dateUtc="2025-07-17T11:30:00Z" w:id="3401">
            <w:rPr>
              <w:del w:author="Akshay Raveendran" w:date="2025-07-17T15:30:00Z" w16du:dateUtc="2025-07-17T11:30:00Z" w:id="3402"/>
            </w:rPr>
          </w:rPrChange>
        </w:rPr>
        <w:pPrChange w:author="Akshay Raveendran" w:date="2025-07-17T15:30:00Z" w16du:dateUtc="2025-07-17T11:30:00Z" w:id="3403">
          <w:pPr>
            <w:pStyle w:val="ListParagraph"/>
            <w:numPr>
              <w:numId w:val="21"/>
            </w:numPr>
            <w:ind w:left="1080" w:hanging="360"/>
            <w:jc w:val="both"/>
          </w:pPr>
        </w:pPrChange>
      </w:pPr>
      <w:del w:author="Akshay Raveendran" w:date="2025-07-17T15:30:00Z" w16du:dateUtc="2025-07-17T11:30:00Z" w:id="3404">
        <w:r w:rsidRPr="00302F0C" w:rsidDel="00EA23F0">
          <w:rPr>
            <w:rFonts w:ascii="Arial" w:hAnsi="Arial" w:cs="Arial"/>
            <w:color w:val="404040" w:themeColor="text1" w:themeTint="BF"/>
            <w:rPrChange w:author="Akshay Raveendran" w:date="2025-07-21T10:20:00Z" w16du:dateUtc="2025-07-21T06:20:00Z" w:id="3405">
              <w:rPr/>
            </w:rPrChange>
          </w:rPr>
          <w:delText>Quote finalization</w:delText>
        </w:r>
      </w:del>
    </w:p>
    <w:p w:rsidRPr="00302F0C" w:rsidR="00AF08D2" w:rsidDel="00EA23F0" w:rsidRDefault="00AF08D2" w14:paraId="69CB10AE" w14:textId="77777777">
      <w:pPr>
        <w:pStyle w:val="ListParagraph"/>
        <w:numPr>
          <w:ilvl w:val="0"/>
          <w:numId w:val="36"/>
        </w:numPr>
        <w:jc w:val="both"/>
        <w:rPr>
          <w:del w:author="Akshay Raveendran" w:date="2025-07-17T15:30:00Z" w16du:dateUtc="2025-07-17T11:30:00Z" w:id="3406"/>
          <w:rFonts w:ascii="Arial" w:hAnsi="Arial" w:cs="Arial"/>
          <w:rPrChange w:author="Akshay Raveendran" w:date="2025-07-17T15:30:00Z" w16du:dateUtc="2025-07-17T11:30:00Z" w:id="3407">
            <w:rPr>
              <w:del w:author="Akshay Raveendran" w:date="2025-07-17T15:30:00Z" w16du:dateUtc="2025-07-17T11:30:00Z" w:id="3408"/>
            </w:rPr>
          </w:rPrChange>
        </w:rPr>
        <w:pPrChange w:author="Akshay Raveendran" w:date="2025-07-17T15:30:00Z" w16du:dateUtc="2025-07-17T11:30:00Z" w:id="3409">
          <w:pPr>
            <w:pStyle w:val="ListParagraph"/>
            <w:numPr>
              <w:numId w:val="21"/>
            </w:numPr>
            <w:ind w:left="1080" w:hanging="360"/>
            <w:jc w:val="both"/>
          </w:pPr>
        </w:pPrChange>
      </w:pPr>
      <w:del w:author="Akshay Raveendran" w:date="2025-07-17T15:30:00Z" w16du:dateUtc="2025-07-17T11:30:00Z" w:id="3410">
        <w:r w:rsidRPr="00302F0C" w:rsidDel="00EA23F0">
          <w:rPr>
            <w:rFonts w:ascii="Arial" w:hAnsi="Arial" w:cs="Arial"/>
            <w:color w:val="404040" w:themeColor="text1" w:themeTint="BF"/>
            <w:rPrChange w:author="Akshay Raveendran" w:date="2025-07-21T10:20:00Z" w16du:dateUtc="2025-07-21T06:20:00Z" w:id="3411">
              <w:rPr/>
            </w:rPrChange>
          </w:rPr>
          <w:delText>Completed</w:delText>
        </w:r>
      </w:del>
    </w:p>
    <w:p w:rsidRPr="00302F0C" w:rsidR="00AF08D2" w:rsidP="00AF08D2" w:rsidRDefault="00AF08D2" w14:paraId="2E4BCED0" w14:textId="77777777">
      <w:pPr>
        <w:pStyle w:val="Heading3"/>
        <w:rPr>
          <w:rFonts w:ascii="Arial" w:hAnsi="Arial" w:cs="Arial"/>
        </w:rPr>
      </w:pPr>
      <w:bookmarkStart w:name="_Toc204935528" w:id="3412"/>
      <w:r w:rsidRPr="00302F0C">
        <w:rPr>
          <w:rFonts w:ascii="Arial" w:hAnsi="Arial" w:cs="Arial"/>
        </w:rPr>
        <w:t>Current Challenges</w:t>
      </w:r>
      <w:bookmarkEnd w:id="3412"/>
    </w:p>
    <w:p w:rsidRPr="00302F0C" w:rsidR="002014A9" w:rsidP="002014A9" w:rsidRDefault="002014A9" w14:paraId="3D72E193" w14:textId="77777777">
      <w:pPr>
        <w:pStyle w:val="ListParagraph"/>
        <w:numPr>
          <w:ilvl w:val="0"/>
          <w:numId w:val="9"/>
        </w:numPr>
        <w:jc w:val="both"/>
        <w:rPr>
          <w:rFonts w:ascii="Arial" w:hAnsi="Arial" w:cs="Arial"/>
        </w:rPr>
      </w:pPr>
      <w:r w:rsidRPr="00302F0C">
        <w:rPr>
          <w:rFonts w:ascii="Arial" w:hAnsi="Arial" w:cs="Arial"/>
        </w:rPr>
        <w:t>The current process is mostly manual, with requestors sending vendor sourcing requests via email based on project or BU requirements.</w:t>
      </w:r>
    </w:p>
    <w:p w:rsidRPr="00302F0C" w:rsidR="002014A9" w:rsidP="002014A9" w:rsidRDefault="002014A9" w14:paraId="7B448D01" w14:textId="77777777">
      <w:pPr>
        <w:pStyle w:val="ListParagraph"/>
        <w:numPr>
          <w:ilvl w:val="0"/>
          <w:numId w:val="9"/>
        </w:numPr>
        <w:jc w:val="both"/>
        <w:rPr>
          <w:rFonts w:ascii="Arial" w:hAnsi="Arial" w:cs="Arial"/>
        </w:rPr>
      </w:pPr>
      <w:r w:rsidRPr="00302F0C">
        <w:rPr>
          <w:rFonts w:ascii="Arial" w:hAnsi="Arial" w:cs="Arial"/>
        </w:rPr>
        <w:t>There is no centralized repository to track group policies or BU/project-specific requests; instead, an Excel tracker is manually maintained by the procurement executive or category manager.</w:t>
      </w:r>
    </w:p>
    <w:p w:rsidRPr="00302F0C" w:rsidR="002014A9" w:rsidP="002014A9" w:rsidRDefault="002014A9" w14:paraId="0FE25FF2" w14:textId="77777777">
      <w:pPr>
        <w:pStyle w:val="ListParagraph"/>
        <w:numPr>
          <w:ilvl w:val="0"/>
          <w:numId w:val="9"/>
        </w:numPr>
        <w:jc w:val="both"/>
        <w:rPr>
          <w:rFonts w:ascii="Arial" w:hAnsi="Arial" w:cs="Arial"/>
        </w:rPr>
      </w:pPr>
      <w:r w:rsidRPr="00302F0C">
        <w:rPr>
          <w:rFonts w:ascii="Arial" w:hAnsi="Arial" w:cs="Arial"/>
        </w:rPr>
        <w:t>Communication between requestors and procurement occurs through email, increasing the risk of missed requests.</w:t>
      </w:r>
    </w:p>
    <w:p w:rsidRPr="00302F0C" w:rsidR="002014A9" w:rsidP="002014A9" w:rsidRDefault="002014A9" w14:paraId="7A876EB3" w14:textId="77777777">
      <w:pPr>
        <w:pStyle w:val="ListParagraph"/>
        <w:numPr>
          <w:ilvl w:val="0"/>
          <w:numId w:val="9"/>
        </w:numPr>
        <w:jc w:val="both"/>
        <w:rPr>
          <w:rFonts w:ascii="Arial" w:hAnsi="Arial" w:cs="Arial"/>
        </w:rPr>
      </w:pPr>
      <w:r w:rsidRPr="00302F0C">
        <w:rPr>
          <w:rFonts w:ascii="Arial" w:hAnsi="Arial" w:cs="Arial"/>
        </w:rPr>
        <w:t>Delays happen due to the need for multiple stakeholder signatures or email approvals, with no SLA tracking in place.</w:t>
      </w:r>
    </w:p>
    <w:p w:rsidRPr="00302F0C" w:rsidR="002014A9" w:rsidP="002014A9" w:rsidRDefault="002014A9" w14:paraId="38AEB42D" w14:textId="42EB7D62">
      <w:pPr>
        <w:pStyle w:val="ListParagraph"/>
        <w:numPr>
          <w:ilvl w:val="0"/>
          <w:numId w:val="9"/>
        </w:numPr>
        <w:jc w:val="both"/>
        <w:rPr>
          <w:rFonts w:ascii="Arial" w:hAnsi="Arial" w:cs="Arial"/>
        </w:rPr>
      </w:pPr>
      <w:r w:rsidRPr="00302F0C">
        <w:rPr>
          <w:rFonts w:ascii="Arial" w:hAnsi="Arial" w:cs="Arial"/>
        </w:rPr>
        <w:t>Cost comparisons and vendor details are shared as Excel files or scanned copies via email, lacking a centralized tracking system</w:t>
      </w:r>
      <w:r w:rsidRPr="00302F0C" w:rsidR="00A94871">
        <w:rPr>
          <w:rFonts w:ascii="Arial" w:hAnsi="Arial" w:cs="Arial"/>
        </w:rPr>
        <w:t xml:space="preserve"> nor centralised repository</w:t>
      </w:r>
      <w:r w:rsidRPr="00302F0C">
        <w:rPr>
          <w:rFonts w:ascii="Arial" w:hAnsi="Arial" w:cs="Arial"/>
        </w:rPr>
        <w:t>.</w:t>
      </w:r>
    </w:p>
    <w:p w:rsidRPr="00302F0C" w:rsidR="002014A9" w:rsidP="002014A9" w:rsidRDefault="002014A9" w14:paraId="4C5AD5E4" w14:textId="2142F299">
      <w:pPr>
        <w:pStyle w:val="ListParagraph"/>
        <w:numPr>
          <w:ilvl w:val="0"/>
          <w:numId w:val="9"/>
        </w:numPr>
        <w:jc w:val="both"/>
        <w:rPr>
          <w:rFonts w:ascii="Arial" w:hAnsi="Arial" w:cs="Arial"/>
        </w:rPr>
      </w:pPr>
      <w:r w:rsidRPr="00302F0C">
        <w:rPr>
          <w:rFonts w:ascii="Arial" w:hAnsi="Arial" w:cs="Arial"/>
        </w:rPr>
        <w:t>Stakeholders have limited visibility into incoming requests, and the process heavily depends on one or two key resources managing it end-to-end.</w:t>
      </w:r>
    </w:p>
    <w:p w:rsidRPr="00302F0C" w:rsidR="00D8062E" w:rsidP="00D8062E" w:rsidRDefault="00D8062E" w14:paraId="4AE28E08" w14:textId="438B26C3">
      <w:pPr>
        <w:pStyle w:val="ListParagraph"/>
        <w:numPr>
          <w:ilvl w:val="0"/>
          <w:numId w:val="9"/>
        </w:numPr>
        <w:jc w:val="both"/>
        <w:rPr>
          <w:rFonts w:ascii="Arial" w:hAnsi="Arial" w:cs="Arial"/>
        </w:rPr>
      </w:pPr>
      <w:r w:rsidRPr="00302F0C">
        <w:rPr>
          <w:rFonts w:ascii="Arial" w:hAnsi="Arial" w:cs="Arial"/>
        </w:rPr>
        <w:t xml:space="preserve">the process is majorly manual, with </w:t>
      </w:r>
      <w:r w:rsidRPr="00302F0C" w:rsidR="00377C6E">
        <w:rPr>
          <w:rFonts w:ascii="Arial" w:hAnsi="Arial" w:cs="Arial"/>
        </w:rPr>
        <w:t>requestors</w:t>
      </w:r>
      <w:r w:rsidRPr="00302F0C">
        <w:rPr>
          <w:rFonts w:ascii="Arial" w:hAnsi="Arial" w:cs="Arial"/>
        </w:rPr>
        <w:t xml:space="preserve"> </w:t>
      </w:r>
      <w:r w:rsidRPr="00302F0C" w:rsidR="00442411">
        <w:rPr>
          <w:rFonts w:ascii="Arial" w:hAnsi="Arial" w:cs="Arial"/>
        </w:rPr>
        <w:t>sending mail requests for vendor sourcing based on project or BU level requirements</w:t>
      </w:r>
    </w:p>
    <w:p w:rsidRPr="00302F0C" w:rsidR="00D8062E" w:rsidDel="00E979EB" w:rsidP="00D8062E" w:rsidRDefault="00D8062E" w14:paraId="0B349DB1" w14:textId="1CF6963F">
      <w:pPr>
        <w:jc w:val="both"/>
        <w:rPr>
          <w:del w:author="Akshay Raveendran" w:date="2025-07-22T15:15:00Z" w16du:dateUtc="2025-07-22T11:15:00Z" w:id="3413"/>
          <w:rFonts w:ascii="Arial" w:hAnsi="Arial" w:cs="Arial"/>
        </w:rPr>
      </w:pPr>
      <w:bookmarkStart w:name="_Toc204935529" w:id="3414"/>
      <w:r w:rsidRPr="00302F0C">
        <w:rPr>
          <w:rFonts w:ascii="Arial" w:hAnsi="Arial" w:cs="Arial"/>
        </w:rPr>
        <w:t>2.3.6</w:t>
      </w:r>
      <w:bookmarkEnd w:id="3414"/>
      <w:r w:rsidRPr="00302F0C">
        <w:rPr>
          <w:rFonts w:ascii="Arial" w:hAnsi="Arial" w:cs="Arial"/>
        </w:rPr>
        <w:t xml:space="preserve"> </w:t>
      </w:r>
      <w:del w:author="Akshay Raveendran" w:date="2025-07-22T15:15:00Z" w16du:dateUtc="2025-07-22T11:15:00Z" w:id="3415">
        <w:r w:rsidRPr="00302F0C" w:rsidDel="00E979EB">
          <w:rPr>
            <w:rFonts w:ascii="Arial" w:hAnsi="Arial" w:cs="Arial"/>
          </w:rPr>
          <w:delText>Dropdowns:</w:delText>
        </w:r>
      </w:del>
    </w:p>
    <w:p w:rsidRPr="00302F0C" w:rsidR="00D8062E" w:rsidDel="00E979EB" w:rsidP="00D8062E" w:rsidRDefault="00D8062E" w14:paraId="7C925701" w14:textId="77777777">
      <w:pPr>
        <w:jc w:val="both"/>
        <w:rPr>
          <w:del w:author="Akshay Raveendran" w:date="2025-07-22T15:15:00Z" w16du:dateUtc="2025-07-22T11:15:00Z" w:id="3416"/>
          <w:rFonts w:ascii="Arial" w:hAnsi="Arial" w:cs="Arial"/>
        </w:rPr>
      </w:pPr>
      <w:del w:author="Akshay Raveendran" w:date="2025-07-22T15:15:00Z" w16du:dateUtc="2025-07-22T11:15:00Z" w:id="3417">
        <w:r w:rsidRPr="00302F0C" w:rsidDel="00E979EB">
          <w:rPr>
            <w:rFonts w:ascii="Arial" w:hAnsi="Arial" w:cs="Arial"/>
            <w:b/>
            <w:bCs/>
          </w:rPr>
          <w:delText xml:space="preserve">    Updated Request Status</w:delText>
        </w:r>
      </w:del>
    </w:p>
    <w:p w:rsidRPr="00302F0C" w:rsidR="00D8062E" w:rsidDel="00EA23F0" w:rsidRDefault="00D8062E" w14:paraId="1520BB0D" w14:textId="77777777">
      <w:pPr>
        <w:pStyle w:val="ListParagraph"/>
        <w:numPr>
          <w:ilvl w:val="0"/>
          <w:numId w:val="36"/>
        </w:numPr>
        <w:jc w:val="both"/>
        <w:rPr>
          <w:del w:author="Akshay Raveendran" w:date="2025-07-17T15:30:00Z" w16du:dateUtc="2025-07-17T11:30:00Z" w:id="3418"/>
          <w:rFonts w:ascii="Arial" w:hAnsi="Arial" w:cs="Arial"/>
          <w:rPrChange w:author="Akshay Raveendran" w:date="2025-07-17T15:30:00Z" w16du:dateUtc="2025-07-17T11:30:00Z" w:id="3419">
            <w:rPr>
              <w:del w:author="Akshay Raveendran" w:date="2025-07-17T15:30:00Z" w16du:dateUtc="2025-07-17T11:30:00Z" w:id="3420"/>
            </w:rPr>
          </w:rPrChange>
        </w:rPr>
        <w:pPrChange w:author="Akshay Raveendran" w:date="2025-07-17T15:30:00Z" w16du:dateUtc="2025-07-17T11:30:00Z" w:id="3421">
          <w:pPr>
            <w:pStyle w:val="ListParagraph"/>
            <w:numPr>
              <w:numId w:val="21"/>
            </w:numPr>
            <w:ind w:left="1080" w:hanging="360"/>
            <w:jc w:val="both"/>
          </w:pPr>
        </w:pPrChange>
      </w:pPr>
      <w:del w:author="Akshay Raveendran" w:date="2025-07-17T15:30:00Z" w16du:dateUtc="2025-07-17T11:30:00Z" w:id="3422">
        <w:r w:rsidRPr="00302F0C" w:rsidDel="00EA23F0">
          <w:rPr>
            <w:rFonts w:ascii="Arial" w:hAnsi="Arial" w:cs="Arial"/>
            <w:color w:val="404040" w:themeColor="text1" w:themeTint="BF"/>
            <w:rPrChange w:author="Akshay Raveendran" w:date="2025-07-21T10:20:00Z" w16du:dateUtc="2025-07-21T06:20:00Z" w:id="3423">
              <w:rPr/>
            </w:rPrChange>
          </w:rPr>
          <w:delText>Vendor Sourcing floated</w:delText>
        </w:r>
      </w:del>
    </w:p>
    <w:p w:rsidRPr="00302F0C" w:rsidR="00D8062E" w:rsidDel="00EA23F0" w:rsidRDefault="00D8062E" w14:paraId="23B4949A" w14:textId="77777777">
      <w:pPr>
        <w:pStyle w:val="ListParagraph"/>
        <w:numPr>
          <w:ilvl w:val="0"/>
          <w:numId w:val="36"/>
        </w:numPr>
        <w:jc w:val="both"/>
        <w:rPr>
          <w:del w:author="Akshay Raveendran" w:date="2025-07-17T15:30:00Z" w16du:dateUtc="2025-07-17T11:30:00Z" w:id="3424"/>
          <w:rFonts w:ascii="Arial" w:hAnsi="Arial" w:cs="Arial"/>
          <w:rPrChange w:author="Akshay Raveendran" w:date="2025-07-17T15:30:00Z" w16du:dateUtc="2025-07-17T11:30:00Z" w:id="3425">
            <w:rPr>
              <w:del w:author="Akshay Raveendran" w:date="2025-07-17T15:30:00Z" w16du:dateUtc="2025-07-17T11:30:00Z" w:id="3426"/>
            </w:rPr>
          </w:rPrChange>
        </w:rPr>
        <w:pPrChange w:author="Akshay Raveendran" w:date="2025-07-17T15:30:00Z" w16du:dateUtc="2025-07-17T11:30:00Z" w:id="3427">
          <w:pPr>
            <w:pStyle w:val="ListParagraph"/>
            <w:numPr>
              <w:numId w:val="21"/>
            </w:numPr>
            <w:ind w:left="1080" w:hanging="360"/>
            <w:jc w:val="both"/>
          </w:pPr>
        </w:pPrChange>
      </w:pPr>
      <w:del w:author="Akshay Raveendran" w:date="2025-07-17T15:30:00Z" w16du:dateUtc="2025-07-17T11:30:00Z" w:id="3428">
        <w:r w:rsidRPr="00302F0C" w:rsidDel="00EA23F0">
          <w:rPr>
            <w:rFonts w:ascii="Arial" w:hAnsi="Arial" w:cs="Arial"/>
            <w:color w:val="404040" w:themeColor="text1" w:themeTint="BF"/>
            <w:rPrChange w:author="Akshay Raveendran" w:date="2025-07-21T10:20:00Z" w16du:dateUtc="2025-07-21T06:20:00Z" w:id="3429">
              <w:rPr/>
            </w:rPrChange>
          </w:rPr>
          <w:delText>Initial Bids Received</w:delText>
        </w:r>
      </w:del>
    </w:p>
    <w:p w:rsidRPr="00302F0C" w:rsidR="00D8062E" w:rsidDel="00EA23F0" w:rsidRDefault="00D8062E" w14:paraId="61B5983B" w14:textId="77777777">
      <w:pPr>
        <w:pStyle w:val="ListParagraph"/>
        <w:numPr>
          <w:ilvl w:val="0"/>
          <w:numId w:val="36"/>
        </w:numPr>
        <w:jc w:val="both"/>
        <w:rPr>
          <w:del w:author="Akshay Raveendran" w:date="2025-07-17T15:30:00Z" w16du:dateUtc="2025-07-17T11:30:00Z" w:id="3430"/>
          <w:rFonts w:ascii="Arial" w:hAnsi="Arial" w:cs="Arial"/>
          <w:rPrChange w:author="Akshay Raveendran" w:date="2025-07-17T15:30:00Z" w16du:dateUtc="2025-07-17T11:30:00Z" w:id="3431">
            <w:rPr>
              <w:del w:author="Akshay Raveendran" w:date="2025-07-17T15:30:00Z" w16du:dateUtc="2025-07-17T11:30:00Z" w:id="3432"/>
            </w:rPr>
          </w:rPrChange>
        </w:rPr>
        <w:pPrChange w:author="Akshay Raveendran" w:date="2025-07-17T15:30:00Z" w16du:dateUtc="2025-07-17T11:30:00Z" w:id="3433">
          <w:pPr>
            <w:pStyle w:val="ListParagraph"/>
            <w:numPr>
              <w:numId w:val="21"/>
            </w:numPr>
            <w:ind w:left="1080" w:hanging="360"/>
            <w:jc w:val="both"/>
          </w:pPr>
        </w:pPrChange>
      </w:pPr>
      <w:del w:author="Akshay Raveendran" w:date="2025-07-17T15:30:00Z" w16du:dateUtc="2025-07-17T11:30:00Z" w:id="3434">
        <w:r w:rsidRPr="00302F0C" w:rsidDel="00EA23F0">
          <w:rPr>
            <w:rFonts w:ascii="Arial" w:hAnsi="Arial" w:cs="Arial"/>
            <w:color w:val="404040" w:themeColor="text1" w:themeTint="BF"/>
            <w:rPrChange w:author="Akshay Raveendran" w:date="2025-07-21T10:20:00Z" w16du:dateUtc="2025-07-21T06:20:00Z" w:id="3435">
              <w:rPr/>
            </w:rPrChange>
          </w:rPr>
          <w:delText>Quote finalization</w:delText>
        </w:r>
      </w:del>
    </w:p>
    <w:p w:rsidRPr="00302F0C" w:rsidR="00D8062E" w:rsidDel="00EA23F0" w:rsidRDefault="00D8062E" w14:paraId="0E9E09CB" w14:textId="77777777">
      <w:pPr>
        <w:pStyle w:val="ListParagraph"/>
        <w:numPr>
          <w:ilvl w:val="0"/>
          <w:numId w:val="36"/>
        </w:numPr>
        <w:jc w:val="both"/>
        <w:rPr>
          <w:del w:author="Akshay Raveendran" w:date="2025-07-17T15:30:00Z" w16du:dateUtc="2025-07-17T11:30:00Z" w:id="3436"/>
          <w:rFonts w:ascii="Arial" w:hAnsi="Arial" w:cs="Arial"/>
          <w:rPrChange w:author="Akshay Raveendran" w:date="2025-07-17T15:30:00Z" w16du:dateUtc="2025-07-17T11:30:00Z" w:id="3437">
            <w:rPr>
              <w:del w:author="Akshay Raveendran" w:date="2025-07-17T15:30:00Z" w16du:dateUtc="2025-07-17T11:30:00Z" w:id="3438"/>
            </w:rPr>
          </w:rPrChange>
        </w:rPr>
        <w:pPrChange w:author="Akshay Raveendran" w:date="2025-07-17T15:30:00Z" w16du:dateUtc="2025-07-17T11:30:00Z" w:id="3439">
          <w:pPr>
            <w:pStyle w:val="ListParagraph"/>
            <w:numPr>
              <w:numId w:val="21"/>
            </w:numPr>
            <w:ind w:left="1080" w:hanging="360"/>
            <w:jc w:val="both"/>
          </w:pPr>
        </w:pPrChange>
      </w:pPr>
      <w:del w:author="Akshay Raveendran" w:date="2025-07-17T15:30:00Z" w16du:dateUtc="2025-07-17T11:30:00Z" w:id="3440">
        <w:r w:rsidRPr="00302F0C" w:rsidDel="00EA23F0">
          <w:rPr>
            <w:rFonts w:ascii="Arial" w:hAnsi="Arial" w:cs="Arial"/>
            <w:color w:val="404040" w:themeColor="text1" w:themeTint="BF"/>
            <w:rPrChange w:author="Akshay Raveendran" w:date="2025-07-21T10:20:00Z" w16du:dateUtc="2025-07-21T06:20:00Z" w:id="3441">
              <w:rPr/>
            </w:rPrChange>
          </w:rPr>
          <w:delText>Completed</w:delText>
        </w:r>
      </w:del>
    </w:p>
    <w:p w:rsidRPr="00302F0C" w:rsidR="00D8062E" w:rsidP="00D8062E" w:rsidRDefault="00D8062E" w14:paraId="5FEA7BF9" w14:textId="77777777">
      <w:pPr>
        <w:pStyle w:val="Heading3"/>
        <w:rPr>
          <w:rFonts w:ascii="Arial" w:hAnsi="Arial" w:cs="Arial"/>
        </w:rPr>
      </w:pPr>
      <w:bookmarkStart w:name="_Toc204935530" w:id="3442"/>
      <w:r w:rsidRPr="00302F0C">
        <w:rPr>
          <w:rFonts w:ascii="Arial" w:hAnsi="Arial" w:cs="Arial"/>
        </w:rPr>
        <w:t>Benefits</w:t>
      </w:r>
      <w:bookmarkEnd w:id="3442"/>
    </w:p>
    <w:p w:rsidRPr="00302F0C" w:rsidR="00BC4790" w:rsidP="00D8062E" w:rsidRDefault="00BC4790" w14:paraId="281617F4" w14:textId="77777777">
      <w:pPr>
        <w:pStyle w:val="ListParagraph"/>
        <w:numPr>
          <w:ilvl w:val="0"/>
          <w:numId w:val="9"/>
        </w:numPr>
        <w:jc w:val="both"/>
        <w:rPr>
          <w:rFonts w:ascii="Arial" w:hAnsi="Arial" w:cs="Arial"/>
        </w:rPr>
      </w:pPr>
      <w:r w:rsidRPr="00302F0C">
        <w:rPr>
          <w:rFonts w:ascii="Arial" w:hAnsi="Arial" w:cs="Arial"/>
        </w:rPr>
        <w:t>A potential 16–18% reduction in time spent is expected (excluding CLM implementation for renewal notifications) by eliminating initial and intermediate email communications with BUs for data collection, approvals, and consolidation.</w:t>
      </w:r>
    </w:p>
    <w:p w:rsidRPr="00302F0C" w:rsidR="00BC4790" w:rsidP="00BC4790" w:rsidRDefault="00BC4790" w14:paraId="4BD54A4A" w14:textId="77777777">
      <w:pPr>
        <w:pStyle w:val="ListParagraph"/>
        <w:numPr>
          <w:ilvl w:val="0"/>
          <w:numId w:val="9"/>
        </w:numPr>
        <w:jc w:val="both"/>
        <w:rPr>
          <w:rFonts w:ascii="Arial" w:hAnsi="Arial" w:cs="Arial"/>
        </w:rPr>
      </w:pPr>
      <w:r w:rsidRPr="00302F0C">
        <w:rPr>
          <w:rFonts w:ascii="Arial" w:hAnsi="Arial" w:cs="Arial"/>
        </w:rPr>
        <w:t>Standardization of the process across all involved BUs after centralization.</w:t>
      </w:r>
    </w:p>
    <w:p w:rsidRPr="00302F0C" w:rsidR="00BC4790" w:rsidP="00BC4790" w:rsidRDefault="00BC4790" w14:paraId="508FD3C5" w14:textId="77777777">
      <w:pPr>
        <w:pStyle w:val="ListParagraph"/>
        <w:numPr>
          <w:ilvl w:val="0"/>
          <w:numId w:val="9"/>
        </w:numPr>
        <w:jc w:val="both"/>
        <w:rPr>
          <w:rFonts w:ascii="Arial" w:hAnsi="Arial" w:cs="Arial"/>
        </w:rPr>
      </w:pPr>
      <w:r w:rsidRPr="00302F0C">
        <w:rPr>
          <w:rFonts w:ascii="Arial" w:hAnsi="Arial" w:cs="Arial"/>
        </w:rPr>
        <w:t>Improved visibility for all stakeholders throughout the process.</w:t>
      </w:r>
    </w:p>
    <w:p w:rsidRPr="00302F0C" w:rsidR="00BC4790" w:rsidP="00BC4790" w:rsidRDefault="00BC4790" w14:paraId="38BC1312" w14:textId="77777777">
      <w:pPr>
        <w:pStyle w:val="ListParagraph"/>
        <w:numPr>
          <w:ilvl w:val="0"/>
          <w:numId w:val="9"/>
        </w:numPr>
        <w:jc w:val="both"/>
        <w:rPr>
          <w:rFonts w:ascii="Arial" w:hAnsi="Arial" w:cs="Arial"/>
        </w:rPr>
      </w:pPr>
      <w:r w:rsidRPr="00302F0C">
        <w:rPr>
          <w:rFonts w:ascii="Arial" w:hAnsi="Arial" w:cs="Arial"/>
        </w:rPr>
        <w:t>Centralized tracking of requests with a dashboard showing request types and SLA breaches.</w:t>
      </w:r>
    </w:p>
    <w:p w:rsidRPr="00302F0C" w:rsidR="00BC4790" w:rsidP="00BC4790" w:rsidRDefault="00BC4790" w14:paraId="22345F99" w14:textId="77777777">
      <w:pPr>
        <w:pStyle w:val="ListParagraph"/>
        <w:numPr>
          <w:ilvl w:val="0"/>
          <w:numId w:val="9"/>
        </w:numPr>
        <w:jc w:val="both"/>
        <w:rPr>
          <w:rFonts w:ascii="Arial" w:hAnsi="Arial" w:cs="Arial"/>
        </w:rPr>
      </w:pPr>
      <w:r w:rsidRPr="00302F0C">
        <w:rPr>
          <w:rFonts w:ascii="Arial" w:hAnsi="Arial" w:cs="Arial"/>
        </w:rPr>
        <w:t>Automated cost comparison creation and redirection to e-auction or exceptional approval forms, keeping subprocesses within the main workflow.</w:t>
      </w:r>
    </w:p>
    <w:p w:rsidRPr="00302F0C" w:rsidR="00BC4790" w:rsidP="00BC4790" w:rsidRDefault="00BC4790" w14:paraId="4E44440D" w14:textId="77777777">
      <w:pPr>
        <w:pStyle w:val="ListParagraph"/>
        <w:numPr>
          <w:ilvl w:val="0"/>
          <w:numId w:val="9"/>
        </w:numPr>
        <w:jc w:val="both"/>
        <w:rPr>
          <w:rFonts w:ascii="Arial" w:hAnsi="Arial" w:cs="Arial"/>
        </w:rPr>
      </w:pPr>
      <w:r w:rsidRPr="00302F0C">
        <w:rPr>
          <w:rFonts w:ascii="Arial" w:hAnsi="Arial" w:cs="Arial"/>
        </w:rPr>
        <w:t>Automated notifications to users and requestors about request status.</w:t>
      </w:r>
    </w:p>
    <w:p w:rsidRPr="00302F0C" w:rsidR="00BC4790" w:rsidP="00BC4790" w:rsidRDefault="00BC4790" w14:paraId="3EA40516" w14:textId="2BF38DE7">
      <w:pPr>
        <w:pStyle w:val="ListParagraph"/>
        <w:numPr>
          <w:ilvl w:val="0"/>
          <w:numId w:val="9"/>
        </w:numPr>
        <w:jc w:val="both"/>
        <w:rPr>
          <w:rFonts w:ascii="Arial" w:hAnsi="Arial" w:cs="Arial"/>
        </w:rPr>
      </w:pPr>
      <w:r w:rsidRPr="00302F0C">
        <w:rPr>
          <w:rFonts w:ascii="Arial" w:hAnsi="Arial" w:cs="Arial"/>
        </w:rPr>
        <w:t>SLA tracking to reduce delays and identify bottlenecks and improvement areas.</w:t>
      </w:r>
    </w:p>
    <w:p w:rsidRPr="00302F0C" w:rsidR="00A66463" w:rsidDel="00E979EB" w:rsidP="00A66463" w:rsidRDefault="00A66463" w14:paraId="1995B750" w14:textId="7F803069">
      <w:pPr>
        <w:jc w:val="both"/>
        <w:rPr>
          <w:del w:author="Akshay Raveendran" w:date="2025-07-22T15:15:00Z" w16du:dateUtc="2025-07-22T11:15:00Z" w:id="3443"/>
          <w:rFonts w:ascii="Arial" w:hAnsi="Arial" w:cs="Arial"/>
        </w:rPr>
      </w:pPr>
      <w:bookmarkStart w:name="_Toc204935531" w:id="3444"/>
      <w:r w:rsidRPr="00302F0C">
        <w:rPr>
          <w:rFonts w:ascii="Arial" w:hAnsi="Arial" w:cs="Arial"/>
        </w:rPr>
        <w:t>2.3.7</w:t>
      </w:r>
      <w:bookmarkEnd w:id="3444"/>
      <w:r w:rsidRPr="00302F0C">
        <w:rPr>
          <w:rFonts w:ascii="Arial" w:hAnsi="Arial" w:cs="Arial"/>
        </w:rPr>
        <w:t xml:space="preserve"> </w:t>
      </w:r>
      <w:del w:author="Akshay Raveendran" w:date="2025-07-22T15:15:00Z" w16du:dateUtc="2025-07-22T11:15:00Z" w:id="3445">
        <w:r w:rsidRPr="00302F0C" w:rsidDel="00E979EB">
          <w:rPr>
            <w:rFonts w:ascii="Arial" w:hAnsi="Arial" w:cs="Arial"/>
          </w:rPr>
          <w:delText>Dropdowns:</w:delText>
        </w:r>
      </w:del>
    </w:p>
    <w:p w:rsidRPr="00302F0C" w:rsidR="00A66463" w:rsidDel="00E979EB" w:rsidP="00A66463" w:rsidRDefault="00A66463" w14:paraId="1FA63F19" w14:textId="77777777">
      <w:pPr>
        <w:jc w:val="both"/>
        <w:rPr>
          <w:del w:author="Akshay Raveendran" w:date="2025-07-22T15:15:00Z" w16du:dateUtc="2025-07-22T11:15:00Z" w:id="3446"/>
          <w:rFonts w:ascii="Arial" w:hAnsi="Arial" w:cs="Arial"/>
        </w:rPr>
      </w:pPr>
      <w:del w:author="Akshay Raveendran" w:date="2025-07-22T15:15:00Z" w16du:dateUtc="2025-07-22T11:15:00Z" w:id="3447">
        <w:r w:rsidRPr="00302F0C" w:rsidDel="00E979EB">
          <w:rPr>
            <w:rFonts w:ascii="Arial" w:hAnsi="Arial" w:cs="Arial"/>
            <w:b/>
            <w:bCs/>
          </w:rPr>
          <w:delText xml:space="preserve">    Updated Request Status</w:delText>
        </w:r>
      </w:del>
    </w:p>
    <w:p w:rsidRPr="00302F0C" w:rsidR="00A66463" w:rsidDel="00EA23F0" w:rsidRDefault="00A66463" w14:paraId="47CF5D0D" w14:textId="77777777">
      <w:pPr>
        <w:pStyle w:val="ListParagraph"/>
        <w:numPr>
          <w:ilvl w:val="0"/>
          <w:numId w:val="36"/>
        </w:numPr>
        <w:jc w:val="both"/>
        <w:rPr>
          <w:del w:author="Akshay Raveendran" w:date="2025-07-17T15:30:00Z" w16du:dateUtc="2025-07-17T11:30:00Z" w:id="3448"/>
          <w:rFonts w:ascii="Arial" w:hAnsi="Arial" w:cs="Arial"/>
          <w:rPrChange w:author="Akshay Raveendran" w:date="2025-07-17T15:30:00Z" w16du:dateUtc="2025-07-17T11:30:00Z" w:id="3449">
            <w:rPr>
              <w:del w:author="Akshay Raveendran" w:date="2025-07-17T15:30:00Z" w16du:dateUtc="2025-07-17T11:30:00Z" w:id="3450"/>
            </w:rPr>
          </w:rPrChange>
        </w:rPr>
        <w:pPrChange w:author="Akshay Raveendran" w:date="2025-07-17T15:30:00Z" w16du:dateUtc="2025-07-17T11:30:00Z" w:id="3451">
          <w:pPr>
            <w:pStyle w:val="ListParagraph"/>
            <w:numPr>
              <w:numId w:val="21"/>
            </w:numPr>
            <w:ind w:left="1080" w:hanging="360"/>
            <w:jc w:val="both"/>
          </w:pPr>
        </w:pPrChange>
      </w:pPr>
      <w:del w:author="Akshay Raveendran" w:date="2025-07-17T15:30:00Z" w16du:dateUtc="2025-07-17T11:30:00Z" w:id="3452">
        <w:r w:rsidRPr="00302F0C" w:rsidDel="00EA23F0">
          <w:rPr>
            <w:rFonts w:ascii="Arial" w:hAnsi="Arial" w:cs="Arial"/>
            <w:color w:val="404040" w:themeColor="text1" w:themeTint="BF"/>
            <w:rPrChange w:author="Akshay Raveendran" w:date="2025-07-21T10:20:00Z" w16du:dateUtc="2025-07-21T06:20:00Z" w:id="3453">
              <w:rPr/>
            </w:rPrChange>
          </w:rPr>
          <w:delText>Vendor Sourcing floated</w:delText>
        </w:r>
      </w:del>
    </w:p>
    <w:p w:rsidRPr="00302F0C" w:rsidR="00A66463" w:rsidDel="00EA23F0" w:rsidRDefault="00A66463" w14:paraId="793193AF" w14:textId="77777777">
      <w:pPr>
        <w:pStyle w:val="ListParagraph"/>
        <w:numPr>
          <w:ilvl w:val="0"/>
          <w:numId w:val="36"/>
        </w:numPr>
        <w:jc w:val="both"/>
        <w:rPr>
          <w:del w:author="Akshay Raveendran" w:date="2025-07-17T15:30:00Z" w16du:dateUtc="2025-07-17T11:30:00Z" w:id="3454"/>
          <w:rFonts w:ascii="Arial" w:hAnsi="Arial" w:cs="Arial"/>
          <w:rPrChange w:author="Akshay Raveendran" w:date="2025-07-17T15:30:00Z" w16du:dateUtc="2025-07-17T11:30:00Z" w:id="3455">
            <w:rPr>
              <w:del w:author="Akshay Raveendran" w:date="2025-07-17T15:30:00Z" w16du:dateUtc="2025-07-17T11:30:00Z" w:id="3456"/>
            </w:rPr>
          </w:rPrChange>
        </w:rPr>
        <w:pPrChange w:author="Akshay Raveendran" w:date="2025-07-17T15:30:00Z" w16du:dateUtc="2025-07-17T11:30:00Z" w:id="3457">
          <w:pPr>
            <w:pStyle w:val="ListParagraph"/>
            <w:numPr>
              <w:numId w:val="21"/>
            </w:numPr>
            <w:ind w:left="1080" w:hanging="360"/>
            <w:jc w:val="both"/>
          </w:pPr>
        </w:pPrChange>
      </w:pPr>
      <w:del w:author="Akshay Raveendran" w:date="2025-07-17T15:30:00Z" w16du:dateUtc="2025-07-17T11:30:00Z" w:id="3458">
        <w:r w:rsidRPr="00302F0C" w:rsidDel="00EA23F0">
          <w:rPr>
            <w:rFonts w:ascii="Arial" w:hAnsi="Arial" w:cs="Arial"/>
            <w:color w:val="404040" w:themeColor="text1" w:themeTint="BF"/>
            <w:rPrChange w:author="Akshay Raveendran" w:date="2025-07-21T10:20:00Z" w16du:dateUtc="2025-07-21T06:20:00Z" w:id="3459">
              <w:rPr/>
            </w:rPrChange>
          </w:rPr>
          <w:delText>Initial Bids Received</w:delText>
        </w:r>
      </w:del>
    </w:p>
    <w:p w:rsidRPr="00302F0C" w:rsidR="00A66463" w:rsidDel="00EA23F0" w:rsidRDefault="00A66463" w14:paraId="7DFBAA37" w14:textId="77777777">
      <w:pPr>
        <w:pStyle w:val="ListParagraph"/>
        <w:numPr>
          <w:ilvl w:val="0"/>
          <w:numId w:val="36"/>
        </w:numPr>
        <w:jc w:val="both"/>
        <w:rPr>
          <w:del w:author="Akshay Raveendran" w:date="2025-07-17T15:30:00Z" w16du:dateUtc="2025-07-17T11:30:00Z" w:id="3460"/>
          <w:rFonts w:ascii="Arial" w:hAnsi="Arial" w:cs="Arial"/>
          <w:rPrChange w:author="Akshay Raveendran" w:date="2025-07-17T15:30:00Z" w16du:dateUtc="2025-07-17T11:30:00Z" w:id="3461">
            <w:rPr>
              <w:del w:author="Akshay Raveendran" w:date="2025-07-17T15:30:00Z" w16du:dateUtc="2025-07-17T11:30:00Z" w:id="3462"/>
            </w:rPr>
          </w:rPrChange>
        </w:rPr>
        <w:pPrChange w:author="Akshay Raveendran" w:date="2025-07-17T15:30:00Z" w16du:dateUtc="2025-07-17T11:30:00Z" w:id="3463">
          <w:pPr>
            <w:pStyle w:val="ListParagraph"/>
            <w:numPr>
              <w:numId w:val="21"/>
            </w:numPr>
            <w:ind w:left="1080" w:hanging="360"/>
            <w:jc w:val="both"/>
          </w:pPr>
        </w:pPrChange>
      </w:pPr>
      <w:del w:author="Akshay Raveendran" w:date="2025-07-17T15:30:00Z" w16du:dateUtc="2025-07-17T11:30:00Z" w:id="3464">
        <w:r w:rsidRPr="00302F0C" w:rsidDel="00EA23F0">
          <w:rPr>
            <w:rFonts w:ascii="Arial" w:hAnsi="Arial" w:cs="Arial"/>
            <w:color w:val="404040" w:themeColor="text1" w:themeTint="BF"/>
            <w:rPrChange w:author="Akshay Raveendran" w:date="2025-07-21T10:20:00Z" w16du:dateUtc="2025-07-21T06:20:00Z" w:id="3465">
              <w:rPr/>
            </w:rPrChange>
          </w:rPr>
          <w:delText>Quote finalization</w:delText>
        </w:r>
      </w:del>
    </w:p>
    <w:p w:rsidRPr="00302F0C" w:rsidR="00A66463" w:rsidDel="00EA23F0" w:rsidRDefault="00A66463" w14:paraId="3ABDF3BF" w14:textId="77777777">
      <w:pPr>
        <w:pStyle w:val="ListParagraph"/>
        <w:numPr>
          <w:ilvl w:val="0"/>
          <w:numId w:val="36"/>
        </w:numPr>
        <w:jc w:val="both"/>
        <w:rPr>
          <w:del w:author="Akshay Raveendran" w:date="2025-07-17T15:30:00Z" w16du:dateUtc="2025-07-17T11:30:00Z" w:id="3466"/>
          <w:rFonts w:ascii="Arial" w:hAnsi="Arial" w:cs="Arial"/>
          <w:rPrChange w:author="Akshay Raveendran" w:date="2025-07-17T15:30:00Z" w16du:dateUtc="2025-07-17T11:30:00Z" w:id="3467">
            <w:rPr>
              <w:del w:author="Akshay Raveendran" w:date="2025-07-17T15:30:00Z" w16du:dateUtc="2025-07-17T11:30:00Z" w:id="3468"/>
            </w:rPr>
          </w:rPrChange>
        </w:rPr>
        <w:pPrChange w:author="Akshay Raveendran" w:date="2025-07-17T15:30:00Z" w16du:dateUtc="2025-07-17T11:30:00Z" w:id="3469">
          <w:pPr>
            <w:pStyle w:val="ListParagraph"/>
            <w:numPr>
              <w:numId w:val="21"/>
            </w:numPr>
            <w:ind w:left="1080" w:hanging="360"/>
            <w:jc w:val="both"/>
          </w:pPr>
        </w:pPrChange>
      </w:pPr>
      <w:del w:author="Akshay Raveendran" w:date="2025-07-17T15:30:00Z" w16du:dateUtc="2025-07-17T11:30:00Z" w:id="3470">
        <w:r w:rsidRPr="00302F0C" w:rsidDel="00EA23F0">
          <w:rPr>
            <w:rFonts w:ascii="Arial" w:hAnsi="Arial" w:cs="Arial"/>
            <w:color w:val="404040" w:themeColor="text1" w:themeTint="BF"/>
            <w:rPrChange w:author="Akshay Raveendran" w:date="2025-07-21T10:20:00Z" w16du:dateUtc="2025-07-21T06:20:00Z" w:id="3471">
              <w:rPr/>
            </w:rPrChange>
          </w:rPr>
          <w:delText>Completed</w:delText>
        </w:r>
      </w:del>
    </w:p>
    <w:p w:rsidRPr="00302F0C" w:rsidR="00273DE0" w:rsidP="0043634B" w:rsidRDefault="00D37184" w14:paraId="24E2A3E5" w14:textId="1BE131DA">
      <w:pPr>
        <w:pStyle w:val="Heading3"/>
        <w:rPr>
          <w:rFonts w:ascii="Arial" w:hAnsi="Arial" w:cs="Arial"/>
        </w:rPr>
      </w:pPr>
      <w:bookmarkStart w:name="_Toc204935532" w:id="3472"/>
      <w:r w:rsidRPr="00302F0C">
        <w:rPr>
          <w:rFonts w:ascii="Arial" w:hAnsi="Arial" w:cs="Arial"/>
        </w:rPr>
        <w:t>Automation opportunities</w:t>
      </w:r>
      <w:bookmarkEnd w:id="3472"/>
    </w:p>
    <w:p w:rsidRPr="00302F0C" w:rsidR="001F430D" w:rsidP="001F430D" w:rsidRDefault="001F430D" w14:paraId="3FBD0699" w14:textId="77777777">
      <w:pPr>
        <w:pStyle w:val="ListParagraph"/>
        <w:numPr>
          <w:ilvl w:val="0"/>
          <w:numId w:val="62"/>
        </w:numPr>
        <w:rPr>
          <w:rFonts w:ascii="Arial" w:hAnsi="Arial" w:cs="Arial"/>
        </w:rPr>
      </w:pPr>
      <w:r w:rsidRPr="00302F0C">
        <w:rPr>
          <w:rFonts w:ascii="Arial" w:hAnsi="Arial" w:cs="Arial"/>
        </w:rPr>
        <w:t>Building system capabilities to capture vendor bids beyond quotes submitted when e-auctions are not conducted.</w:t>
      </w:r>
    </w:p>
    <w:p w:rsidRPr="00302F0C" w:rsidR="001F430D" w:rsidP="001F430D" w:rsidRDefault="001F430D" w14:paraId="51B2F5F2" w14:textId="77777777">
      <w:pPr>
        <w:pStyle w:val="ListParagraph"/>
        <w:numPr>
          <w:ilvl w:val="0"/>
          <w:numId w:val="62"/>
        </w:numPr>
        <w:rPr>
          <w:rFonts w:ascii="Arial" w:hAnsi="Arial" w:cs="Arial"/>
        </w:rPr>
      </w:pPr>
      <w:r w:rsidRPr="00302F0C">
        <w:rPr>
          <w:rFonts w:ascii="Arial" w:hAnsi="Arial" w:cs="Arial"/>
        </w:rPr>
        <w:t>Automating cost comparison creation within forms directly from attached quotations.</w:t>
      </w:r>
    </w:p>
    <w:p w:rsidRPr="00302F0C" w:rsidR="001F430D" w:rsidP="001F430D" w:rsidRDefault="001F430D" w14:paraId="59922100" w14:textId="77777777">
      <w:pPr>
        <w:pStyle w:val="ListParagraph"/>
        <w:numPr>
          <w:ilvl w:val="0"/>
          <w:numId w:val="62"/>
        </w:numPr>
        <w:rPr>
          <w:rFonts w:ascii="Arial" w:hAnsi="Arial" w:cs="Arial"/>
        </w:rPr>
      </w:pPr>
      <w:r w:rsidRPr="00302F0C">
        <w:rPr>
          <w:rFonts w:ascii="Arial" w:hAnsi="Arial" w:cs="Arial"/>
        </w:rPr>
        <w:t>Implementing smart form linking to pre-fill interconnected forms like e-auction and exception approval, reducing manual input.</w:t>
      </w:r>
    </w:p>
    <w:p w:rsidRPr="00302F0C" w:rsidR="001F430D" w:rsidP="001F430D" w:rsidRDefault="001F430D" w14:paraId="5608DFE8" w14:textId="77777777">
      <w:pPr>
        <w:pStyle w:val="ListParagraph"/>
        <w:numPr>
          <w:ilvl w:val="0"/>
          <w:numId w:val="62"/>
        </w:numPr>
        <w:rPr>
          <w:rFonts w:ascii="Arial" w:hAnsi="Arial" w:cs="Arial"/>
        </w:rPr>
      </w:pPr>
      <w:r w:rsidRPr="00302F0C">
        <w:rPr>
          <w:rFonts w:ascii="Arial" w:hAnsi="Arial" w:cs="Arial"/>
        </w:rPr>
        <w:t>Syncing submitted amount and vendor details to dashboard metrics automatically.</w:t>
      </w:r>
    </w:p>
    <w:p w:rsidRPr="00302F0C" w:rsidR="001F430D" w:rsidP="001F430D" w:rsidRDefault="001F430D" w14:paraId="2D829821" w14:textId="77777777">
      <w:pPr>
        <w:pStyle w:val="ListParagraph"/>
        <w:numPr>
          <w:ilvl w:val="0"/>
          <w:numId w:val="62"/>
        </w:numPr>
        <w:rPr>
          <w:rFonts w:ascii="Arial" w:hAnsi="Arial" w:cs="Arial"/>
        </w:rPr>
      </w:pPr>
      <w:r w:rsidRPr="00302F0C">
        <w:rPr>
          <w:rFonts w:ascii="Arial" w:hAnsi="Arial" w:cs="Arial"/>
        </w:rPr>
        <w:t>Developing a backend analytics module for periodic insights and exception reporting.</w:t>
      </w:r>
    </w:p>
    <w:p w:rsidRPr="00302F0C" w:rsidR="001F430D" w:rsidP="001F430D" w:rsidRDefault="001F430D" w14:paraId="2F58D0C3" w14:textId="06130375">
      <w:pPr>
        <w:pStyle w:val="ListParagraph"/>
        <w:numPr>
          <w:ilvl w:val="0"/>
          <w:numId w:val="62"/>
        </w:numPr>
        <w:rPr>
          <w:rFonts w:ascii="Arial" w:hAnsi="Arial" w:cs="Arial"/>
        </w:rPr>
      </w:pPr>
      <w:r w:rsidRPr="00302F0C">
        <w:rPr>
          <w:rFonts w:ascii="Arial" w:hAnsi="Arial" w:cs="Arial"/>
        </w:rPr>
        <w:t>Creating a centralized folder system to store main form-linked documents for future reference.</w:t>
      </w:r>
    </w:p>
    <w:p w:rsidRPr="00302F0C" w:rsidR="00A66463" w:rsidP="00A66463" w:rsidRDefault="00A66463" w14:paraId="36CBEEC8" w14:textId="77777777">
      <w:pPr>
        <w:jc w:val="both"/>
        <w:rPr>
          <w:rFonts w:ascii="Arial" w:hAnsi="Arial" w:cs="Arial"/>
        </w:rPr>
      </w:pPr>
    </w:p>
    <w:p w:rsidRPr="00302F0C" w:rsidR="001F430D" w:rsidP="00A66463" w:rsidRDefault="001F430D" w14:paraId="3AA06516" w14:textId="77777777">
      <w:pPr>
        <w:jc w:val="both"/>
        <w:rPr>
          <w:rFonts w:ascii="Arial" w:hAnsi="Arial" w:cs="Arial"/>
        </w:rPr>
      </w:pPr>
    </w:p>
    <w:p w:rsidRPr="00302F0C" w:rsidR="001F430D" w:rsidP="00A66463" w:rsidRDefault="001F430D" w14:paraId="22844100" w14:textId="77777777">
      <w:pPr>
        <w:jc w:val="both"/>
        <w:rPr>
          <w:rFonts w:ascii="Arial" w:hAnsi="Arial" w:cs="Arial"/>
        </w:rPr>
      </w:pPr>
    </w:p>
    <w:p w:rsidRPr="00302F0C" w:rsidR="001F430D" w:rsidP="00A66463" w:rsidRDefault="001F430D" w14:paraId="3A87F4D0" w14:textId="77777777">
      <w:pPr>
        <w:jc w:val="both"/>
        <w:rPr>
          <w:ins w:author="Akshay Raveendran" w:date="2025-07-21T14:02:00Z" w16du:dateUtc="2025-07-21T10:02:00Z" w:id="3473"/>
          <w:rFonts w:ascii="Arial" w:hAnsi="Arial" w:cs="Arial"/>
          <w:rPrChange w:author="Akshay Raveendran" w:date="2025-07-21T14:30:00Z" w16du:dateUtc="2025-07-21T10:30:00Z" w:id="3474">
            <w:rPr>
              <w:ins w:author="Akshay Raveendran" w:date="2025-07-21T14:02:00Z" w16du:dateUtc="2025-07-21T10:02:00Z" w:id="3475"/>
            </w:rPr>
          </w:rPrChange>
        </w:rPr>
      </w:pPr>
    </w:p>
    <w:p w:rsidRPr="00302F0C" w:rsidR="00AF6279" w:rsidDel="00CE04D9" w:rsidP="00FF257C" w:rsidRDefault="00825D24" w14:paraId="709034DC" w14:textId="3B31A0D0">
      <w:pPr>
        <w:rPr>
          <w:del w:author="Akshay Raveendran" w:date="2025-07-21T14:11:00Z" w16du:dateUtc="2025-07-21T10:11:00Z" w:id="3476"/>
          <w:rFonts w:ascii="Arial" w:hAnsi="Arial" w:cs="Arial"/>
        </w:rPr>
      </w:pPr>
      <w:bookmarkStart w:name="_Toc204935533" w:id="3477"/>
      <w:r w:rsidRPr="00302F0C">
        <w:rPr>
          <w:rFonts w:ascii="Arial" w:hAnsi="Arial" w:cs="Arial"/>
        </w:rPr>
        <w:t>2</w:t>
      </w:r>
      <w:r w:rsidRPr="00302F0C" w:rsidR="007254E4">
        <w:rPr>
          <w:rFonts w:ascii="Arial" w:hAnsi="Arial" w:cs="Arial"/>
        </w:rPr>
        <w:t>.</w:t>
      </w:r>
      <w:r w:rsidRPr="00302F0C" w:rsidR="00B524A8">
        <w:rPr>
          <w:rFonts w:ascii="Arial" w:hAnsi="Arial" w:cs="Arial"/>
        </w:rPr>
        <w:t>4</w:t>
      </w:r>
      <w:bookmarkEnd w:id="3477"/>
      <w:r w:rsidRPr="00302F0C" w:rsidR="00B524A8">
        <w:rPr>
          <w:rFonts w:ascii="Arial" w:hAnsi="Arial" w:cs="Arial"/>
        </w:rPr>
        <w:t xml:space="preserve"> </w:t>
      </w:r>
    </w:p>
    <w:p w:rsidRPr="00302F0C" w:rsidR="00333F39" w:rsidP="00333F39" w:rsidRDefault="004A5932" w14:paraId="59A02314" w14:textId="290A7C08">
      <w:pPr>
        <w:pStyle w:val="Heading2"/>
        <w:rPr>
          <w:rFonts w:ascii="Arial" w:hAnsi="Arial" w:cs="Arial"/>
        </w:rPr>
      </w:pPr>
      <w:bookmarkStart w:name="_Toc204935534" w:id="3478"/>
      <w:r w:rsidRPr="00302F0C">
        <w:rPr>
          <w:rFonts w:ascii="Arial" w:hAnsi="Arial" w:cs="Arial"/>
        </w:rPr>
        <w:t xml:space="preserve">External </w:t>
      </w:r>
      <w:r w:rsidRPr="00302F0C" w:rsidR="00505869">
        <w:rPr>
          <w:rFonts w:ascii="Arial" w:hAnsi="Arial" w:cs="Arial"/>
        </w:rPr>
        <w:t>Hire Request</w:t>
      </w:r>
      <w:bookmarkEnd w:id="3478"/>
      <w:del w:author="Akshay Raveendran" w:date="2025-07-21T12:04:00Z" w16du:dateUtc="2025-07-21T08:04:00Z" w:id="3479">
        <w:r w:rsidRPr="00302F0C" w:rsidDel="00894130" w:rsidR="00505869">
          <w:rPr>
            <w:rFonts w:ascii="Arial" w:hAnsi="Arial" w:cs="Arial"/>
          </w:rPr>
          <w:delText xml:space="preserve"> Form</w:delText>
        </w:r>
      </w:del>
    </w:p>
    <w:p w:rsidRPr="00302F0C" w:rsidR="00C9348C" w:rsidP="00C9348C" w:rsidRDefault="00C9348C" w14:paraId="49163EB7" w14:textId="77777777">
      <w:pPr>
        <w:rPr>
          <w:rFonts w:ascii="Arial" w:hAnsi="Arial" w:cs="Arial"/>
        </w:rPr>
      </w:pPr>
    </w:p>
    <w:p w:rsidRPr="00302F0C" w:rsidR="00C9348C" w:rsidP="00C9348C" w:rsidRDefault="00C9348C" w14:paraId="593CC288" w14:textId="50B5491E">
      <w:pPr>
        <w:rPr>
          <w:rFonts w:ascii="Arial" w:hAnsi="Arial" w:cs="Arial"/>
        </w:rPr>
      </w:pPr>
      <w:r w:rsidRPr="00302F0C" w:rsidR="00C9348C">
        <w:rPr>
          <w:rFonts w:ascii="Arial" w:hAnsi="Arial" w:cs="Arial"/>
          <w:b w:val="1"/>
          <w:bCs w:val="1"/>
        </w:rPr>
        <w:t>As-is process:</w:t>
      </w:r>
      <w:r w:rsidRPr="00302F0C" w:rsidR="00C9348C">
        <w:rPr>
          <w:rFonts w:ascii="Arial" w:hAnsi="Arial" w:cs="Arial"/>
        </w:rPr>
        <w:t xml:space="preserve"> </w:t>
      </w:r>
      <w:r w:rsidR="001F401A">
        <w:rPr>
          <w:rFonts w:ascii="Arial" w:hAnsi="Arial" w:cs="Arial"/>
        </w:rPr>
        <w:object w:dxaOrig="1504" w:dyaOrig="981" w14:anchorId="55C2EB26">
          <v:shape id="_x0000_i1034" style="width:75pt;height:48.75pt" o:ole="" type="#_x0000_t75">
            <v:imagedata o:title="" r:id="rId38"/>
          </v:shape>
          <o:OLEObject Type="Embed" ProgID="Acrobat.Document.DC" ShapeID="_x0000_i1034" DrawAspect="Icon" ObjectID="_1815513446" r:id="rId39"/>
        </w:object>
      </w:r>
    </w:p>
    <w:p w:rsidRPr="00302F0C" w:rsidR="009A5A5C" w:rsidP="00C9348C" w:rsidRDefault="009A5A5C" w14:paraId="111EC523" w14:textId="338DC42E">
      <w:pPr>
        <w:rPr>
          <w:ins w:author="Akshay Raveendran" w:date="2025-07-21T00:22:00Z" w16du:dateUtc="2025-07-20T20:22:00Z" w:id="3480"/>
          <w:rFonts w:ascii="Arial" w:hAnsi="Arial" w:cs="Arial"/>
          <w:b/>
          <w:bCs/>
        </w:rPr>
      </w:pPr>
      <w:r w:rsidRPr="00302F0C">
        <w:rPr>
          <w:rFonts w:ascii="Arial" w:hAnsi="Arial" w:cs="Arial"/>
          <w:b/>
          <w:bCs/>
        </w:rPr>
        <w:t xml:space="preserve">To-be process(High-level): </w:t>
      </w:r>
    </w:p>
    <w:p w:rsidRPr="00302F0C" w:rsidR="00E5193B" w:rsidRDefault="009D4C4F" w14:paraId="55823B87" w14:textId="71179CB8">
      <w:pPr>
        <w:rPr>
          <w:rFonts w:ascii="Arial" w:hAnsi="Arial" w:cs="Arial"/>
        </w:rPr>
        <w:pPrChange w:author="Akshay Raveendran" w:date="2025-07-21T00:22:00Z" w16du:dateUtc="2025-07-20T20:22:00Z" w:id="3481">
          <w:pPr>
            <w:pStyle w:val="Heading2"/>
          </w:pPr>
        </w:pPrChange>
      </w:pPr>
      <w:r w:rsidRPr="00302F0C">
        <w:rPr>
          <w:rFonts w:ascii="Arial" w:hAnsi="Arial" w:cs="Arial"/>
          <w:noProof/>
        </w:rPr>
        <w:drawing>
          <wp:inline distT="0" distB="0" distL="0" distR="0" wp14:anchorId="31E44438" wp14:editId="7C2ABB13">
            <wp:extent cx="5731510" cy="3439160"/>
            <wp:effectExtent l="0" t="0" r="2540" b="8890"/>
            <wp:docPr id="1745913376" name="Picture 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13376" name="Picture 1" descr="A diagram of a software project&#10;&#10;AI-generated content may be incorrect."/>
                    <pic:cNvPicPr/>
                  </pic:nvPicPr>
                  <pic:blipFill>
                    <a:blip r:embed="rId40"/>
                    <a:stretch>
                      <a:fillRect/>
                    </a:stretch>
                  </pic:blipFill>
                  <pic:spPr>
                    <a:xfrm>
                      <a:off x="0" y="0"/>
                      <a:ext cx="5731510" cy="3439160"/>
                    </a:xfrm>
                    <a:prstGeom prst="rect">
                      <a:avLst/>
                    </a:prstGeom>
                  </pic:spPr>
                </pic:pic>
              </a:graphicData>
            </a:graphic>
          </wp:inline>
        </w:drawing>
      </w:r>
    </w:p>
    <w:p w:rsidRPr="00302F0C" w:rsidR="007B7D6D" w:rsidP="00E036E7" w:rsidRDefault="007B7D6D" w14:paraId="3D62D106" w14:textId="1AB4049D">
      <w:pPr>
        <w:rPr>
          <w:rFonts w:ascii="Arial" w:hAnsi="Arial" w:cs="Arial"/>
        </w:rPr>
      </w:pPr>
      <w:r w:rsidRPr="00302F0C" w:rsidR="007B7D6D">
        <w:rPr>
          <w:rFonts w:ascii="Arial" w:hAnsi="Arial" w:cs="Arial"/>
          <w:b w:val="1"/>
          <w:bCs w:val="1"/>
        </w:rPr>
        <w:t>To-be process</w:t>
      </w:r>
      <w:r w:rsidRPr="00302F0C" w:rsidR="009A5A5C">
        <w:rPr>
          <w:rFonts w:ascii="Arial" w:hAnsi="Arial" w:cs="Arial"/>
          <w:b w:val="1"/>
          <w:bCs w:val="1"/>
        </w:rPr>
        <w:t xml:space="preserve"> detailed</w:t>
      </w:r>
      <w:r w:rsidRPr="00302F0C" w:rsidR="007B7D6D">
        <w:rPr>
          <w:rFonts w:ascii="Arial" w:hAnsi="Arial" w:cs="Arial"/>
          <w:b w:val="1"/>
          <w:bCs w:val="1"/>
        </w:rPr>
        <w:t>:</w:t>
      </w:r>
      <w:r w:rsidRPr="00302F0C" w:rsidR="007B7D6D">
        <w:rPr>
          <w:rFonts w:ascii="Arial" w:hAnsi="Arial" w:cs="Arial"/>
        </w:rPr>
        <w:t xml:space="preserve"> </w:t>
      </w:r>
      <w:r w:rsidR="00275553">
        <w:rPr>
          <w:rFonts w:ascii="Arial" w:hAnsi="Arial" w:cs="Arial"/>
        </w:rPr>
        <w:object w:dxaOrig="1504" w:dyaOrig="981" w14:anchorId="0721BF13">
          <v:shape id="_x0000_i1035" style="width:75pt;height:48.75pt" o:ole="" type="#_x0000_t75">
            <v:imagedata o:title="" r:id="rId41"/>
          </v:shape>
          <o:OLEObject Type="Embed" ProgID="Acrobat.Document.DC" ShapeID="_x0000_i1035" DrawAspect="Icon" ObjectID="_1815513447" r:id="rId42"/>
        </w:object>
      </w:r>
    </w:p>
    <w:p w:rsidRPr="00302F0C" w:rsidR="00E036E7" w:rsidP="00E036E7" w:rsidRDefault="00825D24" w14:paraId="2899C2F3" w14:textId="6EDF1262">
      <w:pPr>
        <w:pStyle w:val="Heading3"/>
        <w:rPr>
          <w:rFonts w:ascii="Arial" w:hAnsi="Arial" w:cs="Arial"/>
        </w:rPr>
      </w:pPr>
      <w:bookmarkStart w:name="_Toc204935535" w:id="3482"/>
      <w:r w:rsidRPr="00302F0C">
        <w:rPr>
          <w:rFonts w:ascii="Arial" w:hAnsi="Arial" w:cs="Arial"/>
        </w:rPr>
        <w:t>2</w:t>
      </w:r>
      <w:r w:rsidRPr="00302F0C" w:rsidR="00B524A8">
        <w:rPr>
          <w:rFonts w:ascii="Arial" w:hAnsi="Arial" w:cs="Arial"/>
        </w:rPr>
        <w:t xml:space="preserve">.4.1 </w:t>
      </w:r>
      <w:r w:rsidRPr="00302F0C" w:rsidR="00E036E7">
        <w:rPr>
          <w:rFonts w:ascii="Arial" w:hAnsi="Arial" w:cs="Arial"/>
        </w:rPr>
        <w:t>External Hire Request Form</w:t>
      </w:r>
      <w:ins w:author="Akshay Raveendran" w:date="2025-07-21T00:23:00Z" w16du:dateUtc="2025-07-20T20:23:00Z" w:id="3483">
        <w:r w:rsidRPr="00302F0C" w:rsidR="00947DFC">
          <w:rPr>
            <w:rFonts w:ascii="Arial" w:hAnsi="Arial" w:cs="Arial"/>
          </w:rPr>
          <w:t>(</w:t>
        </w:r>
      </w:ins>
      <w:r w:rsidR="00C772AE">
        <w:rPr>
          <w:rFonts w:ascii="Arial" w:hAnsi="Arial" w:cs="Arial"/>
        </w:rPr>
        <w:t>F</w:t>
      </w:r>
      <w:ins w:author="Akshay Raveendran" w:date="2025-07-21T00:23:00Z" w16du:dateUtc="2025-07-20T20:23:00Z" w:id="3484">
        <w:r w:rsidRPr="00302F0C" w:rsidR="00947DFC">
          <w:rPr>
            <w:rFonts w:ascii="Arial" w:hAnsi="Arial" w:cs="Arial"/>
          </w:rPr>
          <w:t>orm1)</w:t>
        </w:r>
      </w:ins>
      <w:r w:rsidRPr="00302F0C" w:rsidR="00E036E7">
        <w:rPr>
          <w:rFonts w:ascii="Arial" w:hAnsi="Arial" w:cs="Arial"/>
        </w:rPr>
        <w:t xml:space="preserve"> (From </w:t>
      </w:r>
      <w:ins w:author="Akshay Raveendran" w:date="2025-07-21T00:25:00Z" w16du:dateUtc="2025-07-20T20:25:00Z" w:id="3485">
        <w:r w:rsidRPr="00302F0C" w:rsidR="00947DFC">
          <w:rPr>
            <w:rFonts w:ascii="Arial" w:hAnsi="Arial" w:cs="Arial"/>
          </w:rPr>
          <w:t>Requestor</w:t>
        </w:r>
      </w:ins>
      <w:del w:author="Akshay Raveendran" w:date="2025-07-21T00:25:00Z" w16du:dateUtc="2025-07-20T20:25:00Z" w:id="3486">
        <w:r w:rsidRPr="00302F0C" w:rsidDel="00947DFC" w:rsidR="00E036E7">
          <w:rPr>
            <w:rFonts w:ascii="Arial" w:hAnsi="Arial" w:cs="Arial"/>
          </w:rPr>
          <w:delText>BU</w:delText>
        </w:r>
      </w:del>
      <w:r w:rsidRPr="00302F0C" w:rsidR="00E036E7">
        <w:rPr>
          <w:rFonts w:ascii="Arial" w:hAnsi="Arial" w:cs="Arial"/>
        </w:rPr>
        <w:t xml:space="preserve"> to PSSC)</w:t>
      </w:r>
      <w:bookmarkEnd w:id="3482"/>
    </w:p>
    <w:p w:rsidRPr="00302F0C" w:rsidR="00E036E7" w:rsidP="00E036E7" w:rsidRDefault="00E036E7" w14:paraId="4C5BEE16" w14:textId="77777777">
      <w:pPr>
        <w:rPr>
          <w:rFonts w:ascii="Arial" w:hAnsi="Arial" w:cs="Arial"/>
        </w:rPr>
      </w:pPr>
    </w:p>
    <w:tbl>
      <w:tblPr>
        <w:tblpPr w:leftFromText="180" w:rightFromText="180" w:vertAnchor="text" w:horzAnchor="margin" w:tblpY="98"/>
        <w:tblW w:w="8995" w:type="dxa"/>
        <w:tblLook w:val="04A0" w:firstRow="1" w:lastRow="0" w:firstColumn="1" w:lastColumn="0" w:noHBand="0" w:noVBand="1"/>
      </w:tblPr>
      <w:tblGrid>
        <w:gridCol w:w="2965"/>
        <w:gridCol w:w="2880"/>
        <w:gridCol w:w="3150"/>
      </w:tblGrid>
      <w:tr w:rsidRPr="00302F0C" w:rsidR="00E036E7" w:rsidTr="0083074F" w14:paraId="2D68C209" w14:textId="77777777">
        <w:trPr>
          <w:trHeight w:val="290"/>
        </w:trPr>
        <w:tc>
          <w:tcPr>
            <w:tcW w:w="8995" w:type="dxa"/>
            <w:gridSpan w:val="3"/>
            <w:tcBorders>
              <w:top w:val="single" w:color="auto" w:sz="4" w:space="0"/>
              <w:left w:val="single" w:color="auto" w:sz="4" w:space="0"/>
              <w:bottom w:val="single" w:color="auto" w:sz="4" w:space="0"/>
              <w:right w:val="single" w:color="000000" w:sz="4" w:space="0"/>
            </w:tcBorders>
            <w:shd w:val="clear" w:color="000000" w:fill="B4C6E7"/>
            <w:noWrap/>
            <w:vAlign w:val="bottom"/>
            <w:hideMark/>
          </w:tcPr>
          <w:p w:rsidRPr="00302F0C" w:rsidR="00E036E7" w:rsidP="00E036E7" w:rsidRDefault="00E036E7" w14:paraId="54FA9D13" w14:textId="77777777">
            <w:pPr>
              <w:spacing w:after="0" w:line="240" w:lineRule="auto"/>
              <w:jc w:val="center"/>
              <w:rPr>
                <w:rFonts w:ascii="Arial" w:hAnsi="Arial" w:eastAsia="Times New Roman" w:cs="Arial"/>
                <w:b/>
                <w:bCs/>
                <w:color w:val="000000"/>
                <w:sz w:val="22"/>
                <w:szCs w:val="22"/>
                <w:lang w:eastAsia="en-GB"/>
              </w:rPr>
            </w:pPr>
            <w:r w:rsidRPr="00302F0C">
              <w:rPr>
                <w:rFonts w:ascii="Arial" w:hAnsi="Arial" w:eastAsia="Times New Roman" w:cs="Arial"/>
                <w:b/>
                <w:bCs/>
                <w:color w:val="000000"/>
                <w:sz w:val="22"/>
                <w:szCs w:val="22"/>
                <w:lang w:eastAsia="en-GB"/>
              </w:rPr>
              <w:t xml:space="preserve">External Hire Form Digital Form from BU/PSSC </w:t>
            </w:r>
          </w:p>
        </w:tc>
      </w:tr>
      <w:tr w:rsidRPr="00302F0C" w:rsidR="00E036E7" w:rsidTr="0083074F" w14:paraId="29E5B1D0" w14:textId="77777777">
        <w:trPr>
          <w:trHeight w:val="290"/>
        </w:trPr>
        <w:tc>
          <w:tcPr>
            <w:tcW w:w="2965" w:type="dxa"/>
            <w:tcBorders>
              <w:top w:val="nil"/>
              <w:left w:val="single" w:color="auto" w:sz="4" w:space="0"/>
              <w:bottom w:val="single" w:color="auto" w:sz="4" w:space="0"/>
              <w:right w:val="single" w:color="auto" w:sz="4" w:space="0"/>
            </w:tcBorders>
            <w:noWrap/>
            <w:vAlign w:val="bottom"/>
            <w:hideMark/>
          </w:tcPr>
          <w:p w:rsidRPr="00302F0C" w:rsidR="00E036E7" w:rsidP="00E036E7" w:rsidRDefault="00E036E7" w14:paraId="26E8AED5"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Request Reference Number:</w:t>
            </w:r>
            <w:r w:rsidRPr="00302F0C">
              <w:rPr>
                <w:rFonts w:ascii="Arial" w:hAnsi="Arial" w:eastAsia="Times New Roman" w:cs="Arial"/>
                <w:color w:val="FF0000"/>
                <w:sz w:val="22"/>
                <w:szCs w:val="22"/>
                <w:lang w:eastAsia="en-GB"/>
              </w:rPr>
              <w:t xml:space="preserve"> *</w:t>
            </w:r>
          </w:p>
        </w:tc>
        <w:tc>
          <w:tcPr>
            <w:tcW w:w="2880" w:type="dxa"/>
            <w:tcBorders>
              <w:top w:val="nil"/>
              <w:left w:val="nil"/>
              <w:bottom w:val="single" w:color="auto" w:sz="4" w:space="0"/>
              <w:right w:val="single" w:color="auto" w:sz="4" w:space="0"/>
            </w:tcBorders>
            <w:noWrap/>
            <w:vAlign w:val="bottom"/>
            <w:hideMark/>
          </w:tcPr>
          <w:p w:rsidRPr="00302F0C" w:rsidR="00E036E7" w:rsidP="00E036E7" w:rsidRDefault="00E036E7" w14:paraId="4787F9DE"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Auto Generated</w:t>
            </w:r>
          </w:p>
        </w:tc>
        <w:tc>
          <w:tcPr>
            <w:tcW w:w="3150" w:type="dxa"/>
            <w:tcBorders>
              <w:top w:val="nil"/>
              <w:left w:val="nil"/>
              <w:bottom w:val="single" w:color="auto" w:sz="4" w:space="0"/>
              <w:right w:val="single" w:color="auto" w:sz="4" w:space="0"/>
            </w:tcBorders>
            <w:noWrap/>
            <w:vAlign w:val="bottom"/>
            <w:hideMark/>
          </w:tcPr>
          <w:p w:rsidRPr="00302F0C" w:rsidR="00E036E7" w:rsidP="00E036E7" w:rsidRDefault="00E036E7" w14:paraId="4689A758"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System-generated unique ID (read-only)</w:t>
            </w:r>
          </w:p>
        </w:tc>
      </w:tr>
      <w:tr w:rsidRPr="00302F0C" w:rsidR="00E036E7" w:rsidTr="0083074F" w14:paraId="7EE97D99" w14:textId="77777777">
        <w:trPr>
          <w:trHeight w:val="290"/>
        </w:trPr>
        <w:tc>
          <w:tcPr>
            <w:tcW w:w="2965" w:type="dxa"/>
            <w:tcBorders>
              <w:top w:val="nil"/>
              <w:left w:val="single" w:color="auto" w:sz="4" w:space="0"/>
              <w:bottom w:val="single" w:color="auto" w:sz="4" w:space="0"/>
              <w:right w:val="single" w:color="auto" w:sz="4" w:space="0"/>
            </w:tcBorders>
            <w:noWrap/>
            <w:vAlign w:val="bottom"/>
            <w:hideMark/>
          </w:tcPr>
          <w:p w:rsidRPr="00302F0C" w:rsidR="00E036E7" w:rsidP="00E036E7" w:rsidRDefault="00E036E7" w14:paraId="69CA5246" w14:textId="61C4DF35">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Business</w:t>
            </w:r>
            <w:r w:rsidRPr="00302F0C" w:rsidR="00706745">
              <w:rPr>
                <w:rFonts w:ascii="Arial" w:hAnsi="Arial" w:eastAsia="Times New Roman" w:cs="Arial"/>
                <w:color w:val="FF0000"/>
                <w:sz w:val="22"/>
                <w:szCs w:val="22"/>
                <w:lang w:eastAsia="en-GB"/>
              </w:rPr>
              <w:t>*</w:t>
            </w:r>
          </w:p>
        </w:tc>
        <w:tc>
          <w:tcPr>
            <w:tcW w:w="2880" w:type="dxa"/>
            <w:tcBorders>
              <w:top w:val="nil"/>
              <w:left w:val="nil"/>
              <w:bottom w:val="single" w:color="auto" w:sz="4" w:space="0"/>
              <w:right w:val="single" w:color="auto" w:sz="4" w:space="0"/>
            </w:tcBorders>
            <w:noWrap/>
            <w:vAlign w:val="bottom"/>
            <w:hideMark/>
          </w:tcPr>
          <w:p w:rsidRPr="00302F0C" w:rsidR="00E036E7" w:rsidP="00E036E7" w:rsidRDefault="00E036E7" w14:paraId="11C32A7D"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Dropdown  </w:t>
            </w:r>
          </w:p>
        </w:tc>
        <w:tc>
          <w:tcPr>
            <w:tcW w:w="3150" w:type="dxa"/>
            <w:tcBorders>
              <w:top w:val="nil"/>
              <w:left w:val="nil"/>
              <w:bottom w:val="single" w:color="auto" w:sz="4" w:space="0"/>
              <w:right w:val="single" w:color="auto" w:sz="4" w:space="0"/>
            </w:tcBorders>
            <w:noWrap/>
            <w:vAlign w:val="bottom"/>
            <w:hideMark/>
          </w:tcPr>
          <w:p w:rsidRPr="00302F0C" w:rsidR="00E036E7" w:rsidP="00E036E7" w:rsidRDefault="008E74A4" w14:paraId="0741B5D6" w14:textId="0498B73C">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List of BUs/Departments (fetched from D365)</w:t>
            </w:r>
          </w:p>
        </w:tc>
      </w:tr>
      <w:tr w:rsidRPr="00302F0C" w:rsidR="00B073F3" w:rsidTr="0083074F" w14:paraId="586166EB" w14:textId="77777777">
        <w:trPr>
          <w:trHeight w:val="290"/>
        </w:trPr>
        <w:tc>
          <w:tcPr>
            <w:tcW w:w="2965" w:type="dxa"/>
            <w:tcBorders>
              <w:top w:val="nil"/>
              <w:left w:val="single" w:color="auto" w:sz="4" w:space="0"/>
              <w:bottom w:val="single" w:color="auto" w:sz="4" w:space="0"/>
              <w:right w:val="single" w:color="auto" w:sz="4" w:space="0"/>
            </w:tcBorders>
            <w:noWrap/>
            <w:vAlign w:val="bottom"/>
          </w:tcPr>
          <w:p w:rsidRPr="00302F0C" w:rsidR="00B073F3" w:rsidP="00B073F3" w:rsidRDefault="00B073F3" w14:paraId="66B7DFE6" w14:textId="6AA79A06">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Legal Entity</w:t>
            </w:r>
            <w:r w:rsidRPr="00302F0C">
              <w:rPr>
                <w:rFonts w:ascii="Arial" w:hAnsi="Arial" w:eastAsia="Times New Roman" w:cs="Arial"/>
                <w:color w:val="FF0000"/>
                <w:sz w:val="22"/>
                <w:szCs w:val="22"/>
                <w:lang w:eastAsia="en-GB"/>
              </w:rPr>
              <w:t>*</w:t>
            </w:r>
          </w:p>
        </w:tc>
        <w:tc>
          <w:tcPr>
            <w:tcW w:w="2880" w:type="dxa"/>
            <w:tcBorders>
              <w:top w:val="nil"/>
              <w:left w:val="nil"/>
              <w:bottom w:val="single" w:color="auto" w:sz="4" w:space="0"/>
              <w:right w:val="single" w:color="auto" w:sz="4" w:space="0"/>
            </w:tcBorders>
            <w:noWrap/>
            <w:vAlign w:val="bottom"/>
          </w:tcPr>
          <w:p w:rsidRPr="00302F0C" w:rsidR="00B073F3" w:rsidP="00B073F3" w:rsidRDefault="00B073F3" w14:paraId="37156A80" w14:textId="3ACCD95C">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Dropdown  </w:t>
            </w:r>
          </w:p>
        </w:tc>
        <w:tc>
          <w:tcPr>
            <w:tcW w:w="3150" w:type="dxa"/>
            <w:tcBorders>
              <w:top w:val="nil"/>
              <w:left w:val="nil"/>
              <w:bottom w:val="single" w:color="auto" w:sz="4" w:space="0"/>
              <w:right w:val="single" w:color="auto" w:sz="4" w:space="0"/>
            </w:tcBorders>
            <w:noWrap/>
            <w:vAlign w:val="bottom"/>
          </w:tcPr>
          <w:p w:rsidRPr="00302F0C" w:rsidR="00B073F3" w:rsidP="00B073F3" w:rsidRDefault="00B073F3" w14:paraId="4BA37236" w14:textId="348EA4B2">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themeColor="text1"/>
                <w:sz w:val="22"/>
                <w:szCs w:val="22"/>
                <w:lang w:eastAsia="en-GB"/>
              </w:rPr>
              <w:t xml:space="preserve">List of Legal Entities (fetched from </w:t>
            </w:r>
            <w:ins w:author="Akshay Raveendran" w:date="2025-07-17T15:39:00Z" w16du:dateUtc="2025-07-17T11:39:00Z" w:id="3487">
              <w:r w:rsidRPr="00302F0C">
                <w:rPr>
                  <w:rFonts w:ascii="Arial" w:hAnsi="Arial" w:eastAsia="Times New Roman" w:cs="Arial"/>
                  <w:color w:val="000000" w:themeColor="text1"/>
                  <w:sz w:val="22"/>
                  <w:szCs w:val="22"/>
                  <w:lang w:eastAsia="en-GB"/>
                </w:rPr>
                <w:t>D</w:t>
              </w:r>
            </w:ins>
            <w:del w:author="Akshay Raveendran" w:date="2025-07-17T15:39:00Z" w16du:dateUtc="2025-07-17T11:39:00Z" w:id="3488">
              <w:r w:rsidRPr="00302F0C" w:rsidDel="00991676">
                <w:rPr>
                  <w:rFonts w:ascii="Arial" w:hAnsi="Arial" w:eastAsia="Times New Roman" w:cs="Arial"/>
                  <w:color w:val="000000" w:themeColor="text1"/>
                  <w:sz w:val="22"/>
                  <w:szCs w:val="22"/>
                  <w:lang w:eastAsia="en-GB"/>
                </w:rPr>
                <w:delText>d</w:delText>
              </w:r>
            </w:del>
            <w:ins w:author="Akshay Raveendran" w:date="2025-07-17T15:39:00Z" w16du:dateUtc="2025-07-17T11:39:00Z" w:id="3489">
              <w:r w:rsidRPr="00302F0C">
                <w:rPr>
                  <w:rFonts w:ascii="Arial" w:hAnsi="Arial" w:eastAsia="Times New Roman" w:cs="Arial"/>
                  <w:color w:val="000000" w:themeColor="text1"/>
                  <w:sz w:val="22"/>
                  <w:szCs w:val="22"/>
                  <w:lang w:eastAsia="en-GB"/>
                </w:rPr>
                <w:t>365</w:t>
              </w:r>
            </w:ins>
            <w:del w:author="Akshay Raveendran" w:date="2025-07-17T15:39:00Z" w16du:dateUtc="2025-07-17T11:39:00Z" w:id="3490">
              <w:r w:rsidRPr="00302F0C" w:rsidDel="00991676">
                <w:rPr>
                  <w:rFonts w:ascii="Arial" w:hAnsi="Arial" w:eastAsia="Times New Roman" w:cs="Arial"/>
                  <w:color w:val="000000" w:themeColor="text1"/>
                  <w:sz w:val="22"/>
                  <w:szCs w:val="22"/>
                  <w:lang w:eastAsia="en-GB"/>
                </w:rPr>
                <w:delText>irectory</w:delText>
              </w:r>
            </w:del>
            <w:r w:rsidRPr="00302F0C">
              <w:rPr>
                <w:rFonts w:ascii="Arial" w:hAnsi="Arial" w:eastAsia="Times New Roman" w:cs="Arial"/>
                <w:color w:val="000000" w:themeColor="text1"/>
                <w:sz w:val="22"/>
                <w:szCs w:val="22"/>
                <w:lang w:eastAsia="en-GB"/>
              </w:rPr>
              <w:t xml:space="preserve"> </w:t>
            </w:r>
            <w:ins w:author="Akshay Raveendran" w:date="2025-07-17T15:39:00Z" w16du:dateUtc="2025-07-17T11:39:00Z" w:id="3491">
              <w:r w:rsidRPr="00302F0C">
                <w:rPr>
                  <w:rFonts w:ascii="Arial" w:hAnsi="Arial" w:eastAsia="Times New Roman" w:cs="Arial"/>
                  <w:color w:val="000000" w:themeColor="text1"/>
                  <w:sz w:val="22"/>
                  <w:szCs w:val="22"/>
                  <w:lang w:eastAsia="en-GB"/>
                </w:rPr>
                <w:t>)</w:t>
              </w:r>
            </w:ins>
          </w:p>
        </w:tc>
      </w:tr>
      <w:tr w:rsidRPr="00302F0C" w:rsidR="00B073F3" w:rsidTr="0083074F" w14:paraId="490114DF" w14:textId="77777777">
        <w:trPr>
          <w:trHeight w:val="290"/>
        </w:trPr>
        <w:tc>
          <w:tcPr>
            <w:tcW w:w="2965" w:type="dxa"/>
            <w:tcBorders>
              <w:top w:val="nil"/>
              <w:left w:val="single" w:color="auto" w:sz="4" w:space="0"/>
              <w:bottom w:val="single" w:color="auto" w:sz="4" w:space="0"/>
              <w:right w:val="single" w:color="auto" w:sz="4" w:space="0"/>
            </w:tcBorders>
            <w:noWrap/>
            <w:vAlign w:val="bottom"/>
            <w:hideMark/>
          </w:tcPr>
          <w:p w:rsidRPr="00302F0C" w:rsidR="00B073F3" w:rsidP="00B073F3" w:rsidRDefault="00B073F3" w14:paraId="5E8452E3" w14:textId="0366E5C2">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Project</w:t>
            </w:r>
            <w:r w:rsidRPr="00302F0C">
              <w:rPr>
                <w:rFonts w:ascii="Arial" w:hAnsi="Arial" w:eastAsia="Times New Roman" w:cs="Arial"/>
                <w:color w:val="FF0000"/>
                <w:sz w:val="22"/>
                <w:szCs w:val="22"/>
                <w:lang w:eastAsia="en-GB"/>
              </w:rPr>
              <w:t>*</w:t>
            </w:r>
          </w:p>
        </w:tc>
        <w:tc>
          <w:tcPr>
            <w:tcW w:w="2880" w:type="dxa"/>
            <w:tcBorders>
              <w:top w:val="nil"/>
              <w:left w:val="nil"/>
              <w:bottom w:val="single" w:color="auto" w:sz="4" w:space="0"/>
              <w:right w:val="single" w:color="auto" w:sz="4" w:space="0"/>
            </w:tcBorders>
            <w:noWrap/>
            <w:vAlign w:val="bottom"/>
            <w:hideMark/>
          </w:tcPr>
          <w:p w:rsidRPr="00302F0C" w:rsidR="00B073F3" w:rsidP="00B073F3" w:rsidRDefault="00B073F3" w14:paraId="156CB57F"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Alphanumeric field</w:t>
            </w:r>
          </w:p>
        </w:tc>
        <w:tc>
          <w:tcPr>
            <w:tcW w:w="3150" w:type="dxa"/>
            <w:tcBorders>
              <w:top w:val="nil"/>
              <w:left w:val="nil"/>
              <w:bottom w:val="single" w:color="auto" w:sz="4" w:space="0"/>
              <w:right w:val="single" w:color="auto" w:sz="4" w:space="0"/>
            </w:tcBorders>
            <w:noWrap/>
            <w:vAlign w:val="bottom"/>
            <w:hideMark/>
          </w:tcPr>
          <w:p w:rsidRPr="00302F0C" w:rsidR="00B073F3" w:rsidP="00B073F3" w:rsidRDefault="00B073F3" w14:paraId="067B7340"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B073F3" w:rsidTr="0083074F" w14:paraId="42F8F30C" w14:textId="77777777">
        <w:trPr>
          <w:trHeight w:val="290"/>
        </w:trPr>
        <w:tc>
          <w:tcPr>
            <w:tcW w:w="2965" w:type="dxa"/>
            <w:tcBorders>
              <w:top w:val="nil"/>
              <w:left w:val="single" w:color="auto" w:sz="4" w:space="0"/>
              <w:bottom w:val="single" w:color="auto" w:sz="4" w:space="0"/>
              <w:right w:val="single" w:color="auto" w:sz="4" w:space="0"/>
            </w:tcBorders>
            <w:noWrap/>
            <w:vAlign w:val="bottom"/>
            <w:hideMark/>
          </w:tcPr>
          <w:p w:rsidRPr="00302F0C" w:rsidR="00B073F3" w:rsidP="00B073F3" w:rsidRDefault="00B073F3" w14:paraId="498A98CF" w14:textId="715287EB">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Contact Name</w:t>
            </w:r>
            <w:r w:rsidRPr="00302F0C">
              <w:rPr>
                <w:rFonts w:ascii="Arial" w:hAnsi="Arial" w:eastAsia="Times New Roman" w:cs="Arial"/>
                <w:color w:val="FF0000"/>
                <w:sz w:val="22"/>
                <w:szCs w:val="22"/>
                <w:lang w:eastAsia="en-GB"/>
              </w:rPr>
              <w:t>*</w:t>
            </w:r>
          </w:p>
        </w:tc>
        <w:tc>
          <w:tcPr>
            <w:tcW w:w="2880" w:type="dxa"/>
            <w:tcBorders>
              <w:top w:val="nil"/>
              <w:left w:val="nil"/>
              <w:bottom w:val="single" w:color="auto" w:sz="4" w:space="0"/>
              <w:right w:val="single" w:color="auto" w:sz="4" w:space="0"/>
            </w:tcBorders>
            <w:noWrap/>
            <w:vAlign w:val="bottom"/>
            <w:hideMark/>
          </w:tcPr>
          <w:p w:rsidRPr="00302F0C" w:rsidR="00B073F3" w:rsidP="00B073F3" w:rsidRDefault="00B073F3" w14:paraId="65152952"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Text field</w:t>
            </w:r>
          </w:p>
        </w:tc>
        <w:tc>
          <w:tcPr>
            <w:tcW w:w="3150" w:type="dxa"/>
            <w:tcBorders>
              <w:top w:val="nil"/>
              <w:left w:val="nil"/>
              <w:bottom w:val="single" w:color="auto" w:sz="4" w:space="0"/>
              <w:right w:val="single" w:color="auto" w:sz="4" w:space="0"/>
            </w:tcBorders>
            <w:noWrap/>
            <w:vAlign w:val="bottom"/>
            <w:hideMark/>
          </w:tcPr>
          <w:p w:rsidRPr="00302F0C" w:rsidR="00B073F3" w:rsidP="00B073F3" w:rsidRDefault="00B073F3" w14:paraId="77DF0CBF"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B073F3" w:rsidTr="0083074F" w14:paraId="70DFDE1C" w14:textId="77777777">
        <w:trPr>
          <w:trHeight w:val="290"/>
        </w:trPr>
        <w:tc>
          <w:tcPr>
            <w:tcW w:w="2965" w:type="dxa"/>
            <w:tcBorders>
              <w:top w:val="nil"/>
              <w:left w:val="single" w:color="auto" w:sz="4" w:space="0"/>
              <w:bottom w:val="single" w:color="auto" w:sz="4" w:space="0"/>
              <w:right w:val="single" w:color="auto" w:sz="4" w:space="0"/>
            </w:tcBorders>
            <w:noWrap/>
            <w:vAlign w:val="bottom"/>
            <w:hideMark/>
          </w:tcPr>
          <w:p w:rsidRPr="00302F0C" w:rsidR="00B073F3" w:rsidP="00B073F3" w:rsidRDefault="00B073F3" w14:paraId="6390F058"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Mob No</w:t>
            </w:r>
          </w:p>
        </w:tc>
        <w:tc>
          <w:tcPr>
            <w:tcW w:w="2880" w:type="dxa"/>
            <w:tcBorders>
              <w:top w:val="nil"/>
              <w:left w:val="nil"/>
              <w:bottom w:val="single" w:color="auto" w:sz="4" w:space="0"/>
              <w:right w:val="single" w:color="auto" w:sz="4" w:space="0"/>
            </w:tcBorders>
            <w:noWrap/>
            <w:vAlign w:val="bottom"/>
            <w:hideMark/>
          </w:tcPr>
          <w:p w:rsidRPr="00302F0C" w:rsidR="00B073F3" w:rsidP="00B073F3" w:rsidRDefault="00B073F3" w14:paraId="4A6149C4"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Alphanumeric field</w:t>
            </w:r>
          </w:p>
        </w:tc>
        <w:tc>
          <w:tcPr>
            <w:tcW w:w="3150" w:type="dxa"/>
            <w:tcBorders>
              <w:top w:val="nil"/>
              <w:left w:val="nil"/>
              <w:bottom w:val="single" w:color="auto" w:sz="4" w:space="0"/>
              <w:right w:val="single" w:color="auto" w:sz="4" w:space="0"/>
            </w:tcBorders>
            <w:noWrap/>
            <w:vAlign w:val="bottom"/>
            <w:hideMark/>
          </w:tcPr>
          <w:p w:rsidRPr="00302F0C" w:rsidR="00B073F3" w:rsidP="00B073F3" w:rsidRDefault="00B073F3" w14:paraId="1157D054"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B073F3" w:rsidTr="0083074F" w14:paraId="415F2840" w14:textId="77777777">
        <w:trPr>
          <w:trHeight w:val="870"/>
        </w:trPr>
        <w:tc>
          <w:tcPr>
            <w:tcW w:w="2965" w:type="dxa"/>
            <w:tcBorders>
              <w:top w:val="nil"/>
              <w:left w:val="single" w:color="auto" w:sz="4" w:space="0"/>
              <w:bottom w:val="single" w:color="auto" w:sz="4" w:space="0"/>
              <w:right w:val="single" w:color="auto" w:sz="4" w:space="0"/>
            </w:tcBorders>
            <w:noWrap/>
            <w:vAlign w:val="center"/>
            <w:hideMark/>
          </w:tcPr>
          <w:p w:rsidRPr="00302F0C" w:rsidR="00B073F3" w:rsidP="00B073F3" w:rsidRDefault="00B073F3" w14:paraId="5758CFD5" w14:textId="0635475F">
            <w:pPr>
              <w:spacing w:after="0" w:line="240" w:lineRule="auto"/>
              <w:rPr>
                <w:rFonts w:ascii="Arial" w:hAnsi="Arial" w:eastAsia="Times New Roman" w:cs="Arial"/>
                <w:color w:val="000000"/>
                <w:sz w:val="27"/>
                <w:szCs w:val="27"/>
                <w:lang w:eastAsia="en-GB"/>
              </w:rPr>
            </w:pPr>
            <w:r w:rsidRPr="00302F0C">
              <w:rPr>
                <w:rFonts w:ascii="Arial" w:hAnsi="Arial" w:eastAsia="Times New Roman" w:cs="Arial"/>
                <w:color w:val="000000"/>
                <w:sz w:val="22"/>
                <w:szCs w:val="22"/>
                <w:lang w:eastAsia="en-GB"/>
              </w:rPr>
              <w:t>Fleet/Equipment Details</w:t>
            </w:r>
            <w:r w:rsidRPr="00302F0C">
              <w:rPr>
                <w:rFonts w:ascii="Arial" w:hAnsi="Arial" w:eastAsia="Times New Roman" w:cs="Arial"/>
                <w:color w:val="FF0000"/>
                <w:sz w:val="22"/>
                <w:szCs w:val="22"/>
                <w:lang w:eastAsia="en-GB"/>
              </w:rPr>
              <w:t>*</w:t>
            </w:r>
          </w:p>
        </w:tc>
        <w:tc>
          <w:tcPr>
            <w:tcW w:w="2880" w:type="dxa"/>
            <w:tcBorders>
              <w:top w:val="nil"/>
              <w:left w:val="nil"/>
              <w:bottom w:val="single" w:color="auto" w:sz="4" w:space="0"/>
              <w:right w:val="single" w:color="auto" w:sz="4" w:space="0"/>
            </w:tcBorders>
            <w:vAlign w:val="bottom"/>
            <w:hideMark/>
          </w:tcPr>
          <w:p w:rsidRPr="00302F0C" w:rsidR="00B073F3" w:rsidP="00B073F3" w:rsidRDefault="00B073F3" w14:paraId="0529FB5E"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(User can "Add Row" to input multiple vehicle details.)</w:t>
            </w:r>
          </w:p>
        </w:tc>
        <w:tc>
          <w:tcPr>
            <w:tcW w:w="3150" w:type="dxa"/>
            <w:tcBorders>
              <w:top w:val="nil"/>
              <w:left w:val="nil"/>
              <w:bottom w:val="single" w:color="auto" w:sz="4" w:space="0"/>
              <w:right w:val="single" w:color="auto" w:sz="4" w:space="0"/>
            </w:tcBorders>
            <w:noWrap/>
            <w:vAlign w:val="bottom"/>
            <w:hideMark/>
          </w:tcPr>
          <w:p w:rsidRPr="00302F0C" w:rsidR="00B073F3" w:rsidP="00B073F3" w:rsidRDefault="00B073F3" w14:paraId="75980CC3"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This part can be a dynamic table where user adds rows</w:t>
            </w:r>
          </w:p>
          <w:p w:rsidRPr="00302F0C" w:rsidR="00B073F3" w:rsidP="00B073F3" w:rsidRDefault="00B073F3" w14:paraId="4615E462" w14:textId="77777777">
            <w:pPr>
              <w:spacing w:after="0" w:line="240" w:lineRule="auto"/>
              <w:rPr>
                <w:rFonts w:ascii="Arial" w:hAnsi="Arial" w:eastAsia="Times New Roman" w:cs="Arial"/>
                <w:color w:val="000000"/>
                <w:sz w:val="22"/>
                <w:szCs w:val="22"/>
                <w:lang w:eastAsia="en-GB"/>
              </w:rPr>
            </w:pPr>
          </w:p>
          <w:p w:rsidRPr="00302F0C" w:rsidR="00B073F3" w:rsidP="00B073F3" w:rsidRDefault="00B073F3" w14:paraId="369D0896" w14:textId="5B2CE942">
            <w:pPr>
              <w:spacing w:after="0" w:line="240" w:lineRule="auto"/>
              <w:rPr>
                <w:rFonts w:ascii="Arial" w:hAnsi="Arial" w:eastAsia="Times New Roman" w:cs="Arial"/>
                <w:i/>
                <w:iCs/>
                <w:color w:val="000000"/>
                <w:sz w:val="22"/>
                <w:szCs w:val="22"/>
                <w:lang w:eastAsia="en-GB"/>
              </w:rPr>
            </w:pPr>
            <w:r w:rsidRPr="00302F0C">
              <w:rPr>
                <w:rFonts w:ascii="Arial" w:hAnsi="Arial" w:eastAsia="Times New Roman" w:cs="Arial"/>
                <w:i/>
                <w:iCs/>
                <w:color w:val="000000"/>
                <w:sz w:val="22"/>
                <w:szCs w:val="22"/>
                <w:lang w:eastAsia="en-GB"/>
              </w:rPr>
              <w:t>The requestor should be able to select “from date” only 3 days from the date of creation of form 1 by default</w:t>
            </w:r>
          </w:p>
        </w:tc>
      </w:tr>
      <w:tr w:rsidRPr="00302F0C" w:rsidR="00B073F3" w:rsidTr="0083074F" w14:paraId="33D9D1EA" w14:textId="77777777">
        <w:trPr>
          <w:trHeight w:val="290"/>
        </w:trPr>
        <w:tc>
          <w:tcPr>
            <w:tcW w:w="8995" w:type="dxa"/>
            <w:gridSpan w:val="3"/>
            <w:tcBorders>
              <w:top w:val="single" w:color="auto" w:sz="4" w:space="0"/>
              <w:left w:val="single" w:color="auto" w:sz="4" w:space="0"/>
              <w:bottom w:val="single" w:color="auto" w:sz="4" w:space="0"/>
              <w:right w:val="single" w:color="auto" w:sz="4" w:space="0"/>
            </w:tcBorders>
            <w:noWrap/>
            <w:vAlign w:val="bottom"/>
            <w:hideMark/>
          </w:tcPr>
          <w:p w:rsidRPr="00302F0C" w:rsidR="00B073F3" w:rsidP="00B073F3" w:rsidRDefault="00B073F3" w14:paraId="7A97FD35" w14:textId="77777777">
            <w:pPr>
              <w:spacing w:after="0" w:line="240" w:lineRule="auto"/>
              <w:jc w:val="center"/>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SI No. | Fleet/Equipment Name | Req Nos | From date | To date | Remarks</w:t>
            </w:r>
          </w:p>
        </w:tc>
      </w:tr>
      <w:tr w:rsidRPr="00302F0C" w:rsidR="00B073F3" w:rsidTr="0083074F" w14:paraId="2CE1235B" w14:textId="77777777">
        <w:trPr>
          <w:trHeight w:val="580"/>
        </w:trPr>
        <w:tc>
          <w:tcPr>
            <w:tcW w:w="2965" w:type="dxa"/>
            <w:tcBorders>
              <w:top w:val="nil"/>
              <w:left w:val="single" w:color="auto" w:sz="4" w:space="0"/>
              <w:bottom w:val="single" w:color="auto" w:sz="4" w:space="0"/>
              <w:right w:val="single" w:color="auto" w:sz="4" w:space="0"/>
            </w:tcBorders>
            <w:vAlign w:val="bottom"/>
            <w:hideMark/>
          </w:tcPr>
          <w:p w:rsidRPr="00302F0C" w:rsidR="00B073F3" w:rsidP="00B073F3" w:rsidRDefault="00B073F3" w14:paraId="4656DAFE" w14:textId="7F95B372">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Specific reasons fleet/equipment required for: </w:t>
            </w:r>
            <w:r w:rsidRPr="00302F0C">
              <w:rPr>
                <w:rFonts w:ascii="Arial" w:hAnsi="Arial" w:eastAsia="Times New Roman" w:cs="Arial"/>
                <w:color w:val="FF0000"/>
                <w:sz w:val="22"/>
                <w:szCs w:val="22"/>
                <w:lang w:eastAsia="en-GB"/>
              </w:rPr>
              <w:t>*</w:t>
            </w:r>
          </w:p>
        </w:tc>
        <w:tc>
          <w:tcPr>
            <w:tcW w:w="2880" w:type="dxa"/>
            <w:tcBorders>
              <w:top w:val="nil"/>
              <w:left w:val="nil"/>
              <w:bottom w:val="single" w:color="auto" w:sz="4" w:space="0"/>
              <w:right w:val="single" w:color="auto" w:sz="4" w:space="0"/>
            </w:tcBorders>
            <w:noWrap/>
            <w:vAlign w:val="bottom"/>
            <w:hideMark/>
          </w:tcPr>
          <w:p w:rsidRPr="00302F0C" w:rsidR="00B073F3" w:rsidP="00B073F3" w:rsidRDefault="00B073F3" w14:paraId="0D1C2C13"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Alphanumeric field</w:t>
            </w:r>
          </w:p>
        </w:tc>
        <w:tc>
          <w:tcPr>
            <w:tcW w:w="3150" w:type="dxa"/>
            <w:tcBorders>
              <w:top w:val="nil"/>
              <w:left w:val="nil"/>
              <w:bottom w:val="single" w:color="auto" w:sz="4" w:space="0"/>
              <w:right w:val="single" w:color="auto" w:sz="4" w:space="0"/>
            </w:tcBorders>
            <w:noWrap/>
            <w:vAlign w:val="bottom"/>
            <w:hideMark/>
          </w:tcPr>
          <w:p w:rsidRPr="00302F0C" w:rsidR="00B073F3" w:rsidP="00B073F3" w:rsidRDefault="00B073F3" w14:paraId="0CD39AAA"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bl>
    <w:tbl>
      <w:tblPr>
        <w:tblW w:w="9026" w:type="dxa"/>
        <w:tblLook w:val="04A0" w:firstRow="1" w:lastRow="0" w:firstColumn="1" w:lastColumn="0" w:noHBand="0" w:noVBand="1"/>
      </w:tblPr>
      <w:tblGrid>
        <w:gridCol w:w="3087"/>
        <w:gridCol w:w="3123"/>
        <w:gridCol w:w="2816"/>
      </w:tblGrid>
      <w:tr w:rsidRPr="00302F0C" w:rsidR="007F3337" w:rsidTr="00AF6279" w14:paraId="5647FC4C" w14:textId="77777777">
        <w:trPr>
          <w:trHeight w:val="306"/>
        </w:trPr>
        <w:tc>
          <w:tcPr>
            <w:tcW w:w="3087" w:type="dxa"/>
            <w:tcBorders>
              <w:top w:val="nil"/>
              <w:left w:val="nil"/>
              <w:bottom w:val="nil"/>
              <w:right w:val="nil"/>
            </w:tcBorders>
            <w:shd w:val="clear" w:color="000000" w:fill="DDEBF7"/>
            <w:noWrap/>
            <w:vAlign w:val="bottom"/>
            <w:hideMark/>
          </w:tcPr>
          <w:p w:rsidRPr="00302F0C" w:rsidR="007F3337" w:rsidRDefault="007F3337" w14:paraId="45FD20A5" w14:textId="77777777">
            <w:pPr>
              <w:spacing w:after="0" w:line="240" w:lineRule="auto"/>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DoA*</w:t>
            </w:r>
          </w:p>
        </w:tc>
        <w:tc>
          <w:tcPr>
            <w:tcW w:w="3123" w:type="dxa"/>
            <w:tcBorders>
              <w:top w:val="nil"/>
              <w:left w:val="nil"/>
              <w:bottom w:val="nil"/>
              <w:right w:val="nil"/>
            </w:tcBorders>
            <w:shd w:val="clear" w:color="000000" w:fill="DDEBF7"/>
            <w:noWrap/>
            <w:vAlign w:val="bottom"/>
            <w:hideMark/>
          </w:tcPr>
          <w:p w:rsidRPr="00302F0C" w:rsidR="007F3337" w:rsidRDefault="007F3337" w14:paraId="1ADA3B0D" w14:textId="77777777">
            <w:pPr>
              <w:spacing w:after="0" w:line="240" w:lineRule="auto"/>
              <w:rPr>
                <w:rFonts w:ascii="Arial" w:hAnsi="Arial" w:eastAsia="Times New Roman" w:cs="Arial"/>
                <w:b/>
                <w:i/>
                <w:color w:val="000000"/>
                <w:sz w:val="22"/>
                <w:szCs w:val="22"/>
                <w:lang w:eastAsia="en-GB"/>
              </w:rPr>
            </w:pPr>
            <w:r w:rsidRPr="00302F0C">
              <w:rPr>
                <w:rFonts w:ascii="Arial" w:hAnsi="Arial" w:eastAsia="Times New Roman" w:cs="Arial"/>
                <w:b/>
                <w:i/>
                <w:color w:val="000000"/>
                <w:sz w:val="22"/>
                <w:szCs w:val="22"/>
                <w:lang w:eastAsia="en-GB"/>
              </w:rPr>
              <w:t> </w:t>
            </w:r>
          </w:p>
        </w:tc>
        <w:tc>
          <w:tcPr>
            <w:tcW w:w="2816" w:type="dxa"/>
            <w:tcBorders>
              <w:top w:val="nil"/>
              <w:left w:val="nil"/>
              <w:bottom w:val="nil"/>
              <w:right w:val="nil"/>
            </w:tcBorders>
            <w:shd w:val="clear" w:color="000000" w:fill="DDEBF7"/>
            <w:noWrap/>
            <w:vAlign w:val="bottom"/>
            <w:hideMark/>
          </w:tcPr>
          <w:p w:rsidRPr="00302F0C" w:rsidR="007F3337" w:rsidRDefault="007F3337" w14:paraId="411824C9"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7F3337" w:rsidTr="00AF6279" w14:paraId="7EF965D5" w14:textId="77777777">
        <w:trPr>
          <w:trHeight w:val="306"/>
        </w:trPr>
        <w:tc>
          <w:tcPr>
            <w:tcW w:w="3087" w:type="dxa"/>
            <w:tcBorders>
              <w:top w:val="single" w:color="auto" w:sz="4" w:space="0"/>
              <w:left w:val="single" w:color="auto" w:sz="4" w:space="0"/>
              <w:bottom w:val="single" w:color="auto" w:sz="4" w:space="0"/>
              <w:right w:val="single" w:color="auto" w:sz="4" w:space="0"/>
            </w:tcBorders>
            <w:noWrap/>
            <w:vAlign w:val="center"/>
            <w:hideMark/>
          </w:tcPr>
          <w:p w:rsidRPr="00302F0C" w:rsidR="007F3337" w:rsidRDefault="007F3337" w14:paraId="22A6E22D"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A</w:t>
            </w:r>
          </w:p>
        </w:tc>
        <w:tc>
          <w:tcPr>
            <w:tcW w:w="3123" w:type="dxa"/>
            <w:tcBorders>
              <w:top w:val="single" w:color="auto" w:sz="4" w:space="0"/>
              <w:left w:val="nil"/>
              <w:bottom w:val="single" w:color="auto" w:sz="4" w:space="0"/>
              <w:right w:val="single" w:color="auto" w:sz="4" w:space="0"/>
            </w:tcBorders>
            <w:noWrap/>
            <w:vAlign w:val="center"/>
            <w:hideMark/>
          </w:tcPr>
          <w:p w:rsidRPr="00302F0C" w:rsidR="007F3337" w:rsidRDefault="007F3337" w14:paraId="773FA7C5"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B</w:t>
            </w:r>
          </w:p>
        </w:tc>
        <w:tc>
          <w:tcPr>
            <w:tcW w:w="2816" w:type="dxa"/>
            <w:tcBorders>
              <w:top w:val="single" w:color="auto" w:sz="4" w:space="0"/>
              <w:left w:val="nil"/>
              <w:bottom w:val="single" w:color="auto" w:sz="4" w:space="0"/>
              <w:right w:val="single" w:color="auto" w:sz="4" w:space="0"/>
            </w:tcBorders>
            <w:noWrap/>
            <w:vAlign w:val="center"/>
            <w:hideMark/>
          </w:tcPr>
          <w:p w:rsidRPr="00302F0C" w:rsidR="007F3337" w:rsidRDefault="007F3337" w14:paraId="60141F16"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C</w:t>
            </w:r>
          </w:p>
        </w:tc>
      </w:tr>
      <w:tr w:rsidRPr="00302F0C" w:rsidR="007F3337" w:rsidTr="00AF6279" w14:paraId="73ABC49C" w14:textId="77777777">
        <w:trPr>
          <w:trHeight w:val="613"/>
        </w:trPr>
        <w:tc>
          <w:tcPr>
            <w:tcW w:w="3087" w:type="dxa"/>
            <w:tcBorders>
              <w:top w:val="nil"/>
              <w:left w:val="single" w:color="auto" w:sz="4" w:space="0"/>
              <w:bottom w:val="single" w:color="auto" w:sz="4" w:space="0"/>
              <w:right w:val="single" w:color="auto" w:sz="4" w:space="0"/>
            </w:tcBorders>
            <w:vAlign w:val="bottom"/>
            <w:hideMark/>
          </w:tcPr>
          <w:p w:rsidRPr="00302F0C" w:rsidR="007F3337" w:rsidRDefault="007F3337" w14:paraId="40C48A39" w14:textId="22218C61">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Line Manager/Project Manager</w:t>
            </w:r>
            <w:r w:rsidRPr="00302F0C" w:rsidR="009C2F83">
              <w:rPr>
                <w:rFonts w:ascii="Arial" w:hAnsi="Arial" w:eastAsia="Times New Roman" w:cs="Arial"/>
                <w:bCs/>
                <w:color w:val="000000"/>
                <w:sz w:val="22"/>
                <w:szCs w:val="22"/>
                <w:lang w:eastAsia="en-GB"/>
              </w:rPr>
              <w:t>(BU)</w:t>
            </w:r>
          </w:p>
        </w:tc>
        <w:tc>
          <w:tcPr>
            <w:tcW w:w="3123" w:type="dxa"/>
            <w:tcBorders>
              <w:top w:val="nil"/>
              <w:left w:val="nil"/>
              <w:bottom w:val="single" w:color="auto" w:sz="4" w:space="0"/>
              <w:right w:val="single" w:color="auto" w:sz="4" w:space="0"/>
            </w:tcBorders>
            <w:noWrap/>
            <w:vAlign w:val="bottom"/>
            <w:hideMark/>
          </w:tcPr>
          <w:p w:rsidRPr="00302F0C" w:rsidR="007F3337" w:rsidRDefault="007F3337" w14:paraId="4EF791A3" w14:textId="00A54B62">
            <w:pPr>
              <w:spacing w:after="0" w:line="240" w:lineRule="auto"/>
              <w:rPr>
                <w:rFonts w:ascii="Arial" w:hAnsi="Arial" w:eastAsia="Times New Roman" w:cs="Arial"/>
                <w:color w:val="000000"/>
                <w:sz w:val="22"/>
                <w:szCs w:val="22"/>
                <w:lang w:eastAsia="en-GB"/>
              </w:rPr>
            </w:pPr>
          </w:p>
        </w:tc>
        <w:tc>
          <w:tcPr>
            <w:tcW w:w="2816" w:type="dxa"/>
            <w:tcBorders>
              <w:top w:val="nil"/>
              <w:left w:val="nil"/>
              <w:bottom w:val="single" w:color="auto" w:sz="4" w:space="0"/>
              <w:right w:val="single" w:color="auto" w:sz="4" w:space="0"/>
            </w:tcBorders>
            <w:noWrap/>
            <w:vAlign w:val="bottom"/>
            <w:hideMark/>
          </w:tcPr>
          <w:p w:rsidRPr="00302F0C" w:rsidR="007F3337" w:rsidRDefault="007F3337" w14:paraId="0A9AE765" w14:textId="77777777">
            <w:pPr>
              <w:spacing w:after="0" w:line="240" w:lineRule="auto"/>
              <w:rPr>
                <w:rFonts w:ascii="Arial" w:hAnsi="Arial" w:eastAsia="Times New Roman" w:cs="Arial"/>
                <w:color w:val="000000"/>
                <w:sz w:val="22"/>
                <w:szCs w:val="22"/>
                <w:lang w:eastAsia="en-GB"/>
              </w:rPr>
            </w:pPr>
          </w:p>
        </w:tc>
      </w:tr>
    </w:tbl>
    <w:p w:rsidRPr="00302F0C" w:rsidR="00EB2AB0" w:rsidP="00EB2AB0" w:rsidRDefault="00EB2AB0" w14:paraId="2FDA725A" w14:textId="77777777">
      <w:pPr>
        <w:rPr>
          <w:ins w:author="Akshay Raveendran" w:date="2025-07-21T14:12:00Z" w16du:dateUtc="2025-07-21T10:12:00Z" w:id="3492"/>
          <w:rFonts w:ascii="Arial" w:hAnsi="Arial" w:cs="Arial"/>
        </w:rPr>
      </w:pPr>
    </w:p>
    <w:p w:rsidRPr="00302F0C" w:rsidR="00F13714" w:rsidP="00F13714" w:rsidRDefault="00F13714" w14:paraId="430431C7" w14:textId="77777777">
      <w:pPr>
        <w:rPr>
          <w:ins w:author="Akshay Raveendran" w:date="2025-07-21T14:12:00Z" w16du:dateUtc="2025-07-21T10:12:00Z" w:id="3493"/>
          <w:rFonts w:ascii="Arial" w:hAnsi="Arial" w:cs="Arial"/>
          <w:b/>
          <w:bCs/>
        </w:rPr>
      </w:pPr>
      <w:ins w:author="Akshay Raveendran" w:date="2025-07-21T14:12:00Z" w16du:dateUtc="2025-07-21T10:12:00Z" w:id="3494">
        <w:r w:rsidRPr="00302F0C">
          <w:rPr>
            <w:rFonts w:ascii="Arial" w:hAnsi="Arial" w:cs="Arial"/>
            <w:b/>
            <w:bCs/>
          </w:rPr>
          <w:t>Notes:</w:t>
        </w:r>
      </w:ins>
    </w:p>
    <w:p w:rsidRPr="00302F0C" w:rsidR="00EA1E77" w:rsidP="00EA1E77" w:rsidRDefault="00EA1E77" w14:paraId="5E03DE0A" w14:textId="0F3864AD">
      <w:pPr>
        <w:pStyle w:val="ListParagraph"/>
        <w:numPr>
          <w:ilvl w:val="0"/>
          <w:numId w:val="46"/>
        </w:numPr>
        <w:rPr>
          <w:rFonts w:ascii="Arial" w:hAnsi="Arial" w:cs="Arial"/>
        </w:rPr>
      </w:pPr>
      <w:r w:rsidRPr="00302F0C">
        <w:rPr>
          <w:rFonts w:ascii="Arial" w:hAnsi="Arial" w:cs="Arial"/>
        </w:rPr>
        <w:t>Once approved by all DoA levels, the form should proceed to the vendor sourcing form.</w:t>
      </w:r>
    </w:p>
    <w:p w:rsidRPr="00302F0C" w:rsidR="00EA1E77" w:rsidP="00EA1E77" w:rsidRDefault="00EA1E77" w14:paraId="556A0B3C" w14:textId="77777777">
      <w:pPr>
        <w:pStyle w:val="ListParagraph"/>
        <w:numPr>
          <w:ilvl w:val="0"/>
          <w:numId w:val="46"/>
        </w:numPr>
        <w:rPr>
          <w:rFonts w:ascii="Arial" w:hAnsi="Arial" w:cs="Arial"/>
        </w:rPr>
      </w:pPr>
      <w:r w:rsidRPr="00302F0C">
        <w:rPr>
          <w:rFonts w:ascii="Arial" w:hAnsi="Arial" w:cs="Arial"/>
        </w:rPr>
        <w:t>An email with request details and attachments will be auto-generated and sent to the BU approver and the PSSC SPOC.</w:t>
      </w:r>
    </w:p>
    <w:p w:rsidRPr="00302F0C" w:rsidR="00EA1E77" w:rsidP="00EA1E77" w:rsidRDefault="00EA1E77" w14:paraId="603DE253" w14:textId="77777777">
      <w:pPr>
        <w:pStyle w:val="ListParagraph"/>
        <w:numPr>
          <w:ilvl w:val="0"/>
          <w:numId w:val="46"/>
        </w:numPr>
        <w:rPr>
          <w:rFonts w:ascii="Arial" w:hAnsi="Arial" w:cs="Arial"/>
        </w:rPr>
      </w:pPr>
      <w:r w:rsidRPr="00302F0C">
        <w:rPr>
          <w:rFonts w:ascii="Arial" w:hAnsi="Arial" w:cs="Arial"/>
        </w:rPr>
        <w:t>The BU Manager will have the option to return the request to the requestor with a complete rejection.</w:t>
      </w:r>
    </w:p>
    <w:p w:rsidRPr="00302F0C" w:rsidR="00F13714" w:rsidP="00EA1E77" w:rsidRDefault="00EA1E77" w14:paraId="22E641FD" w14:textId="55D32371">
      <w:pPr>
        <w:pStyle w:val="ListParagraph"/>
        <w:numPr>
          <w:ilvl w:val="0"/>
          <w:numId w:val="46"/>
        </w:numPr>
        <w:rPr>
          <w:rFonts w:ascii="Arial" w:hAnsi="Arial" w:cs="Arial"/>
        </w:rPr>
      </w:pPr>
      <w:r w:rsidRPr="00302F0C">
        <w:rPr>
          <w:rFonts w:ascii="Arial" w:hAnsi="Arial" w:cs="Arial"/>
        </w:rPr>
        <w:t xml:space="preserve">The PSSC </w:t>
      </w:r>
      <w:r w:rsidRPr="00302F0C" w:rsidR="00FC4EE1">
        <w:rPr>
          <w:rFonts w:ascii="Arial" w:hAnsi="Arial" w:cs="Arial"/>
        </w:rPr>
        <w:t>user</w:t>
      </w:r>
      <w:r w:rsidRPr="00302F0C">
        <w:rPr>
          <w:rFonts w:ascii="Arial" w:hAnsi="Arial" w:cs="Arial"/>
        </w:rPr>
        <w:t xml:space="preserve"> will have the option to return the request to the requestor with comments.</w:t>
      </w:r>
    </w:p>
    <w:p w:rsidRPr="00302F0C" w:rsidR="00B615C4" w:rsidP="00B615C4" w:rsidRDefault="00825D24" w14:paraId="4DEAE363" w14:textId="6822A7B8">
      <w:pPr>
        <w:pStyle w:val="Heading3"/>
        <w:rPr>
          <w:ins w:author="Akshay Raveendran" w:date="2025-07-21T00:04:00Z" w16du:dateUtc="2025-07-20T20:04:00Z" w:id="3495"/>
          <w:rFonts w:ascii="Arial" w:hAnsi="Arial" w:cs="Arial"/>
        </w:rPr>
      </w:pPr>
      <w:bookmarkStart w:name="_Toc204935536" w:id="3496"/>
      <w:r w:rsidRPr="00302F0C">
        <w:rPr>
          <w:rFonts w:ascii="Arial" w:hAnsi="Arial" w:cs="Arial"/>
        </w:rPr>
        <w:t>2</w:t>
      </w:r>
      <w:r w:rsidRPr="00302F0C" w:rsidR="00B524A8">
        <w:rPr>
          <w:rFonts w:ascii="Arial" w:hAnsi="Arial" w:cs="Arial"/>
        </w:rPr>
        <w:t xml:space="preserve">.4.2 </w:t>
      </w:r>
      <w:ins w:author="Akshay Raveendran" w:date="2025-07-21T00:04:00Z" w16du:dateUtc="2025-07-20T20:04:00Z" w:id="3497">
        <w:r w:rsidRPr="00302F0C" w:rsidR="00B615C4">
          <w:rPr>
            <w:rFonts w:ascii="Arial" w:hAnsi="Arial" w:cs="Arial"/>
          </w:rPr>
          <w:t>External Hire Vendor Sourcing</w:t>
        </w:r>
      </w:ins>
      <w:ins w:author="Akshay Raveendran" w:date="2025-07-21T00:23:00Z" w16du:dateUtc="2025-07-20T20:23:00Z" w:id="3498">
        <w:r w:rsidRPr="00302F0C" w:rsidR="00947DFC">
          <w:rPr>
            <w:rFonts w:ascii="Arial" w:hAnsi="Arial" w:cs="Arial"/>
          </w:rPr>
          <w:t>(</w:t>
        </w:r>
      </w:ins>
      <w:r w:rsidR="00C772AE">
        <w:rPr>
          <w:rFonts w:ascii="Arial" w:hAnsi="Arial" w:cs="Arial"/>
        </w:rPr>
        <w:t>F</w:t>
      </w:r>
      <w:ins w:author="Akshay Raveendran" w:date="2025-07-21T00:23:00Z" w16du:dateUtc="2025-07-20T20:23:00Z" w:id="3499">
        <w:r w:rsidRPr="00302F0C" w:rsidR="00947DFC">
          <w:rPr>
            <w:rFonts w:ascii="Arial" w:hAnsi="Arial" w:cs="Arial"/>
          </w:rPr>
          <w:t xml:space="preserve">orm 2) </w:t>
        </w:r>
      </w:ins>
      <w:ins w:author="Akshay Raveendran" w:date="2025-07-21T00:04:00Z" w16du:dateUtc="2025-07-20T20:04:00Z" w:id="3500">
        <w:r w:rsidRPr="00302F0C" w:rsidR="00B615C4">
          <w:rPr>
            <w:rFonts w:ascii="Arial" w:hAnsi="Arial" w:cs="Arial"/>
          </w:rPr>
          <w:t>(From PSSC to vendors)</w:t>
        </w:r>
        <w:bookmarkEnd w:id="3496"/>
      </w:ins>
    </w:p>
    <w:p w:rsidRPr="00302F0C" w:rsidR="00B615C4" w:rsidP="00B615C4" w:rsidRDefault="00B615C4" w14:paraId="472235CA" w14:textId="77777777">
      <w:pPr>
        <w:rPr>
          <w:ins w:author="Akshay Raveendran" w:date="2025-07-21T00:04:00Z" w16du:dateUtc="2025-07-20T20:04:00Z" w:id="3501"/>
          <w:rFonts w:ascii="Arial" w:hAnsi="Arial" w:cs="Arial"/>
        </w:rPr>
      </w:pPr>
    </w:p>
    <w:tbl>
      <w:tblPr>
        <w:tblW w:w="9535" w:type="dxa"/>
        <w:tblLook w:val="04A0" w:firstRow="1" w:lastRow="0" w:firstColumn="1" w:lastColumn="0" w:noHBand="0" w:noVBand="1"/>
      </w:tblPr>
      <w:tblGrid>
        <w:gridCol w:w="1960"/>
        <w:gridCol w:w="3795"/>
        <w:gridCol w:w="3780"/>
      </w:tblGrid>
      <w:tr w:rsidRPr="00302F0C" w:rsidR="00B615C4" w14:paraId="06FFD4C1" w14:textId="77777777">
        <w:trPr>
          <w:trHeight w:val="290"/>
          <w:ins w:author="Akshay Raveendran" w:date="2025-07-21T00:04:00Z" w:id="3502"/>
        </w:trPr>
        <w:tc>
          <w:tcPr>
            <w:tcW w:w="9535" w:type="dxa"/>
            <w:gridSpan w:val="3"/>
            <w:tcBorders>
              <w:top w:val="single" w:color="auto" w:sz="4" w:space="0"/>
              <w:left w:val="single" w:color="auto" w:sz="4" w:space="0"/>
              <w:bottom w:val="single" w:color="auto" w:sz="4" w:space="0"/>
              <w:right w:val="single" w:color="auto" w:sz="4" w:space="0"/>
            </w:tcBorders>
            <w:shd w:val="clear" w:color="auto" w:fill="B4C6E7"/>
            <w:noWrap/>
            <w:vAlign w:val="center"/>
            <w:hideMark/>
          </w:tcPr>
          <w:p w:rsidRPr="00302F0C" w:rsidR="00B615C4" w:rsidRDefault="00B615C4" w14:paraId="067664A5" w14:textId="77777777">
            <w:pPr>
              <w:spacing w:after="0" w:line="240" w:lineRule="auto"/>
              <w:jc w:val="center"/>
              <w:rPr>
                <w:ins w:author="Akshay Raveendran" w:date="2025-07-21T00:04:00Z" w16du:dateUtc="2025-07-20T20:04:00Z" w:id="3503"/>
                <w:rFonts w:ascii="Arial" w:hAnsi="Arial" w:eastAsia="Times New Roman" w:cs="Arial"/>
                <w:b/>
                <w:color w:val="000000"/>
                <w:sz w:val="22"/>
                <w:szCs w:val="22"/>
                <w:lang w:eastAsia="en-GB"/>
              </w:rPr>
            </w:pPr>
            <w:ins w:author="Akshay Raveendran" w:date="2025-07-21T00:04:00Z" w16du:dateUtc="2025-07-20T20:04:00Z" w:id="3504">
              <w:r w:rsidRPr="00302F0C">
                <w:rPr>
                  <w:rFonts w:ascii="Arial" w:hAnsi="Arial" w:eastAsia="Times New Roman" w:cs="Arial"/>
                  <w:b/>
                  <w:color w:val="000000"/>
                  <w:sz w:val="22"/>
                  <w:szCs w:val="22"/>
                  <w:lang w:eastAsia="en-GB"/>
                </w:rPr>
                <w:t>Digital Form</w:t>
              </w:r>
            </w:ins>
          </w:p>
        </w:tc>
      </w:tr>
      <w:tr w:rsidRPr="00302F0C" w:rsidR="00B615C4" w14:paraId="2F3B20AE" w14:textId="77777777">
        <w:trPr>
          <w:trHeight w:val="620"/>
          <w:ins w:author="Akshay Raveendran" w:date="2025-07-21T00:04:00Z" w:id="3505"/>
        </w:trPr>
        <w:tc>
          <w:tcPr>
            <w:tcW w:w="9535" w:type="dxa"/>
            <w:gridSpan w:val="3"/>
            <w:tcBorders>
              <w:top w:val="single" w:color="auto" w:sz="4" w:space="0"/>
              <w:left w:val="single" w:color="auto" w:sz="4" w:space="0"/>
              <w:bottom w:val="single" w:color="auto" w:sz="4" w:space="0"/>
              <w:right w:val="single" w:color="auto" w:sz="4" w:space="0"/>
            </w:tcBorders>
            <w:noWrap/>
            <w:vAlign w:val="center"/>
            <w:hideMark/>
          </w:tcPr>
          <w:p w:rsidRPr="00302F0C" w:rsidR="00B615C4" w:rsidRDefault="00B615C4" w14:paraId="1F91962E" w14:textId="77777777">
            <w:pPr>
              <w:spacing w:after="0" w:line="240" w:lineRule="auto"/>
              <w:jc w:val="center"/>
              <w:rPr>
                <w:ins w:author="Akshay Raveendran" w:date="2025-07-21T00:04:00Z" w16du:dateUtc="2025-07-20T20:04:00Z" w:id="3506"/>
                <w:rFonts w:ascii="Arial" w:hAnsi="Arial" w:eastAsia="Times New Roman" w:cs="Arial"/>
                <w:color w:val="000000"/>
                <w:lang w:eastAsia="en-GB"/>
              </w:rPr>
            </w:pPr>
            <w:ins w:author="Akshay Raveendran" w:date="2025-07-21T00:04:00Z" w16du:dateUtc="2025-07-20T20:04:00Z" w:id="3507">
              <w:r w:rsidRPr="00302F0C">
                <w:rPr>
                  <w:rFonts w:ascii="Arial" w:hAnsi="Arial" w:eastAsia="Times New Roman" w:cs="Arial"/>
                  <w:color w:val="000000"/>
                  <w:lang w:eastAsia="en-GB"/>
                </w:rPr>
                <w:t>Vendor Sourcing Form</w:t>
              </w:r>
            </w:ins>
          </w:p>
        </w:tc>
      </w:tr>
      <w:tr w:rsidRPr="00302F0C" w:rsidR="00B615C4" w14:paraId="7374838B" w14:textId="77777777">
        <w:trPr>
          <w:trHeight w:val="580"/>
          <w:ins w:author="Akshay Raveendran" w:date="2025-07-21T00:04:00Z" w:id="3508"/>
        </w:trPr>
        <w:tc>
          <w:tcPr>
            <w:tcW w:w="1960" w:type="dxa"/>
            <w:tcBorders>
              <w:top w:val="nil"/>
              <w:left w:val="single" w:color="auto" w:sz="4" w:space="0"/>
              <w:bottom w:val="single" w:color="auto" w:sz="4" w:space="0"/>
              <w:right w:val="single" w:color="auto" w:sz="4" w:space="0"/>
            </w:tcBorders>
            <w:vAlign w:val="bottom"/>
            <w:hideMark/>
          </w:tcPr>
          <w:p w:rsidRPr="00302F0C" w:rsidR="00B615C4" w:rsidRDefault="00B615C4" w14:paraId="0A616F02" w14:textId="4FA8A821">
            <w:pPr>
              <w:spacing w:after="0" w:line="240" w:lineRule="auto"/>
              <w:rPr>
                <w:ins w:author="Akshay Raveendran" w:date="2025-07-21T00:04:00Z" w16du:dateUtc="2025-07-20T20:04:00Z" w:id="3509"/>
                <w:rFonts w:ascii="Arial" w:hAnsi="Arial" w:eastAsia="Times New Roman" w:cs="Arial"/>
                <w:color w:val="000000"/>
                <w:sz w:val="22"/>
                <w:szCs w:val="22"/>
                <w:lang w:eastAsia="en-GB"/>
              </w:rPr>
            </w:pPr>
            <w:ins w:author="Akshay Raveendran" w:date="2025-07-21T00:04:00Z" w16du:dateUtc="2025-07-20T20:04:00Z" w:id="3510">
              <w:r w:rsidRPr="00302F0C">
                <w:rPr>
                  <w:rFonts w:ascii="Arial" w:hAnsi="Arial" w:cs="Arial"/>
                  <w:color w:val="000000"/>
                  <w:sz w:val="22"/>
                  <w:szCs w:val="22"/>
                </w:rPr>
                <w:t>Req Reference No</w:t>
              </w:r>
            </w:ins>
          </w:p>
        </w:tc>
        <w:tc>
          <w:tcPr>
            <w:tcW w:w="3795" w:type="dxa"/>
            <w:tcBorders>
              <w:top w:val="nil"/>
              <w:left w:val="nil"/>
              <w:bottom w:val="single" w:color="auto" w:sz="4" w:space="0"/>
              <w:right w:val="single" w:color="auto" w:sz="4" w:space="0"/>
            </w:tcBorders>
            <w:vAlign w:val="bottom"/>
            <w:hideMark/>
          </w:tcPr>
          <w:p w:rsidRPr="00302F0C" w:rsidR="00B615C4" w:rsidRDefault="00B615C4" w14:paraId="56EC5141" w14:textId="77777777">
            <w:pPr>
              <w:spacing w:after="0" w:line="240" w:lineRule="auto"/>
              <w:rPr>
                <w:ins w:author="Akshay Raveendran" w:date="2025-07-21T00:04:00Z" w16du:dateUtc="2025-07-20T20:04:00Z" w:id="3511"/>
                <w:rFonts w:ascii="Arial" w:hAnsi="Arial" w:eastAsia="Times New Roman" w:cs="Arial"/>
                <w:color w:val="000000"/>
                <w:sz w:val="22"/>
                <w:szCs w:val="22"/>
                <w:lang w:eastAsia="en-GB"/>
              </w:rPr>
            </w:pPr>
            <w:ins w:author="Akshay Raveendran" w:date="2025-07-21T00:04:00Z" w16du:dateUtc="2025-07-20T20:04:00Z" w:id="3512">
              <w:r w:rsidRPr="00302F0C">
                <w:rPr>
                  <w:rFonts w:ascii="Arial" w:hAnsi="Arial" w:cs="Arial"/>
                  <w:color w:val="000000"/>
                  <w:sz w:val="22"/>
                  <w:szCs w:val="22"/>
                </w:rPr>
                <w:t>Dropdown from portal database with option to select from open requests assigned to PSSC</w:t>
              </w:r>
            </w:ins>
          </w:p>
        </w:tc>
        <w:tc>
          <w:tcPr>
            <w:tcW w:w="3780" w:type="dxa"/>
            <w:tcBorders>
              <w:top w:val="nil"/>
              <w:left w:val="nil"/>
              <w:bottom w:val="single" w:color="auto" w:sz="4" w:space="0"/>
              <w:right w:val="single" w:color="auto" w:sz="4" w:space="0"/>
            </w:tcBorders>
            <w:vAlign w:val="bottom"/>
            <w:hideMark/>
          </w:tcPr>
          <w:p w:rsidRPr="00302F0C" w:rsidR="00B615C4" w:rsidRDefault="00B615C4" w14:paraId="42F606ED" w14:textId="7CD87A27">
            <w:pPr>
              <w:spacing w:after="0" w:line="240" w:lineRule="auto"/>
              <w:rPr>
                <w:ins w:author="Akshay Raveendran" w:date="2025-07-21T00:04:00Z" w16du:dateUtc="2025-07-20T20:04:00Z" w:id="3513"/>
                <w:rFonts w:ascii="Arial" w:hAnsi="Arial" w:eastAsia="Times New Roman" w:cs="Arial"/>
                <w:color w:val="000000"/>
                <w:sz w:val="22"/>
                <w:szCs w:val="22"/>
                <w:lang w:eastAsia="en-GB"/>
              </w:rPr>
            </w:pPr>
            <w:ins w:author="Akshay Raveendran" w:date="2025-07-21T00:04:00Z" w16du:dateUtc="2025-07-20T20:04:00Z" w:id="3514">
              <w:r w:rsidRPr="00302F0C">
                <w:rPr>
                  <w:rFonts w:ascii="Arial" w:hAnsi="Arial" w:eastAsia="Times New Roman" w:cs="Arial"/>
                  <w:color w:val="000000" w:themeColor="text1"/>
                  <w:sz w:val="22"/>
                  <w:szCs w:val="22"/>
                  <w:lang w:eastAsia="en-GB"/>
                </w:rPr>
                <w:t xml:space="preserve">Details to be fetched from </w:t>
              </w:r>
              <w:r w:rsidRPr="00302F0C" w:rsidR="00977E9B">
                <w:rPr>
                  <w:rFonts w:ascii="Arial" w:hAnsi="Arial" w:eastAsia="Times New Roman" w:cs="Arial"/>
                  <w:color w:val="000000" w:themeColor="text1"/>
                  <w:sz w:val="22"/>
                  <w:szCs w:val="22"/>
                  <w:lang w:eastAsia="en-GB"/>
                </w:rPr>
                <w:t>E</w:t>
              </w:r>
            </w:ins>
            <w:ins w:author="Akshay Raveendran" w:date="2025-07-21T00:05:00Z" w16du:dateUtc="2025-07-20T20:05:00Z" w:id="3515">
              <w:r w:rsidRPr="00302F0C" w:rsidR="00977E9B">
                <w:rPr>
                  <w:rFonts w:ascii="Arial" w:hAnsi="Arial" w:eastAsia="Times New Roman" w:cs="Arial"/>
                  <w:color w:val="000000" w:themeColor="text1"/>
                  <w:sz w:val="22"/>
                  <w:szCs w:val="22"/>
                  <w:lang w:eastAsia="en-GB"/>
                </w:rPr>
                <w:t xml:space="preserve">xternal Hire </w:t>
              </w:r>
            </w:ins>
            <w:ins w:author="Akshay Raveendran" w:date="2025-07-21T00:04:00Z" w16du:dateUtc="2025-07-20T20:04:00Z" w:id="3516">
              <w:r w:rsidRPr="00302F0C">
                <w:rPr>
                  <w:rFonts w:ascii="Arial" w:hAnsi="Arial" w:eastAsia="Times New Roman" w:cs="Arial"/>
                  <w:color w:val="000000" w:themeColor="text1"/>
                  <w:lang w:eastAsia="en-GB"/>
                </w:rPr>
                <w:t>Request Form</w:t>
              </w:r>
            </w:ins>
          </w:p>
        </w:tc>
      </w:tr>
      <w:tr w:rsidRPr="00302F0C" w:rsidR="00B615C4" w14:paraId="32F6B817" w14:textId="77777777">
        <w:trPr>
          <w:trHeight w:val="290"/>
          <w:ins w:author="Akshay Raveendran" w:date="2025-07-21T00:04:00Z" w:id="3517"/>
        </w:trPr>
        <w:tc>
          <w:tcPr>
            <w:tcW w:w="1960" w:type="dxa"/>
            <w:tcBorders>
              <w:top w:val="nil"/>
              <w:left w:val="single" w:color="auto" w:sz="4" w:space="0"/>
              <w:bottom w:val="single" w:color="auto" w:sz="4" w:space="0"/>
              <w:right w:val="single" w:color="auto" w:sz="4" w:space="0"/>
            </w:tcBorders>
            <w:vAlign w:val="bottom"/>
            <w:hideMark/>
          </w:tcPr>
          <w:p w:rsidRPr="00302F0C" w:rsidR="00B615C4" w:rsidRDefault="0095500B" w14:paraId="57E75658" w14:textId="101F9890">
            <w:pPr>
              <w:spacing w:after="0" w:line="240" w:lineRule="auto"/>
              <w:rPr>
                <w:ins w:author="Akshay Raveendran" w:date="2025-07-21T00:04:00Z" w16du:dateUtc="2025-07-20T20:04:00Z" w:id="3518"/>
                <w:rFonts w:ascii="Arial" w:hAnsi="Arial" w:eastAsia="Times New Roman" w:cs="Arial"/>
                <w:color w:val="000000"/>
                <w:sz w:val="22"/>
                <w:szCs w:val="22"/>
                <w:lang w:eastAsia="en-GB"/>
              </w:rPr>
            </w:pPr>
            <w:ins w:author="Akshay Raveendran" w:date="2025-07-21T00:05:00Z" w16du:dateUtc="2025-07-20T20:05:00Z" w:id="3519">
              <w:r w:rsidRPr="00302F0C">
                <w:rPr>
                  <w:rFonts w:ascii="Arial" w:hAnsi="Arial" w:eastAsia="Times New Roman" w:cs="Arial"/>
                  <w:color w:val="000000"/>
                  <w:sz w:val="22"/>
                  <w:szCs w:val="22"/>
                  <w:lang w:eastAsia="en-GB"/>
                </w:rPr>
                <w:t>Business</w:t>
              </w:r>
              <w:r w:rsidRPr="00302F0C">
                <w:rPr>
                  <w:rFonts w:ascii="Arial" w:hAnsi="Arial" w:cs="Arial"/>
                  <w:color w:val="FF0000"/>
                  <w:sz w:val="22"/>
                  <w:szCs w:val="22"/>
                </w:rPr>
                <w:t xml:space="preserve"> </w:t>
              </w:r>
            </w:ins>
            <w:ins w:author="Akshay Raveendran" w:date="2025-07-21T00:04:00Z" w16du:dateUtc="2025-07-20T20:04:00Z" w:id="3520">
              <w:r w:rsidRPr="00302F0C" w:rsidR="00B615C4">
                <w:rPr>
                  <w:rFonts w:ascii="Arial" w:hAnsi="Arial" w:cs="Arial"/>
                  <w:color w:val="FF0000"/>
                  <w:sz w:val="22"/>
                  <w:szCs w:val="22"/>
                </w:rPr>
                <w:t>*</w:t>
              </w:r>
            </w:ins>
          </w:p>
        </w:tc>
        <w:tc>
          <w:tcPr>
            <w:tcW w:w="3795" w:type="dxa"/>
            <w:tcBorders>
              <w:top w:val="nil"/>
              <w:left w:val="nil"/>
              <w:bottom w:val="single" w:color="auto" w:sz="4" w:space="0"/>
              <w:right w:val="single" w:color="auto" w:sz="4" w:space="0"/>
            </w:tcBorders>
            <w:vAlign w:val="bottom"/>
            <w:hideMark/>
          </w:tcPr>
          <w:p w:rsidRPr="00302F0C" w:rsidR="00B615C4" w:rsidRDefault="00B615C4" w14:paraId="60E848B5" w14:textId="4694DD6C">
            <w:pPr>
              <w:spacing w:after="0" w:line="240" w:lineRule="auto"/>
              <w:rPr>
                <w:ins w:author="Akshay Raveendran" w:date="2025-07-21T00:04:00Z" w16du:dateUtc="2025-07-20T20:04:00Z" w:id="3521"/>
                <w:rFonts w:ascii="Arial" w:hAnsi="Arial" w:eastAsia="Times New Roman" w:cs="Arial"/>
                <w:color w:val="000000"/>
                <w:sz w:val="22"/>
                <w:szCs w:val="22"/>
                <w:lang w:eastAsia="en-GB"/>
              </w:rPr>
            </w:pPr>
            <w:ins w:author="Akshay Raveendran" w:date="2025-07-21T00:04:00Z" w16du:dateUtc="2025-07-20T20:04:00Z" w:id="3522">
              <w:r w:rsidRPr="00302F0C">
                <w:rPr>
                  <w:rFonts w:ascii="Arial" w:hAnsi="Arial" w:cs="Arial"/>
                  <w:color w:val="000000"/>
                  <w:sz w:val="22"/>
                  <w:szCs w:val="22"/>
                </w:rPr>
                <w:t xml:space="preserve">Auto populate from </w:t>
              </w:r>
            </w:ins>
            <w:ins w:author="Akshay Raveendran" w:date="2025-07-21T00:05:00Z" w16du:dateUtc="2025-07-20T20:05:00Z" w:id="3523">
              <w:r w:rsidRPr="00302F0C" w:rsidR="00977E9B">
                <w:rPr>
                  <w:rFonts w:ascii="Arial" w:hAnsi="Arial" w:eastAsia="Times New Roman" w:cs="Arial"/>
                  <w:color w:val="000000" w:themeColor="text1"/>
                  <w:sz w:val="22"/>
                  <w:szCs w:val="22"/>
                  <w:lang w:eastAsia="en-GB"/>
                </w:rPr>
                <w:t xml:space="preserve">External Hire </w:t>
              </w:r>
              <w:r w:rsidRPr="00302F0C" w:rsidR="00977E9B">
                <w:rPr>
                  <w:rFonts w:ascii="Arial" w:hAnsi="Arial" w:eastAsia="Times New Roman" w:cs="Arial"/>
                  <w:color w:val="000000" w:themeColor="text1"/>
                  <w:lang w:eastAsia="en-GB"/>
                </w:rPr>
                <w:t>Request Form</w:t>
              </w:r>
            </w:ins>
          </w:p>
        </w:tc>
        <w:tc>
          <w:tcPr>
            <w:tcW w:w="3780" w:type="dxa"/>
            <w:tcBorders>
              <w:top w:val="nil"/>
              <w:left w:val="nil"/>
              <w:bottom w:val="single" w:color="auto" w:sz="4" w:space="0"/>
              <w:right w:val="single" w:color="auto" w:sz="4" w:space="0"/>
            </w:tcBorders>
            <w:vAlign w:val="bottom"/>
            <w:hideMark/>
          </w:tcPr>
          <w:p w:rsidRPr="00302F0C" w:rsidR="00B615C4" w:rsidRDefault="00B615C4" w14:paraId="4A3A2052" w14:textId="77777777">
            <w:pPr>
              <w:spacing w:after="0" w:line="240" w:lineRule="auto"/>
              <w:rPr>
                <w:ins w:author="Akshay Raveendran" w:date="2025-07-21T00:04:00Z" w16du:dateUtc="2025-07-20T20:04:00Z" w:id="3524"/>
                <w:rFonts w:ascii="Arial" w:hAnsi="Arial" w:eastAsia="Times New Roman" w:cs="Arial"/>
                <w:color w:val="000000"/>
                <w:sz w:val="22"/>
                <w:szCs w:val="22"/>
                <w:lang w:eastAsia="en-GB"/>
              </w:rPr>
            </w:pPr>
          </w:p>
        </w:tc>
      </w:tr>
      <w:tr w:rsidRPr="00302F0C" w:rsidR="00B615C4" w14:paraId="645E3D50" w14:textId="77777777">
        <w:trPr>
          <w:trHeight w:val="290"/>
          <w:ins w:author="Akshay Raveendran" w:date="2025-07-21T00:04:00Z" w:id="3525"/>
        </w:trPr>
        <w:tc>
          <w:tcPr>
            <w:tcW w:w="1960" w:type="dxa"/>
            <w:tcBorders>
              <w:top w:val="nil"/>
              <w:left w:val="single" w:color="auto" w:sz="4" w:space="0"/>
              <w:bottom w:val="single" w:color="auto" w:sz="4" w:space="0"/>
              <w:right w:val="single" w:color="auto" w:sz="4" w:space="0"/>
            </w:tcBorders>
            <w:vAlign w:val="bottom"/>
          </w:tcPr>
          <w:p w:rsidRPr="00302F0C" w:rsidR="00B615C4" w:rsidRDefault="0095500B" w14:paraId="3E011D14" w14:textId="04123733">
            <w:pPr>
              <w:spacing w:after="0" w:line="240" w:lineRule="auto"/>
              <w:rPr>
                <w:ins w:author="Akshay Raveendran" w:date="2025-07-21T00:04:00Z" w16du:dateUtc="2025-07-20T20:04:00Z" w:id="3526"/>
                <w:rFonts w:ascii="Arial" w:hAnsi="Arial" w:cs="Arial"/>
                <w:color w:val="000000"/>
                <w:sz w:val="22"/>
                <w:szCs w:val="22"/>
              </w:rPr>
            </w:pPr>
            <w:ins w:author="Akshay Raveendran" w:date="2025-07-21T00:06:00Z" w16du:dateUtc="2025-07-20T20:06:00Z" w:id="3527">
              <w:r w:rsidRPr="00302F0C">
                <w:rPr>
                  <w:rFonts w:ascii="Arial" w:hAnsi="Arial" w:eastAsia="Times New Roman" w:cs="Arial"/>
                  <w:color w:val="000000"/>
                  <w:sz w:val="22"/>
                  <w:szCs w:val="22"/>
                  <w:lang w:eastAsia="en-GB"/>
                </w:rPr>
                <w:t>Project</w:t>
              </w:r>
              <w:r w:rsidRPr="00302F0C">
                <w:rPr>
                  <w:rFonts w:ascii="Arial" w:hAnsi="Arial" w:cs="Arial"/>
                  <w:color w:val="FF0000"/>
                  <w:sz w:val="22"/>
                  <w:szCs w:val="22"/>
                </w:rPr>
                <w:t xml:space="preserve"> </w:t>
              </w:r>
            </w:ins>
            <w:ins w:author="Akshay Raveendran" w:date="2025-07-21T00:04:00Z" w16du:dateUtc="2025-07-20T20:04:00Z" w:id="3528">
              <w:r w:rsidRPr="00302F0C" w:rsidR="00B615C4">
                <w:rPr>
                  <w:rFonts w:ascii="Arial" w:hAnsi="Arial" w:cs="Arial"/>
                  <w:color w:val="FF0000"/>
                  <w:sz w:val="22"/>
                  <w:szCs w:val="22"/>
                </w:rPr>
                <w:t>*</w:t>
              </w:r>
            </w:ins>
          </w:p>
        </w:tc>
        <w:tc>
          <w:tcPr>
            <w:tcW w:w="3795" w:type="dxa"/>
            <w:tcBorders>
              <w:top w:val="nil"/>
              <w:left w:val="nil"/>
              <w:bottom w:val="single" w:color="auto" w:sz="4" w:space="0"/>
              <w:right w:val="single" w:color="auto" w:sz="4" w:space="0"/>
            </w:tcBorders>
            <w:vAlign w:val="bottom"/>
          </w:tcPr>
          <w:p w:rsidRPr="00302F0C" w:rsidR="00B615C4" w:rsidRDefault="007F4E07" w14:paraId="4BC5501F" w14:textId="7C396AF4">
            <w:pPr>
              <w:spacing w:after="0" w:line="240" w:lineRule="auto"/>
              <w:rPr>
                <w:ins w:author="Akshay Raveendran" w:date="2025-07-21T00:04:00Z" w16du:dateUtc="2025-07-20T20:04:00Z" w:id="3529"/>
                <w:rFonts w:ascii="Arial" w:hAnsi="Arial" w:cs="Arial"/>
                <w:color w:val="000000"/>
                <w:sz w:val="22"/>
                <w:szCs w:val="22"/>
              </w:rPr>
            </w:pPr>
            <w:ins w:author="Akshay Raveendran" w:date="2025-07-21T00:06:00Z" w16du:dateUtc="2025-07-20T20:06:00Z" w:id="3530">
              <w:r w:rsidRPr="00302F0C">
                <w:rPr>
                  <w:rFonts w:ascii="Arial" w:hAnsi="Arial" w:cs="Arial"/>
                  <w:color w:val="000000"/>
                  <w:sz w:val="22"/>
                  <w:szCs w:val="22"/>
                </w:rPr>
                <w:t xml:space="preserve">Auto populate from </w:t>
              </w:r>
              <w:r w:rsidRPr="00302F0C">
                <w:rPr>
                  <w:rFonts w:ascii="Arial" w:hAnsi="Arial" w:eastAsia="Times New Roman" w:cs="Arial"/>
                  <w:color w:val="000000" w:themeColor="text1"/>
                  <w:sz w:val="22"/>
                  <w:szCs w:val="22"/>
                  <w:lang w:eastAsia="en-GB"/>
                </w:rPr>
                <w:t xml:space="preserve">External Hire </w:t>
              </w:r>
              <w:r w:rsidRPr="00302F0C">
                <w:rPr>
                  <w:rFonts w:ascii="Arial" w:hAnsi="Arial" w:eastAsia="Times New Roman" w:cs="Arial"/>
                  <w:color w:val="000000" w:themeColor="text1"/>
                  <w:lang w:eastAsia="en-GB"/>
                </w:rPr>
                <w:t>Request Form</w:t>
              </w:r>
            </w:ins>
          </w:p>
        </w:tc>
        <w:tc>
          <w:tcPr>
            <w:tcW w:w="3780" w:type="dxa"/>
            <w:tcBorders>
              <w:top w:val="nil"/>
              <w:left w:val="nil"/>
              <w:bottom w:val="single" w:color="auto" w:sz="4" w:space="0"/>
              <w:right w:val="single" w:color="auto" w:sz="4" w:space="0"/>
            </w:tcBorders>
            <w:vAlign w:val="bottom"/>
          </w:tcPr>
          <w:p w:rsidRPr="00302F0C" w:rsidR="00B615C4" w:rsidRDefault="00B615C4" w14:paraId="6B9F9684" w14:textId="77777777">
            <w:pPr>
              <w:spacing w:after="0" w:line="240" w:lineRule="auto"/>
              <w:rPr>
                <w:ins w:author="Akshay Raveendran" w:date="2025-07-21T00:04:00Z" w16du:dateUtc="2025-07-20T20:04:00Z" w:id="3531"/>
                <w:rFonts w:ascii="Arial" w:hAnsi="Arial" w:eastAsia="Times New Roman" w:cs="Arial"/>
                <w:color w:val="000000"/>
                <w:sz w:val="22"/>
                <w:szCs w:val="22"/>
                <w:lang w:eastAsia="en-GB"/>
              </w:rPr>
            </w:pPr>
          </w:p>
        </w:tc>
      </w:tr>
      <w:tr w:rsidRPr="00302F0C" w:rsidR="00B615C4" w14:paraId="0DAEB805" w14:textId="77777777">
        <w:trPr>
          <w:trHeight w:val="290"/>
          <w:ins w:author="Akshay Raveendran" w:date="2025-07-21T00:04:00Z" w:id="3532"/>
        </w:trPr>
        <w:tc>
          <w:tcPr>
            <w:tcW w:w="1960" w:type="dxa"/>
            <w:tcBorders>
              <w:top w:val="nil"/>
              <w:left w:val="single" w:color="auto" w:sz="4" w:space="0"/>
              <w:bottom w:val="single" w:color="auto" w:sz="4" w:space="0"/>
              <w:right w:val="single" w:color="auto" w:sz="4" w:space="0"/>
            </w:tcBorders>
            <w:vAlign w:val="bottom"/>
          </w:tcPr>
          <w:p w:rsidRPr="00302F0C" w:rsidR="00B615C4" w:rsidRDefault="007F4E07" w14:paraId="0E630D8B" w14:textId="58459AFD">
            <w:pPr>
              <w:spacing w:after="0" w:line="240" w:lineRule="auto"/>
              <w:rPr>
                <w:ins w:author="Akshay Raveendran" w:date="2025-07-21T00:04:00Z" w16du:dateUtc="2025-07-20T20:04:00Z" w:id="3533"/>
                <w:rFonts w:ascii="Arial" w:hAnsi="Arial" w:cs="Arial"/>
                <w:color w:val="000000"/>
                <w:sz w:val="22"/>
                <w:szCs w:val="22"/>
              </w:rPr>
            </w:pPr>
            <w:ins w:author="Akshay Raveendran" w:date="2025-07-21T00:06:00Z" w16du:dateUtc="2025-07-20T20:06:00Z" w:id="3534">
              <w:r w:rsidRPr="00302F0C">
                <w:rPr>
                  <w:rFonts w:ascii="Arial" w:hAnsi="Arial" w:eastAsia="Times New Roman" w:cs="Arial"/>
                  <w:color w:val="000000"/>
                  <w:sz w:val="22"/>
                  <w:szCs w:val="22"/>
                  <w:lang w:eastAsia="en-GB"/>
                </w:rPr>
                <w:t>Fleet/Equipment Details</w:t>
              </w:r>
              <w:r w:rsidRPr="00302F0C">
                <w:rPr>
                  <w:rFonts w:ascii="Arial" w:hAnsi="Arial" w:cs="Arial"/>
                  <w:color w:val="FF0000"/>
                  <w:sz w:val="22"/>
                  <w:szCs w:val="22"/>
                </w:rPr>
                <w:t xml:space="preserve"> </w:t>
              </w:r>
            </w:ins>
            <w:ins w:author="Akshay Raveendran" w:date="2025-07-21T00:04:00Z" w16du:dateUtc="2025-07-20T20:04:00Z" w:id="3535">
              <w:r w:rsidRPr="00302F0C" w:rsidR="00B615C4">
                <w:rPr>
                  <w:rFonts w:ascii="Arial" w:hAnsi="Arial" w:cs="Arial"/>
                  <w:color w:val="FF0000"/>
                  <w:sz w:val="22"/>
                  <w:szCs w:val="22"/>
                </w:rPr>
                <w:t>*</w:t>
              </w:r>
            </w:ins>
          </w:p>
        </w:tc>
        <w:tc>
          <w:tcPr>
            <w:tcW w:w="3795" w:type="dxa"/>
            <w:tcBorders>
              <w:top w:val="nil"/>
              <w:left w:val="nil"/>
              <w:bottom w:val="single" w:color="auto" w:sz="4" w:space="0"/>
              <w:right w:val="single" w:color="auto" w:sz="4" w:space="0"/>
            </w:tcBorders>
            <w:vAlign w:val="bottom"/>
          </w:tcPr>
          <w:p w:rsidRPr="00302F0C" w:rsidR="00B615C4" w:rsidRDefault="007F4E07" w14:paraId="090B3B0E" w14:textId="641C392E">
            <w:pPr>
              <w:spacing w:after="0" w:line="240" w:lineRule="auto"/>
              <w:rPr>
                <w:ins w:author="Akshay Raveendran" w:date="2025-07-21T00:04:00Z" w16du:dateUtc="2025-07-20T20:04:00Z" w:id="3536"/>
                <w:rFonts w:ascii="Arial" w:hAnsi="Arial" w:cs="Arial"/>
                <w:color w:val="000000"/>
                <w:sz w:val="22"/>
                <w:szCs w:val="22"/>
              </w:rPr>
            </w:pPr>
            <w:ins w:author="Akshay Raveendran" w:date="2025-07-21T00:06:00Z" w16du:dateUtc="2025-07-20T20:06:00Z" w:id="3537">
              <w:r w:rsidRPr="00302F0C">
                <w:rPr>
                  <w:rFonts w:ascii="Arial" w:hAnsi="Arial" w:cs="Arial"/>
                  <w:color w:val="000000"/>
                  <w:sz w:val="22"/>
                  <w:szCs w:val="22"/>
                </w:rPr>
                <w:t xml:space="preserve">Auto populate </w:t>
              </w:r>
            </w:ins>
            <w:r w:rsidRPr="00302F0C" w:rsidR="00E200D6">
              <w:rPr>
                <w:rFonts w:ascii="Arial" w:hAnsi="Arial" w:cs="Arial"/>
                <w:color w:val="000000"/>
                <w:sz w:val="22"/>
                <w:szCs w:val="22"/>
              </w:rPr>
              <w:t xml:space="preserve">table </w:t>
            </w:r>
            <w:ins w:author="Akshay Raveendran" w:date="2025-07-21T00:06:00Z" w16du:dateUtc="2025-07-20T20:06:00Z" w:id="3538">
              <w:r w:rsidRPr="00302F0C">
                <w:rPr>
                  <w:rFonts w:ascii="Arial" w:hAnsi="Arial" w:cs="Arial"/>
                  <w:color w:val="000000"/>
                  <w:sz w:val="22"/>
                  <w:szCs w:val="22"/>
                </w:rPr>
                <w:t xml:space="preserve">from </w:t>
              </w:r>
              <w:r w:rsidRPr="00302F0C">
                <w:rPr>
                  <w:rFonts w:ascii="Arial" w:hAnsi="Arial" w:eastAsia="Times New Roman" w:cs="Arial"/>
                  <w:color w:val="000000" w:themeColor="text1"/>
                  <w:sz w:val="22"/>
                  <w:szCs w:val="22"/>
                  <w:lang w:eastAsia="en-GB"/>
                </w:rPr>
                <w:t xml:space="preserve">External Hire </w:t>
              </w:r>
              <w:r w:rsidRPr="00302F0C">
                <w:rPr>
                  <w:rFonts w:ascii="Arial" w:hAnsi="Arial" w:eastAsia="Times New Roman" w:cs="Arial"/>
                  <w:color w:val="000000" w:themeColor="text1"/>
                  <w:lang w:eastAsia="en-GB"/>
                </w:rPr>
                <w:t>Request Form</w:t>
              </w:r>
            </w:ins>
            <w:r w:rsidRPr="00302F0C" w:rsidR="001954B7">
              <w:rPr>
                <w:rFonts w:ascii="Arial" w:hAnsi="Arial" w:eastAsia="Times New Roman" w:cs="Arial"/>
                <w:color w:val="000000" w:themeColor="text1"/>
                <w:lang w:eastAsia="en-GB"/>
              </w:rPr>
              <w:t xml:space="preserve"> with option to select vendors</w:t>
            </w:r>
          </w:p>
        </w:tc>
        <w:tc>
          <w:tcPr>
            <w:tcW w:w="3780" w:type="dxa"/>
            <w:tcBorders>
              <w:top w:val="nil"/>
              <w:left w:val="nil"/>
              <w:bottom w:val="single" w:color="auto" w:sz="4" w:space="0"/>
              <w:right w:val="single" w:color="auto" w:sz="4" w:space="0"/>
            </w:tcBorders>
            <w:vAlign w:val="bottom"/>
          </w:tcPr>
          <w:p w:rsidRPr="00302F0C" w:rsidR="00726E2C" w:rsidRDefault="00726E2C" w14:paraId="4E1E0AE7" w14:textId="77777777">
            <w:pPr>
              <w:spacing w:after="0" w:line="240" w:lineRule="auto"/>
              <w:rPr>
                <w:rFonts w:ascii="Arial" w:hAnsi="Arial" w:eastAsia="Times New Roman" w:cs="Arial"/>
                <w:color w:val="000000"/>
                <w:sz w:val="22"/>
                <w:szCs w:val="22"/>
                <w:lang w:eastAsia="en-GB"/>
              </w:rPr>
            </w:pPr>
          </w:p>
          <w:p w:rsidRPr="00302F0C" w:rsidR="00726E2C" w:rsidP="00726E2C" w:rsidRDefault="00726E2C" w14:paraId="71952179" w14:textId="77777777">
            <w:pPr>
              <w:pStyle w:val="ListParagraph"/>
              <w:numPr>
                <w:ilvl w:val="0"/>
                <w:numId w:val="5"/>
              </w:numPr>
              <w:jc w:val="both"/>
              <w:rPr>
                <w:rFonts w:ascii="Arial" w:hAnsi="Arial" w:cs="Arial"/>
              </w:rPr>
            </w:pPr>
            <w:r w:rsidRPr="00302F0C">
              <w:rPr>
                <w:rFonts w:ascii="Arial" w:hAnsi="Arial" w:cs="Arial"/>
              </w:rPr>
              <w:t>PSSC user should be able to select vendors for each line item in the fleet and equipment details table that is autopopulated</w:t>
            </w:r>
          </w:p>
          <w:p w:rsidRPr="00302F0C" w:rsidR="00726E2C" w:rsidP="00726E2C" w:rsidRDefault="00726E2C" w14:paraId="01320BD5" w14:textId="77777777">
            <w:pPr>
              <w:pStyle w:val="ListParagraph"/>
              <w:numPr>
                <w:ilvl w:val="0"/>
                <w:numId w:val="5"/>
              </w:numPr>
              <w:jc w:val="both"/>
              <w:rPr>
                <w:rFonts w:ascii="Arial" w:hAnsi="Arial" w:cs="Arial"/>
              </w:rPr>
            </w:pPr>
            <w:r w:rsidRPr="00302F0C">
              <w:rPr>
                <w:rFonts w:ascii="Arial" w:hAnsi="Arial" w:cs="Arial"/>
              </w:rPr>
              <w:t xml:space="preserve">System should be able to fetch all the items selected for each vendor and then send consolidated mail capturing all requirements from a specific vendor </w:t>
            </w:r>
          </w:p>
          <w:p w:rsidRPr="00302F0C" w:rsidR="00726E2C" w:rsidRDefault="00726E2C" w14:paraId="0EE54C59" w14:textId="6818A8B0">
            <w:pPr>
              <w:spacing w:after="0" w:line="240" w:lineRule="auto"/>
              <w:rPr>
                <w:ins w:author="Akshay Raveendran" w:date="2025-07-21T00:04:00Z" w16du:dateUtc="2025-07-20T20:04:00Z" w:id="3539"/>
                <w:rFonts w:ascii="Arial" w:hAnsi="Arial" w:eastAsia="Times New Roman" w:cs="Arial"/>
                <w:color w:val="000000"/>
                <w:sz w:val="22"/>
                <w:szCs w:val="22"/>
                <w:lang w:eastAsia="en-GB"/>
              </w:rPr>
            </w:pPr>
          </w:p>
        </w:tc>
      </w:tr>
      <w:tr w:rsidRPr="00302F0C" w:rsidR="00B615C4" w14:paraId="0337CEFB" w14:textId="77777777">
        <w:trPr>
          <w:trHeight w:val="290"/>
          <w:ins w:author="Akshay Raveendran" w:date="2025-07-21T00:04:00Z" w:id="3540"/>
        </w:trPr>
        <w:tc>
          <w:tcPr>
            <w:tcW w:w="1960" w:type="dxa"/>
            <w:tcBorders>
              <w:top w:val="single" w:color="auto" w:sz="4" w:space="0"/>
              <w:left w:val="single" w:color="auto" w:sz="4" w:space="0"/>
              <w:bottom w:val="single" w:color="auto" w:sz="4" w:space="0"/>
              <w:right w:val="single" w:color="auto" w:sz="4" w:space="0"/>
            </w:tcBorders>
            <w:vAlign w:val="bottom"/>
            <w:hideMark/>
          </w:tcPr>
          <w:p w:rsidRPr="00302F0C" w:rsidR="00B615C4" w:rsidRDefault="00B615C4" w14:paraId="77C2F4D0" w14:textId="77777777">
            <w:pPr>
              <w:spacing w:after="0" w:line="240" w:lineRule="auto"/>
              <w:rPr>
                <w:ins w:author="Akshay Raveendran" w:date="2025-07-21T00:04:00Z" w16du:dateUtc="2025-07-20T20:04:00Z" w:id="3541"/>
                <w:rFonts w:ascii="Arial" w:hAnsi="Arial" w:eastAsia="Times New Roman" w:cs="Arial"/>
                <w:color w:val="000000"/>
                <w:sz w:val="22"/>
                <w:szCs w:val="22"/>
                <w:lang w:eastAsia="en-GB"/>
              </w:rPr>
            </w:pPr>
            <w:ins w:author="Akshay Raveendran" w:date="2025-07-21T00:04:00Z" w16du:dateUtc="2025-07-20T20:04:00Z" w:id="3542">
              <w:r w:rsidRPr="00302F0C">
                <w:rPr>
                  <w:rFonts w:ascii="Arial" w:hAnsi="Arial" w:cs="Arial"/>
                  <w:color w:val="000000"/>
                  <w:sz w:val="22"/>
                  <w:szCs w:val="22"/>
                </w:rPr>
                <w:t>Preferred Quotation Due Date:</w:t>
              </w:r>
              <w:r w:rsidRPr="00302F0C">
                <w:rPr>
                  <w:rFonts w:ascii="Arial" w:hAnsi="Arial" w:cs="Arial"/>
                  <w:color w:val="FF0000"/>
                  <w:sz w:val="22"/>
                  <w:szCs w:val="22"/>
                </w:rPr>
                <w:t xml:space="preserve"> *</w:t>
              </w:r>
            </w:ins>
          </w:p>
        </w:tc>
        <w:tc>
          <w:tcPr>
            <w:tcW w:w="3795" w:type="dxa"/>
            <w:tcBorders>
              <w:top w:val="single" w:color="auto" w:sz="4" w:space="0"/>
              <w:left w:val="nil"/>
              <w:bottom w:val="single" w:color="auto" w:sz="4" w:space="0"/>
              <w:right w:val="single" w:color="auto" w:sz="4" w:space="0"/>
            </w:tcBorders>
            <w:vAlign w:val="bottom"/>
            <w:hideMark/>
          </w:tcPr>
          <w:p w:rsidRPr="00302F0C" w:rsidR="00B615C4" w:rsidRDefault="00B615C4" w14:paraId="0D36B4B8" w14:textId="77777777">
            <w:pPr>
              <w:spacing w:after="0" w:line="240" w:lineRule="auto"/>
              <w:rPr>
                <w:ins w:author="Akshay Raveendran" w:date="2025-07-21T00:04:00Z" w16du:dateUtc="2025-07-20T20:04:00Z" w:id="3543"/>
                <w:rFonts w:ascii="Arial" w:hAnsi="Arial" w:eastAsia="Times New Roman" w:cs="Arial"/>
                <w:color w:val="000000"/>
                <w:sz w:val="22"/>
                <w:szCs w:val="22"/>
                <w:lang w:eastAsia="en-GB"/>
              </w:rPr>
            </w:pPr>
            <w:ins w:author="Akshay Raveendran" w:date="2025-07-21T00:04:00Z" w16du:dateUtc="2025-07-20T20:04:00Z" w:id="3544">
              <w:r w:rsidRPr="00302F0C">
                <w:rPr>
                  <w:rFonts w:ascii="Arial" w:hAnsi="Arial" w:cs="Arial"/>
                  <w:color w:val="000000"/>
                  <w:sz w:val="22"/>
                  <w:szCs w:val="22"/>
                </w:rPr>
                <w:t>Dropdown - Calender</w:t>
              </w:r>
            </w:ins>
          </w:p>
        </w:tc>
        <w:tc>
          <w:tcPr>
            <w:tcW w:w="3780" w:type="dxa"/>
            <w:tcBorders>
              <w:top w:val="single" w:color="auto" w:sz="4" w:space="0"/>
              <w:left w:val="nil"/>
              <w:bottom w:val="single" w:color="auto" w:sz="4" w:space="0"/>
              <w:right w:val="single" w:color="auto" w:sz="4" w:space="0"/>
            </w:tcBorders>
            <w:vAlign w:val="center"/>
            <w:hideMark/>
          </w:tcPr>
          <w:p w:rsidRPr="00302F0C" w:rsidR="00B615C4" w:rsidRDefault="00B615C4" w14:paraId="06BFB2B7" w14:textId="77777777">
            <w:pPr>
              <w:jc w:val="both"/>
              <w:rPr>
                <w:ins w:author="Akshay Raveendran" w:date="2025-07-21T00:04:00Z" w16du:dateUtc="2025-07-20T20:04:00Z" w:id="3545"/>
                <w:rFonts w:ascii="Arial" w:hAnsi="Arial" w:cs="Arial"/>
              </w:rPr>
            </w:pPr>
          </w:p>
        </w:tc>
      </w:tr>
      <w:tr w:rsidRPr="00302F0C" w:rsidR="00B615C4" w14:paraId="49F3A9F9" w14:textId="77777777">
        <w:trPr>
          <w:trHeight w:val="290"/>
          <w:ins w:author="Akshay Raveendran" w:date="2025-07-21T00:04:00Z" w:id="3546"/>
        </w:trPr>
        <w:tc>
          <w:tcPr>
            <w:tcW w:w="5755" w:type="dxa"/>
            <w:gridSpan w:val="2"/>
            <w:tcBorders>
              <w:top w:val="single" w:color="auto" w:sz="4" w:space="0"/>
              <w:left w:val="single" w:color="auto" w:sz="4" w:space="0"/>
              <w:bottom w:val="single" w:color="auto" w:sz="4" w:space="0"/>
              <w:right w:val="single" w:color="auto" w:sz="4" w:space="0"/>
            </w:tcBorders>
          </w:tcPr>
          <w:p w:rsidRPr="00302F0C" w:rsidR="00B615C4" w:rsidRDefault="00B615C4" w14:paraId="0F0C2504" w14:textId="77777777">
            <w:pPr>
              <w:spacing w:after="0" w:line="240" w:lineRule="auto"/>
              <w:rPr>
                <w:ins w:author="Akshay Raveendran" w:date="2025-07-21T00:04:00Z" w16du:dateUtc="2025-07-20T20:04:00Z" w:id="3547"/>
                <w:rFonts w:ascii="Arial" w:hAnsi="Arial" w:eastAsia="Times New Roman" w:cs="Arial"/>
                <w:color w:val="000000"/>
                <w:sz w:val="22"/>
                <w:szCs w:val="22"/>
                <w:lang w:eastAsia="en-GB"/>
              </w:rPr>
            </w:pPr>
            <w:ins w:author="Akshay Raveendran" w:date="2025-07-21T00:04:00Z" w16du:dateUtc="2025-07-20T20:04:00Z" w:id="3548">
              <w:r w:rsidRPr="00302F0C">
                <w:rPr>
                  <w:rFonts w:ascii="Arial" w:hAnsi="Arial" w:cs="Arial"/>
                  <w:b/>
                </w:rPr>
                <w:t xml:space="preserve">Vendor details </w:t>
              </w:r>
            </w:ins>
          </w:p>
        </w:tc>
        <w:tc>
          <w:tcPr>
            <w:tcW w:w="3780" w:type="dxa"/>
            <w:tcBorders>
              <w:top w:val="single" w:color="auto" w:sz="4" w:space="0"/>
              <w:left w:val="nil"/>
              <w:bottom w:val="single" w:color="auto" w:sz="4" w:space="0"/>
              <w:right w:val="single" w:color="auto" w:sz="4" w:space="0"/>
            </w:tcBorders>
            <w:vAlign w:val="center"/>
          </w:tcPr>
          <w:p w:rsidRPr="00302F0C" w:rsidR="00B615C4" w:rsidRDefault="00B615C4" w14:paraId="5FF4B5EA" w14:textId="77777777">
            <w:pPr>
              <w:spacing w:after="0" w:line="240" w:lineRule="auto"/>
              <w:rPr>
                <w:ins w:author="Akshay Raveendran" w:date="2025-07-21T00:04:00Z" w16du:dateUtc="2025-07-20T20:04:00Z" w:id="3549"/>
                <w:rFonts w:ascii="Arial" w:hAnsi="Arial" w:eastAsia="Times New Roman" w:cs="Arial"/>
                <w:color w:val="000000"/>
                <w:sz w:val="22"/>
                <w:szCs w:val="22"/>
                <w:lang w:eastAsia="en-GB"/>
              </w:rPr>
            </w:pPr>
            <w:ins w:author="Akshay Raveendran" w:date="2025-07-21T00:04:00Z" w16du:dateUtc="2025-07-20T20:04:00Z" w:id="3550">
              <w:r w:rsidRPr="00302F0C">
                <w:rPr>
                  <w:rFonts w:ascii="Arial" w:hAnsi="Arial" w:cs="Arial"/>
                </w:rPr>
                <w:t>"Add new vendor button"</w:t>
              </w:r>
            </w:ins>
          </w:p>
        </w:tc>
      </w:tr>
      <w:tr w:rsidRPr="00302F0C" w:rsidR="00B615C4" w14:paraId="2452E1B6" w14:textId="77777777">
        <w:trPr>
          <w:trHeight w:val="290"/>
          <w:ins w:author="Akshay Raveendran" w:date="2025-07-21T00:04:00Z" w:id="3551"/>
        </w:trPr>
        <w:tc>
          <w:tcPr>
            <w:tcW w:w="1960" w:type="dxa"/>
            <w:tcBorders>
              <w:top w:val="single" w:color="auto" w:sz="4" w:space="0"/>
              <w:left w:val="single" w:color="auto" w:sz="4" w:space="0"/>
              <w:bottom w:val="single" w:color="auto" w:sz="4" w:space="0"/>
              <w:right w:val="single" w:color="auto" w:sz="4" w:space="0"/>
            </w:tcBorders>
            <w:vAlign w:val="bottom"/>
          </w:tcPr>
          <w:p w:rsidRPr="00302F0C" w:rsidR="00B615C4" w:rsidRDefault="00B615C4" w14:paraId="23CC98BD" w14:textId="77777777">
            <w:pPr>
              <w:spacing w:after="0" w:line="240" w:lineRule="auto"/>
              <w:rPr>
                <w:ins w:author="Akshay Raveendran" w:date="2025-07-21T00:04:00Z" w16du:dateUtc="2025-07-20T20:04:00Z" w:id="3552"/>
                <w:rFonts w:ascii="Arial" w:hAnsi="Arial" w:cs="Arial"/>
                <w:b/>
              </w:rPr>
            </w:pPr>
            <w:ins w:author="Akshay Raveendran" w:date="2025-07-21T00:04:00Z" w16du:dateUtc="2025-07-20T20:04:00Z" w:id="3553">
              <w:r w:rsidRPr="00302F0C">
                <w:rPr>
                  <w:rFonts w:ascii="Arial" w:hAnsi="Arial" w:cs="Arial"/>
                  <w:color w:val="000000"/>
                  <w:sz w:val="22"/>
                  <w:szCs w:val="22"/>
                </w:rPr>
                <w:t>Vendor Name</w:t>
              </w:r>
              <w:r w:rsidRPr="00302F0C">
                <w:rPr>
                  <w:rFonts w:ascii="Arial" w:hAnsi="Arial" w:cs="Arial"/>
                  <w:color w:val="FF0000"/>
                  <w:sz w:val="22"/>
                  <w:szCs w:val="22"/>
                </w:rPr>
                <w:t>*</w:t>
              </w:r>
            </w:ins>
          </w:p>
        </w:tc>
        <w:tc>
          <w:tcPr>
            <w:tcW w:w="3795" w:type="dxa"/>
            <w:tcBorders>
              <w:top w:val="single" w:color="auto" w:sz="4" w:space="0"/>
              <w:left w:val="nil"/>
              <w:bottom w:val="single" w:color="auto" w:sz="4" w:space="0"/>
              <w:right w:val="single" w:color="auto" w:sz="4" w:space="0"/>
            </w:tcBorders>
            <w:vAlign w:val="bottom"/>
          </w:tcPr>
          <w:p w:rsidRPr="00302F0C" w:rsidR="00B615C4" w:rsidRDefault="00B615C4" w14:paraId="7B0C57FC" w14:textId="77777777">
            <w:pPr>
              <w:spacing w:after="0" w:line="240" w:lineRule="auto"/>
              <w:rPr>
                <w:ins w:author="Akshay Raveendran" w:date="2025-07-21T00:04:00Z" w16du:dateUtc="2025-07-20T20:04:00Z" w:id="3554"/>
                <w:rFonts w:ascii="Arial" w:hAnsi="Arial" w:cs="Arial"/>
              </w:rPr>
            </w:pPr>
            <w:ins w:author="Akshay Raveendran" w:date="2025-07-21T00:04:00Z" w16du:dateUtc="2025-07-20T20:04:00Z" w:id="3555">
              <w:r w:rsidRPr="00302F0C">
                <w:rPr>
                  <w:rFonts w:ascii="Arial" w:hAnsi="Arial" w:cs="Arial"/>
                  <w:color w:val="000000"/>
                  <w:sz w:val="22"/>
                  <w:szCs w:val="22"/>
                </w:rPr>
                <w:t>Dropdown (Allow multiple inputs)</w:t>
              </w:r>
            </w:ins>
          </w:p>
        </w:tc>
        <w:tc>
          <w:tcPr>
            <w:tcW w:w="3780" w:type="dxa"/>
            <w:tcBorders>
              <w:top w:val="single" w:color="auto" w:sz="4" w:space="0"/>
              <w:left w:val="nil"/>
              <w:bottom w:val="single" w:color="auto" w:sz="4" w:space="0"/>
              <w:right w:val="single" w:color="auto" w:sz="4" w:space="0"/>
            </w:tcBorders>
            <w:vAlign w:val="bottom"/>
          </w:tcPr>
          <w:p w:rsidRPr="00302F0C" w:rsidR="00B615C4" w:rsidRDefault="00B615C4" w14:paraId="239849C5" w14:textId="77777777">
            <w:pPr>
              <w:spacing w:after="0" w:line="240" w:lineRule="auto"/>
              <w:rPr>
                <w:ins w:author="Akshay Raveendran" w:date="2025-07-21T00:04:00Z" w16du:dateUtc="2025-07-20T20:04:00Z" w:id="3556"/>
                <w:rFonts w:ascii="Arial" w:hAnsi="Arial" w:eastAsia="Times New Roman" w:cs="Arial"/>
                <w:color w:val="000000"/>
                <w:sz w:val="22"/>
                <w:szCs w:val="22"/>
                <w:lang w:eastAsia="en-GB"/>
              </w:rPr>
            </w:pPr>
            <w:ins w:author="Akshay Raveendran" w:date="2025-07-21T00:04:00Z" w16du:dateUtc="2025-07-20T20:04:00Z" w:id="3557">
              <w:r w:rsidRPr="00302F0C">
                <w:rPr>
                  <w:rFonts w:ascii="Arial" w:hAnsi="Arial" w:cs="Arial"/>
                  <w:color w:val="000000" w:themeColor="text1"/>
                  <w:sz w:val="22"/>
                  <w:szCs w:val="22"/>
                </w:rPr>
                <w:t xml:space="preserve">Mandatory, Preloaded vendor data should be fetched from D365  </w:t>
              </w:r>
            </w:ins>
          </w:p>
        </w:tc>
      </w:tr>
      <w:tr w:rsidRPr="00302F0C" w:rsidR="00B615C4" w14:paraId="34485652" w14:textId="77777777">
        <w:trPr>
          <w:trHeight w:val="290"/>
          <w:ins w:author="Akshay Raveendran" w:date="2025-07-21T00:04:00Z" w:id="3558"/>
        </w:trPr>
        <w:tc>
          <w:tcPr>
            <w:tcW w:w="1960" w:type="dxa"/>
            <w:tcBorders>
              <w:top w:val="single" w:color="auto" w:sz="4" w:space="0"/>
              <w:left w:val="single" w:color="auto" w:sz="4" w:space="0"/>
              <w:bottom w:val="single" w:color="auto" w:sz="4" w:space="0"/>
              <w:right w:val="single" w:color="auto" w:sz="4" w:space="0"/>
            </w:tcBorders>
            <w:vAlign w:val="bottom"/>
          </w:tcPr>
          <w:p w:rsidRPr="00302F0C" w:rsidR="00B615C4" w:rsidRDefault="00B615C4" w14:paraId="1AA9C01D" w14:textId="77777777">
            <w:pPr>
              <w:spacing w:after="0" w:line="240" w:lineRule="auto"/>
              <w:rPr>
                <w:ins w:author="Akshay Raveendran" w:date="2025-07-21T00:04:00Z" w16du:dateUtc="2025-07-20T20:04:00Z" w:id="3559"/>
                <w:rFonts w:ascii="Arial" w:hAnsi="Arial" w:cs="Arial"/>
                <w:b/>
              </w:rPr>
            </w:pPr>
            <w:ins w:author="Akshay Raveendran" w:date="2025-07-21T00:04:00Z" w16du:dateUtc="2025-07-20T20:04:00Z" w:id="3560">
              <w:r w:rsidRPr="00302F0C">
                <w:rPr>
                  <w:rFonts w:ascii="Arial" w:hAnsi="Arial" w:cs="Arial"/>
                  <w:color w:val="000000"/>
                  <w:sz w:val="22"/>
                  <w:szCs w:val="22"/>
                </w:rPr>
                <w:t>Vendor Contact Person</w:t>
              </w:r>
              <w:r w:rsidRPr="00302F0C">
                <w:rPr>
                  <w:rFonts w:ascii="Arial" w:hAnsi="Arial" w:cs="Arial"/>
                  <w:color w:val="FF0000"/>
                  <w:sz w:val="22"/>
                  <w:szCs w:val="22"/>
                </w:rPr>
                <w:t>*</w:t>
              </w:r>
            </w:ins>
          </w:p>
        </w:tc>
        <w:tc>
          <w:tcPr>
            <w:tcW w:w="3795" w:type="dxa"/>
            <w:tcBorders>
              <w:top w:val="single" w:color="auto" w:sz="4" w:space="0"/>
              <w:left w:val="nil"/>
              <w:bottom w:val="single" w:color="auto" w:sz="4" w:space="0"/>
              <w:right w:val="single" w:color="auto" w:sz="4" w:space="0"/>
            </w:tcBorders>
            <w:vAlign w:val="bottom"/>
          </w:tcPr>
          <w:p w:rsidRPr="00302F0C" w:rsidR="00B615C4" w:rsidRDefault="00B615C4" w14:paraId="7D3BC676" w14:textId="77777777">
            <w:pPr>
              <w:spacing w:after="0" w:line="240" w:lineRule="auto"/>
              <w:rPr>
                <w:ins w:author="Akshay Raveendran" w:date="2025-07-21T00:04:00Z" w16du:dateUtc="2025-07-20T20:04:00Z" w:id="3561"/>
                <w:rFonts w:ascii="Arial" w:hAnsi="Arial" w:cs="Arial"/>
              </w:rPr>
            </w:pPr>
            <w:ins w:author="Akshay Raveendran" w:date="2025-07-21T00:04:00Z" w16du:dateUtc="2025-07-20T20:04:00Z" w:id="3562">
              <w:r w:rsidRPr="00302F0C">
                <w:rPr>
                  <w:rFonts w:ascii="Arial" w:hAnsi="Arial" w:cs="Arial"/>
                  <w:color w:val="000000"/>
                  <w:sz w:val="22"/>
                  <w:szCs w:val="22"/>
                </w:rPr>
                <w:t>Text field</w:t>
              </w:r>
            </w:ins>
          </w:p>
        </w:tc>
        <w:tc>
          <w:tcPr>
            <w:tcW w:w="3780" w:type="dxa"/>
            <w:tcBorders>
              <w:top w:val="single" w:color="auto" w:sz="4" w:space="0"/>
              <w:left w:val="nil"/>
              <w:bottom w:val="single" w:color="auto" w:sz="4" w:space="0"/>
              <w:right w:val="single" w:color="auto" w:sz="4" w:space="0"/>
            </w:tcBorders>
            <w:vAlign w:val="bottom"/>
          </w:tcPr>
          <w:p w:rsidRPr="00302F0C" w:rsidR="00B615C4" w:rsidRDefault="00B615C4" w14:paraId="7939AA54" w14:textId="77777777">
            <w:pPr>
              <w:spacing w:after="0" w:line="240" w:lineRule="auto"/>
              <w:rPr>
                <w:ins w:author="Akshay Raveendran" w:date="2025-07-21T00:04:00Z" w16du:dateUtc="2025-07-20T20:04:00Z" w:id="3563"/>
                <w:rFonts w:ascii="Arial" w:hAnsi="Arial" w:eastAsia="Times New Roman" w:cs="Arial"/>
                <w:color w:val="000000"/>
                <w:sz w:val="22"/>
                <w:szCs w:val="22"/>
                <w:lang w:eastAsia="en-GB"/>
              </w:rPr>
            </w:pPr>
          </w:p>
        </w:tc>
      </w:tr>
      <w:tr w:rsidRPr="00302F0C" w:rsidR="00B615C4" w14:paraId="4D482950" w14:textId="77777777">
        <w:trPr>
          <w:trHeight w:val="290"/>
          <w:ins w:author="Akshay Raveendran" w:date="2025-07-21T00:04:00Z" w:id="3564"/>
        </w:trPr>
        <w:tc>
          <w:tcPr>
            <w:tcW w:w="1960" w:type="dxa"/>
            <w:tcBorders>
              <w:top w:val="single" w:color="auto" w:sz="4" w:space="0"/>
              <w:left w:val="single" w:color="auto" w:sz="4" w:space="0"/>
              <w:bottom w:val="single" w:color="auto" w:sz="4" w:space="0"/>
              <w:right w:val="single" w:color="auto" w:sz="4" w:space="0"/>
            </w:tcBorders>
            <w:vAlign w:val="bottom"/>
          </w:tcPr>
          <w:p w:rsidRPr="00302F0C" w:rsidR="00B615C4" w:rsidRDefault="00B615C4" w14:paraId="562460BA" w14:textId="77777777">
            <w:pPr>
              <w:spacing w:after="0" w:line="240" w:lineRule="auto"/>
              <w:rPr>
                <w:ins w:author="Akshay Raveendran" w:date="2025-07-21T00:04:00Z" w16du:dateUtc="2025-07-20T20:04:00Z" w:id="3565"/>
                <w:rFonts w:ascii="Arial" w:hAnsi="Arial" w:cs="Arial"/>
                <w:b/>
              </w:rPr>
            </w:pPr>
            <w:ins w:author="Akshay Raveendran" w:date="2025-07-21T00:04:00Z" w16du:dateUtc="2025-07-20T20:04:00Z" w:id="3566">
              <w:r w:rsidRPr="00302F0C">
                <w:rPr>
                  <w:rFonts w:ascii="Arial" w:hAnsi="Arial" w:cs="Arial"/>
                  <w:color w:val="000000"/>
                  <w:sz w:val="22"/>
                  <w:szCs w:val="22"/>
                </w:rPr>
                <w:t>Vendor Contact Email</w:t>
              </w:r>
              <w:r w:rsidRPr="00302F0C">
                <w:rPr>
                  <w:rFonts w:ascii="Arial" w:hAnsi="Arial" w:cs="Arial"/>
                  <w:color w:val="FF0000"/>
                  <w:sz w:val="22"/>
                  <w:szCs w:val="22"/>
                </w:rPr>
                <w:t>*</w:t>
              </w:r>
            </w:ins>
          </w:p>
        </w:tc>
        <w:tc>
          <w:tcPr>
            <w:tcW w:w="3795" w:type="dxa"/>
            <w:tcBorders>
              <w:top w:val="single" w:color="auto" w:sz="4" w:space="0"/>
              <w:left w:val="nil"/>
              <w:bottom w:val="single" w:color="auto" w:sz="4" w:space="0"/>
              <w:right w:val="single" w:color="auto" w:sz="4" w:space="0"/>
            </w:tcBorders>
            <w:vAlign w:val="bottom"/>
          </w:tcPr>
          <w:p w:rsidRPr="00302F0C" w:rsidR="00B615C4" w:rsidRDefault="00B615C4" w14:paraId="4C9FB0B6" w14:textId="77777777">
            <w:pPr>
              <w:spacing w:after="0" w:line="240" w:lineRule="auto"/>
              <w:rPr>
                <w:ins w:author="Akshay Raveendran" w:date="2025-07-21T00:04:00Z" w16du:dateUtc="2025-07-20T20:04:00Z" w:id="3567"/>
                <w:rFonts w:ascii="Arial" w:hAnsi="Arial" w:cs="Arial"/>
              </w:rPr>
            </w:pPr>
            <w:ins w:author="Akshay Raveendran" w:date="2025-07-21T00:04:00Z" w16du:dateUtc="2025-07-20T20:04:00Z" w:id="3568">
              <w:r w:rsidRPr="00302F0C">
                <w:rPr>
                  <w:rFonts w:ascii="Arial" w:hAnsi="Arial" w:cs="Arial"/>
                  <w:color w:val="000000"/>
                  <w:sz w:val="22"/>
                  <w:szCs w:val="22"/>
                </w:rPr>
                <w:t>Text field</w:t>
              </w:r>
            </w:ins>
          </w:p>
        </w:tc>
        <w:tc>
          <w:tcPr>
            <w:tcW w:w="3780" w:type="dxa"/>
            <w:tcBorders>
              <w:top w:val="single" w:color="auto" w:sz="4" w:space="0"/>
              <w:left w:val="nil"/>
              <w:bottom w:val="single" w:color="auto" w:sz="4" w:space="0"/>
              <w:right w:val="single" w:color="auto" w:sz="4" w:space="0"/>
            </w:tcBorders>
            <w:vAlign w:val="bottom"/>
          </w:tcPr>
          <w:p w:rsidRPr="00302F0C" w:rsidR="00B615C4" w:rsidRDefault="00B615C4" w14:paraId="254B1A99" w14:textId="77777777">
            <w:pPr>
              <w:spacing w:after="0" w:line="240" w:lineRule="auto"/>
              <w:rPr>
                <w:ins w:author="Akshay Raveendran" w:date="2025-07-21T00:04:00Z" w16du:dateUtc="2025-07-20T20:04:00Z" w:id="3569"/>
                <w:rFonts w:ascii="Arial" w:hAnsi="Arial" w:eastAsia="Times New Roman" w:cs="Arial"/>
                <w:color w:val="000000"/>
                <w:sz w:val="22"/>
                <w:szCs w:val="22"/>
                <w:lang w:eastAsia="en-GB"/>
              </w:rPr>
            </w:pPr>
          </w:p>
        </w:tc>
      </w:tr>
      <w:tr w:rsidRPr="00302F0C" w:rsidR="00B615C4" w14:paraId="39D0C389" w14:textId="77777777">
        <w:trPr>
          <w:trHeight w:val="290"/>
          <w:ins w:author="Akshay Raveendran" w:date="2025-07-21T00:04:00Z" w:id="3570"/>
        </w:trPr>
        <w:tc>
          <w:tcPr>
            <w:tcW w:w="1960" w:type="dxa"/>
            <w:tcBorders>
              <w:top w:val="single" w:color="auto" w:sz="4" w:space="0"/>
              <w:left w:val="single" w:color="auto" w:sz="4" w:space="0"/>
              <w:bottom w:val="single" w:color="auto" w:sz="4" w:space="0"/>
              <w:right w:val="single" w:color="auto" w:sz="4" w:space="0"/>
            </w:tcBorders>
            <w:vAlign w:val="bottom"/>
          </w:tcPr>
          <w:p w:rsidRPr="00302F0C" w:rsidR="00B615C4" w:rsidRDefault="00B615C4" w14:paraId="6465B1B6" w14:textId="77777777">
            <w:pPr>
              <w:spacing w:after="0" w:line="240" w:lineRule="auto"/>
              <w:rPr>
                <w:ins w:author="Akshay Raveendran" w:date="2025-07-21T00:04:00Z" w16du:dateUtc="2025-07-20T20:04:00Z" w:id="3571"/>
                <w:rFonts w:ascii="Arial" w:hAnsi="Arial" w:cs="Arial"/>
                <w:b/>
              </w:rPr>
            </w:pPr>
            <w:ins w:author="Akshay Raveendran" w:date="2025-07-21T00:04:00Z" w16du:dateUtc="2025-07-20T20:04:00Z" w:id="3572">
              <w:r w:rsidRPr="00302F0C">
                <w:rPr>
                  <w:rFonts w:ascii="Arial" w:hAnsi="Arial" w:cs="Arial"/>
                  <w:color w:val="000000"/>
                  <w:sz w:val="22"/>
                  <w:szCs w:val="22"/>
                </w:rPr>
                <w:t>Vendor Contact Number</w:t>
              </w:r>
              <w:r w:rsidRPr="00302F0C">
                <w:rPr>
                  <w:rFonts w:ascii="Arial" w:hAnsi="Arial" w:cs="Arial"/>
                  <w:color w:val="FF0000"/>
                  <w:sz w:val="22"/>
                  <w:szCs w:val="22"/>
                </w:rPr>
                <w:t>*</w:t>
              </w:r>
            </w:ins>
          </w:p>
        </w:tc>
        <w:tc>
          <w:tcPr>
            <w:tcW w:w="3795" w:type="dxa"/>
            <w:tcBorders>
              <w:top w:val="single" w:color="auto" w:sz="4" w:space="0"/>
              <w:left w:val="nil"/>
              <w:bottom w:val="single" w:color="auto" w:sz="4" w:space="0"/>
              <w:right w:val="single" w:color="auto" w:sz="4" w:space="0"/>
            </w:tcBorders>
            <w:vAlign w:val="bottom"/>
          </w:tcPr>
          <w:p w:rsidRPr="00302F0C" w:rsidR="00B615C4" w:rsidRDefault="00B615C4" w14:paraId="2C5F702E" w14:textId="77777777">
            <w:pPr>
              <w:spacing w:after="0" w:line="240" w:lineRule="auto"/>
              <w:rPr>
                <w:ins w:author="Akshay Raveendran" w:date="2025-07-21T00:04:00Z" w16du:dateUtc="2025-07-20T20:04:00Z" w:id="3573"/>
                <w:rFonts w:ascii="Arial" w:hAnsi="Arial" w:cs="Arial"/>
              </w:rPr>
            </w:pPr>
            <w:ins w:author="Akshay Raveendran" w:date="2025-07-21T00:04:00Z" w16du:dateUtc="2025-07-20T20:04:00Z" w:id="3574">
              <w:r w:rsidRPr="00302F0C">
                <w:rPr>
                  <w:rFonts w:ascii="Arial" w:hAnsi="Arial" w:cs="Arial"/>
                  <w:color w:val="000000"/>
                  <w:sz w:val="22"/>
                  <w:szCs w:val="22"/>
                </w:rPr>
                <w:t>Text field</w:t>
              </w:r>
            </w:ins>
          </w:p>
        </w:tc>
        <w:tc>
          <w:tcPr>
            <w:tcW w:w="3780" w:type="dxa"/>
            <w:tcBorders>
              <w:top w:val="single" w:color="auto" w:sz="4" w:space="0"/>
              <w:left w:val="nil"/>
              <w:bottom w:val="single" w:color="auto" w:sz="4" w:space="0"/>
              <w:right w:val="single" w:color="auto" w:sz="4" w:space="0"/>
            </w:tcBorders>
            <w:vAlign w:val="bottom"/>
          </w:tcPr>
          <w:p w:rsidRPr="00302F0C" w:rsidR="00B615C4" w:rsidRDefault="00B615C4" w14:paraId="645F5F1D" w14:textId="77777777">
            <w:pPr>
              <w:spacing w:after="0" w:line="240" w:lineRule="auto"/>
              <w:rPr>
                <w:ins w:author="Akshay Raveendran" w:date="2025-07-21T00:04:00Z" w16du:dateUtc="2025-07-20T20:04:00Z" w:id="3575"/>
                <w:rFonts w:ascii="Arial" w:hAnsi="Arial" w:eastAsia="Times New Roman" w:cs="Arial"/>
                <w:color w:val="000000"/>
                <w:sz w:val="22"/>
                <w:szCs w:val="22"/>
                <w:lang w:eastAsia="en-GB"/>
              </w:rPr>
            </w:pPr>
          </w:p>
        </w:tc>
      </w:tr>
      <w:tr w:rsidRPr="00302F0C" w:rsidR="00B615C4" w14:paraId="0D7102E4" w14:textId="77777777">
        <w:trPr>
          <w:trHeight w:val="290"/>
          <w:ins w:author="Akshay Raveendran" w:date="2025-07-21T00:04:00Z" w:id="3576"/>
        </w:trPr>
        <w:tc>
          <w:tcPr>
            <w:tcW w:w="1960" w:type="dxa"/>
            <w:tcBorders>
              <w:top w:val="single" w:color="auto" w:sz="4" w:space="0"/>
              <w:left w:val="single" w:color="auto" w:sz="4" w:space="0"/>
              <w:bottom w:val="single" w:color="auto" w:sz="4" w:space="0"/>
              <w:right w:val="single" w:color="auto" w:sz="4" w:space="0"/>
            </w:tcBorders>
            <w:vAlign w:val="center"/>
          </w:tcPr>
          <w:p w:rsidRPr="00302F0C" w:rsidR="00B615C4" w:rsidRDefault="00B615C4" w14:paraId="18EA3D1B" w14:textId="77777777">
            <w:pPr>
              <w:spacing w:after="0" w:line="240" w:lineRule="auto"/>
              <w:rPr>
                <w:ins w:author="Akshay Raveendran" w:date="2025-07-21T00:04:00Z" w16du:dateUtc="2025-07-20T20:04:00Z" w:id="3577"/>
                <w:rFonts w:ascii="Arial" w:hAnsi="Arial" w:cs="Arial"/>
                <w:b/>
              </w:rPr>
            </w:pPr>
            <w:ins w:author="Akshay Raveendran" w:date="2025-07-21T00:04:00Z" w16du:dateUtc="2025-07-20T20:04:00Z" w:id="3578">
              <w:r w:rsidRPr="00302F0C">
                <w:rPr>
                  <w:rFonts w:ascii="Arial" w:hAnsi="Arial" w:cs="Arial"/>
                  <w:color w:val="000000"/>
                  <w:sz w:val="22"/>
                  <w:szCs w:val="22"/>
                </w:rPr>
                <w:t xml:space="preserve">Email Subject </w:t>
              </w:r>
              <w:r w:rsidRPr="00302F0C">
                <w:rPr>
                  <w:rFonts w:ascii="Arial" w:hAnsi="Arial" w:cs="Arial"/>
                  <w:color w:val="FF0000"/>
                  <w:sz w:val="22"/>
                  <w:szCs w:val="22"/>
                </w:rPr>
                <w:t>*</w:t>
              </w:r>
            </w:ins>
          </w:p>
        </w:tc>
        <w:tc>
          <w:tcPr>
            <w:tcW w:w="3795" w:type="dxa"/>
            <w:tcBorders>
              <w:top w:val="single" w:color="auto" w:sz="4" w:space="0"/>
              <w:left w:val="nil"/>
              <w:bottom w:val="single" w:color="auto" w:sz="4" w:space="0"/>
              <w:right w:val="single" w:color="auto" w:sz="4" w:space="0"/>
            </w:tcBorders>
            <w:vAlign w:val="center"/>
          </w:tcPr>
          <w:p w:rsidRPr="00302F0C" w:rsidR="00B615C4" w:rsidRDefault="00B615C4" w14:paraId="6D370295" w14:textId="77777777">
            <w:pPr>
              <w:spacing w:after="0" w:line="240" w:lineRule="auto"/>
              <w:rPr>
                <w:ins w:author="Akshay Raveendran" w:date="2025-07-21T00:04:00Z" w16du:dateUtc="2025-07-20T20:04:00Z" w:id="3579"/>
                <w:rFonts w:ascii="Arial" w:hAnsi="Arial" w:cs="Arial"/>
              </w:rPr>
            </w:pPr>
            <w:ins w:author="Akshay Raveendran" w:date="2025-07-21T00:04:00Z" w16du:dateUtc="2025-07-20T20:04:00Z" w:id="3580">
              <w:r w:rsidRPr="00302F0C">
                <w:rPr>
                  <w:rFonts w:ascii="Arial" w:hAnsi="Arial" w:cs="Arial"/>
                  <w:color w:val="000000"/>
                  <w:sz w:val="22"/>
                  <w:szCs w:val="22"/>
                </w:rPr>
                <w:t>Text field</w:t>
              </w:r>
            </w:ins>
          </w:p>
        </w:tc>
        <w:tc>
          <w:tcPr>
            <w:tcW w:w="3780" w:type="dxa"/>
            <w:tcBorders>
              <w:top w:val="single" w:color="auto" w:sz="4" w:space="0"/>
              <w:left w:val="nil"/>
              <w:bottom w:val="single" w:color="auto" w:sz="4" w:space="0"/>
              <w:right w:val="single" w:color="auto" w:sz="4" w:space="0"/>
            </w:tcBorders>
            <w:vAlign w:val="center"/>
          </w:tcPr>
          <w:p w:rsidRPr="00302F0C" w:rsidR="00B615C4" w:rsidRDefault="00B615C4" w14:paraId="726AFCCC" w14:textId="0D996F4B">
            <w:pPr>
              <w:spacing w:after="0" w:line="240" w:lineRule="auto"/>
              <w:rPr>
                <w:ins w:author="Akshay Raveendran" w:date="2025-07-21T00:04:00Z" w16du:dateUtc="2025-07-20T20:04:00Z" w:id="3581"/>
                <w:rFonts w:ascii="Arial" w:hAnsi="Arial" w:eastAsia="Times New Roman" w:cs="Arial"/>
                <w:color w:val="000000"/>
                <w:sz w:val="22"/>
                <w:szCs w:val="22"/>
                <w:lang w:eastAsia="en-GB"/>
              </w:rPr>
            </w:pPr>
            <w:ins w:author="Akshay Raveendran" w:date="2025-07-21T00:04:00Z" w16du:dateUtc="2025-07-20T20:04:00Z" w:id="3582">
              <w:r w:rsidRPr="00302F0C">
                <w:rPr>
                  <w:rFonts w:ascii="Arial" w:hAnsi="Arial" w:cs="Arial"/>
                  <w:color w:val="000000"/>
                  <w:sz w:val="22"/>
                  <w:szCs w:val="22"/>
                </w:rPr>
                <w:t>Default: "</w:t>
              </w:r>
            </w:ins>
            <w:ins w:author="Akshay Raveendran" w:date="2025-07-21T00:07:00Z" w16du:dateUtc="2025-07-20T20:07:00Z" w:id="3583">
              <w:r w:rsidRPr="00302F0C" w:rsidR="00EF4343">
                <w:rPr>
                  <w:rFonts w:ascii="Arial" w:hAnsi="Arial" w:cs="Arial"/>
                </w:rPr>
                <w:t xml:space="preserve"> </w:t>
              </w:r>
            </w:ins>
            <w:ins w:author="Akshay Raveendran" w:date="2025-07-21T00:07:00Z" w:id="3584">
              <w:r w:rsidRPr="00302F0C" w:rsidR="00EF4343">
                <w:rPr>
                  <w:rFonts w:ascii="Arial" w:hAnsi="Arial" w:cs="Arial"/>
                  <w:color w:val="000000"/>
                  <w:sz w:val="22"/>
                  <w:szCs w:val="22"/>
                </w:rPr>
                <w:t>Request for Quotation – External Hire – [Fleet/Equipment Name]</w:t>
              </w:r>
            </w:ins>
            <w:ins w:author="Akshay Raveendran" w:date="2025-07-21T00:07:00Z" w16du:dateUtc="2025-07-20T20:07:00Z" w:id="3585">
              <w:r w:rsidRPr="00302F0C" w:rsidR="00EF4343">
                <w:rPr>
                  <w:rFonts w:ascii="Arial" w:hAnsi="Arial" w:cs="Arial"/>
                  <w:color w:val="000000"/>
                  <w:sz w:val="22"/>
                  <w:szCs w:val="22"/>
                </w:rPr>
                <w:t xml:space="preserve">”, </w:t>
              </w:r>
            </w:ins>
            <w:ins w:author="Akshay Raveendran" w:date="2025-07-21T00:04:00Z" w16du:dateUtc="2025-07-20T20:04:00Z" w:id="3586">
              <w:r w:rsidRPr="00302F0C">
                <w:rPr>
                  <w:rFonts w:ascii="Arial" w:hAnsi="Arial" w:cs="Arial"/>
                  <w:color w:val="000000"/>
                  <w:sz w:val="22"/>
                  <w:szCs w:val="22"/>
                </w:rPr>
                <w:t>editable</w:t>
              </w:r>
            </w:ins>
          </w:p>
        </w:tc>
      </w:tr>
      <w:tr w:rsidRPr="00302F0C" w:rsidR="00B615C4" w14:paraId="1838A53D" w14:textId="77777777">
        <w:trPr>
          <w:trHeight w:val="290"/>
          <w:ins w:author="Akshay Raveendran" w:date="2025-07-21T00:04:00Z" w:id="3587"/>
        </w:trPr>
        <w:tc>
          <w:tcPr>
            <w:tcW w:w="1960" w:type="dxa"/>
            <w:tcBorders>
              <w:top w:val="single" w:color="auto" w:sz="4" w:space="0"/>
              <w:left w:val="single" w:color="auto" w:sz="4" w:space="0"/>
              <w:bottom w:val="single" w:color="auto" w:sz="4" w:space="0"/>
              <w:right w:val="single" w:color="auto" w:sz="4" w:space="0"/>
            </w:tcBorders>
            <w:vAlign w:val="center"/>
          </w:tcPr>
          <w:p w:rsidRPr="00302F0C" w:rsidR="00B615C4" w:rsidRDefault="00B615C4" w14:paraId="4388A425" w14:textId="77777777">
            <w:pPr>
              <w:spacing w:after="0" w:line="240" w:lineRule="auto"/>
              <w:rPr>
                <w:ins w:author="Akshay Raveendran" w:date="2025-07-21T00:04:00Z" w16du:dateUtc="2025-07-20T20:04:00Z" w:id="3588"/>
                <w:rFonts w:ascii="Arial" w:hAnsi="Arial" w:cs="Arial"/>
                <w:b/>
              </w:rPr>
            </w:pPr>
            <w:ins w:author="Akshay Raveendran" w:date="2025-07-21T00:04:00Z" w16du:dateUtc="2025-07-20T20:04:00Z" w:id="3589">
              <w:r w:rsidRPr="00302F0C">
                <w:rPr>
                  <w:rFonts w:ascii="Arial" w:hAnsi="Arial" w:cs="Arial"/>
                  <w:color w:val="000000"/>
                  <w:sz w:val="22"/>
                  <w:szCs w:val="22"/>
                </w:rPr>
                <w:t xml:space="preserve">Email Body </w:t>
              </w:r>
              <w:r w:rsidRPr="00302F0C">
                <w:rPr>
                  <w:rFonts w:ascii="Arial" w:hAnsi="Arial" w:cs="Arial"/>
                  <w:color w:val="FF0000"/>
                  <w:sz w:val="22"/>
                  <w:szCs w:val="22"/>
                </w:rPr>
                <w:t>*</w:t>
              </w:r>
            </w:ins>
          </w:p>
        </w:tc>
        <w:tc>
          <w:tcPr>
            <w:tcW w:w="3795" w:type="dxa"/>
            <w:tcBorders>
              <w:top w:val="single" w:color="auto" w:sz="4" w:space="0"/>
              <w:left w:val="nil"/>
              <w:bottom w:val="single" w:color="auto" w:sz="4" w:space="0"/>
              <w:right w:val="single" w:color="auto" w:sz="4" w:space="0"/>
            </w:tcBorders>
            <w:vAlign w:val="center"/>
          </w:tcPr>
          <w:p w:rsidRPr="00302F0C" w:rsidR="00B615C4" w:rsidRDefault="00B615C4" w14:paraId="6C0DE592" w14:textId="77777777">
            <w:pPr>
              <w:spacing w:after="0" w:line="240" w:lineRule="auto"/>
              <w:rPr>
                <w:ins w:author="Akshay Raveendran" w:date="2025-07-21T00:04:00Z" w16du:dateUtc="2025-07-20T20:04:00Z" w:id="3590"/>
                <w:rFonts w:ascii="Arial" w:hAnsi="Arial" w:cs="Arial"/>
              </w:rPr>
            </w:pPr>
            <w:ins w:author="Akshay Raveendran" w:date="2025-07-21T00:04:00Z" w16du:dateUtc="2025-07-20T20:04:00Z" w:id="3591">
              <w:r w:rsidRPr="00302F0C">
                <w:rPr>
                  <w:rFonts w:ascii="Arial" w:hAnsi="Arial" w:cs="Arial"/>
                  <w:color w:val="000000"/>
                  <w:sz w:val="22"/>
                  <w:szCs w:val="22"/>
                </w:rPr>
                <w:t>Text field</w:t>
              </w:r>
            </w:ins>
          </w:p>
        </w:tc>
        <w:tc>
          <w:tcPr>
            <w:tcW w:w="3780" w:type="dxa"/>
            <w:tcBorders>
              <w:top w:val="single" w:color="auto" w:sz="4" w:space="0"/>
              <w:left w:val="nil"/>
              <w:bottom w:val="single" w:color="auto" w:sz="4" w:space="0"/>
              <w:right w:val="single" w:color="auto" w:sz="4" w:space="0"/>
            </w:tcBorders>
            <w:vAlign w:val="center"/>
          </w:tcPr>
          <w:p w:rsidRPr="00302F0C" w:rsidR="00B615C4" w:rsidRDefault="00B615C4" w14:paraId="6C2D12D7" w14:textId="77777777">
            <w:pPr>
              <w:spacing w:after="0" w:line="240" w:lineRule="auto"/>
              <w:rPr>
                <w:ins w:author="Akshay Raveendran" w:date="2025-07-21T00:04:00Z" w16du:dateUtc="2025-07-20T20:04:00Z" w:id="3592"/>
                <w:rFonts w:ascii="Arial" w:hAnsi="Arial" w:eastAsia="Times New Roman" w:cs="Arial"/>
                <w:color w:val="000000"/>
                <w:sz w:val="22"/>
                <w:szCs w:val="22"/>
                <w:lang w:eastAsia="en-GB"/>
              </w:rPr>
            </w:pPr>
            <w:ins w:author="Akshay Raveendran" w:date="2025-07-21T00:04:00Z" w16du:dateUtc="2025-07-20T20:04:00Z" w:id="3593">
              <w:r w:rsidRPr="00302F0C">
                <w:rPr>
                  <w:rFonts w:ascii="Arial" w:hAnsi="Arial" w:cs="Arial"/>
                  <w:color w:val="000000"/>
                  <w:sz w:val="22"/>
                  <w:szCs w:val="22"/>
                </w:rPr>
                <w:t>(Editable) Auto-filled basic template + allow user to modify before sending, with option to edit</w:t>
              </w:r>
            </w:ins>
          </w:p>
        </w:tc>
      </w:tr>
      <w:tr w:rsidRPr="00302F0C" w:rsidR="00B615C4" w14:paraId="1C14111F" w14:textId="77777777">
        <w:trPr>
          <w:trHeight w:val="290"/>
          <w:ins w:author="Akshay Raveendran" w:date="2025-07-21T00:04:00Z" w:id="3594"/>
        </w:trPr>
        <w:tc>
          <w:tcPr>
            <w:tcW w:w="1960" w:type="dxa"/>
            <w:tcBorders>
              <w:top w:val="single" w:color="auto" w:sz="4" w:space="0"/>
              <w:left w:val="single" w:color="auto" w:sz="4" w:space="0"/>
              <w:bottom w:val="single" w:color="auto" w:sz="4" w:space="0"/>
              <w:right w:val="single" w:color="auto" w:sz="4" w:space="0"/>
            </w:tcBorders>
            <w:vAlign w:val="bottom"/>
          </w:tcPr>
          <w:p w:rsidRPr="00302F0C" w:rsidR="00B615C4" w:rsidRDefault="00B615C4" w14:paraId="5027D4A0" w14:textId="77777777">
            <w:pPr>
              <w:spacing w:after="0" w:line="240" w:lineRule="auto"/>
              <w:rPr>
                <w:ins w:author="Akshay Raveendran" w:date="2025-07-21T00:04:00Z" w16du:dateUtc="2025-07-20T20:04:00Z" w:id="3595"/>
                <w:rFonts w:ascii="Arial" w:hAnsi="Arial" w:cs="Arial"/>
                <w:b/>
              </w:rPr>
            </w:pPr>
            <w:ins w:author="Akshay Raveendran" w:date="2025-07-21T00:04:00Z" w16du:dateUtc="2025-07-20T20:04:00Z" w:id="3596">
              <w:r w:rsidRPr="00302F0C">
                <w:rPr>
                  <w:rFonts w:ascii="Arial" w:hAnsi="Arial" w:cs="Arial"/>
                  <w:color w:val="000000"/>
                  <w:sz w:val="22"/>
                  <w:szCs w:val="22"/>
                </w:rPr>
                <w:t>Default Email Body Template:</w:t>
              </w:r>
            </w:ins>
          </w:p>
        </w:tc>
        <w:tc>
          <w:tcPr>
            <w:tcW w:w="3795" w:type="dxa"/>
            <w:tcBorders>
              <w:top w:val="single" w:color="auto" w:sz="4" w:space="0"/>
              <w:left w:val="nil"/>
              <w:bottom w:val="single" w:color="auto" w:sz="4" w:space="0"/>
              <w:right w:val="single" w:color="auto" w:sz="4" w:space="0"/>
            </w:tcBorders>
            <w:vAlign w:val="bottom"/>
          </w:tcPr>
          <w:p w:rsidRPr="00302F0C" w:rsidR="00AF4DA6" w:rsidP="00AF4DA6" w:rsidRDefault="00AF4DA6" w14:paraId="05EA746C" w14:textId="77777777">
            <w:pPr>
              <w:spacing w:after="0" w:line="240" w:lineRule="auto"/>
              <w:rPr>
                <w:ins w:author="Akshay Raveendran" w:date="2025-07-21T00:08:00Z" w16du:dateUtc="2025-07-20T20:08:00Z" w:id="3597"/>
                <w:rFonts w:ascii="Arial" w:hAnsi="Arial" w:cs="Arial"/>
                <w:color w:val="000000"/>
                <w:sz w:val="22"/>
                <w:szCs w:val="22"/>
              </w:rPr>
            </w:pPr>
            <w:ins w:author="Akshay Raveendran" w:date="2025-07-21T00:08:00Z" w16du:dateUtc="2025-07-20T20:08:00Z" w:id="3598">
              <w:r w:rsidRPr="00302F0C">
                <w:rPr>
                  <w:rFonts w:ascii="Arial" w:hAnsi="Arial" w:cs="Arial"/>
                  <w:color w:val="000000"/>
                  <w:sz w:val="22"/>
                  <w:szCs w:val="22"/>
                </w:rPr>
                <w:t>Dear [Vendor Contact Person],</w:t>
              </w:r>
            </w:ins>
          </w:p>
          <w:p w:rsidRPr="00302F0C" w:rsidR="00AF4DA6" w:rsidP="00AF4DA6" w:rsidRDefault="00AF4DA6" w14:paraId="0E81128D" w14:textId="77777777">
            <w:pPr>
              <w:spacing w:after="0" w:line="240" w:lineRule="auto"/>
              <w:rPr>
                <w:ins w:author="Akshay Raveendran" w:date="2025-07-21T00:08:00Z" w16du:dateUtc="2025-07-20T20:08:00Z" w:id="3599"/>
                <w:rFonts w:ascii="Arial" w:hAnsi="Arial" w:cs="Arial"/>
                <w:color w:val="000000"/>
                <w:sz w:val="22"/>
                <w:szCs w:val="22"/>
              </w:rPr>
            </w:pPr>
          </w:p>
          <w:p w:rsidRPr="00302F0C" w:rsidR="00AF4DA6" w:rsidP="00AF4DA6" w:rsidRDefault="00AF4DA6" w14:paraId="08B1715C" w14:textId="37611611">
            <w:pPr>
              <w:spacing w:after="0" w:line="240" w:lineRule="auto"/>
              <w:rPr>
                <w:ins w:author="Akshay Raveendran" w:date="2025-07-21T00:08:00Z" w16du:dateUtc="2025-07-20T20:08:00Z" w:id="3600"/>
                <w:rFonts w:ascii="Arial" w:hAnsi="Arial" w:cs="Arial"/>
                <w:color w:val="000000"/>
                <w:sz w:val="22"/>
                <w:szCs w:val="22"/>
              </w:rPr>
            </w:pPr>
            <w:ins w:author="Akshay Raveendran" w:date="2025-07-21T00:08:00Z" w16du:dateUtc="2025-07-20T20:08:00Z" w:id="3601">
              <w:r w:rsidRPr="00302F0C">
                <w:rPr>
                  <w:rFonts w:ascii="Arial" w:hAnsi="Arial" w:cs="Arial"/>
                  <w:color w:val="000000"/>
                  <w:sz w:val="22"/>
                  <w:szCs w:val="22"/>
                </w:rPr>
                <w:t>We are reaching out to request your quotation for hire of the following fleet/equipment, required by our Business Unit:</w:t>
              </w:r>
            </w:ins>
          </w:p>
          <w:p w:rsidRPr="00302F0C" w:rsidR="00AF4DA6" w:rsidP="00AF4DA6" w:rsidRDefault="00AF4DA6" w14:paraId="1A568A80" w14:textId="77777777">
            <w:pPr>
              <w:spacing w:after="0" w:line="240" w:lineRule="auto"/>
              <w:rPr>
                <w:ins w:author="Akshay Raveendran" w:date="2025-07-21T00:08:00Z" w16du:dateUtc="2025-07-20T20:08:00Z" w:id="3602"/>
                <w:rFonts w:ascii="Arial" w:hAnsi="Arial" w:cs="Arial"/>
                <w:color w:val="000000"/>
                <w:sz w:val="22"/>
                <w:szCs w:val="22"/>
              </w:rPr>
            </w:pPr>
          </w:p>
          <w:p w:rsidRPr="00302F0C" w:rsidR="00AF4DA6" w:rsidP="00AF4DA6" w:rsidRDefault="00AF4DA6" w14:paraId="3A62EF96" w14:textId="77777777">
            <w:pPr>
              <w:spacing w:after="0" w:line="240" w:lineRule="auto"/>
              <w:rPr>
                <w:ins w:author="Akshay Raveendran" w:date="2025-07-21T00:08:00Z" w16du:dateUtc="2025-07-20T20:08:00Z" w:id="3603"/>
                <w:rFonts w:ascii="Arial" w:hAnsi="Arial" w:cs="Arial"/>
                <w:color w:val="000000"/>
                <w:sz w:val="22"/>
                <w:szCs w:val="22"/>
              </w:rPr>
            </w:pPr>
            <w:ins w:author="Akshay Raveendran" w:date="2025-07-21T00:08:00Z" w16du:dateUtc="2025-07-20T20:08:00Z" w:id="3604">
              <w:r w:rsidRPr="00302F0C">
                <w:rPr>
                  <w:rFonts w:ascii="Arial" w:hAnsi="Arial" w:cs="Arial"/>
                  <w:color w:val="000000"/>
                  <w:sz w:val="22"/>
                  <w:szCs w:val="22"/>
                </w:rPr>
                <w:t xml:space="preserve">Project: [Project Name]  </w:t>
              </w:r>
            </w:ins>
          </w:p>
          <w:p w:rsidRPr="00302F0C" w:rsidR="00AF4DA6" w:rsidP="00AF4DA6" w:rsidRDefault="00AF4DA6" w14:paraId="008E1EB8" w14:textId="77777777">
            <w:pPr>
              <w:spacing w:after="0" w:line="240" w:lineRule="auto"/>
              <w:rPr>
                <w:ins w:author="Akshay Raveendran" w:date="2025-07-21T00:08:00Z" w16du:dateUtc="2025-07-20T20:08:00Z" w:id="3605"/>
                <w:rFonts w:ascii="Arial" w:hAnsi="Arial" w:cs="Arial"/>
                <w:color w:val="000000"/>
                <w:sz w:val="22"/>
                <w:szCs w:val="22"/>
              </w:rPr>
            </w:pPr>
            <w:ins w:author="Akshay Raveendran" w:date="2025-07-21T00:08:00Z" w16du:dateUtc="2025-07-20T20:08:00Z" w:id="3606">
              <w:r w:rsidRPr="00302F0C">
                <w:rPr>
                  <w:rFonts w:ascii="Arial" w:hAnsi="Arial" w:cs="Arial"/>
                  <w:color w:val="000000"/>
                  <w:sz w:val="22"/>
                  <w:szCs w:val="22"/>
                </w:rPr>
                <w:t xml:space="preserve">Required Period: [From Date] to [To Date]  </w:t>
              </w:r>
            </w:ins>
          </w:p>
          <w:p w:rsidRPr="00302F0C" w:rsidR="00AF4DA6" w:rsidP="00AF4DA6" w:rsidRDefault="00AF4DA6" w14:paraId="30449E30" w14:textId="77777777">
            <w:pPr>
              <w:spacing w:after="0" w:line="240" w:lineRule="auto"/>
              <w:rPr>
                <w:ins w:author="Akshay Raveendran" w:date="2025-07-21T00:08:00Z" w16du:dateUtc="2025-07-20T20:08:00Z" w:id="3607"/>
                <w:rFonts w:ascii="Arial" w:hAnsi="Arial" w:cs="Arial"/>
                <w:color w:val="000000"/>
                <w:sz w:val="22"/>
                <w:szCs w:val="22"/>
              </w:rPr>
            </w:pPr>
          </w:p>
          <w:p w:rsidRPr="00302F0C" w:rsidR="00AF4DA6" w:rsidP="00AF4DA6" w:rsidRDefault="00AF4DA6" w14:paraId="53756C68" w14:textId="77777777">
            <w:pPr>
              <w:spacing w:after="0" w:line="240" w:lineRule="auto"/>
              <w:rPr>
                <w:ins w:author="Akshay Raveendran" w:date="2025-07-21T00:08:00Z" w16du:dateUtc="2025-07-20T20:08:00Z" w:id="3608"/>
                <w:rFonts w:ascii="Arial" w:hAnsi="Arial" w:cs="Arial"/>
                <w:color w:val="000000"/>
                <w:sz w:val="22"/>
                <w:szCs w:val="22"/>
              </w:rPr>
            </w:pPr>
            <w:ins w:author="Akshay Raveendran" w:date="2025-07-21T00:08:00Z" w16du:dateUtc="2025-07-20T20:08:00Z" w:id="3609">
              <w:r w:rsidRPr="00302F0C">
                <w:rPr>
                  <w:rFonts w:ascii="Arial" w:hAnsi="Arial" w:cs="Arial"/>
                  <w:color w:val="000000"/>
                  <w:sz w:val="22"/>
                  <w:szCs w:val="22"/>
                </w:rPr>
                <w:t xml:space="preserve">Details of requirement:  </w:t>
              </w:r>
            </w:ins>
          </w:p>
          <w:p w:rsidRPr="00302F0C" w:rsidR="00AF4DA6" w:rsidP="00AF4DA6" w:rsidRDefault="00AF4DA6" w14:paraId="5ACCAADF" w14:textId="77777777">
            <w:pPr>
              <w:spacing w:after="0" w:line="240" w:lineRule="auto"/>
              <w:rPr>
                <w:ins w:author="Akshay Raveendran" w:date="2025-07-21T00:08:00Z" w16du:dateUtc="2025-07-20T20:08:00Z" w:id="3610"/>
                <w:rFonts w:ascii="Arial" w:hAnsi="Arial" w:cs="Arial"/>
                <w:color w:val="000000"/>
                <w:sz w:val="22"/>
                <w:szCs w:val="22"/>
              </w:rPr>
            </w:pPr>
            <w:ins w:author="Akshay Raveendran" w:date="2025-07-21T00:08:00Z" w16du:dateUtc="2025-07-20T20:08:00Z" w:id="3611">
              <w:r w:rsidRPr="00302F0C">
                <w:rPr>
                  <w:rFonts w:ascii="Arial" w:hAnsi="Arial" w:cs="Arial"/>
                  <w:color w:val="000000"/>
                  <w:sz w:val="22"/>
                  <w:szCs w:val="22"/>
                </w:rPr>
                <w:t>[SI No. | Fleet/Equipment Name | Req Nos | From Date | To Date | Remarks]</w:t>
              </w:r>
            </w:ins>
          </w:p>
          <w:p w:rsidRPr="00302F0C" w:rsidR="00AF4DA6" w:rsidP="00AF4DA6" w:rsidRDefault="00AF4DA6" w14:paraId="78C405B9" w14:textId="77777777">
            <w:pPr>
              <w:spacing w:after="0" w:line="240" w:lineRule="auto"/>
              <w:rPr>
                <w:ins w:author="Akshay Raveendran" w:date="2025-07-21T00:08:00Z" w16du:dateUtc="2025-07-20T20:08:00Z" w:id="3612"/>
                <w:rFonts w:ascii="Arial" w:hAnsi="Arial" w:cs="Arial"/>
                <w:color w:val="000000"/>
                <w:sz w:val="22"/>
                <w:szCs w:val="22"/>
              </w:rPr>
            </w:pPr>
          </w:p>
          <w:p w:rsidRPr="00302F0C" w:rsidR="00AF4DA6" w:rsidP="00AF4DA6" w:rsidRDefault="00AF4DA6" w14:paraId="131C8CCF" w14:textId="77777777">
            <w:pPr>
              <w:spacing w:after="0" w:line="240" w:lineRule="auto"/>
              <w:rPr>
                <w:ins w:author="Akshay Raveendran" w:date="2025-07-21T00:08:00Z" w16du:dateUtc="2025-07-20T20:08:00Z" w:id="3613"/>
                <w:rFonts w:ascii="Arial" w:hAnsi="Arial" w:cs="Arial"/>
                <w:color w:val="000000"/>
                <w:sz w:val="22"/>
                <w:szCs w:val="22"/>
              </w:rPr>
            </w:pPr>
            <w:ins w:author="Akshay Raveendran" w:date="2025-07-21T00:08:00Z" w16du:dateUtc="2025-07-20T20:08:00Z" w:id="3614">
              <w:r w:rsidRPr="00302F0C">
                <w:rPr>
                  <w:rFonts w:ascii="Arial" w:hAnsi="Arial" w:cs="Arial"/>
                  <w:color w:val="000000"/>
                  <w:sz w:val="22"/>
                  <w:szCs w:val="22"/>
                </w:rPr>
                <w:t xml:space="preserve">Purpose of Requirement:  </w:t>
              </w:r>
            </w:ins>
          </w:p>
          <w:p w:rsidRPr="00302F0C" w:rsidR="00AF4DA6" w:rsidP="00AF4DA6" w:rsidRDefault="00AF4DA6" w14:paraId="4952ABC1" w14:textId="77777777">
            <w:pPr>
              <w:spacing w:after="0" w:line="240" w:lineRule="auto"/>
              <w:rPr>
                <w:ins w:author="Akshay Raveendran" w:date="2025-07-21T00:08:00Z" w16du:dateUtc="2025-07-20T20:08:00Z" w:id="3615"/>
                <w:rFonts w:ascii="Arial" w:hAnsi="Arial" w:cs="Arial"/>
                <w:color w:val="000000"/>
                <w:sz w:val="22"/>
                <w:szCs w:val="22"/>
              </w:rPr>
            </w:pPr>
            <w:ins w:author="Akshay Raveendran" w:date="2025-07-21T00:08:00Z" w16du:dateUtc="2025-07-20T20:08:00Z" w:id="3616">
              <w:r w:rsidRPr="00302F0C">
                <w:rPr>
                  <w:rFonts w:ascii="Arial" w:hAnsi="Arial" w:cs="Arial"/>
                  <w:color w:val="000000"/>
                  <w:sz w:val="22"/>
                  <w:szCs w:val="22"/>
                </w:rPr>
                <w:t>[Specific Reason / Use Case]</w:t>
              </w:r>
            </w:ins>
          </w:p>
          <w:p w:rsidRPr="00302F0C" w:rsidR="00AF4DA6" w:rsidP="00AF4DA6" w:rsidRDefault="00AF4DA6" w14:paraId="0393DAB1" w14:textId="77777777">
            <w:pPr>
              <w:spacing w:after="0" w:line="240" w:lineRule="auto"/>
              <w:rPr>
                <w:ins w:author="Akshay Raveendran" w:date="2025-07-21T00:08:00Z" w16du:dateUtc="2025-07-20T20:08:00Z" w:id="3617"/>
                <w:rFonts w:ascii="Arial" w:hAnsi="Arial" w:cs="Arial"/>
                <w:color w:val="000000"/>
                <w:sz w:val="22"/>
                <w:szCs w:val="22"/>
              </w:rPr>
            </w:pPr>
          </w:p>
          <w:p w:rsidRPr="00302F0C" w:rsidR="00AF4DA6" w:rsidP="00AF4DA6" w:rsidRDefault="00AF4DA6" w14:paraId="5A396807" w14:textId="77777777">
            <w:pPr>
              <w:spacing w:after="0" w:line="240" w:lineRule="auto"/>
              <w:rPr>
                <w:ins w:author="Akshay Raveendran" w:date="2025-07-21T00:08:00Z" w16du:dateUtc="2025-07-20T20:08:00Z" w:id="3618"/>
                <w:rFonts w:ascii="Arial" w:hAnsi="Arial" w:cs="Arial"/>
                <w:color w:val="000000"/>
                <w:sz w:val="22"/>
                <w:szCs w:val="22"/>
              </w:rPr>
            </w:pPr>
            <w:ins w:author="Akshay Raveendran" w:date="2025-07-21T00:08:00Z" w16du:dateUtc="2025-07-20T20:08:00Z" w:id="3619">
              <w:r w:rsidRPr="00302F0C">
                <w:rPr>
                  <w:rFonts w:ascii="Arial" w:hAnsi="Arial" w:cs="Arial"/>
                  <w:color w:val="000000"/>
                  <w:sz w:val="22"/>
                  <w:szCs w:val="22"/>
                </w:rPr>
                <w:t xml:space="preserve">Kindly share your quotation and availability by [Preferred Quotation Due Date].  </w:t>
              </w:r>
            </w:ins>
          </w:p>
          <w:p w:rsidRPr="00302F0C" w:rsidR="00AF4DA6" w:rsidP="00AF4DA6" w:rsidRDefault="00AF4DA6" w14:paraId="6758C96E" w14:textId="77777777">
            <w:pPr>
              <w:spacing w:after="0" w:line="240" w:lineRule="auto"/>
              <w:rPr>
                <w:ins w:author="Akshay Raveendran" w:date="2025-07-21T00:08:00Z" w16du:dateUtc="2025-07-20T20:08:00Z" w:id="3620"/>
                <w:rFonts w:ascii="Arial" w:hAnsi="Arial" w:cs="Arial"/>
                <w:color w:val="000000"/>
                <w:sz w:val="22"/>
                <w:szCs w:val="22"/>
              </w:rPr>
            </w:pPr>
            <w:ins w:author="Akshay Raveendran" w:date="2025-07-21T00:08:00Z" w16du:dateUtc="2025-07-20T20:08:00Z" w:id="3621">
              <w:r w:rsidRPr="00302F0C">
                <w:rPr>
                  <w:rFonts w:ascii="Arial" w:hAnsi="Arial" w:cs="Arial"/>
                  <w:color w:val="000000"/>
                  <w:sz w:val="22"/>
                  <w:szCs w:val="22"/>
                </w:rPr>
                <w:t>Please find any relevant attachments included with this request.</w:t>
              </w:r>
            </w:ins>
          </w:p>
          <w:p w:rsidRPr="00302F0C" w:rsidR="00AF4DA6" w:rsidP="00AF4DA6" w:rsidRDefault="00AF4DA6" w14:paraId="54346896" w14:textId="77777777">
            <w:pPr>
              <w:spacing w:after="0" w:line="240" w:lineRule="auto"/>
              <w:rPr>
                <w:ins w:author="Akshay Raveendran" w:date="2025-07-21T00:08:00Z" w16du:dateUtc="2025-07-20T20:08:00Z" w:id="3622"/>
                <w:rFonts w:ascii="Arial" w:hAnsi="Arial" w:cs="Arial"/>
                <w:color w:val="000000"/>
                <w:sz w:val="22"/>
                <w:szCs w:val="22"/>
              </w:rPr>
            </w:pPr>
          </w:p>
          <w:p w:rsidRPr="00302F0C" w:rsidR="00AF4DA6" w:rsidP="00AF4DA6" w:rsidRDefault="00AF4DA6" w14:paraId="799D2458" w14:textId="77777777">
            <w:pPr>
              <w:spacing w:after="0" w:line="240" w:lineRule="auto"/>
              <w:rPr>
                <w:ins w:author="Akshay Raveendran" w:date="2025-07-21T00:08:00Z" w16du:dateUtc="2025-07-20T20:08:00Z" w:id="3623"/>
                <w:rFonts w:ascii="Arial" w:hAnsi="Arial" w:cs="Arial"/>
                <w:color w:val="000000"/>
                <w:sz w:val="22"/>
                <w:szCs w:val="22"/>
              </w:rPr>
            </w:pPr>
            <w:ins w:author="Akshay Raveendran" w:date="2025-07-21T00:08:00Z" w16du:dateUtc="2025-07-20T20:08:00Z" w:id="3624">
              <w:r w:rsidRPr="00302F0C">
                <w:rPr>
                  <w:rFonts w:ascii="Arial" w:hAnsi="Arial" w:cs="Arial"/>
                  <w:color w:val="000000"/>
                  <w:sz w:val="22"/>
                  <w:szCs w:val="22"/>
                </w:rPr>
                <w:t xml:space="preserve">Best regards,  </w:t>
              </w:r>
            </w:ins>
          </w:p>
          <w:p w:rsidRPr="00302F0C" w:rsidR="00AF4DA6" w:rsidP="00AF4DA6" w:rsidRDefault="00AF4DA6" w14:paraId="1C884CB7" w14:textId="77777777">
            <w:pPr>
              <w:spacing w:after="0" w:line="240" w:lineRule="auto"/>
              <w:rPr>
                <w:ins w:author="Akshay Raveendran" w:date="2025-07-21T00:08:00Z" w16du:dateUtc="2025-07-20T20:08:00Z" w:id="3625"/>
                <w:rFonts w:ascii="Arial" w:hAnsi="Arial" w:cs="Arial"/>
                <w:color w:val="000000"/>
                <w:sz w:val="22"/>
                <w:szCs w:val="22"/>
              </w:rPr>
            </w:pPr>
            <w:ins w:author="Akshay Raveendran" w:date="2025-07-21T00:08:00Z" w16du:dateUtc="2025-07-20T20:08:00Z" w:id="3626">
              <w:r w:rsidRPr="00302F0C">
                <w:rPr>
                  <w:rFonts w:ascii="Arial" w:hAnsi="Arial" w:cs="Arial"/>
                  <w:color w:val="000000"/>
                  <w:sz w:val="22"/>
                  <w:szCs w:val="22"/>
                </w:rPr>
                <w:t xml:space="preserve">[PSSC Team Contact]  </w:t>
              </w:r>
            </w:ins>
          </w:p>
          <w:p w:rsidRPr="00302F0C" w:rsidR="00B615C4" w:rsidP="00AF4DA6" w:rsidRDefault="00AF4DA6" w14:paraId="09DA1E0E" w14:textId="33F3CEFD">
            <w:pPr>
              <w:spacing w:after="0" w:line="240" w:lineRule="auto"/>
              <w:rPr>
                <w:ins w:author="Akshay Raveendran" w:date="2025-07-21T00:04:00Z" w16du:dateUtc="2025-07-20T20:04:00Z" w:id="3627"/>
                <w:rFonts w:ascii="Arial" w:hAnsi="Arial" w:cs="Arial"/>
              </w:rPr>
            </w:pPr>
            <w:ins w:author="Akshay Raveendran" w:date="2025-07-21T00:08:00Z" w16du:dateUtc="2025-07-20T20:08:00Z" w:id="3628">
              <w:r w:rsidRPr="00302F0C">
                <w:rPr>
                  <w:rFonts w:ascii="Arial" w:hAnsi="Arial" w:cs="Arial"/>
                  <w:color w:val="000000"/>
                  <w:sz w:val="22"/>
                  <w:szCs w:val="22"/>
                </w:rPr>
                <w:t>[PSSC Email ID]</w:t>
              </w:r>
            </w:ins>
          </w:p>
        </w:tc>
        <w:tc>
          <w:tcPr>
            <w:tcW w:w="3780" w:type="dxa"/>
            <w:tcBorders>
              <w:top w:val="single" w:color="auto" w:sz="4" w:space="0"/>
              <w:left w:val="nil"/>
              <w:bottom w:val="single" w:color="auto" w:sz="4" w:space="0"/>
              <w:right w:val="single" w:color="auto" w:sz="4" w:space="0"/>
            </w:tcBorders>
            <w:vAlign w:val="center"/>
          </w:tcPr>
          <w:p w:rsidRPr="00302F0C" w:rsidR="00B615C4" w:rsidRDefault="00B615C4" w14:paraId="0FBFA4C7" w14:textId="77777777">
            <w:pPr>
              <w:spacing w:after="0" w:line="240" w:lineRule="auto"/>
              <w:rPr>
                <w:ins w:author="Akshay Raveendran" w:date="2025-07-21T00:04:00Z" w16du:dateUtc="2025-07-20T20:04:00Z" w:id="3629"/>
                <w:rFonts w:ascii="Arial" w:hAnsi="Arial" w:cs="Arial"/>
                <w:color w:val="000000"/>
                <w:sz w:val="22"/>
                <w:szCs w:val="22"/>
              </w:rPr>
            </w:pPr>
            <w:ins w:author="Akshay Raveendran" w:date="2025-07-21T00:04:00Z" w16du:dateUtc="2025-07-20T20:04:00Z" w:id="3630">
              <w:r w:rsidRPr="00302F0C">
                <w:rPr>
                  <w:rFonts w:ascii="Arial" w:hAnsi="Arial" w:cs="Arial"/>
                  <w:color w:val="000000"/>
                  <w:sz w:val="22"/>
                  <w:szCs w:val="22"/>
                </w:rPr>
                <w:t>Option to edit mail body to be possible</w:t>
              </w:r>
            </w:ins>
          </w:p>
          <w:p w:rsidRPr="00302F0C" w:rsidR="00B615C4" w:rsidRDefault="00B615C4" w14:paraId="462127C8" w14:textId="77777777">
            <w:pPr>
              <w:spacing w:after="0" w:line="240" w:lineRule="auto"/>
              <w:rPr>
                <w:ins w:author="Akshay Raveendran" w:date="2025-07-21T00:04:00Z" w16du:dateUtc="2025-07-20T20:04:00Z" w:id="3631"/>
                <w:rFonts w:ascii="Arial" w:hAnsi="Arial" w:cs="Arial"/>
                <w:color w:val="000000"/>
                <w:sz w:val="22"/>
                <w:szCs w:val="22"/>
              </w:rPr>
            </w:pPr>
          </w:p>
          <w:p w:rsidRPr="00302F0C" w:rsidR="00B615C4" w:rsidRDefault="00B615C4" w14:paraId="00FFF40F" w14:textId="77777777">
            <w:pPr>
              <w:spacing w:after="0" w:line="240" w:lineRule="auto"/>
              <w:rPr>
                <w:ins w:author="Akshay Raveendran" w:date="2025-07-21T00:04:00Z" w16du:dateUtc="2025-07-20T20:04:00Z" w:id="3632"/>
                <w:rFonts w:ascii="Arial" w:hAnsi="Arial" w:cs="Arial"/>
                <w:color w:val="000000"/>
                <w:sz w:val="22"/>
                <w:szCs w:val="22"/>
              </w:rPr>
            </w:pPr>
          </w:p>
          <w:p w:rsidRPr="00302F0C" w:rsidR="00B615C4" w:rsidRDefault="00B615C4" w14:paraId="7642931A" w14:textId="77777777">
            <w:pPr>
              <w:spacing w:after="0" w:line="240" w:lineRule="auto"/>
              <w:rPr>
                <w:ins w:author="Akshay Raveendran" w:date="2025-07-21T00:04:00Z" w16du:dateUtc="2025-07-20T20:04:00Z" w:id="3633"/>
                <w:rFonts w:ascii="Arial" w:hAnsi="Arial" w:cs="Arial"/>
                <w:color w:val="000000"/>
                <w:sz w:val="22"/>
                <w:szCs w:val="22"/>
              </w:rPr>
            </w:pPr>
          </w:p>
          <w:p w:rsidRPr="00302F0C" w:rsidR="00B615C4" w:rsidRDefault="00B615C4" w14:paraId="73123A5D" w14:textId="77777777">
            <w:pPr>
              <w:spacing w:after="0" w:line="240" w:lineRule="auto"/>
              <w:rPr>
                <w:ins w:author="Akshay Raveendran" w:date="2025-07-21T00:04:00Z" w16du:dateUtc="2025-07-20T20:04:00Z" w:id="3634"/>
                <w:rFonts w:ascii="Arial" w:hAnsi="Arial" w:cs="Arial"/>
                <w:color w:val="000000"/>
                <w:sz w:val="22"/>
                <w:szCs w:val="22"/>
              </w:rPr>
            </w:pPr>
          </w:p>
          <w:p w:rsidRPr="00302F0C" w:rsidR="00B615C4" w:rsidRDefault="00B615C4" w14:paraId="1D55F926" w14:textId="77777777">
            <w:pPr>
              <w:spacing w:after="0" w:line="240" w:lineRule="auto"/>
              <w:rPr>
                <w:ins w:author="Akshay Raveendran" w:date="2025-07-21T00:04:00Z" w16du:dateUtc="2025-07-20T20:04:00Z" w:id="3635"/>
                <w:rFonts w:ascii="Arial" w:hAnsi="Arial" w:cs="Arial"/>
                <w:color w:val="000000"/>
                <w:sz w:val="22"/>
                <w:szCs w:val="22"/>
              </w:rPr>
            </w:pPr>
          </w:p>
          <w:p w:rsidRPr="00302F0C" w:rsidR="00B615C4" w:rsidRDefault="00B615C4" w14:paraId="0643E7EC" w14:textId="77777777">
            <w:pPr>
              <w:spacing w:after="0" w:line="240" w:lineRule="auto"/>
              <w:rPr>
                <w:ins w:author="Akshay Raveendran" w:date="2025-07-21T00:04:00Z" w16du:dateUtc="2025-07-20T20:04:00Z" w:id="3636"/>
                <w:rFonts w:ascii="Arial" w:hAnsi="Arial" w:cs="Arial"/>
                <w:color w:val="000000"/>
                <w:sz w:val="22"/>
                <w:szCs w:val="22"/>
              </w:rPr>
            </w:pPr>
          </w:p>
          <w:p w:rsidRPr="00302F0C" w:rsidR="00B615C4" w:rsidRDefault="00B615C4" w14:paraId="7624F64A" w14:textId="77777777">
            <w:pPr>
              <w:spacing w:after="0" w:line="240" w:lineRule="auto"/>
              <w:rPr>
                <w:ins w:author="Akshay Raveendran" w:date="2025-07-21T00:04:00Z" w16du:dateUtc="2025-07-20T20:04:00Z" w:id="3637"/>
                <w:rFonts w:ascii="Arial" w:hAnsi="Arial" w:cs="Arial"/>
                <w:color w:val="000000"/>
                <w:sz w:val="22"/>
                <w:szCs w:val="22"/>
              </w:rPr>
            </w:pPr>
          </w:p>
          <w:p w:rsidRPr="00302F0C" w:rsidR="00B615C4" w:rsidRDefault="00B615C4" w14:paraId="03095F83" w14:textId="77777777">
            <w:pPr>
              <w:spacing w:after="0" w:line="240" w:lineRule="auto"/>
              <w:rPr>
                <w:ins w:author="Akshay Raveendran" w:date="2025-07-21T00:04:00Z" w16du:dateUtc="2025-07-20T20:04:00Z" w:id="3638"/>
                <w:rFonts w:ascii="Arial" w:hAnsi="Arial" w:cs="Arial"/>
                <w:color w:val="000000"/>
                <w:sz w:val="22"/>
                <w:szCs w:val="22"/>
              </w:rPr>
            </w:pPr>
          </w:p>
          <w:p w:rsidRPr="00302F0C" w:rsidR="00B615C4" w:rsidRDefault="00B615C4" w14:paraId="19A1C3FD" w14:textId="77777777">
            <w:pPr>
              <w:spacing w:after="0" w:line="240" w:lineRule="auto"/>
              <w:rPr>
                <w:ins w:author="Akshay Raveendran" w:date="2025-07-21T00:04:00Z" w16du:dateUtc="2025-07-20T20:04:00Z" w:id="3639"/>
                <w:rFonts w:ascii="Arial" w:hAnsi="Arial" w:cs="Arial"/>
                <w:color w:val="000000"/>
                <w:sz w:val="22"/>
                <w:szCs w:val="22"/>
              </w:rPr>
            </w:pPr>
          </w:p>
          <w:p w:rsidRPr="00302F0C" w:rsidR="00B615C4" w:rsidRDefault="00B615C4" w14:paraId="6DE87882" w14:textId="77777777">
            <w:pPr>
              <w:spacing w:after="0" w:line="240" w:lineRule="auto"/>
              <w:rPr>
                <w:ins w:author="Akshay Raveendran" w:date="2025-07-21T00:04:00Z" w16du:dateUtc="2025-07-20T20:04:00Z" w:id="3640"/>
                <w:rFonts w:ascii="Arial" w:hAnsi="Arial" w:cs="Arial"/>
                <w:color w:val="000000"/>
                <w:sz w:val="22"/>
                <w:szCs w:val="22"/>
              </w:rPr>
            </w:pPr>
          </w:p>
          <w:p w:rsidRPr="00302F0C" w:rsidR="00B615C4" w:rsidRDefault="00B615C4" w14:paraId="0A63FB88" w14:textId="77777777">
            <w:pPr>
              <w:spacing w:after="0" w:line="240" w:lineRule="auto"/>
              <w:rPr>
                <w:ins w:author="Akshay Raveendran" w:date="2025-07-21T00:04:00Z" w16du:dateUtc="2025-07-20T20:04:00Z" w:id="3641"/>
                <w:rFonts w:ascii="Arial" w:hAnsi="Arial" w:cs="Arial"/>
                <w:color w:val="000000"/>
                <w:sz w:val="22"/>
                <w:szCs w:val="22"/>
              </w:rPr>
            </w:pPr>
          </w:p>
          <w:p w:rsidRPr="00302F0C" w:rsidR="00B615C4" w:rsidRDefault="00B615C4" w14:paraId="38B53DE3" w14:textId="77777777">
            <w:pPr>
              <w:spacing w:after="0" w:line="240" w:lineRule="auto"/>
              <w:rPr>
                <w:ins w:author="Akshay Raveendran" w:date="2025-07-21T00:04:00Z" w16du:dateUtc="2025-07-20T20:04:00Z" w:id="3642"/>
                <w:rFonts w:ascii="Arial" w:hAnsi="Arial" w:cs="Arial"/>
                <w:color w:val="000000"/>
                <w:sz w:val="22"/>
                <w:szCs w:val="22"/>
              </w:rPr>
            </w:pPr>
          </w:p>
        </w:tc>
      </w:tr>
      <w:tr w:rsidRPr="00302F0C" w:rsidR="00B615C4" w14:paraId="7074C3FE" w14:textId="77777777">
        <w:trPr>
          <w:trHeight w:val="290"/>
          <w:ins w:author="Akshay Raveendran" w:date="2025-07-21T00:04:00Z" w:id="3643"/>
        </w:trPr>
        <w:tc>
          <w:tcPr>
            <w:tcW w:w="1960" w:type="dxa"/>
            <w:tcBorders>
              <w:top w:val="single" w:color="auto" w:sz="4" w:space="0"/>
              <w:left w:val="single" w:color="auto" w:sz="4" w:space="0"/>
              <w:bottom w:val="single" w:color="auto" w:sz="4" w:space="0"/>
              <w:right w:val="single" w:color="auto" w:sz="4" w:space="0"/>
            </w:tcBorders>
            <w:vAlign w:val="center"/>
          </w:tcPr>
          <w:p w:rsidRPr="00302F0C" w:rsidR="00B615C4" w:rsidRDefault="00B615C4" w14:paraId="629C3CF5" w14:textId="72B20F65">
            <w:pPr>
              <w:spacing w:after="0" w:line="240" w:lineRule="auto"/>
              <w:rPr>
                <w:ins w:author="Akshay Raveendran" w:date="2025-07-21T00:04:00Z" w16du:dateUtc="2025-07-20T20:04:00Z" w:id="3644"/>
                <w:rFonts w:ascii="Arial" w:hAnsi="Arial" w:cs="Arial"/>
                <w:b/>
              </w:rPr>
            </w:pPr>
            <w:ins w:author="Akshay Raveendran" w:date="2025-07-21T00:04:00Z" w16du:dateUtc="2025-07-20T20:04:00Z" w:id="3645">
              <w:r w:rsidRPr="00302F0C">
                <w:rPr>
                  <w:rFonts w:ascii="Arial" w:hAnsi="Arial" w:cs="Arial"/>
                  <w:color w:val="000000"/>
                  <w:sz w:val="22"/>
                  <w:szCs w:val="22"/>
                </w:rPr>
                <w:t>Attachments</w:t>
              </w:r>
            </w:ins>
          </w:p>
        </w:tc>
        <w:tc>
          <w:tcPr>
            <w:tcW w:w="3795" w:type="dxa"/>
            <w:tcBorders>
              <w:top w:val="single" w:color="auto" w:sz="4" w:space="0"/>
              <w:left w:val="nil"/>
              <w:bottom w:val="single" w:color="auto" w:sz="4" w:space="0"/>
              <w:right w:val="single" w:color="auto" w:sz="4" w:space="0"/>
            </w:tcBorders>
            <w:vAlign w:val="center"/>
          </w:tcPr>
          <w:p w:rsidRPr="00302F0C" w:rsidR="00B615C4" w:rsidRDefault="00052133" w14:paraId="1EDB7319" w14:textId="76BA0156">
            <w:pPr>
              <w:spacing w:after="0" w:line="240" w:lineRule="auto"/>
              <w:rPr>
                <w:ins w:author="Akshay Raveendran" w:date="2025-07-21T00:04:00Z" w16du:dateUtc="2025-07-20T20:04:00Z" w:id="3646"/>
                <w:rFonts w:ascii="Arial" w:hAnsi="Arial" w:cs="Arial"/>
              </w:rPr>
            </w:pPr>
            <w:ins w:author="Akshay Raveendran" w:date="2025-07-21T00:09:00Z" w16du:dateUtc="2025-07-20T20:09:00Z" w:id="3647">
              <w:r w:rsidRPr="00302F0C">
                <w:rPr>
                  <w:rFonts w:ascii="Arial" w:hAnsi="Arial" w:cs="Arial"/>
                  <w:color w:val="000000"/>
                  <w:sz w:val="22"/>
                  <w:szCs w:val="22"/>
                </w:rPr>
                <w:t>O</w:t>
              </w:r>
            </w:ins>
            <w:ins w:author="Akshay Raveendran" w:date="2025-07-21T00:04:00Z" w16du:dateUtc="2025-07-20T20:04:00Z" w:id="3648">
              <w:r w:rsidRPr="00302F0C" w:rsidR="00B615C4">
                <w:rPr>
                  <w:rFonts w:ascii="Arial" w:hAnsi="Arial" w:cs="Arial"/>
                  <w:color w:val="000000"/>
                  <w:sz w:val="22"/>
                  <w:szCs w:val="22"/>
                </w:rPr>
                <w:t>ption to attach additional attachments</w:t>
              </w:r>
            </w:ins>
          </w:p>
        </w:tc>
        <w:tc>
          <w:tcPr>
            <w:tcW w:w="3780" w:type="dxa"/>
            <w:tcBorders>
              <w:top w:val="single" w:color="auto" w:sz="4" w:space="0"/>
              <w:left w:val="nil"/>
              <w:bottom w:val="single" w:color="auto" w:sz="4" w:space="0"/>
              <w:right w:val="single" w:color="auto" w:sz="4" w:space="0"/>
            </w:tcBorders>
            <w:vAlign w:val="center"/>
          </w:tcPr>
          <w:p w:rsidRPr="00302F0C" w:rsidR="00B615C4" w:rsidRDefault="00B615C4" w14:paraId="63DB55BB" w14:textId="247F1793">
            <w:pPr>
              <w:spacing w:after="0" w:line="240" w:lineRule="auto"/>
              <w:rPr>
                <w:ins w:author="Akshay Raveendran" w:date="2025-07-21T00:04:00Z" w16du:dateUtc="2025-07-20T20:04:00Z" w:id="3649"/>
                <w:rFonts w:ascii="Arial" w:hAnsi="Arial" w:eastAsia="Times New Roman" w:cs="Arial"/>
                <w:color w:val="000000"/>
                <w:sz w:val="22"/>
                <w:szCs w:val="22"/>
                <w:lang w:eastAsia="en-GB"/>
              </w:rPr>
            </w:pPr>
          </w:p>
        </w:tc>
      </w:tr>
    </w:tbl>
    <w:p w:rsidRPr="00302F0C" w:rsidR="00B615C4" w:rsidP="00B615C4" w:rsidRDefault="00B615C4" w14:paraId="4A8FD80A" w14:textId="77777777">
      <w:pPr>
        <w:rPr>
          <w:ins w:author="Akshay Raveendran" w:date="2025-07-21T00:21:00Z" w16du:dateUtc="2025-07-20T20:21:00Z" w:id="3650"/>
          <w:rFonts w:ascii="Arial" w:hAnsi="Arial" w:cs="Arial"/>
        </w:rPr>
      </w:pPr>
    </w:p>
    <w:p w:rsidRPr="00302F0C" w:rsidR="005B715A" w:rsidP="00B615C4" w:rsidRDefault="005B715A" w14:paraId="59D90B68" w14:textId="77777777">
      <w:pPr>
        <w:rPr>
          <w:ins w:author="Akshay Raveendran" w:date="2025-07-21T00:04:00Z" w16du:dateUtc="2025-07-20T20:04:00Z" w:id="3651"/>
          <w:rFonts w:ascii="Arial" w:hAnsi="Arial" w:cs="Arial"/>
        </w:rPr>
      </w:pPr>
    </w:p>
    <w:tbl>
      <w:tblPr>
        <w:tblW w:w="9450" w:type="dxa"/>
        <w:tblLook w:val="04A0" w:firstRow="1" w:lastRow="0" w:firstColumn="1" w:lastColumn="0" w:noHBand="0" w:noVBand="1"/>
      </w:tblPr>
      <w:tblGrid>
        <w:gridCol w:w="2880"/>
        <w:gridCol w:w="3330"/>
        <w:gridCol w:w="3240"/>
      </w:tblGrid>
      <w:tr w:rsidRPr="00302F0C" w:rsidR="00B615C4" w14:paraId="30116191" w14:textId="77777777">
        <w:trPr>
          <w:trHeight w:val="290"/>
          <w:ins w:author="Akshay Raveendran" w:date="2025-07-21T00:04:00Z" w:id="3652"/>
        </w:trPr>
        <w:tc>
          <w:tcPr>
            <w:tcW w:w="2880" w:type="dxa"/>
            <w:tcBorders>
              <w:top w:val="nil"/>
              <w:left w:val="nil"/>
              <w:bottom w:val="nil"/>
              <w:right w:val="nil"/>
            </w:tcBorders>
            <w:shd w:val="clear" w:color="000000" w:fill="DDEBF7"/>
            <w:noWrap/>
            <w:vAlign w:val="bottom"/>
            <w:hideMark/>
          </w:tcPr>
          <w:p w:rsidRPr="00302F0C" w:rsidR="00B615C4" w:rsidRDefault="00B615C4" w14:paraId="0B5FDFB6" w14:textId="77777777">
            <w:pPr>
              <w:spacing w:after="0" w:line="240" w:lineRule="auto"/>
              <w:rPr>
                <w:ins w:author="Akshay Raveendran" w:date="2025-07-21T00:04:00Z" w16du:dateUtc="2025-07-20T20:04:00Z" w:id="3653"/>
                <w:rFonts w:ascii="Arial" w:hAnsi="Arial" w:eastAsia="Times New Roman" w:cs="Arial"/>
                <w:b/>
                <w:color w:val="000000"/>
                <w:sz w:val="22"/>
                <w:szCs w:val="22"/>
                <w:lang w:eastAsia="en-GB"/>
              </w:rPr>
            </w:pPr>
            <w:ins w:author="Akshay Raveendran" w:date="2025-07-21T00:04:00Z" w16du:dateUtc="2025-07-20T20:04:00Z" w:id="3654">
              <w:r w:rsidRPr="00302F0C">
                <w:rPr>
                  <w:rFonts w:ascii="Arial" w:hAnsi="Arial" w:eastAsia="Times New Roman" w:cs="Arial"/>
                  <w:b/>
                  <w:color w:val="000000"/>
                  <w:sz w:val="22"/>
                  <w:szCs w:val="22"/>
                  <w:lang w:eastAsia="en-GB"/>
                </w:rPr>
                <w:t xml:space="preserve">Executioner </w:t>
              </w:r>
            </w:ins>
          </w:p>
        </w:tc>
        <w:tc>
          <w:tcPr>
            <w:tcW w:w="3330" w:type="dxa"/>
            <w:tcBorders>
              <w:top w:val="nil"/>
              <w:left w:val="nil"/>
              <w:bottom w:val="nil"/>
              <w:right w:val="nil"/>
            </w:tcBorders>
            <w:shd w:val="clear" w:color="000000" w:fill="DDEBF7"/>
            <w:noWrap/>
            <w:vAlign w:val="bottom"/>
            <w:hideMark/>
          </w:tcPr>
          <w:p w:rsidRPr="00302F0C" w:rsidR="00B615C4" w:rsidRDefault="00B615C4" w14:paraId="7816080E" w14:textId="77777777">
            <w:pPr>
              <w:spacing w:after="0" w:line="240" w:lineRule="auto"/>
              <w:rPr>
                <w:ins w:author="Akshay Raveendran" w:date="2025-07-21T00:04:00Z" w16du:dateUtc="2025-07-20T20:04:00Z" w:id="3655"/>
                <w:rFonts w:ascii="Arial" w:hAnsi="Arial" w:eastAsia="Times New Roman" w:cs="Arial"/>
                <w:b/>
                <w:i/>
                <w:color w:val="000000"/>
                <w:sz w:val="22"/>
                <w:szCs w:val="22"/>
                <w:lang w:eastAsia="en-GB"/>
              </w:rPr>
            </w:pPr>
            <w:ins w:author="Akshay Raveendran" w:date="2025-07-21T00:04:00Z" w16du:dateUtc="2025-07-20T20:04:00Z" w:id="3656">
              <w:r w:rsidRPr="00302F0C">
                <w:rPr>
                  <w:rFonts w:ascii="Arial" w:hAnsi="Arial" w:eastAsia="Times New Roman" w:cs="Arial"/>
                  <w:b/>
                  <w:i/>
                  <w:color w:val="000000"/>
                  <w:sz w:val="22"/>
                  <w:szCs w:val="22"/>
                  <w:lang w:eastAsia="en-GB"/>
                </w:rPr>
                <w:t> </w:t>
              </w:r>
            </w:ins>
          </w:p>
        </w:tc>
        <w:tc>
          <w:tcPr>
            <w:tcW w:w="3240" w:type="dxa"/>
            <w:tcBorders>
              <w:top w:val="nil"/>
              <w:left w:val="nil"/>
              <w:bottom w:val="nil"/>
              <w:right w:val="nil"/>
            </w:tcBorders>
            <w:shd w:val="clear" w:color="000000" w:fill="DDEBF7"/>
            <w:noWrap/>
            <w:vAlign w:val="bottom"/>
            <w:hideMark/>
          </w:tcPr>
          <w:p w:rsidRPr="00302F0C" w:rsidR="00B615C4" w:rsidRDefault="00B615C4" w14:paraId="003FF11C" w14:textId="77777777">
            <w:pPr>
              <w:spacing w:after="0" w:line="240" w:lineRule="auto"/>
              <w:rPr>
                <w:ins w:author="Akshay Raveendran" w:date="2025-07-21T00:04:00Z" w16du:dateUtc="2025-07-20T20:04:00Z" w:id="3657"/>
                <w:rFonts w:ascii="Arial" w:hAnsi="Arial" w:eastAsia="Times New Roman" w:cs="Arial"/>
                <w:color w:val="000000"/>
                <w:sz w:val="22"/>
                <w:szCs w:val="22"/>
                <w:lang w:eastAsia="en-GB"/>
              </w:rPr>
            </w:pPr>
            <w:ins w:author="Akshay Raveendran" w:date="2025-07-21T00:04:00Z" w16du:dateUtc="2025-07-20T20:04:00Z" w:id="3658">
              <w:r w:rsidRPr="00302F0C">
                <w:rPr>
                  <w:rFonts w:ascii="Arial" w:hAnsi="Arial" w:eastAsia="Times New Roman" w:cs="Arial"/>
                  <w:color w:val="000000"/>
                  <w:sz w:val="22"/>
                  <w:szCs w:val="22"/>
                  <w:lang w:eastAsia="en-GB"/>
                </w:rPr>
                <w:t> </w:t>
              </w:r>
            </w:ins>
          </w:p>
        </w:tc>
      </w:tr>
      <w:tr w:rsidRPr="00302F0C" w:rsidR="00B615C4" w14:paraId="69034D18" w14:textId="77777777">
        <w:trPr>
          <w:trHeight w:val="290"/>
          <w:ins w:author="Akshay Raveendran" w:date="2025-07-21T00:04:00Z" w:id="3659"/>
        </w:trPr>
        <w:tc>
          <w:tcPr>
            <w:tcW w:w="2880" w:type="dxa"/>
            <w:tcBorders>
              <w:top w:val="single" w:color="auto" w:sz="4" w:space="0"/>
              <w:left w:val="single" w:color="auto" w:sz="4" w:space="0"/>
              <w:bottom w:val="single" w:color="auto" w:sz="4" w:space="0"/>
              <w:right w:val="single" w:color="auto" w:sz="4" w:space="0"/>
            </w:tcBorders>
            <w:noWrap/>
            <w:vAlign w:val="center"/>
            <w:hideMark/>
          </w:tcPr>
          <w:p w:rsidRPr="00302F0C" w:rsidR="00B615C4" w:rsidRDefault="00B615C4" w14:paraId="25D8B977" w14:textId="77777777">
            <w:pPr>
              <w:spacing w:after="0" w:line="240" w:lineRule="auto"/>
              <w:jc w:val="center"/>
              <w:rPr>
                <w:ins w:author="Akshay Raveendran" w:date="2025-07-21T00:04:00Z" w16du:dateUtc="2025-07-20T20:04:00Z" w:id="3660"/>
                <w:rFonts w:ascii="Arial" w:hAnsi="Arial" w:eastAsia="Times New Roman" w:cs="Arial"/>
                <w:b/>
                <w:color w:val="000000"/>
                <w:sz w:val="22"/>
                <w:szCs w:val="22"/>
                <w:lang w:eastAsia="en-GB"/>
              </w:rPr>
            </w:pPr>
            <w:ins w:author="Akshay Raveendran" w:date="2025-07-21T00:04:00Z" w16du:dateUtc="2025-07-20T20:04:00Z" w:id="3661">
              <w:r w:rsidRPr="00302F0C">
                <w:rPr>
                  <w:rFonts w:ascii="Arial" w:hAnsi="Arial" w:eastAsia="Times New Roman" w:cs="Arial"/>
                  <w:b/>
                  <w:color w:val="000000"/>
                  <w:sz w:val="22"/>
                  <w:szCs w:val="22"/>
                  <w:lang w:eastAsia="en-GB"/>
                </w:rPr>
                <w:t>A</w:t>
              </w:r>
            </w:ins>
          </w:p>
        </w:tc>
        <w:tc>
          <w:tcPr>
            <w:tcW w:w="3330" w:type="dxa"/>
            <w:tcBorders>
              <w:top w:val="single" w:color="auto" w:sz="4" w:space="0"/>
              <w:left w:val="nil"/>
              <w:bottom w:val="single" w:color="auto" w:sz="4" w:space="0"/>
              <w:right w:val="single" w:color="auto" w:sz="4" w:space="0"/>
            </w:tcBorders>
            <w:noWrap/>
            <w:vAlign w:val="center"/>
            <w:hideMark/>
          </w:tcPr>
          <w:p w:rsidRPr="00302F0C" w:rsidR="00B615C4" w:rsidRDefault="00B615C4" w14:paraId="064FDE87" w14:textId="77777777">
            <w:pPr>
              <w:spacing w:after="0" w:line="240" w:lineRule="auto"/>
              <w:jc w:val="center"/>
              <w:rPr>
                <w:ins w:author="Akshay Raveendran" w:date="2025-07-21T00:04:00Z" w16du:dateUtc="2025-07-20T20:04:00Z" w:id="3662"/>
                <w:rFonts w:ascii="Arial" w:hAnsi="Arial" w:eastAsia="Times New Roman" w:cs="Arial"/>
                <w:b/>
                <w:color w:val="000000"/>
                <w:sz w:val="22"/>
                <w:szCs w:val="22"/>
                <w:lang w:eastAsia="en-GB"/>
              </w:rPr>
            </w:pPr>
            <w:ins w:author="Akshay Raveendran" w:date="2025-07-21T00:04:00Z" w16du:dateUtc="2025-07-20T20:04:00Z" w:id="3663">
              <w:r w:rsidRPr="00302F0C">
                <w:rPr>
                  <w:rFonts w:ascii="Arial" w:hAnsi="Arial" w:eastAsia="Times New Roman" w:cs="Arial"/>
                  <w:b/>
                  <w:color w:val="000000"/>
                  <w:sz w:val="22"/>
                  <w:szCs w:val="22"/>
                  <w:lang w:eastAsia="en-GB"/>
                </w:rPr>
                <w:t>B</w:t>
              </w:r>
            </w:ins>
          </w:p>
        </w:tc>
        <w:tc>
          <w:tcPr>
            <w:tcW w:w="3240" w:type="dxa"/>
            <w:tcBorders>
              <w:top w:val="single" w:color="auto" w:sz="4" w:space="0"/>
              <w:left w:val="nil"/>
              <w:bottom w:val="single" w:color="auto" w:sz="4" w:space="0"/>
              <w:right w:val="single" w:color="auto" w:sz="4" w:space="0"/>
            </w:tcBorders>
            <w:noWrap/>
            <w:vAlign w:val="center"/>
            <w:hideMark/>
          </w:tcPr>
          <w:p w:rsidRPr="00302F0C" w:rsidR="00B615C4" w:rsidRDefault="00B615C4" w14:paraId="4118A1C8" w14:textId="77777777">
            <w:pPr>
              <w:spacing w:after="0" w:line="240" w:lineRule="auto"/>
              <w:jc w:val="center"/>
              <w:rPr>
                <w:ins w:author="Akshay Raveendran" w:date="2025-07-21T00:04:00Z" w16du:dateUtc="2025-07-20T20:04:00Z" w:id="3664"/>
                <w:rFonts w:ascii="Arial" w:hAnsi="Arial" w:eastAsia="Times New Roman" w:cs="Arial"/>
                <w:b/>
                <w:color w:val="000000"/>
                <w:sz w:val="22"/>
                <w:szCs w:val="22"/>
                <w:lang w:eastAsia="en-GB"/>
              </w:rPr>
            </w:pPr>
            <w:ins w:author="Akshay Raveendran" w:date="2025-07-21T00:04:00Z" w16du:dateUtc="2025-07-20T20:04:00Z" w:id="3665">
              <w:r w:rsidRPr="00302F0C">
                <w:rPr>
                  <w:rFonts w:ascii="Arial" w:hAnsi="Arial" w:eastAsia="Times New Roman" w:cs="Arial"/>
                  <w:b/>
                  <w:color w:val="000000"/>
                  <w:sz w:val="22"/>
                  <w:szCs w:val="22"/>
                  <w:lang w:eastAsia="en-GB"/>
                </w:rPr>
                <w:t>C</w:t>
              </w:r>
            </w:ins>
          </w:p>
        </w:tc>
      </w:tr>
      <w:tr w:rsidRPr="00302F0C" w:rsidR="00B615C4" w14:paraId="74496292" w14:textId="77777777">
        <w:trPr>
          <w:trHeight w:val="580"/>
          <w:ins w:author="Akshay Raveendran" w:date="2025-07-21T00:04:00Z" w:id="3666"/>
        </w:trPr>
        <w:tc>
          <w:tcPr>
            <w:tcW w:w="2880" w:type="dxa"/>
            <w:tcBorders>
              <w:top w:val="nil"/>
              <w:left w:val="single" w:color="auto" w:sz="4" w:space="0"/>
              <w:bottom w:val="single" w:color="auto" w:sz="4" w:space="0"/>
              <w:right w:val="single" w:color="auto" w:sz="4" w:space="0"/>
            </w:tcBorders>
            <w:vAlign w:val="bottom"/>
            <w:hideMark/>
          </w:tcPr>
          <w:p w:rsidRPr="00302F0C" w:rsidR="00B615C4" w:rsidRDefault="00B615C4" w14:paraId="3EB190F3" w14:textId="77777777">
            <w:pPr>
              <w:spacing w:after="0" w:line="240" w:lineRule="auto"/>
              <w:rPr>
                <w:ins w:author="Akshay Raveendran" w:date="2025-07-21T00:04:00Z" w16du:dateUtc="2025-07-20T20:04:00Z" w:id="3667"/>
                <w:rFonts w:ascii="Arial" w:hAnsi="Arial" w:eastAsia="Times New Roman" w:cs="Arial"/>
                <w:color w:val="000000"/>
                <w:sz w:val="22"/>
                <w:szCs w:val="22"/>
                <w:lang w:eastAsia="en-GB"/>
              </w:rPr>
            </w:pPr>
            <w:ins w:author="Akshay Raveendran" w:date="2025-07-21T00:04:00Z" w16du:dateUtc="2025-07-20T20:04:00Z" w:id="3668">
              <w:r w:rsidRPr="00302F0C">
                <w:rPr>
                  <w:rFonts w:ascii="Arial" w:hAnsi="Arial" w:eastAsia="Times New Roman" w:cs="Arial"/>
                  <w:color w:val="000000"/>
                  <w:sz w:val="22"/>
                  <w:szCs w:val="22"/>
                  <w:lang w:eastAsia="en-GB"/>
                </w:rPr>
                <w:t>PSSC</w:t>
              </w:r>
            </w:ins>
          </w:p>
        </w:tc>
        <w:tc>
          <w:tcPr>
            <w:tcW w:w="3330" w:type="dxa"/>
            <w:tcBorders>
              <w:top w:val="nil"/>
              <w:left w:val="nil"/>
              <w:bottom w:val="single" w:color="auto" w:sz="4" w:space="0"/>
              <w:right w:val="single" w:color="auto" w:sz="4" w:space="0"/>
            </w:tcBorders>
            <w:noWrap/>
            <w:vAlign w:val="bottom"/>
            <w:hideMark/>
          </w:tcPr>
          <w:p w:rsidRPr="00302F0C" w:rsidR="00B615C4" w:rsidRDefault="00B615C4" w14:paraId="3D127E17" w14:textId="77777777">
            <w:pPr>
              <w:spacing w:after="0" w:line="240" w:lineRule="auto"/>
              <w:rPr>
                <w:ins w:author="Akshay Raveendran" w:date="2025-07-21T00:04:00Z" w16du:dateUtc="2025-07-20T20:04:00Z" w:id="3669"/>
                <w:rFonts w:ascii="Arial" w:hAnsi="Arial" w:eastAsia="Times New Roman" w:cs="Arial"/>
                <w:color w:val="000000"/>
                <w:sz w:val="22"/>
                <w:szCs w:val="22"/>
                <w:lang w:eastAsia="en-GB"/>
              </w:rPr>
            </w:pPr>
          </w:p>
        </w:tc>
        <w:tc>
          <w:tcPr>
            <w:tcW w:w="3240" w:type="dxa"/>
            <w:tcBorders>
              <w:top w:val="nil"/>
              <w:left w:val="nil"/>
              <w:bottom w:val="single" w:color="auto" w:sz="4" w:space="0"/>
              <w:right w:val="single" w:color="auto" w:sz="4" w:space="0"/>
            </w:tcBorders>
            <w:noWrap/>
            <w:vAlign w:val="bottom"/>
            <w:hideMark/>
          </w:tcPr>
          <w:p w:rsidRPr="00302F0C" w:rsidR="00B615C4" w:rsidRDefault="00B615C4" w14:paraId="097BFA99" w14:textId="77777777">
            <w:pPr>
              <w:spacing w:after="0" w:line="240" w:lineRule="auto"/>
              <w:rPr>
                <w:ins w:author="Akshay Raveendran" w:date="2025-07-21T00:04:00Z" w16du:dateUtc="2025-07-20T20:04:00Z" w:id="3670"/>
                <w:rFonts w:ascii="Arial" w:hAnsi="Arial" w:eastAsia="Times New Roman" w:cs="Arial"/>
                <w:color w:val="000000"/>
                <w:sz w:val="22"/>
                <w:szCs w:val="22"/>
                <w:lang w:eastAsia="en-GB"/>
              </w:rPr>
            </w:pPr>
          </w:p>
        </w:tc>
      </w:tr>
    </w:tbl>
    <w:p w:rsidRPr="00302F0C" w:rsidR="00B615C4" w:rsidP="002C7EC7" w:rsidRDefault="00B615C4" w14:paraId="1590FF06" w14:textId="77777777">
      <w:pPr>
        <w:pStyle w:val="Heading3"/>
        <w:rPr>
          <w:ins w:author="Akshay Raveendran" w:date="2025-07-21T00:04:00Z" w16du:dateUtc="2025-07-20T20:04:00Z" w:id="3671"/>
          <w:rFonts w:ascii="Arial" w:hAnsi="Arial" w:cs="Arial"/>
        </w:rPr>
      </w:pPr>
    </w:p>
    <w:p w:rsidRPr="00302F0C" w:rsidR="00A35E48" w:rsidP="00A35E48" w:rsidRDefault="00A35E48" w14:paraId="00B03573" w14:textId="77777777">
      <w:pPr>
        <w:rPr>
          <w:ins w:author="Akshay Raveendran" w:date="2025-07-21T14:13:00Z" w16du:dateUtc="2025-07-21T10:13:00Z" w:id="3672"/>
          <w:rFonts w:ascii="Arial" w:hAnsi="Arial" w:cs="Arial"/>
          <w:b/>
        </w:rPr>
      </w:pPr>
      <w:ins w:author="Akshay Raveendran" w:date="2025-07-21T14:13:00Z" w16du:dateUtc="2025-07-21T10:13:00Z" w:id="3673">
        <w:r w:rsidRPr="00302F0C">
          <w:rPr>
            <w:rFonts w:ascii="Arial" w:hAnsi="Arial" w:cs="Arial"/>
            <w:b/>
          </w:rPr>
          <w:t>Notes:</w:t>
        </w:r>
      </w:ins>
    </w:p>
    <w:p w:rsidRPr="00302F0C" w:rsidR="00142416" w:rsidP="00142416" w:rsidRDefault="00142416" w14:paraId="31C30018" w14:textId="3E594725">
      <w:pPr>
        <w:pStyle w:val="ListParagraph"/>
        <w:numPr>
          <w:ilvl w:val="0"/>
          <w:numId w:val="5"/>
        </w:numPr>
        <w:jc w:val="both"/>
        <w:rPr>
          <w:rFonts w:ascii="Arial" w:hAnsi="Arial" w:cs="Arial"/>
        </w:rPr>
      </w:pPr>
      <w:r w:rsidRPr="00302F0C">
        <w:rPr>
          <w:rFonts w:ascii="Arial" w:hAnsi="Arial" w:cs="Arial"/>
        </w:rPr>
        <w:t>PSSC user should be able to select vendors for each line item in the auto-populated fleet and equipment details table.</w:t>
      </w:r>
    </w:p>
    <w:p w:rsidRPr="00302F0C" w:rsidR="00142416" w:rsidP="00142416" w:rsidRDefault="00142416" w14:paraId="20E779E7" w14:textId="77777777">
      <w:pPr>
        <w:pStyle w:val="ListParagraph"/>
        <w:numPr>
          <w:ilvl w:val="0"/>
          <w:numId w:val="5"/>
        </w:numPr>
        <w:jc w:val="both"/>
        <w:rPr>
          <w:rFonts w:ascii="Arial" w:hAnsi="Arial" w:cs="Arial"/>
        </w:rPr>
      </w:pPr>
      <w:r w:rsidRPr="00302F0C">
        <w:rPr>
          <w:rFonts w:ascii="Arial" w:hAnsi="Arial" w:cs="Arial"/>
        </w:rPr>
        <w:t>The system should gather all items selected for each vendor and send a consolidated email with all requirements to that vendor.</w:t>
      </w:r>
    </w:p>
    <w:p w:rsidRPr="00302F0C" w:rsidR="00142416" w:rsidP="00142416" w:rsidRDefault="00142416" w14:paraId="6B3C5CF2" w14:textId="77777777">
      <w:pPr>
        <w:pStyle w:val="ListParagraph"/>
        <w:numPr>
          <w:ilvl w:val="0"/>
          <w:numId w:val="5"/>
        </w:numPr>
        <w:jc w:val="both"/>
        <w:rPr>
          <w:rFonts w:ascii="Arial" w:hAnsi="Arial" w:cs="Arial"/>
        </w:rPr>
      </w:pPr>
      <w:r w:rsidRPr="00302F0C">
        <w:rPr>
          <w:rFonts w:ascii="Arial" w:hAnsi="Arial" w:cs="Arial"/>
        </w:rPr>
        <w:t>Emails with attachments are auto-generated and sent to the selected vendors.</w:t>
      </w:r>
    </w:p>
    <w:p w:rsidRPr="00302F0C" w:rsidR="00142416" w:rsidP="00142416" w:rsidRDefault="00142416" w14:paraId="05C69B71" w14:textId="77777777">
      <w:pPr>
        <w:pStyle w:val="ListParagraph"/>
        <w:numPr>
          <w:ilvl w:val="0"/>
          <w:numId w:val="5"/>
        </w:numPr>
        <w:jc w:val="both"/>
        <w:rPr>
          <w:rFonts w:ascii="Arial" w:hAnsi="Arial" w:cs="Arial"/>
        </w:rPr>
      </w:pPr>
      <w:r w:rsidRPr="00302F0C">
        <w:rPr>
          <w:rFonts w:ascii="Arial" w:hAnsi="Arial" w:cs="Arial"/>
        </w:rPr>
        <w:t>Optional email notifications are sent to the PSSC requestor.</w:t>
      </w:r>
    </w:p>
    <w:p w:rsidRPr="00302F0C" w:rsidR="00A35E48" w:rsidP="00142416" w:rsidRDefault="00142416" w14:paraId="393AA383" w14:textId="2F45E457">
      <w:pPr>
        <w:pStyle w:val="ListParagraph"/>
        <w:numPr>
          <w:ilvl w:val="0"/>
          <w:numId w:val="5"/>
        </w:numPr>
        <w:jc w:val="both"/>
        <w:rPr>
          <w:ins w:author="Akshay Raveendran" w:date="2025-07-21T14:13:00Z" w16du:dateUtc="2025-07-21T10:13:00Z" w:id="3674"/>
          <w:rFonts w:ascii="Arial" w:hAnsi="Arial" w:cs="Arial"/>
        </w:rPr>
      </w:pPr>
      <w:r w:rsidRPr="00302F0C">
        <w:rPr>
          <w:rFonts w:ascii="Arial" w:hAnsi="Arial" w:cs="Arial"/>
        </w:rPr>
        <w:t>The portal automatically updates the status from "Approved" to "Vendor Communication Sent."</w:t>
      </w:r>
    </w:p>
    <w:p w:rsidRPr="00302F0C" w:rsidR="00A35E48" w:rsidP="00A35E48" w:rsidRDefault="001B24CE" w14:paraId="199FA2E2" w14:textId="7C31D4AA">
      <w:pPr>
        <w:pStyle w:val="ListParagraph"/>
        <w:numPr>
          <w:ilvl w:val="0"/>
          <w:numId w:val="5"/>
        </w:numPr>
        <w:jc w:val="both"/>
        <w:rPr>
          <w:ins w:author="Akshay Raveendran" w:date="2025-07-21T14:13:00Z" w16du:dateUtc="2025-07-21T10:13:00Z" w:id="3675"/>
          <w:rFonts w:ascii="Arial" w:hAnsi="Arial" w:cs="Arial"/>
        </w:rPr>
      </w:pPr>
      <w:commentRangeStart w:id="3676"/>
      <w:commentRangeStart w:id="3677"/>
      <w:r w:rsidRPr="00302F0C">
        <w:rPr>
          <w:rFonts w:ascii="Arial" w:hAnsi="Arial" w:cs="Arial"/>
        </w:rPr>
        <w:t>An "Add Vendor" button should allow adding more vendors from the registered D365 database.</w:t>
      </w:r>
      <w:ins w:author="Akshay Raveendran" w:date="2025-07-21T14:13:00Z" w16du:dateUtc="2025-07-21T10:13:00Z" w:id="3678">
        <w:commentRangeEnd w:id="3676"/>
        <w:r w:rsidRPr="00302F0C" w:rsidR="00A35E48">
          <w:rPr>
            <w:rStyle w:val="CommentReference"/>
            <w:rFonts w:ascii="Arial" w:hAnsi="Arial" w:cs="Arial"/>
            <w:sz w:val="21"/>
            <w:szCs w:val="21"/>
          </w:rPr>
          <w:commentReference w:id="3676"/>
        </w:r>
        <w:commentRangeEnd w:id="3677"/>
        <w:r w:rsidRPr="00302F0C" w:rsidR="00A35E48">
          <w:rPr>
            <w:rStyle w:val="CommentReference"/>
            <w:rFonts w:ascii="Arial" w:hAnsi="Arial" w:cs="Arial"/>
            <w:sz w:val="21"/>
            <w:szCs w:val="21"/>
          </w:rPr>
          <w:commentReference w:id="3677"/>
        </w:r>
      </w:ins>
    </w:p>
    <w:p w:rsidRPr="00302F0C" w:rsidR="00A35E48" w:rsidP="00A35E48" w:rsidRDefault="001B24CE" w14:paraId="1C38826F" w14:textId="2607A469">
      <w:pPr>
        <w:pStyle w:val="ListParagraph"/>
        <w:numPr>
          <w:ilvl w:val="0"/>
          <w:numId w:val="5"/>
        </w:numPr>
        <w:jc w:val="both"/>
        <w:rPr>
          <w:ins w:author="Akshay Raveendran" w:date="2025-07-21T14:13:00Z" w16du:dateUtc="2025-07-21T10:13:00Z" w:id="3679"/>
          <w:rFonts w:ascii="Arial" w:hAnsi="Arial" w:cs="Arial"/>
        </w:rPr>
      </w:pPr>
      <w:commentRangeStart w:id="3680"/>
      <w:commentRangeStart w:id="3681"/>
      <w:r w:rsidRPr="00302F0C">
        <w:rPr>
          <w:rFonts w:ascii="Arial" w:hAnsi="Arial" w:cs="Arial"/>
        </w:rPr>
        <w:t>After emails are sent, a new status update form (Form 3) is created, the status updated, and the form assigned to PSSC under the same reference number with the action logged for traceability.</w:t>
      </w:r>
      <w:ins w:author="Akshay Raveendran" w:date="2025-07-21T14:13:00Z" w16du:dateUtc="2025-07-21T10:13:00Z" w:id="3682">
        <w:commentRangeEnd w:id="3680"/>
        <w:r w:rsidRPr="00302F0C" w:rsidR="00A35E48">
          <w:rPr>
            <w:rStyle w:val="CommentReference"/>
            <w:rFonts w:ascii="Arial" w:hAnsi="Arial" w:cs="Arial"/>
            <w:sz w:val="21"/>
            <w:szCs w:val="21"/>
          </w:rPr>
          <w:commentReference w:id="3680"/>
        </w:r>
        <w:commentRangeEnd w:id="3681"/>
        <w:r w:rsidRPr="00302F0C" w:rsidR="00A35E48">
          <w:rPr>
            <w:rStyle w:val="CommentReference"/>
            <w:rFonts w:ascii="Arial" w:hAnsi="Arial" w:cs="Arial"/>
            <w:sz w:val="21"/>
            <w:szCs w:val="21"/>
          </w:rPr>
          <w:commentReference w:id="3681"/>
        </w:r>
      </w:ins>
    </w:p>
    <w:p w:rsidRPr="00302F0C" w:rsidR="00B615C4" w:rsidP="002C7EC7" w:rsidRDefault="00B615C4" w14:paraId="0AF641EC" w14:textId="77777777">
      <w:pPr>
        <w:pStyle w:val="Heading3"/>
        <w:rPr>
          <w:ins w:author="Akshay Raveendran" w:date="2025-07-21T00:04:00Z" w16du:dateUtc="2025-07-20T20:04:00Z" w:id="3683"/>
          <w:rFonts w:ascii="Arial" w:hAnsi="Arial" w:cs="Arial"/>
        </w:rPr>
      </w:pPr>
    </w:p>
    <w:p w:rsidRPr="00302F0C" w:rsidR="00C719AC" w:rsidP="002C7EC7" w:rsidRDefault="00825D24" w14:paraId="0A45E4DB" w14:textId="026E681A">
      <w:pPr>
        <w:pStyle w:val="Heading3"/>
        <w:rPr>
          <w:ins w:author="Akshay Raveendran" w:date="2025-07-21T00:12:00Z" w16du:dateUtc="2025-07-20T20:12:00Z" w:id="3684"/>
          <w:rFonts w:ascii="Arial" w:hAnsi="Arial" w:cs="Arial"/>
        </w:rPr>
      </w:pPr>
      <w:bookmarkStart w:name="_Toc204935537" w:id="3685"/>
      <w:r w:rsidRPr="00302F0C">
        <w:rPr>
          <w:rFonts w:ascii="Arial" w:hAnsi="Arial" w:cs="Arial"/>
        </w:rPr>
        <w:t>2</w:t>
      </w:r>
      <w:r w:rsidRPr="00302F0C" w:rsidR="00B524A8">
        <w:rPr>
          <w:rFonts w:ascii="Arial" w:hAnsi="Arial" w:cs="Arial"/>
        </w:rPr>
        <w:t xml:space="preserve">.4.3 </w:t>
      </w:r>
      <w:r w:rsidRPr="00302F0C" w:rsidR="00294B7B">
        <w:rPr>
          <w:rFonts w:ascii="Arial" w:hAnsi="Arial" w:cs="Arial"/>
        </w:rPr>
        <w:t>Response</w:t>
      </w:r>
      <w:r w:rsidRPr="00302F0C" w:rsidR="002F7ACA">
        <w:rPr>
          <w:rFonts w:ascii="Arial" w:hAnsi="Arial" w:cs="Arial"/>
        </w:rPr>
        <w:t xml:space="preserve"> Form</w:t>
      </w:r>
      <w:ins w:author="Akshay Raveendran" w:date="2025-07-21T00:23:00Z" w16du:dateUtc="2025-07-20T20:23:00Z" w:id="3686">
        <w:r w:rsidRPr="00302F0C" w:rsidR="00947DFC">
          <w:rPr>
            <w:rFonts w:ascii="Arial" w:hAnsi="Arial" w:cs="Arial"/>
          </w:rPr>
          <w:t>(</w:t>
        </w:r>
      </w:ins>
      <w:r w:rsidR="00C772AE">
        <w:rPr>
          <w:rFonts w:ascii="Arial" w:hAnsi="Arial" w:cs="Arial"/>
        </w:rPr>
        <w:t>F</w:t>
      </w:r>
      <w:ins w:author="Akshay Raveendran" w:date="2025-07-21T00:23:00Z" w16du:dateUtc="2025-07-20T20:23:00Z" w:id="3687">
        <w:r w:rsidRPr="00302F0C" w:rsidR="00947DFC">
          <w:rPr>
            <w:rFonts w:ascii="Arial" w:hAnsi="Arial" w:cs="Arial"/>
          </w:rPr>
          <w:t>orm 3)</w:t>
        </w:r>
      </w:ins>
      <w:r w:rsidRPr="00302F0C" w:rsidR="002F7ACA">
        <w:rPr>
          <w:rFonts w:ascii="Arial" w:hAnsi="Arial" w:cs="Arial"/>
        </w:rPr>
        <w:t xml:space="preserve"> (From</w:t>
      </w:r>
      <w:r w:rsidRPr="00302F0C" w:rsidR="00294B7B">
        <w:rPr>
          <w:rFonts w:ascii="Arial" w:hAnsi="Arial" w:cs="Arial"/>
        </w:rPr>
        <w:t xml:space="preserve"> </w:t>
      </w:r>
      <w:r w:rsidRPr="00302F0C" w:rsidR="002F7ACA">
        <w:rPr>
          <w:rFonts w:ascii="Arial" w:hAnsi="Arial" w:cs="Arial"/>
        </w:rPr>
        <w:t>PSSC</w:t>
      </w:r>
      <w:r w:rsidRPr="00302F0C" w:rsidR="00294B7B">
        <w:rPr>
          <w:rFonts w:ascii="Arial" w:hAnsi="Arial" w:cs="Arial"/>
        </w:rPr>
        <w:t xml:space="preserve"> to </w:t>
      </w:r>
      <w:ins w:author="Akshay Raveendran" w:date="2025-07-21T00:25:00Z" w16du:dateUtc="2025-07-20T20:25:00Z" w:id="3688">
        <w:r w:rsidRPr="00302F0C" w:rsidR="00947DFC">
          <w:rPr>
            <w:rFonts w:ascii="Arial" w:hAnsi="Arial" w:cs="Arial"/>
          </w:rPr>
          <w:t>Requestor</w:t>
        </w:r>
      </w:ins>
      <w:del w:author="Akshay Raveendran" w:date="2025-07-21T00:25:00Z" w16du:dateUtc="2025-07-20T20:25:00Z" w:id="3689">
        <w:r w:rsidRPr="00302F0C" w:rsidDel="00947DFC" w:rsidR="00294B7B">
          <w:rPr>
            <w:rFonts w:ascii="Arial" w:hAnsi="Arial" w:cs="Arial"/>
          </w:rPr>
          <w:delText>BU</w:delText>
        </w:r>
      </w:del>
      <w:r w:rsidRPr="00302F0C" w:rsidR="002F7ACA">
        <w:rPr>
          <w:rFonts w:ascii="Arial" w:hAnsi="Arial" w:cs="Arial"/>
        </w:rPr>
        <w:t>)</w:t>
      </w:r>
      <w:bookmarkEnd w:id="3685"/>
    </w:p>
    <w:p w:rsidRPr="00302F0C" w:rsidR="00413DFB" w:rsidRDefault="00413DFB" w14:paraId="7D6C1C7F" w14:textId="77777777">
      <w:pPr>
        <w:rPr>
          <w:rFonts w:ascii="Arial" w:hAnsi="Arial" w:cs="Arial"/>
        </w:rPr>
        <w:pPrChange w:author="Akshay Raveendran" w:date="2025-07-21T00:12:00Z" w16du:dateUtc="2025-07-20T20:12:00Z" w:id="3690">
          <w:pPr>
            <w:pStyle w:val="Heading3"/>
          </w:pPr>
        </w:pPrChange>
      </w:pPr>
    </w:p>
    <w:tbl>
      <w:tblPr>
        <w:tblW w:w="9892" w:type="dxa"/>
        <w:tblInd w:w="-113" w:type="dxa"/>
        <w:tblLook w:val="04A0" w:firstRow="1" w:lastRow="0" w:firstColumn="1" w:lastColumn="0" w:noHBand="0" w:noVBand="1"/>
        <w:tblPrChange w:author="Akshay Raveendran" w:date="2025-07-21T00:12:00Z" w16du:dateUtc="2025-07-20T20:12:00Z" w:id="3691">
          <w:tblPr>
            <w:tblW w:w="9828" w:type="dxa"/>
            <w:tblInd w:w="-113" w:type="dxa"/>
            <w:tblLook w:val="04A0" w:firstRow="1" w:lastRow="0" w:firstColumn="1" w:lastColumn="0" w:noHBand="0" w:noVBand="1"/>
          </w:tblPr>
        </w:tblPrChange>
      </w:tblPr>
      <w:tblGrid>
        <w:gridCol w:w="3098"/>
        <w:gridCol w:w="88"/>
        <w:gridCol w:w="2074"/>
        <w:gridCol w:w="832"/>
        <w:gridCol w:w="3800"/>
        <w:tblGridChange w:id="3692">
          <w:tblGrid>
            <w:gridCol w:w="678"/>
            <w:gridCol w:w="113"/>
            <w:gridCol w:w="2307"/>
            <w:gridCol w:w="88"/>
            <w:gridCol w:w="305"/>
            <w:gridCol w:w="1769"/>
            <w:gridCol w:w="832"/>
            <w:gridCol w:w="639"/>
            <w:gridCol w:w="2700"/>
            <w:gridCol w:w="461"/>
            <w:gridCol w:w="614"/>
          </w:tblGrid>
        </w:tblGridChange>
      </w:tblGrid>
      <w:tr w:rsidRPr="00302F0C" w:rsidR="00413DFB" w:rsidTr="00603D95" w14:paraId="651165B1" w14:textId="77777777">
        <w:trPr>
          <w:trHeight w:val="290"/>
          <w:ins w:author="Akshay Raveendran" w:date="2025-07-21T00:12:00Z" w:id="3693"/>
          <w:trPrChange w:author="Akshay Raveendran" w:date="2025-07-21T00:12:00Z" w16du:dateUtc="2025-07-20T20:12:00Z" w:id="3694">
            <w:trPr>
              <w:gridBefore w:val="2"/>
              <w:gridAfter w:val="0"/>
              <w:wBefore w:w="113" w:type="dxa"/>
              <w:wAfter w:w="1080" w:type="dxa"/>
              <w:trHeight w:val="290"/>
            </w:trPr>
          </w:trPrChange>
        </w:trPr>
        <w:tc>
          <w:tcPr>
            <w:tcW w:w="9892" w:type="dxa"/>
            <w:gridSpan w:val="5"/>
            <w:tcBorders>
              <w:top w:val="single" w:color="auto" w:sz="4" w:space="0"/>
              <w:left w:val="single" w:color="auto" w:sz="4" w:space="0"/>
              <w:bottom w:val="single" w:color="auto" w:sz="4" w:space="0"/>
              <w:right w:val="single" w:color="000000" w:sz="4" w:space="0"/>
            </w:tcBorders>
            <w:shd w:val="clear" w:color="000000" w:fill="B4C6E7"/>
            <w:noWrap/>
            <w:vAlign w:val="bottom"/>
            <w:hideMark/>
            <w:tcPrChange w:author="Akshay Raveendran" w:date="2025-07-21T00:12:00Z" w16du:dateUtc="2025-07-20T20:12:00Z" w:id="3695">
              <w:tcPr>
                <w:tcW w:w="8635" w:type="dxa"/>
                <w:gridSpan w:val="7"/>
                <w:tcBorders>
                  <w:top w:val="single" w:color="auto" w:sz="4" w:space="0"/>
                  <w:left w:val="single" w:color="auto" w:sz="4" w:space="0"/>
                  <w:bottom w:val="single" w:color="auto" w:sz="4" w:space="0"/>
                  <w:right w:val="single" w:color="000000" w:sz="4" w:space="0"/>
                </w:tcBorders>
                <w:shd w:val="clear" w:color="000000" w:fill="B4C6E7"/>
                <w:noWrap/>
                <w:vAlign w:val="bottom"/>
                <w:hideMark/>
              </w:tcPr>
            </w:tcPrChange>
          </w:tcPr>
          <w:p w:rsidRPr="00302F0C" w:rsidR="00413DFB" w:rsidRDefault="00413DFB" w14:paraId="4BDC7F6D" w14:textId="77777777">
            <w:pPr>
              <w:rPr>
                <w:ins w:author="Akshay Raveendran" w:date="2025-07-21T00:12:00Z" w16du:dateUtc="2025-07-20T20:12:00Z" w:id="3696"/>
                <w:rFonts w:ascii="Arial" w:hAnsi="Arial" w:eastAsia="Times New Roman" w:cs="Arial"/>
                <w:b/>
                <w:bCs/>
                <w:color w:val="000000"/>
                <w:sz w:val="22"/>
                <w:szCs w:val="22"/>
                <w:lang w:eastAsia="en-GB"/>
              </w:rPr>
            </w:pPr>
            <w:ins w:author="Akshay Raveendran" w:date="2025-07-21T00:12:00Z" w16du:dateUtc="2025-07-20T20:12:00Z" w:id="3697">
              <w:r w:rsidRPr="00302F0C">
                <w:rPr>
                  <w:rFonts w:ascii="Arial" w:hAnsi="Arial" w:eastAsia="Times New Roman" w:cs="Arial"/>
                  <w:b/>
                  <w:bCs/>
                  <w:color w:val="000000"/>
                  <w:sz w:val="22"/>
                  <w:szCs w:val="22"/>
                  <w:lang w:eastAsia="en-GB"/>
                </w:rPr>
                <w:t>Digital Form PSSC Status update Form</w:t>
              </w:r>
            </w:ins>
          </w:p>
        </w:tc>
      </w:tr>
      <w:tr w:rsidRPr="00302F0C" w:rsidR="00413DFB" w:rsidTr="00603D95" w14:paraId="491BE1F8" w14:textId="77777777">
        <w:trPr>
          <w:trHeight w:val="580"/>
          <w:ins w:author="Akshay Raveendran" w:date="2025-07-21T00:12:00Z" w:id="3698"/>
        </w:trPr>
        <w:tc>
          <w:tcPr>
            <w:tcW w:w="3098" w:type="dxa"/>
            <w:tcBorders>
              <w:top w:val="nil"/>
              <w:left w:val="single" w:color="auto" w:sz="4" w:space="0"/>
              <w:bottom w:val="single" w:color="auto" w:sz="4" w:space="0"/>
              <w:right w:val="single" w:color="auto" w:sz="4" w:space="0"/>
            </w:tcBorders>
            <w:vAlign w:val="bottom"/>
            <w:hideMark/>
          </w:tcPr>
          <w:p w:rsidRPr="00302F0C" w:rsidR="00413DFB" w:rsidRDefault="0036495E" w14:paraId="6777231F" w14:textId="046951DB">
            <w:pPr>
              <w:spacing w:after="0" w:line="240" w:lineRule="auto"/>
              <w:rPr>
                <w:ins w:author="Akshay Raveendran" w:date="2025-07-21T00:12:00Z" w16du:dateUtc="2025-07-20T20:12:00Z" w:id="3699"/>
                <w:rFonts w:ascii="Arial" w:hAnsi="Arial" w:eastAsia="Times New Roman" w:cs="Arial"/>
                <w:color w:val="000000"/>
                <w:sz w:val="22"/>
                <w:szCs w:val="22"/>
                <w:lang w:eastAsia="en-GB"/>
              </w:rPr>
            </w:pPr>
            <w:ins w:author="Akshay Raveendran" w:date="2025-07-21T14:14:00Z" w16du:dateUtc="2025-07-21T10:14:00Z" w:id="3700">
              <w:r w:rsidRPr="00302F0C">
                <w:rPr>
                  <w:rFonts w:ascii="Arial" w:hAnsi="Arial" w:eastAsia="Times New Roman" w:cs="Arial"/>
                  <w:color w:val="000000"/>
                  <w:sz w:val="22"/>
                  <w:szCs w:val="22"/>
                  <w:lang w:eastAsia="en-GB"/>
                </w:rPr>
                <w:t>Request Reference Number:</w:t>
              </w:r>
              <w:r w:rsidRPr="00302F0C">
                <w:rPr>
                  <w:rFonts w:ascii="Arial" w:hAnsi="Arial" w:eastAsia="Times New Roman" w:cs="Arial"/>
                  <w:color w:val="FF0000"/>
                  <w:sz w:val="22"/>
                  <w:szCs w:val="22"/>
                  <w:lang w:eastAsia="en-GB"/>
                </w:rPr>
                <w:t xml:space="preserve"> </w:t>
              </w:r>
            </w:ins>
            <w:ins w:author="Akshay Raveendran" w:date="2025-07-21T00:12:00Z" w16du:dateUtc="2025-07-20T20:12:00Z" w:id="3701">
              <w:r w:rsidRPr="00302F0C" w:rsidR="00413DFB">
                <w:rPr>
                  <w:rFonts w:ascii="Arial" w:hAnsi="Arial" w:cs="Arial"/>
                  <w:color w:val="FF0000"/>
                  <w:sz w:val="22"/>
                  <w:szCs w:val="22"/>
                </w:rPr>
                <w:t>*</w:t>
              </w:r>
            </w:ins>
          </w:p>
        </w:tc>
        <w:tc>
          <w:tcPr>
            <w:tcW w:w="2162" w:type="dxa"/>
            <w:gridSpan w:val="2"/>
            <w:tcBorders>
              <w:top w:val="nil"/>
              <w:left w:val="nil"/>
              <w:bottom w:val="single" w:color="auto" w:sz="4" w:space="0"/>
              <w:right w:val="single" w:color="auto" w:sz="4" w:space="0"/>
            </w:tcBorders>
            <w:vAlign w:val="bottom"/>
            <w:hideMark/>
          </w:tcPr>
          <w:p w:rsidRPr="00302F0C" w:rsidR="00413DFB" w:rsidRDefault="00413DFB" w14:paraId="608B44B6" w14:textId="77777777">
            <w:pPr>
              <w:rPr>
                <w:ins w:author="Akshay Raveendran" w:date="2025-07-21T00:12:00Z" w16du:dateUtc="2025-07-20T20:12:00Z" w:id="3702"/>
                <w:rFonts w:ascii="Arial" w:hAnsi="Arial" w:cs="Arial"/>
                <w:color w:val="000000"/>
                <w:sz w:val="22"/>
                <w:szCs w:val="22"/>
              </w:rPr>
            </w:pPr>
            <w:ins w:author="Akshay Raveendran" w:date="2025-07-21T00:12:00Z" w16du:dateUtc="2025-07-20T20:12:00Z" w:id="3703">
              <w:r w:rsidRPr="00302F0C">
                <w:rPr>
                  <w:rFonts w:ascii="Arial" w:hAnsi="Arial" w:cs="Arial"/>
                  <w:color w:val="000000"/>
                  <w:sz w:val="22"/>
                  <w:szCs w:val="22"/>
                </w:rPr>
                <w:t>Manual Input / Search</w:t>
              </w:r>
            </w:ins>
          </w:p>
        </w:tc>
        <w:tc>
          <w:tcPr>
            <w:tcW w:w="4632" w:type="dxa"/>
            <w:gridSpan w:val="2"/>
            <w:tcBorders>
              <w:top w:val="nil"/>
              <w:left w:val="nil"/>
              <w:bottom w:val="single" w:color="auto" w:sz="4" w:space="0"/>
              <w:right w:val="single" w:color="auto" w:sz="4" w:space="0"/>
            </w:tcBorders>
            <w:vAlign w:val="bottom"/>
            <w:hideMark/>
          </w:tcPr>
          <w:p w:rsidRPr="00302F0C" w:rsidR="00413DFB" w:rsidRDefault="00413DFB" w14:paraId="59D7DBE6" w14:textId="031B20C3">
            <w:pPr>
              <w:spacing w:after="0" w:line="240" w:lineRule="auto"/>
              <w:rPr>
                <w:ins w:author="Akshay Raveendran" w:date="2025-07-21T00:12:00Z" w16du:dateUtc="2025-07-20T20:12:00Z" w:id="3704"/>
                <w:rFonts w:ascii="Arial" w:hAnsi="Arial" w:eastAsia="Times New Roman" w:cs="Arial"/>
                <w:color w:val="000000"/>
                <w:sz w:val="22"/>
                <w:szCs w:val="22"/>
                <w:lang w:eastAsia="en-GB"/>
              </w:rPr>
            </w:pPr>
            <w:ins w:author="Akshay Raveendran" w:date="2025-07-21T00:12:00Z" w16du:dateUtc="2025-07-20T20:12:00Z" w:id="3705">
              <w:r w:rsidRPr="00302F0C">
                <w:rPr>
                  <w:rFonts w:ascii="Arial" w:hAnsi="Arial" w:eastAsia="Times New Roman" w:cs="Arial"/>
                  <w:color w:val="000000"/>
                  <w:sz w:val="22"/>
                  <w:szCs w:val="22"/>
                  <w:lang w:eastAsia="en-GB"/>
                </w:rPr>
                <w:t xml:space="preserve">Details to be fetched from External Hire Request form </w:t>
              </w:r>
            </w:ins>
          </w:p>
        </w:tc>
      </w:tr>
      <w:tr w:rsidRPr="00302F0C" w:rsidR="00413DFB" w:rsidTr="00603D95" w14:paraId="49B0CEE7" w14:textId="77777777">
        <w:trPr>
          <w:trHeight w:val="290"/>
          <w:ins w:author="Akshay Raveendran" w:date="2025-07-21T00:12:00Z" w:id="3706"/>
        </w:trPr>
        <w:tc>
          <w:tcPr>
            <w:tcW w:w="3098" w:type="dxa"/>
            <w:tcBorders>
              <w:top w:val="single" w:color="auto" w:sz="4" w:space="0"/>
              <w:left w:val="single" w:color="auto" w:sz="4" w:space="0"/>
              <w:bottom w:val="single" w:color="auto" w:sz="4" w:space="0"/>
              <w:right w:val="single" w:color="auto" w:sz="4" w:space="0"/>
            </w:tcBorders>
            <w:vAlign w:val="bottom"/>
          </w:tcPr>
          <w:p w:rsidRPr="00302F0C" w:rsidR="00413DFB" w:rsidRDefault="00413DFB" w14:paraId="4DB8B1A6" w14:textId="77777777">
            <w:pPr>
              <w:spacing w:after="0" w:line="240" w:lineRule="auto"/>
              <w:rPr>
                <w:ins w:author="Akshay Raveendran" w:date="2025-07-21T00:12:00Z" w16du:dateUtc="2025-07-20T20:12:00Z" w:id="3707"/>
                <w:rFonts w:ascii="Arial" w:hAnsi="Arial" w:eastAsia="Times New Roman" w:cs="Arial"/>
                <w:color w:val="000000"/>
                <w:sz w:val="22"/>
                <w:szCs w:val="22"/>
                <w:lang w:eastAsia="en-GB"/>
              </w:rPr>
            </w:pPr>
            <w:ins w:author="Akshay Raveendran" w:date="2025-07-21T00:12:00Z" w16du:dateUtc="2025-07-20T20:12:00Z" w:id="3708">
              <w:r w:rsidRPr="00302F0C">
                <w:rPr>
                  <w:rFonts w:ascii="Arial" w:hAnsi="Arial" w:cs="Arial"/>
                  <w:color w:val="000000"/>
                  <w:sz w:val="22"/>
                  <w:szCs w:val="22"/>
                </w:rPr>
                <w:t xml:space="preserve">Date of last update: </w:t>
              </w:r>
              <w:r w:rsidRPr="00302F0C">
                <w:rPr>
                  <w:rFonts w:ascii="Arial" w:hAnsi="Arial" w:cs="Arial"/>
                  <w:color w:val="FF0000"/>
                  <w:sz w:val="22"/>
                  <w:szCs w:val="22"/>
                </w:rPr>
                <w:t>*</w:t>
              </w:r>
            </w:ins>
          </w:p>
        </w:tc>
        <w:tc>
          <w:tcPr>
            <w:tcW w:w="2162" w:type="dxa"/>
            <w:gridSpan w:val="2"/>
            <w:tcBorders>
              <w:top w:val="single" w:color="auto" w:sz="4" w:space="0"/>
              <w:left w:val="nil"/>
              <w:bottom w:val="single" w:color="auto" w:sz="4" w:space="0"/>
              <w:right w:val="single" w:color="auto" w:sz="4" w:space="0"/>
            </w:tcBorders>
            <w:vAlign w:val="bottom"/>
          </w:tcPr>
          <w:p w:rsidRPr="00302F0C" w:rsidR="00413DFB" w:rsidRDefault="00413DFB" w14:paraId="4183FCE1" w14:textId="77777777">
            <w:pPr>
              <w:spacing w:after="0" w:line="240" w:lineRule="auto"/>
              <w:rPr>
                <w:ins w:author="Akshay Raveendran" w:date="2025-07-21T00:12:00Z" w16du:dateUtc="2025-07-20T20:12:00Z" w:id="3709"/>
                <w:rFonts w:ascii="Arial" w:hAnsi="Arial" w:eastAsia="Times New Roman" w:cs="Arial"/>
                <w:color w:val="000000"/>
                <w:sz w:val="22"/>
                <w:szCs w:val="22"/>
                <w:lang w:eastAsia="en-GB"/>
              </w:rPr>
            </w:pPr>
            <w:ins w:author="Akshay Raveendran" w:date="2025-07-21T00:12:00Z" w16du:dateUtc="2025-07-20T20:12:00Z" w:id="3710">
              <w:r w:rsidRPr="00302F0C">
                <w:rPr>
                  <w:rFonts w:ascii="Arial" w:hAnsi="Arial" w:cs="Arial"/>
                  <w:color w:val="000000"/>
                  <w:sz w:val="22"/>
                  <w:szCs w:val="22"/>
                </w:rPr>
                <w:t xml:space="preserve">Auto-filled Today's Date </w:t>
              </w:r>
            </w:ins>
          </w:p>
        </w:tc>
        <w:tc>
          <w:tcPr>
            <w:tcW w:w="4632" w:type="dxa"/>
            <w:gridSpan w:val="2"/>
            <w:tcBorders>
              <w:top w:val="single" w:color="auto" w:sz="4" w:space="0"/>
              <w:left w:val="nil"/>
              <w:bottom w:val="single" w:color="auto" w:sz="4" w:space="0"/>
              <w:right w:val="single" w:color="auto" w:sz="4" w:space="0"/>
            </w:tcBorders>
            <w:vAlign w:val="bottom"/>
          </w:tcPr>
          <w:p w:rsidRPr="00302F0C" w:rsidR="00413DFB" w:rsidRDefault="00413DFB" w14:paraId="7F8919D4" w14:textId="77777777">
            <w:pPr>
              <w:spacing w:after="0" w:line="240" w:lineRule="auto"/>
              <w:rPr>
                <w:ins w:author="Akshay Raveendran" w:date="2025-07-21T00:12:00Z" w16du:dateUtc="2025-07-20T20:12:00Z" w:id="3711"/>
                <w:rFonts w:ascii="Arial" w:hAnsi="Arial" w:eastAsia="Times New Roman" w:cs="Arial"/>
                <w:color w:val="000000"/>
                <w:sz w:val="22"/>
                <w:szCs w:val="22"/>
                <w:lang w:eastAsia="en-GB"/>
              </w:rPr>
            </w:pPr>
          </w:p>
        </w:tc>
      </w:tr>
      <w:tr w:rsidRPr="00302F0C" w:rsidR="00413DFB" w:rsidTr="00603D95" w14:paraId="2BA3F5B3" w14:textId="77777777">
        <w:trPr>
          <w:trHeight w:val="290"/>
          <w:ins w:author="Akshay Raveendran" w:date="2025-07-21T00:12:00Z" w:id="3712"/>
        </w:trPr>
        <w:tc>
          <w:tcPr>
            <w:tcW w:w="3098" w:type="dxa"/>
            <w:tcBorders>
              <w:top w:val="single" w:color="auto" w:sz="4" w:space="0"/>
              <w:left w:val="single" w:color="auto" w:sz="4" w:space="0"/>
              <w:bottom w:val="single" w:color="auto" w:sz="4" w:space="0"/>
              <w:right w:val="single" w:color="auto" w:sz="4" w:space="0"/>
            </w:tcBorders>
            <w:vAlign w:val="bottom"/>
          </w:tcPr>
          <w:p w:rsidRPr="00302F0C" w:rsidR="00413DFB" w:rsidRDefault="00413DFB" w14:paraId="1EFE5B8C" w14:textId="77777777">
            <w:pPr>
              <w:spacing w:after="0" w:line="240" w:lineRule="auto"/>
              <w:rPr>
                <w:ins w:author="Akshay Raveendran" w:date="2025-07-21T00:12:00Z" w16du:dateUtc="2025-07-20T20:12:00Z" w:id="3713"/>
                <w:rFonts w:ascii="Arial" w:hAnsi="Arial" w:cs="Arial"/>
                <w:b/>
                <w:color w:val="000000"/>
                <w:sz w:val="22"/>
                <w:szCs w:val="22"/>
              </w:rPr>
            </w:pPr>
            <w:ins w:author="Akshay Raveendran" w:date="2025-07-21T00:12:00Z" w16du:dateUtc="2025-07-20T20:12:00Z" w:id="3714">
              <w:r w:rsidRPr="00302F0C">
                <w:rPr>
                  <w:rFonts w:ascii="Arial" w:hAnsi="Arial" w:cs="Arial"/>
                  <w:b/>
                  <w:color w:val="000000"/>
                  <w:sz w:val="22"/>
                  <w:szCs w:val="22"/>
                </w:rPr>
                <w:t>Request Status</w:t>
              </w:r>
            </w:ins>
          </w:p>
        </w:tc>
        <w:tc>
          <w:tcPr>
            <w:tcW w:w="2162" w:type="dxa"/>
            <w:gridSpan w:val="2"/>
            <w:tcBorders>
              <w:top w:val="single" w:color="auto" w:sz="4" w:space="0"/>
              <w:left w:val="nil"/>
              <w:bottom w:val="single" w:color="auto" w:sz="4" w:space="0"/>
              <w:right w:val="single" w:color="auto" w:sz="4" w:space="0"/>
            </w:tcBorders>
            <w:vAlign w:val="bottom"/>
          </w:tcPr>
          <w:p w:rsidRPr="00302F0C" w:rsidR="00413DFB" w:rsidRDefault="00413DFB" w14:paraId="1F0AC55B" w14:textId="77777777">
            <w:pPr>
              <w:spacing w:after="0" w:line="240" w:lineRule="auto"/>
              <w:rPr>
                <w:ins w:author="Akshay Raveendran" w:date="2025-07-21T00:12:00Z" w16du:dateUtc="2025-07-20T20:12:00Z" w:id="3715"/>
                <w:rFonts w:ascii="Arial" w:hAnsi="Arial" w:cs="Arial"/>
                <w:color w:val="000000"/>
                <w:sz w:val="22"/>
                <w:szCs w:val="22"/>
              </w:rPr>
            </w:pPr>
          </w:p>
        </w:tc>
        <w:tc>
          <w:tcPr>
            <w:tcW w:w="4632" w:type="dxa"/>
            <w:gridSpan w:val="2"/>
            <w:tcBorders>
              <w:top w:val="single" w:color="auto" w:sz="4" w:space="0"/>
              <w:left w:val="nil"/>
              <w:bottom w:val="single" w:color="auto" w:sz="4" w:space="0"/>
              <w:right w:val="single" w:color="auto" w:sz="4" w:space="0"/>
            </w:tcBorders>
            <w:vAlign w:val="bottom"/>
          </w:tcPr>
          <w:p w:rsidRPr="00302F0C" w:rsidR="00413DFB" w:rsidRDefault="00413DFB" w14:paraId="7B41F013" w14:textId="77777777">
            <w:pPr>
              <w:spacing w:after="0" w:line="240" w:lineRule="auto"/>
              <w:rPr>
                <w:ins w:author="Akshay Raveendran" w:date="2025-07-21T00:12:00Z" w16du:dateUtc="2025-07-20T20:12:00Z" w:id="3716"/>
                <w:rFonts w:ascii="Arial" w:hAnsi="Arial" w:eastAsia="Times New Roman" w:cs="Arial"/>
                <w:color w:val="000000"/>
                <w:sz w:val="22"/>
                <w:szCs w:val="22"/>
                <w:lang w:eastAsia="en-GB"/>
              </w:rPr>
            </w:pPr>
          </w:p>
        </w:tc>
      </w:tr>
      <w:tr w:rsidRPr="00302F0C" w:rsidR="00413DFB" w:rsidTr="00603D95" w14:paraId="17EAA024" w14:textId="77777777">
        <w:trPr>
          <w:trHeight w:val="290"/>
          <w:ins w:author="Akshay Raveendran" w:date="2025-07-21T00:12:00Z" w:id="3717"/>
        </w:trPr>
        <w:tc>
          <w:tcPr>
            <w:tcW w:w="3098" w:type="dxa"/>
            <w:tcBorders>
              <w:top w:val="single" w:color="auto" w:sz="4" w:space="0"/>
              <w:left w:val="single" w:color="auto" w:sz="4" w:space="0"/>
              <w:bottom w:val="single" w:color="auto" w:sz="4" w:space="0"/>
              <w:right w:val="single" w:color="auto" w:sz="4" w:space="0"/>
            </w:tcBorders>
            <w:vAlign w:val="bottom"/>
          </w:tcPr>
          <w:p w:rsidRPr="00302F0C" w:rsidR="00413DFB" w:rsidRDefault="00413DFB" w14:paraId="4C15A3FA" w14:textId="77777777">
            <w:pPr>
              <w:spacing w:after="0" w:line="240" w:lineRule="auto"/>
              <w:rPr>
                <w:ins w:author="Akshay Raveendran" w:date="2025-07-21T00:12:00Z" w16du:dateUtc="2025-07-20T20:12:00Z" w:id="3718"/>
                <w:rFonts w:ascii="Arial" w:hAnsi="Arial" w:cs="Arial"/>
                <w:color w:val="000000"/>
                <w:sz w:val="22"/>
                <w:szCs w:val="22"/>
              </w:rPr>
            </w:pPr>
            <w:ins w:author="Akshay Raveendran" w:date="2025-07-21T00:12:00Z" w16du:dateUtc="2025-07-20T20:12:00Z" w:id="3719">
              <w:r w:rsidRPr="00302F0C">
                <w:rPr>
                  <w:rFonts w:ascii="Arial" w:hAnsi="Arial" w:cs="Arial"/>
                  <w:color w:val="000000" w:themeColor="text1"/>
                  <w:sz w:val="22"/>
                  <w:szCs w:val="22"/>
                </w:rPr>
                <w:t>Current Request Status</w:t>
              </w:r>
              <w:r w:rsidRPr="00302F0C">
                <w:rPr>
                  <w:rFonts w:ascii="Arial" w:hAnsi="Arial" w:cs="Arial"/>
                  <w:color w:val="FF0000"/>
                  <w:sz w:val="22"/>
                  <w:szCs w:val="22"/>
                </w:rPr>
                <w:t>*</w:t>
              </w:r>
            </w:ins>
          </w:p>
        </w:tc>
        <w:tc>
          <w:tcPr>
            <w:tcW w:w="2162" w:type="dxa"/>
            <w:gridSpan w:val="2"/>
            <w:tcBorders>
              <w:top w:val="single" w:color="auto" w:sz="4" w:space="0"/>
              <w:left w:val="nil"/>
              <w:bottom w:val="single" w:color="auto" w:sz="4" w:space="0"/>
              <w:right w:val="single" w:color="auto" w:sz="4" w:space="0"/>
            </w:tcBorders>
            <w:vAlign w:val="bottom"/>
          </w:tcPr>
          <w:p w:rsidRPr="00302F0C" w:rsidR="00413DFB" w:rsidRDefault="00413DFB" w14:paraId="75408063" w14:textId="77777777">
            <w:pPr>
              <w:spacing w:after="0" w:line="240" w:lineRule="auto"/>
              <w:rPr>
                <w:ins w:author="Akshay Raveendran" w:date="2025-07-21T00:12:00Z" w16du:dateUtc="2025-07-20T20:12:00Z" w:id="3720"/>
                <w:rFonts w:ascii="Arial" w:hAnsi="Arial" w:cs="Arial"/>
                <w:color w:val="000000"/>
                <w:sz w:val="22"/>
                <w:szCs w:val="22"/>
              </w:rPr>
            </w:pPr>
            <w:ins w:author="Akshay Raveendran" w:date="2025-07-21T00:12:00Z" w16du:dateUtc="2025-07-20T20:12:00Z" w:id="3721">
              <w:r w:rsidRPr="00302F0C">
                <w:rPr>
                  <w:rFonts w:ascii="Arial" w:hAnsi="Arial" w:cs="Arial"/>
                  <w:color w:val="000000"/>
                  <w:sz w:val="22"/>
                  <w:szCs w:val="22"/>
                </w:rPr>
                <w:t>Status to be updated by the system as per the current stage of the form</w:t>
              </w:r>
            </w:ins>
          </w:p>
        </w:tc>
        <w:tc>
          <w:tcPr>
            <w:tcW w:w="4632" w:type="dxa"/>
            <w:gridSpan w:val="2"/>
            <w:tcBorders>
              <w:top w:val="single" w:color="auto" w:sz="4" w:space="0"/>
              <w:left w:val="nil"/>
              <w:bottom w:val="single" w:color="auto" w:sz="4" w:space="0"/>
              <w:right w:val="single" w:color="auto" w:sz="4" w:space="0"/>
            </w:tcBorders>
            <w:vAlign w:val="bottom"/>
          </w:tcPr>
          <w:p w:rsidRPr="00302F0C" w:rsidR="00413DFB" w:rsidRDefault="00413DFB" w14:paraId="468A5C9C" w14:textId="77777777">
            <w:pPr>
              <w:jc w:val="both"/>
              <w:rPr>
                <w:ins w:author="Akshay Raveendran" w:date="2025-07-21T00:12:00Z" w16du:dateUtc="2025-07-20T20:12:00Z" w:id="3722"/>
                <w:rFonts w:ascii="Arial" w:hAnsi="Arial" w:cs="Arial"/>
              </w:rPr>
            </w:pPr>
            <w:ins w:author="Akshay Raveendran" w:date="2025-07-21T00:12:00Z" w16du:dateUtc="2025-07-20T20:12:00Z" w:id="3723">
              <w:r w:rsidRPr="00302F0C">
                <w:rPr>
                  <w:rFonts w:ascii="Arial" w:hAnsi="Arial" w:cs="Arial"/>
                  <w:b/>
                  <w:bCs/>
                </w:rPr>
                <w:t xml:space="preserve"> Request Status</w:t>
              </w:r>
            </w:ins>
          </w:p>
          <w:p w:rsidRPr="00302F0C" w:rsidR="00413DFB" w:rsidP="00413DFB" w:rsidRDefault="00413DFB" w14:paraId="450FB63F" w14:textId="77777777">
            <w:pPr>
              <w:pStyle w:val="ListParagraph"/>
              <w:numPr>
                <w:ilvl w:val="0"/>
                <w:numId w:val="44"/>
              </w:numPr>
              <w:jc w:val="both"/>
              <w:rPr>
                <w:ins w:author="Akshay Raveendran" w:date="2025-07-21T00:12:00Z" w16du:dateUtc="2025-07-20T20:12:00Z" w:id="3724"/>
                <w:rFonts w:ascii="Arial" w:hAnsi="Arial" w:cs="Arial"/>
              </w:rPr>
            </w:pPr>
            <w:ins w:author="Akshay Raveendran" w:date="2025-07-21T00:12:00Z" w16du:dateUtc="2025-07-20T20:12:00Z" w:id="3725">
              <w:r w:rsidRPr="00302F0C">
                <w:rPr>
                  <w:rFonts w:ascii="Arial" w:hAnsi="Arial" w:cs="Arial"/>
                  <w:color w:val="000000"/>
                </w:rPr>
                <w:t>Vendor Sourcing floated</w:t>
              </w:r>
            </w:ins>
          </w:p>
          <w:p w:rsidRPr="00302F0C" w:rsidR="00413DFB" w:rsidP="00413DFB" w:rsidRDefault="00413DFB" w14:paraId="06CF661B" w14:textId="77777777">
            <w:pPr>
              <w:pStyle w:val="ListParagraph"/>
              <w:numPr>
                <w:ilvl w:val="0"/>
                <w:numId w:val="44"/>
              </w:numPr>
              <w:jc w:val="both"/>
              <w:rPr>
                <w:ins w:author="Akshay Raveendran" w:date="2025-07-21T00:12:00Z" w16du:dateUtc="2025-07-20T20:12:00Z" w:id="3726"/>
                <w:rFonts w:ascii="Arial" w:hAnsi="Arial" w:cs="Arial"/>
              </w:rPr>
            </w:pPr>
            <w:ins w:author="Akshay Raveendran" w:date="2025-07-21T00:12:00Z" w16du:dateUtc="2025-07-20T20:12:00Z" w:id="3727">
              <w:r w:rsidRPr="00302F0C">
                <w:rPr>
                  <w:rFonts w:ascii="Arial" w:hAnsi="Arial" w:cs="Arial"/>
                </w:rPr>
                <w:t>Negotiation and Quote finalization</w:t>
              </w:r>
            </w:ins>
          </w:p>
          <w:p w:rsidRPr="00302F0C" w:rsidR="00413DFB" w:rsidP="00413DFB" w:rsidRDefault="00413DFB" w14:paraId="5D8CDDC4" w14:textId="77777777">
            <w:pPr>
              <w:pStyle w:val="ListParagraph"/>
              <w:numPr>
                <w:ilvl w:val="0"/>
                <w:numId w:val="44"/>
              </w:numPr>
              <w:jc w:val="both"/>
              <w:rPr>
                <w:ins w:author="Akshay Raveendran" w:date="2025-07-21T00:12:00Z" w16du:dateUtc="2025-07-20T20:12:00Z" w:id="3728"/>
                <w:rFonts w:ascii="Arial" w:hAnsi="Arial" w:cs="Arial"/>
              </w:rPr>
            </w:pPr>
            <w:ins w:author="Akshay Raveendran" w:date="2025-07-21T00:12:00Z" w16du:dateUtc="2025-07-20T20:12:00Z" w:id="3729">
              <w:r w:rsidRPr="00302F0C">
                <w:rPr>
                  <w:rFonts w:ascii="Arial" w:hAnsi="Arial" w:cs="Arial"/>
                  <w:color w:val="000000"/>
                </w:rPr>
                <w:t xml:space="preserve">Cost Comparison </w:t>
              </w:r>
            </w:ins>
          </w:p>
          <w:p w:rsidRPr="00302F0C" w:rsidR="00413DFB" w:rsidP="00413DFB" w:rsidRDefault="00413DFB" w14:paraId="00249EBE" w14:textId="77777777">
            <w:pPr>
              <w:pStyle w:val="ListParagraph"/>
              <w:numPr>
                <w:ilvl w:val="0"/>
                <w:numId w:val="44"/>
              </w:numPr>
              <w:jc w:val="both"/>
              <w:rPr>
                <w:ins w:author="Akshay Raveendran" w:date="2025-07-21T00:12:00Z" w16du:dateUtc="2025-07-20T20:12:00Z" w:id="3730"/>
                <w:rFonts w:ascii="Arial" w:hAnsi="Arial" w:cs="Arial"/>
              </w:rPr>
            </w:pPr>
            <w:ins w:author="Akshay Raveendran" w:date="2025-07-21T00:12:00Z" w16du:dateUtc="2025-07-20T20:12:00Z" w:id="3731">
              <w:r w:rsidRPr="00302F0C">
                <w:rPr>
                  <w:rFonts w:ascii="Arial" w:hAnsi="Arial" w:cs="Arial"/>
                  <w:color w:val="000000"/>
                </w:rPr>
                <w:t>Completed</w:t>
              </w:r>
            </w:ins>
          </w:p>
        </w:tc>
      </w:tr>
      <w:tr w:rsidRPr="00302F0C" w:rsidR="00413DFB" w:rsidTr="00603D95" w14:paraId="675F0EEE" w14:textId="77777777">
        <w:trPr>
          <w:trHeight w:val="290"/>
          <w:ins w:author="Akshay Raveendran" w:date="2025-07-21T00:12:00Z" w:id="3732"/>
        </w:trPr>
        <w:tc>
          <w:tcPr>
            <w:tcW w:w="3098" w:type="dxa"/>
            <w:tcBorders>
              <w:top w:val="single" w:color="auto" w:sz="4" w:space="0"/>
              <w:left w:val="single" w:color="auto" w:sz="4" w:space="0"/>
              <w:bottom w:val="single" w:color="auto" w:sz="4" w:space="0"/>
              <w:right w:val="single" w:color="auto" w:sz="4" w:space="0"/>
            </w:tcBorders>
            <w:vAlign w:val="bottom"/>
          </w:tcPr>
          <w:p w:rsidRPr="00302F0C" w:rsidR="00413DFB" w:rsidRDefault="00413DFB" w14:paraId="1F0E32A3" w14:textId="77777777">
            <w:pPr>
              <w:spacing w:after="0" w:line="240" w:lineRule="auto"/>
              <w:rPr>
                <w:ins w:author="Akshay Raveendran" w:date="2025-07-21T00:12:00Z" w16du:dateUtc="2025-07-20T20:12:00Z" w:id="3733"/>
                <w:rFonts w:ascii="Arial" w:hAnsi="Arial" w:cs="Arial"/>
                <w:b/>
                <w:color w:val="000000"/>
                <w:sz w:val="22"/>
                <w:szCs w:val="22"/>
              </w:rPr>
            </w:pPr>
          </w:p>
        </w:tc>
        <w:tc>
          <w:tcPr>
            <w:tcW w:w="2162" w:type="dxa"/>
            <w:gridSpan w:val="2"/>
            <w:tcBorders>
              <w:top w:val="single" w:color="auto" w:sz="4" w:space="0"/>
              <w:left w:val="nil"/>
              <w:bottom w:val="single" w:color="auto" w:sz="4" w:space="0"/>
              <w:right w:val="single" w:color="auto" w:sz="4" w:space="0"/>
            </w:tcBorders>
            <w:vAlign w:val="bottom"/>
          </w:tcPr>
          <w:p w:rsidRPr="00302F0C" w:rsidR="00413DFB" w:rsidRDefault="00413DFB" w14:paraId="7EB969D7" w14:textId="77777777">
            <w:pPr>
              <w:spacing w:after="0" w:line="240" w:lineRule="auto"/>
              <w:rPr>
                <w:ins w:author="Akshay Raveendran" w:date="2025-07-21T00:12:00Z" w16du:dateUtc="2025-07-20T20:12:00Z" w:id="3734"/>
                <w:rFonts w:ascii="Arial" w:hAnsi="Arial" w:cs="Arial"/>
                <w:color w:val="000000"/>
                <w:sz w:val="22"/>
                <w:szCs w:val="22"/>
              </w:rPr>
            </w:pPr>
          </w:p>
        </w:tc>
        <w:tc>
          <w:tcPr>
            <w:tcW w:w="4632" w:type="dxa"/>
            <w:gridSpan w:val="2"/>
            <w:tcBorders>
              <w:top w:val="single" w:color="auto" w:sz="4" w:space="0"/>
              <w:left w:val="nil"/>
              <w:bottom w:val="single" w:color="auto" w:sz="4" w:space="0"/>
              <w:right w:val="single" w:color="auto" w:sz="4" w:space="0"/>
            </w:tcBorders>
            <w:vAlign w:val="bottom"/>
          </w:tcPr>
          <w:p w:rsidRPr="00302F0C" w:rsidR="00413DFB" w:rsidRDefault="00413DFB" w14:paraId="2A1E4C3A" w14:textId="77777777">
            <w:pPr>
              <w:spacing w:after="0" w:line="240" w:lineRule="auto"/>
              <w:rPr>
                <w:ins w:author="Akshay Raveendran" w:date="2025-07-21T00:12:00Z" w16du:dateUtc="2025-07-20T20:12:00Z" w:id="3735"/>
                <w:rFonts w:ascii="Arial" w:hAnsi="Arial" w:eastAsia="Times New Roman" w:cs="Arial"/>
                <w:color w:val="000000"/>
                <w:sz w:val="22"/>
                <w:szCs w:val="22"/>
                <w:lang w:eastAsia="en-GB"/>
              </w:rPr>
            </w:pPr>
          </w:p>
        </w:tc>
      </w:tr>
      <w:tr w:rsidRPr="00302F0C" w:rsidR="00413DFB" w:rsidTr="00603D95" w14:paraId="7C16C1CD" w14:textId="77777777">
        <w:trPr>
          <w:trHeight w:val="590"/>
          <w:ins w:author="Akshay Raveendran" w:date="2025-07-21T00:12:00Z" w:id="3736"/>
        </w:trPr>
        <w:tc>
          <w:tcPr>
            <w:tcW w:w="9892" w:type="dxa"/>
            <w:gridSpan w:val="5"/>
            <w:tcBorders>
              <w:top w:val="single" w:color="auto" w:sz="4" w:space="0"/>
            </w:tcBorders>
            <w:vAlign w:val="bottom"/>
          </w:tcPr>
          <w:p w:rsidRPr="00302F0C" w:rsidR="00413DFB" w:rsidRDefault="00413DFB" w14:paraId="44CCB3B3" w14:textId="77777777">
            <w:pPr>
              <w:spacing w:after="0" w:line="240" w:lineRule="auto"/>
              <w:rPr>
                <w:ins w:author="Akshay Raveendran" w:date="2025-07-21T00:12:00Z" w16du:dateUtc="2025-07-20T20:12:00Z" w:id="3737"/>
                <w:rFonts w:ascii="Arial" w:hAnsi="Arial" w:eastAsia="Times New Roman" w:cs="Arial"/>
                <w:color w:val="000000"/>
                <w:sz w:val="22"/>
                <w:szCs w:val="22"/>
                <w:lang w:eastAsia="en-GB"/>
              </w:rPr>
            </w:pPr>
          </w:p>
        </w:tc>
      </w:tr>
      <w:tr w:rsidRPr="00302F0C" w:rsidR="00413DFB" w:rsidTr="00603D95" w14:paraId="1CD7F393" w14:textId="77777777">
        <w:trPr>
          <w:trHeight w:val="290"/>
          <w:ins w:author="Akshay Raveendran" w:date="2025-07-21T00:12:00Z" w:id="3738"/>
        </w:trPr>
        <w:tc>
          <w:tcPr>
            <w:tcW w:w="3098" w:type="dxa"/>
            <w:tcBorders>
              <w:top w:val="single" w:color="auto" w:sz="4" w:space="0"/>
              <w:left w:val="single" w:color="auto" w:sz="4" w:space="0"/>
              <w:bottom w:val="single" w:color="auto" w:sz="4" w:space="0"/>
              <w:right w:val="single" w:color="auto" w:sz="4" w:space="0"/>
            </w:tcBorders>
            <w:vAlign w:val="bottom"/>
          </w:tcPr>
          <w:p w:rsidRPr="00302F0C" w:rsidR="00413DFB" w:rsidRDefault="00413DFB" w14:paraId="1015C545" w14:textId="77777777">
            <w:pPr>
              <w:spacing w:after="0" w:line="240" w:lineRule="auto"/>
              <w:rPr>
                <w:ins w:author="Akshay Raveendran" w:date="2025-07-21T00:12:00Z" w16du:dateUtc="2025-07-20T20:12:00Z" w:id="3739"/>
                <w:rFonts w:ascii="Arial" w:hAnsi="Arial" w:cs="Arial"/>
                <w:b/>
                <w:color w:val="000000"/>
                <w:sz w:val="22"/>
                <w:szCs w:val="22"/>
              </w:rPr>
            </w:pPr>
            <w:ins w:author="Akshay Raveendran" w:date="2025-07-21T00:12:00Z" w16du:dateUtc="2025-07-20T20:12:00Z" w:id="3740">
              <w:r w:rsidRPr="00302F0C">
                <w:rPr>
                  <w:rFonts w:ascii="Arial" w:hAnsi="Arial" w:cs="Arial"/>
                  <w:b/>
                  <w:color w:val="000000"/>
                  <w:sz w:val="22"/>
                  <w:szCs w:val="22"/>
                </w:rPr>
                <w:t>Stage 1</w:t>
              </w:r>
            </w:ins>
          </w:p>
        </w:tc>
        <w:tc>
          <w:tcPr>
            <w:tcW w:w="2162" w:type="dxa"/>
            <w:gridSpan w:val="2"/>
            <w:tcBorders>
              <w:top w:val="single" w:color="auto" w:sz="4" w:space="0"/>
              <w:left w:val="nil"/>
              <w:bottom w:val="single" w:color="auto" w:sz="4" w:space="0"/>
              <w:right w:val="single" w:color="auto" w:sz="4" w:space="0"/>
            </w:tcBorders>
            <w:vAlign w:val="bottom"/>
          </w:tcPr>
          <w:p w:rsidRPr="00302F0C" w:rsidR="00413DFB" w:rsidRDefault="00413DFB" w14:paraId="2E3D9BD8" w14:textId="77777777">
            <w:pPr>
              <w:spacing w:after="0" w:line="240" w:lineRule="auto"/>
              <w:rPr>
                <w:ins w:author="Akshay Raveendran" w:date="2025-07-21T00:12:00Z" w16du:dateUtc="2025-07-20T20:12:00Z" w:id="3741"/>
                <w:rFonts w:ascii="Arial" w:hAnsi="Arial" w:cs="Arial"/>
                <w:color w:val="000000"/>
                <w:sz w:val="22"/>
                <w:szCs w:val="22"/>
              </w:rPr>
            </w:pPr>
          </w:p>
        </w:tc>
        <w:tc>
          <w:tcPr>
            <w:tcW w:w="4632" w:type="dxa"/>
            <w:gridSpan w:val="2"/>
            <w:tcBorders>
              <w:top w:val="single" w:color="auto" w:sz="4" w:space="0"/>
              <w:left w:val="nil"/>
              <w:bottom w:val="single" w:color="auto" w:sz="4" w:space="0"/>
              <w:right w:val="single" w:color="auto" w:sz="4" w:space="0"/>
            </w:tcBorders>
            <w:vAlign w:val="bottom"/>
          </w:tcPr>
          <w:p w:rsidRPr="00302F0C" w:rsidR="00413DFB" w:rsidRDefault="00413DFB" w14:paraId="0C9074A7" w14:textId="77777777">
            <w:pPr>
              <w:spacing w:after="0" w:line="240" w:lineRule="auto"/>
              <w:rPr>
                <w:ins w:author="Akshay Raveendran" w:date="2025-07-21T00:12:00Z" w16du:dateUtc="2025-07-20T20:12:00Z" w:id="3742"/>
                <w:rFonts w:ascii="Arial" w:hAnsi="Arial" w:eastAsia="Times New Roman" w:cs="Arial"/>
                <w:color w:val="000000"/>
                <w:sz w:val="22"/>
                <w:szCs w:val="22"/>
                <w:lang w:eastAsia="en-GB"/>
              </w:rPr>
            </w:pPr>
          </w:p>
        </w:tc>
      </w:tr>
      <w:tr w:rsidRPr="00302F0C" w:rsidR="00413DFB" w:rsidTr="00603D95" w14:paraId="3DC22970" w14:textId="77777777">
        <w:trPr>
          <w:trHeight w:val="290"/>
          <w:ins w:author="Akshay Raveendran" w:date="2025-07-21T00:12:00Z" w:id="3743"/>
        </w:trPr>
        <w:tc>
          <w:tcPr>
            <w:tcW w:w="3098" w:type="dxa"/>
            <w:tcBorders>
              <w:top w:val="single" w:color="auto" w:sz="4" w:space="0"/>
              <w:left w:val="single" w:color="auto" w:sz="4" w:space="0"/>
              <w:bottom w:val="single" w:color="auto" w:sz="4" w:space="0"/>
              <w:right w:val="single" w:color="auto" w:sz="4" w:space="0"/>
            </w:tcBorders>
            <w:vAlign w:val="bottom"/>
          </w:tcPr>
          <w:p w:rsidRPr="00302F0C" w:rsidR="00413DFB" w:rsidRDefault="00413DFB" w14:paraId="23A81E21" w14:textId="77777777">
            <w:pPr>
              <w:spacing w:after="0" w:line="240" w:lineRule="auto"/>
              <w:rPr>
                <w:ins w:author="Akshay Raveendran" w:date="2025-07-21T00:12:00Z" w16du:dateUtc="2025-07-20T20:12:00Z" w:id="3744"/>
                <w:rFonts w:ascii="Arial" w:hAnsi="Arial" w:cs="Arial"/>
                <w:bCs/>
                <w:color w:val="000000"/>
                <w:sz w:val="22"/>
                <w:szCs w:val="22"/>
              </w:rPr>
            </w:pPr>
            <w:ins w:author="Akshay Raveendran" w:date="2025-07-21T00:12:00Z" w16du:dateUtc="2025-07-20T20:12:00Z" w:id="3745">
              <w:r w:rsidRPr="00302F0C">
                <w:rPr>
                  <w:rFonts w:ascii="Arial" w:hAnsi="Arial" w:cs="Arial"/>
                  <w:bCs/>
                  <w:color w:val="000000"/>
                  <w:sz w:val="22"/>
                  <w:szCs w:val="22"/>
                </w:rPr>
                <w:t>Bid Summary</w:t>
              </w:r>
            </w:ins>
          </w:p>
        </w:tc>
        <w:tc>
          <w:tcPr>
            <w:tcW w:w="2162" w:type="dxa"/>
            <w:gridSpan w:val="2"/>
            <w:tcBorders>
              <w:top w:val="single" w:color="auto" w:sz="4" w:space="0"/>
              <w:left w:val="nil"/>
              <w:bottom w:val="single" w:color="auto" w:sz="4" w:space="0"/>
              <w:right w:val="single" w:color="auto" w:sz="4" w:space="0"/>
            </w:tcBorders>
            <w:vAlign w:val="bottom"/>
          </w:tcPr>
          <w:p w:rsidRPr="00302F0C" w:rsidR="00413DFB" w:rsidRDefault="00413DFB" w14:paraId="039895A9" w14:textId="77777777">
            <w:pPr>
              <w:spacing w:after="0" w:line="240" w:lineRule="auto"/>
              <w:rPr>
                <w:ins w:author="Akshay Raveendran" w:date="2025-07-21T00:12:00Z" w16du:dateUtc="2025-07-20T20:12:00Z" w:id="3746"/>
                <w:rFonts w:ascii="Arial" w:hAnsi="Arial" w:cs="Arial"/>
                <w:color w:val="000000"/>
                <w:sz w:val="22"/>
                <w:szCs w:val="22"/>
              </w:rPr>
            </w:pPr>
          </w:p>
        </w:tc>
        <w:tc>
          <w:tcPr>
            <w:tcW w:w="4632" w:type="dxa"/>
            <w:gridSpan w:val="2"/>
            <w:tcBorders>
              <w:top w:val="single" w:color="auto" w:sz="4" w:space="0"/>
              <w:left w:val="nil"/>
              <w:bottom w:val="single" w:color="auto" w:sz="4" w:space="0"/>
              <w:right w:val="single" w:color="auto" w:sz="4" w:space="0"/>
            </w:tcBorders>
            <w:vAlign w:val="bottom"/>
          </w:tcPr>
          <w:p w:rsidRPr="00302F0C" w:rsidR="00413DFB" w:rsidRDefault="00413DFB" w14:paraId="0FB21451" w14:textId="77777777">
            <w:pPr>
              <w:spacing w:after="0" w:line="240" w:lineRule="auto"/>
              <w:rPr>
                <w:ins w:author="Akshay Raveendran" w:date="2025-07-21T00:12:00Z" w16du:dateUtc="2025-07-20T20:12:00Z" w:id="3747"/>
                <w:rFonts w:ascii="Arial" w:hAnsi="Arial" w:eastAsia="Times New Roman" w:cs="Arial"/>
                <w:color w:val="000000"/>
                <w:sz w:val="22"/>
                <w:szCs w:val="22"/>
                <w:lang w:eastAsia="en-GB"/>
              </w:rPr>
            </w:pPr>
          </w:p>
        </w:tc>
      </w:tr>
      <w:tr w:rsidRPr="00302F0C" w:rsidR="00413DFB" w:rsidTr="00603D95" w14:paraId="22E26BE0" w14:textId="77777777">
        <w:trPr>
          <w:trHeight w:val="290"/>
          <w:ins w:author="Akshay Raveendran" w:date="2025-07-21T00:12:00Z" w:id="3748"/>
        </w:trPr>
        <w:tc>
          <w:tcPr>
            <w:tcW w:w="3098" w:type="dxa"/>
            <w:tcBorders>
              <w:top w:val="single" w:color="auto" w:sz="4" w:space="0"/>
              <w:left w:val="single" w:color="auto" w:sz="4" w:space="0"/>
              <w:bottom w:val="single" w:color="auto" w:sz="4" w:space="0"/>
              <w:right w:val="single" w:color="auto" w:sz="4" w:space="0"/>
            </w:tcBorders>
            <w:vAlign w:val="bottom"/>
          </w:tcPr>
          <w:p w:rsidRPr="00302F0C" w:rsidR="00413DFB" w:rsidRDefault="00413DFB" w14:paraId="5CBC8880" w14:textId="77777777">
            <w:pPr>
              <w:spacing w:after="0" w:line="240" w:lineRule="auto"/>
              <w:rPr>
                <w:ins w:author="Akshay Raveendran" w:date="2025-07-21T00:12:00Z" w16du:dateUtc="2025-07-20T20:12:00Z" w:id="3749"/>
                <w:rFonts w:ascii="Arial" w:hAnsi="Arial" w:cs="Arial"/>
                <w:color w:val="000000"/>
                <w:sz w:val="22"/>
                <w:szCs w:val="22"/>
              </w:rPr>
            </w:pPr>
            <w:ins w:author="Akshay Raveendran" w:date="2025-07-21T00:12:00Z" w16du:dateUtc="2025-07-20T20:12:00Z" w:id="3750">
              <w:r w:rsidRPr="00302F0C">
                <w:rPr>
                  <w:rFonts w:ascii="Arial" w:hAnsi="Arial" w:cs="Arial"/>
                  <w:color w:val="000000"/>
                  <w:sz w:val="22"/>
                  <w:szCs w:val="22"/>
                </w:rPr>
                <w:t>No. of Vendor Bids Received</w:t>
              </w:r>
              <w:r w:rsidRPr="00302F0C">
                <w:rPr>
                  <w:rFonts w:ascii="Arial" w:hAnsi="Arial" w:cs="Arial"/>
                  <w:color w:val="FF0000"/>
                  <w:sz w:val="22"/>
                  <w:szCs w:val="22"/>
                </w:rPr>
                <w:t>*</w:t>
              </w:r>
              <w:commentRangeStart w:id="3751"/>
              <w:commentRangeEnd w:id="3751"/>
              <w:r w:rsidRPr="00302F0C">
                <w:rPr>
                  <w:rStyle w:val="CommentReference"/>
                  <w:rFonts w:ascii="Arial" w:hAnsi="Arial" w:cs="Arial"/>
                  <w:color w:val="000000"/>
                  <w:sz w:val="22"/>
                  <w:szCs w:val="22"/>
                </w:rPr>
                <w:commentReference w:id="3751"/>
              </w:r>
              <w:commentRangeStart w:id="3752"/>
              <w:commentRangeEnd w:id="3752"/>
              <w:r w:rsidRPr="00302F0C">
                <w:rPr>
                  <w:rStyle w:val="CommentReference"/>
                  <w:rFonts w:ascii="Arial" w:hAnsi="Arial" w:cs="Arial"/>
                  <w:color w:val="000000"/>
                  <w:sz w:val="22"/>
                  <w:szCs w:val="22"/>
                </w:rPr>
                <w:commentReference w:id="3752"/>
              </w:r>
            </w:ins>
          </w:p>
        </w:tc>
        <w:tc>
          <w:tcPr>
            <w:tcW w:w="2162" w:type="dxa"/>
            <w:gridSpan w:val="2"/>
            <w:tcBorders>
              <w:top w:val="single" w:color="auto" w:sz="4" w:space="0"/>
              <w:left w:val="nil"/>
              <w:bottom w:val="single" w:color="auto" w:sz="4" w:space="0"/>
              <w:right w:val="single" w:color="auto" w:sz="4" w:space="0"/>
            </w:tcBorders>
            <w:vAlign w:val="bottom"/>
          </w:tcPr>
          <w:p w:rsidRPr="00302F0C" w:rsidR="00413DFB" w:rsidRDefault="00413DFB" w14:paraId="47CD7609" w14:textId="77777777">
            <w:pPr>
              <w:spacing w:after="0" w:line="240" w:lineRule="auto"/>
              <w:rPr>
                <w:ins w:author="Akshay Raveendran" w:date="2025-07-21T00:12:00Z" w16du:dateUtc="2025-07-20T20:12:00Z" w:id="3753"/>
                <w:rFonts w:ascii="Arial" w:hAnsi="Arial" w:cs="Arial"/>
                <w:color w:val="000000"/>
                <w:sz w:val="22"/>
                <w:szCs w:val="22"/>
              </w:rPr>
            </w:pPr>
            <w:ins w:author="Akshay Raveendran" w:date="2025-07-21T00:12:00Z" w16du:dateUtc="2025-07-20T20:12:00Z" w:id="3754">
              <w:r w:rsidRPr="00302F0C">
                <w:rPr>
                  <w:rFonts w:ascii="Arial" w:hAnsi="Arial" w:cs="Arial"/>
                  <w:color w:val="000000"/>
                  <w:sz w:val="22"/>
                  <w:szCs w:val="22"/>
                </w:rPr>
                <w:t>Number Field</w:t>
              </w:r>
            </w:ins>
          </w:p>
        </w:tc>
        <w:tc>
          <w:tcPr>
            <w:tcW w:w="4632" w:type="dxa"/>
            <w:gridSpan w:val="2"/>
            <w:tcBorders>
              <w:top w:val="single" w:color="auto" w:sz="4" w:space="0"/>
              <w:left w:val="nil"/>
              <w:bottom w:val="single" w:color="auto" w:sz="4" w:space="0"/>
              <w:right w:val="single" w:color="auto" w:sz="4" w:space="0"/>
            </w:tcBorders>
            <w:vAlign w:val="bottom"/>
          </w:tcPr>
          <w:p w:rsidRPr="00302F0C" w:rsidR="00413DFB" w:rsidRDefault="00413DFB" w14:paraId="30360173" w14:textId="77777777">
            <w:pPr>
              <w:spacing w:after="0" w:line="240" w:lineRule="auto"/>
              <w:rPr>
                <w:ins w:author="Akshay Raveendran" w:date="2025-07-21T00:12:00Z" w16du:dateUtc="2025-07-20T20:12:00Z" w:id="3755"/>
                <w:rFonts w:ascii="Arial" w:hAnsi="Arial" w:cs="Arial"/>
                <w:color w:val="000000"/>
                <w:sz w:val="22"/>
                <w:szCs w:val="22"/>
              </w:rPr>
            </w:pPr>
          </w:p>
        </w:tc>
      </w:tr>
      <w:tr w:rsidRPr="00302F0C" w:rsidR="00413DFB" w:rsidTr="00603D95" w14:paraId="5585BC7B" w14:textId="77777777">
        <w:trPr>
          <w:trHeight w:val="290"/>
          <w:ins w:author="Akshay Raveendran" w:date="2025-07-21T00:12:00Z" w:id="3756"/>
        </w:trPr>
        <w:tc>
          <w:tcPr>
            <w:tcW w:w="3098" w:type="dxa"/>
            <w:tcBorders>
              <w:top w:val="single" w:color="auto" w:sz="4" w:space="0"/>
              <w:left w:val="single" w:color="auto" w:sz="4" w:space="0"/>
              <w:bottom w:val="single" w:color="auto" w:sz="4" w:space="0"/>
              <w:right w:val="single" w:color="auto" w:sz="4" w:space="0"/>
            </w:tcBorders>
            <w:vAlign w:val="bottom"/>
          </w:tcPr>
          <w:p w:rsidRPr="00302F0C" w:rsidR="00413DFB" w:rsidRDefault="000D4AF2" w14:paraId="635134B5" w14:textId="3D7C2EA8">
            <w:pPr>
              <w:spacing w:after="0" w:line="240" w:lineRule="auto"/>
              <w:rPr>
                <w:ins w:author="Akshay Raveendran" w:date="2025-07-21T00:12:00Z" w16du:dateUtc="2025-07-20T20:12:00Z" w:id="3757"/>
                <w:rFonts w:ascii="Arial" w:hAnsi="Arial" w:cs="Arial"/>
                <w:color w:val="000000"/>
                <w:sz w:val="22"/>
                <w:szCs w:val="22"/>
              </w:rPr>
            </w:pPr>
            <w:ins w:author="Akshay Raveendran" w:date="2025-07-21T00:13:00Z" w16du:dateUtc="2025-07-20T20:13:00Z" w:id="3758">
              <w:r w:rsidRPr="00302F0C">
                <w:rPr>
                  <w:rFonts w:ascii="Arial" w:hAnsi="Arial" w:cs="Arial"/>
                  <w:color w:val="000000"/>
                  <w:sz w:val="22"/>
                  <w:szCs w:val="22"/>
                </w:rPr>
                <w:t>Lowest</w:t>
              </w:r>
            </w:ins>
            <w:ins w:author="Akshay Raveendran" w:date="2025-07-21T00:12:00Z" w16du:dateUtc="2025-07-20T20:12:00Z" w:id="3759">
              <w:r w:rsidRPr="00302F0C" w:rsidR="00413DFB">
                <w:rPr>
                  <w:rFonts w:ascii="Arial" w:hAnsi="Arial" w:cs="Arial"/>
                  <w:color w:val="000000"/>
                  <w:sz w:val="22"/>
                  <w:szCs w:val="22"/>
                </w:rPr>
                <w:t xml:space="preserve"> bid received post negotiations</w:t>
              </w:r>
              <w:r w:rsidRPr="00302F0C" w:rsidR="00413DFB">
                <w:rPr>
                  <w:rFonts w:ascii="Arial" w:hAnsi="Arial" w:cs="Arial"/>
                  <w:color w:val="FF0000"/>
                  <w:sz w:val="22"/>
                  <w:szCs w:val="22"/>
                </w:rPr>
                <w:t>*</w:t>
              </w:r>
              <w:commentRangeStart w:id="3760"/>
              <w:commentRangeEnd w:id="3760"/>
              <w:r w:rsidRPr="00302F0C" w:rsidR="00413DFB">
                <w:rPr>
                  <w:rStyle w:val="CommentReference"/>
                  <w:rFonts w:ascii="Arial" w:hAnsi="Arial" w:cs="Arial"/>
                  <w:color w:val="000000"/>
                  <w:sz w:val="22"/>
                  <w:szCs w:val="22"/>
                </w:rPr>
                <w:commentReference w:id="3760"/>
              </w:r>
              <w:commentRangeStart w:id="3761"/>
              <w:commentRangeEnd w:id="3761"/>
              <w:r w:rsidRPr="00302F0C" w:rsidR="00413DFB">
                <w:rPr>
                  <w:rStyle w:val="CommentReference"/>
                  <w:rFonts w:ascii="Arial" w:hAnsi="Arial" w:cs="Arial"/>
                  <w:color w:val="000000"/>
                  <w:sz w:val="22"/>
                  <w:szCs w:val="22"/>
                </w:rPr>
                <w:commentReference w:id="3761"/>
              </w:r>
            </w:ins>
          </w:p>
        </w:tc>
        <w:tc>
          <w:tcPr>
            <w:tcW w:w="2162" w:type="dxa"/>
            <w:gridSpan w:val="2"/>
            <w:tcBorders>
              <w:top w:val="single" w:color="auto" w:sz="4" w:space="0"/>
              <w:left w:val="nil"/>
              <w:bottom w:val="single" w:color="auto" w:sz="4" w:space="0"/>
              <w:right w:val="single" w:color="auto" w:sz="4" w:space="0"/>
            </w:tcBorders>
            <w:vAlign w:val="bottom"/>
          </w:tcPr>
          <w:p w:rsidRPr="00302F0C" w:rsidR="00413DFB" w:rsidRDefault="00413DFB" w14:paraId="3D5FF6C5" w14:textId="77777777">
            <w:pPr>
              <w:spacing w:after="0" w:line="240" w:lineRule="auto"/>
              <w:rPr>
                <w:ins w:author="Akshay Raveendran" w:date="2025-07-21T00:12:00Z" w16du:dateUtc="2025-07-20T20:12:00Z" w:id="3762"/>
                <w:rFonts w:ascii="Arial" w:hAnsi="Arial" w:cs="Arial"/>
                <w:color w:val="000000"/>
                <w:sz w:val="22"/>
                <w:szCs w:val="22"/>
              </w:rPr>
            </w:pPr>
            <w:ins w:author="Akshay Raveendran" w:date="2025-07-21T00:12:00Z" w16du:dateUtc="2025-07-20T20:12:00Z" w:id="3763">
              <w:r w:rsidRPr="00302F0C">
                <w:rPr>
                  <w:rFonts w:ascii="Arial" w:hAnsi="Arial" w:cs="Arial"/>
                  <w:color w:val="000000"/>
                  <w:sz w:val="22"/>
                  <w:szCs w:val="22"/>
                </w:rPr>
                <w:t>Number Field</w:t>
              </w:r>
            </w:ins>
          </w:p>
        </w:tc>
        <w:tc>
          <w:tcPr>
            <w:tcW w:w="4632" w:type="dxa"/>
            <w:gridSpan w:val="2"/>
            <w:tcBorders>
              <w:top w:val="single" w:color="auto" w:sz="4" w:space="0"/>
              <w:left w:val="nil"/>
              <w:bottom w:val="single" w:color="auto" w:sz="4" w:space="0"/>
              <w:right w:val="single" w:color="auto" w:sz="4" w:space="0"/>
            </w:tcBorders>
            <w:vAlign w:val="bottom"/>
          </w:tcPr>
          <w:p w:rsidRPr="00302F0C" w:rsidR="00413DFB" w:rsidRDefault="00413DFB" w14:paraId="258AB670" w14:textId="77777777">
            <w:pPr>
              <w:spacing w:after="0" w:line="240" w:lineRule="auto"/>
              <w:rPr>
                <w:ins w:author="Akshay Raveendran" w:date="2025-07-21T00:12:00Z" w16du:dateUtc="2025-07-20T20:12:00Z" w:id="3764"/>
                <w:rFonts w:ascii="Arial" w:hAnsi="Arial" w:cs="Arial"/>
                <w:color w:val="000000"/>
                <w:sz w:val="22"/>
                <w:szCs w:val="22"/>
              </w:rPr>
            </w:pPr>
          </w:p>
        </w:tc>
      </w:tr>
      <w:tr w:rsidRPr="00302F0C" w:rsidR="00413DFB" w:rsidDel="00BE45AC" w:rsidTr="00603D95" w14:paraId="596F5FFC" w14:textId="77777777">
        <w:trPr>
          <w:trHeight w:val="290"/>
          <w:ins w:author="Akshay Raveendran" w:date="2025-07-21T00:12:00Z" w:id="3765"/>
        </w:trPr>
        <w:tc>
          <w:tcPr>
            <w:tcW w:w="3098" w:type="dxa"/>
            <w:tcBorders>
              <w:top w:val="single" w:color="auto" w:sz="4" w:space="0"/>
              <w:left w:val="single" w:color="auto" w:sz="4" w:space="0"/>
              <w:bottom w:val="single" w:color="auto" w:sz="4" w:space="0"/>
              <w:right w:val="single" w:color="auto" w:sz="4" w:space="0"/>
            </w:tcBorders>
            <w:vAlign w:val="bottom"/>
          </w:tcPr>
          <w:p w:rsidRPr="00302F0C" w:rsidR="00413DFB" w:rsidRDefault="00413DFB" w14:paraId="069C93B4" w14:textId="77777777">
            <w:pPr>
              <w:spacing w:after="0" w:line="240" w:lineRule="auto"/>
              <w:rPr>
                <w:ins w:author="Akshay Raveendran" w:date="2025-07-21T00:12:00Z" w16du:dateUtc="2025-07-20T20:12:00Z" w:id="3766"/>
                <w:rFonts w:ascii="Arial" w:hAnsi="Arial" w:cs="Arial"/>
                <w:color w:val="000000"/>
                <w:sz w:val="22"/>
                <w:szCs w:val="22"/>
              </w:rPr>
            </w:pPr>
          </w:p>
        </w:tc>
        <w:tc>
          <w:tcPr>
            <w:tcW w:w="2162" w:type="dxa"/>
            <w:gridSpan w:val="2"/>
            <w:tcBorders>
              <w:top w:val="single" w:color="auto" w:sz="4" w:space="0"/>
              <w:left w:val="nil"/>
              <w:bottom w:val="single" w:color="auto" w:sz="4" w:space="0"/>
              <w:right w:val="single" w:color="auto" w:sz="4" w:space="0"/>
            </w:tcBorders>
            <w:vAlign w:val="bottom"/>
          </w:tcPr>
          <w:p w:rsidRPr="00302F0C" w:rsidR="00413DFB" w:rsidRDefault="00413DFB" w14:paraId="3FDB0BC6" w14:textId="77777777">
            <w:pPr>
              <w:spacing w:after="0" w:line="240" w:lineRule="auto"/>
              <w:rPr>
                <w:ins w:author="Akshay Raveendran" w:date="2025-07-21T00:12:00Z" w16du:dateUtc="2025-07-20T20:12:00Z" w:id="3767"/>
                <w:rFonts w:ascii="Arial" w:hAnsi="Arial" w:cs="Arial"/>
                <w:color w:val="000000"/>
                <w:sz w:val="22"/>
                <w:szCs w:val="22"/>
              </w:rPr>
            </w:pPr>
          </w:p>
        </w:tc>
        <w:tc>
          <w:tcPr>
            <w:tcW w:w="4632" w:type="dxa"/>
            <w:gridSpan w:val="2"/>
            <w:tcBorders>
              <w:top w:val="single" w:color="auto" w:sz="4" w:space="0"/>
              <w:left w:val="nil"/>
              <w:bottom w:val="single" w:color="auto" w:sz="4" w:space="0"/>
              <w:right w:val="single" w:color="auto" w:sz="4" w:space="0"/>
            </w:tcBorders>
            <w:vAlign w:val="bottom"/>
          </w:tcPr>
          <w:p w:rsidRPr="00302F0C" w:rsidR="00413DFB" w:rsidDel="00BE45AC" w:rsidRDefault="00413DFB" w14:paraId="515F8B49" w14:textId="77777777">
            <w:pPr>
              <w:spacing w:after="0" w:line="240" w:lineRule="auto"/>
              <w:rPr>
                <w:ins w:author="Akshay Raveendran" w:date="2025-07-21T00:12:00Z" w16du:dateUtc="2025-07-20T20:12:00Z" w:id="3768"/>
                <w:rFonts w:ascii="Arial" w:hAnsi="Arial" w:eastAsia="Times New Roman" w:cs="Arial"/>
                <w:color w:val="000000"/>
                <w:sz w:val="22"/>
                <w:szCs w:val="22"/>
                <w:lang w:eastAsia="en-GB"/>
              </w:rPr>
            </w:pPr>
          </w:p>
        </w:tc>
      </w:tr>
      <w:tr w:rsidRPr="00302F0C" w:rsidR="00E44B6D" w:rsidDel="00BE45AC" w:rsidTr="00603D95" w14:paraId="75809E60" w14:textId="77777777">
        <w:trPr>
          <w:trHeight w:val="1190"/>
          <w:ins w:author="Akshay Raveendran" w:date="2025-07-21T00:12:00Z" w:id="3769"/>
        </w:trPr>
        <w:tc>
          <w:tcPr>
            <w:tcW w:w="9892" w:type="dxa"/>
            <w:gridSpan w:val="5"/>
            <w:tcBorders>
              <w:top w:val="single" w:color="auto" w:sz="4" w:space="0"/>
              <w:left w:val="single" w:color="auto" w:sz="4" w:space="0"/>
              <w:right w:val="single" w:color="auto" w:sz="4" w:space="0"/>
            </w:tcBorders>
            <w:vAlign w:val="bottom"/>
          </w:tcPr>
          <w:tbl>
            <w:tblPr>
              <w:tblW w:w="9666" w:type="dxa"/>
              <w:tblLook w:val="04A0" w:firstRow="1" w:lastRow="0" w:firstColumn="1" w:lastColumn="0" w:noHBand="0" w:noVBand="1"/>
            </w:tblPr>
            <w:tblGrid>
              <w:gridCol w:w="9666"/>
            </w:tblGrid>
            <w:tr w:rsidRPr="00302F0C" w:rsidR="00E44B6D" w14:paraId="612F738C" w14:textId="77777777">
              <w:trPr>
                <w:trHeight w:val="580"/>
                <w:ins w:author="Akshay Raveendran" w:date="2025-07-22T15:52:00Z" w:id="3770"/>
              </w:trPr>
              <w:tc>
                <w:tcPr>
                  <w:tcW w:w="9666" w:type="dxa"/>
                  <w:tcBorders>
                    <w:top w:val="single" w:color="auto" w:sz="4" w:space="0"/>
                    <w:left w:val="single" w:color="auto" w:sz="4" w:space="0"/>
                    <w:bottom w:val="single" w:color="auto" w:sz="4" w:space="0"/>
                    <w:right w:val="single" w:color="auto" w:sz="4" w:space="0"/>
                  </w:tcBorders>
                  <w:vAlign w:val="bottom"/>
                </w:tcPr>
                <w:p w:rsidRPr="00302F0C" w:rsidR="00E44B6D" w:rsidP="00E44B6D" w:rsidRDefault="00E44B6D" w14:paraId="6EC1CBE6" w14:textId="77777777">
                  <w:pPr>
                    <w:jc w:val="both"/>
                    <w:rPr>
                      <w:ins w:author="Akshay Raveendran" w:date="2025-07-22T15:52:00Z" w16du:dateUtc="2025-07-22T11:52:00Z" w:id="3771"/>
                      <w:rFonts w:ascii="Arial" w:hAnsi="Arial" w:cs="Arial"/>
                    </w:rPr>
                  </w:pPr>
                </w:p>
                <w:tbl>
                  <w:tblPr>
                    <w:tblW w:w="9450" w:type="dxa"/>
                    <w:tblLook w:val="04A0" w:firstRow="1" w:lastRow="0" w:firstColumn="1" w:lastColumn="0" w:noHBand="0" w:noVBand="1"/>
                  </w:tblPr>
                  <w:tblGrid>
                    <w:gridCol w:w="3150"/>
                    <w:gridCol w:w="3150"/>
                    <w:gridCol w:w="3150"/>
                  </w:tblGrid>
                  <w:tr w:rsidRPr="00302F0C" w:rsidR="00E44B6D" w14:paraId="4B07E64E" w14:textId="77777777">
                    <w:trPr>
                      <w:trHeight w:val="290"/>
                      <w:ins w:author="Akshay Raveendran" w:date="2025-07-22T15:52:00Z" w:id="3772"/>
                    </w:trPr>
                    <w:tc>
                      <w:tcPr>
                        <w:tcW w:w="9450" w:type="dxa"/>
                        <w:gridSpan w:val="3"/>
                        <w:tcBorders>
                          <w:top w:val="nil"/>
                          <w:left w:val="nil"/>
                          <w:bottom w:val="nil"/>
                          <w:right w:val="nil"/>
                        </w:tcBorders>
                        <w:shd w:val="clear" w:color="000000" w:fill="DDEBF7"/>
                        <w:noWrap/>
                        <w:vAlign w:val="bottom"/>
                        <w:hideMark/>
                      </w:tcPr>
                      <w:p w:rsidRPr="00302F0C" w:rsidR="00E44B6D" w:rsidP="00E44B6D" w:rsidRDefault="00E44B6D" w14:paraId="1BB81FFB" w14:textId="77777777">
                        <w:pPr>
                          <w:spacing w:after="0" w:line="240" w:lineRule="auto"/>
                          <w:rPr>
                            <w:ins w:author="Akshay Raveendran" w:date="2025-07-22T15:52:00Z" w16du:dateUtc="2025-07-22T11:52:00Z" w:id="3773"/>
                            <w:rFonts w:ascii="Arial" w:hAnsi="Arial" w:eastAsia="Times New Roman" w:cs="Arial"/>
                            <w:b/>
                            <w:bCs/>
                            <w:color w:val="000000"/>
                            <w:sz w:val="22"/>
                            <w:szCs w:val="22"/>
                            <w:lang w:eastAsia="en-GB"/>
                          </w:rPr>
                        </w:pPr>
                        <w:ins w:author="Akshay Raveendran" w:date="2025-07-22T15:52:00Z" w16du:dateUtc="2025-07-22T11:52:00Z" w:id="3774">
                          <w:r w:rsidRPr="00302F0C">
                            <w:rPr>
                              <w:rFonts w:ascii="Arial" w:hAnsi="Arial" w:eastAsia="Times New Roman" w:cs="Arial"/>
                              <w:b/>
                              <w:color w:val="000000"/>
                              <w:sz w:val="22"/>
                              <w:szCs w:val="22"/>
                              <w:lang w:eastAsia="en-GB"/>
                            </w:rPr>
                            <w:t xml:space="preserve">DoA for Pushing request to E-auction/Create e-auction request and </w:t>
                          </w:r>
                          <w:r w:rsidRPr="00302F0C">
                            <w:rPr>
                              <w:rFonts w:ascii="Arial" w:hAnsi="Arial" w:cs="Arial"/>
                              <w:b/>
                              <w:bCs/>
                            </w:rPr>
                            <w:t>Exceptional Approval Request Form</w:t>
                          </w:r>
                        </w:ins>
                      </w:p>
                      <w:p w:rsidRPr="00302F0C" w:rsidR="00E44B6D" w:rsidP="00E44B6D" w:rsidRDefault="00E44B6D" w14:paraId="01AFA98B" w14:textId="77777777">
                        <w:pPr>
                          <w:spacing w:after="0" w:line="240" w:lineRule="auto"/>
                          <w:rPr>
                            <w:ins w:author="Akshay Raveendran" w:date="2025-07-22T15:52:00Z" w16du:dateUtc="2025-07-22T11:52:00Z" w:id="3775"/>
                            <w:rFonts w:ascii="Arial" w:hAnsi="Arial" w:eastAsia="Times New Roman" w:cs="Arial"/>
                            <w:color w:val="000000"/>
                            <w:sz w:val="22"/>
                            <w:szCs w:val="22"/>
                            <w:lang w:eastAsia="en-GB"/>
                          </w:rPr>
                        </w:pPr>
                        <w:ins w:author="Akshay Raveendran" w:date="2025-07-22T15:52:00Z" w16du:dateUtc="2025-07-22T11:52:00Z" w:id="3776">
                          <w:r w:rsidRPr="00302F0C">
                            <w:rPr>
                              <w:rFonts w:ascii="Arial" w:hAnsi="Arial" w:eastAsia="Times New Roman" w:cs="Arial"/>
                              <w:color w:val="000000"/>
                              <w:sz w:val="22"/>
                              <w:szCs w:val="22"/>
                              <w:lang w:eastAsia="en-GB"/>
                            </w:rPr>
                            <w:t> </w:t>
                          </w:r>
                        </w:ins>
                      </w:p>
                    </w:tc>
                  </w:tr>
                  <w:tr w:rsidRPr="00302F0C" w:rsidR="00E44B6D" w14:paraId="7EB8C906" w14:textId="77777777">
                    <w:trPr>
                      <w:trHeight w:val="580"/>
                      <w:ins w:author="Akshay Raveendran" w:date="2025-07-22T15:52:00Z" w:id="3777"/>
                    </w:trPr>
                    <w:tc>
                      <w:tcPr>
                        <w:tcW w:w="9450" w:type="dxa"/>
                        <w:gridSpan w:val="3"/>
                        <w:tcBorders>
                          <w:top w:val="nil"/>
                          <w:left w:val="single" w:color="auto" w:sz="4" w:space="0"/>
                          <w:bottom w:val="single" w:color="auto" w:sz="4" w:space="0"/>
                          <w:right w:val="single" w:color="auto" w:sz="4" w:space="0"/>
                        </w:tcBorders>
                        <w:vAlign w:val="bottom"/>
                        <w:hideMark/>
                      </w:tcPr>
                      <w:p w:rsidRPr="00302F0C" w:rsidR="00E44B6D" w:rsidP="00E44B6D" w:rsidRDefault="00E44B6D" w14:paraId="091B09A5" w14:textId="77777777">
                        <w:pPr>
                          <w:jc w:val="both"/>
                          <w:rPr>
                            <w:ins w:author="Akshay Raveendran" w:date="2025-07-22T15:52:00Z" w16du:dateUtc="2025-07-22T11:52:00Z" w:id="3778"/>
                            <w:rFonts w:ascii="Arial" w:hAnsi="Arial" w:cs="Arial"/>
                          </w:rPr>
                        </w:pPr>
                        <w:commentRangeStart w:id="3779"/>
                        <w:commentRangeStart w:id="3780"/>
                        <w:ins w:author="Akshay Raveendran" w:date="2025-07-22T15:52:00Z" w16du:dateUtc="2025-07-22T11:52:00Z" w:id="3781">
                          <w:r w:rsidRPr="00302F0C">
                            <w:rPr>
                              <w:rFonts w:ascii="Arial" w:hAnsi="Arial" w:cs="Arial"/>
                            </w:rPr>
                            <w:t xml:space="preserve">If </w:t>
                          </w:r>
                          <w:r w:rsidRPr="00302F0C">
                            <w:rPr>
                              <w:rFonts w:ascii="Arial" w:hAnsi="Arial" w:cs="Arial"/>
                              <w:b/>
                              <w:bCs/>
                              <w:color w:val="000000"/>
                              <w:sz w:val="22"/>
                              <w:szCs w:val="22"/>
                            </w:rPr>
                            <w:t>Highest bid received post negotiations</w:t>
                          </w:r>
                          <w:r w:rsidRPr="00302F0C">
                            <w:rPr>
                              <w:rFonts w:ascii="Arial" w:hAnsi="Arial" w:cs="Arial"/>
                            </w:rPr>
                            <w:t xml:space="preserve"> &gt;= 100,000 option to initiate request form for E-auction form</w:t>
                          </w:r>
                          <w:commentRangeEnd w:id="3779"/>
                          <w:r w:rsidRPr="00302F0C">
                            <w:rPr>
                              <w:rStyle w:val="CommentReference"/>
                              <w:rFonts w:ascii="Arial" w:hAnsi="Arial" w:cs="Arial"/>
                              <w:sz w:val="21"/>
                              <w:szCs w:val="21"/>
                            </w:rPr>
                            <w:commentReference w:id="3779"/>
                          </w:r>
                          <w:commentRangeEnd w:id="3780"/>
                          <w:r w:rsidRPr="00302F0C">
                            <w:rPr>
                              <w:rStyle w:val="CommentReference"/>
                              <w:rFonts w:ascii="Arial" w:hAnsi="Arial" w:cs="Arial"/>
                              <w:sz w:val="21"/>
                              <w:szCs w:val="21"/>
                            </w:rPr>
                            <w:commentReference w:id="3780"/>
                          </w:r>
                          <w:r w:rsidRPr="00302F0C">
                            <w:rPr>
                              <w:rFonts w:ascii="Arial" w:hAnsi="Arial" w:cs="Arial"/>
                            </w:rPr>
                            <w:t xml:space="preserve"> and exceptional approval form should appear</w:t>
                          </w:r>
                        </w:ins>
                      </w:p>
                      <w:p w:rsidRPr="00302F0C" w:rsidR="00E44B6D" w:rsidP="00E44B6D" w:rsidRDefault="00E44B6D" w14:paraId="6D4DB81C" w14:textId="77777777">
                        <w:pPr>
                          <w:jc w:val="both"/>
                          <w:rPr>
                            <w:ins w:author="Akshay Raveendran" w:date="2025-07-22T15:52:00Z" w16du:dateUtc="2025-07-22T11:52:00Z" w:id="3782"/>
                            <w:rFonts w:ascii="Arial" w:hAnsi="Arial" w:cs="Arial"/>
                          </w:rPr>
                        </w:pPr>
                        <w:ins w:author="Akshay Raveendran" w:date="2025-07-22T15:52:00Z" w16du:dateUtc="2025-07-22T11:52:00Z" w:id="3783">
                          <w:r w:rsidRPr="00302F0C">
                            <w:rPr>
                              <w:rFonts w:ascii="Arial" w:hAnsi="Arial" w:cs="Arial"/>
                            </w:rPr>
                            <w:t>If the condition is met:</w:t>
                          </w:r>
                        </w:ins>
                      </w:p>
                      <w:p w:rsidRPr="00302F0C" w:rsidR="00E44B6D" w:rsidP="00E44B6D" w:rsidRDefault="00E44B6D" w14:paraId="599CFAB7" w14:textId="77777777">
                        <w:pPr>
                          <w:jc w:val="both"/>
                          <w:rPr>
                            <w:ins w:author="Akshay Raveendran" w:date="2025-07-22T15:52:00Z" w16du:dateUtc="2025-07-22T11:52:00Z" w:id="3784"/>
                            <w:rFonts w:ascii="Arial" w:hAnsi="Arial" w:cs="Arial"/>
                            <w:b/>
                            <w:bCs/>
                          </w:rPr>
                        </w:pPr>
                        <w:ins w:author="Akshay Raveendran" w:date="2025-07-22T15:52:00Z" w16du:dateUtc="2025-07-22T11:52:00Z" w:id="3785">
                          <w:r w:rsidRPr="00302F0C">
                            <w:rPr>
                              <w:rFonts w:ascii="Arial" w:hAnsi="Arial" w:cs="Arial"/>
                            </w:rPr>
                            <w:t>PSSC user sees the following options on screen</w:t>
                          </w:r>
                          <w:r w:rsidRPr="00302F0C">
                            <w:rPr>
                              <w:rFonts w:ascii="Arial" w:hAnsi="Arial" w:cs="Arial"/>
                              <w:b/>
                              <w:bCs/>
                            </w:rPr>
                            <w:t>:</w:t>
                          </w:r>
                        </w:ins>
                      </w:p>
                      <w:p w:rsidRPr="00302F0C" w:rsidR="00E44B6D" w:rsidP="00E44B6D" w:rsidRDefault="00E44B6D" w14:paraId="764B11B9" w14:textId="77777777">
                        <w:pPr>
                          <w:jc w:val="both"/>
                          <w:rPr>
                            <w:ins w:author="Akshay Raveendran" w:date="2025-07-22T15:52:00Z" w16du:dateUtc="2025-07-22T11:52:00Z" w:id="3786"/>
                            <w:rFonts w:ascii="Arial" w:hAnsi="Arial" w:cs="Arial"/>
                          </w:rPr>
                        </w:pPr>
                      </w:p>
                      <w:p w:rsidRPr="00302F0C" w:rsidR="00E44B6D" w:rsidP="00E44B6D" w:rsidRDefault="00E44B6D" w14:paraId="38F3DED8" w14:textId="77777777">
                        <w:pPr>
                          <w:spacing w:after="0" w:line="240" w:lineRule="auto"/>
                          <w:rPr>
                            <w:ins w:author="Akshay Raveendran" w:date="2025-07-22T15:52:00Z" w16du:dateUtc="2025-07-22T11:52:00Z" w:id="3787"/>
                            <w:rFonts w:ascii="Arial" w:hAnsi="Arial" w:eastAsia="Times New Roman" w:cs="Arial"/>
                            <w:color w:val="000000"/>
                            <w:sz w:val="22"/>
                            <w:szCs w:val="22"/>
                            <w:lang w:eastAsia="en-GB"/>
                          </w:rPr>
                        </w:pPr>
                      </w:p>
                    </w:tc>
                  </w:tr>
                  <w:tr w:rsidRPr="00302F0C" w:rsidR="00E44B6D" w14:paraId="52317D2E" w14:textId="77777777">
                    <w:trPr>
                      <w:trHeight w:val="580"/>
                      <w:ins w:author="Akshay Raveendran" w:date="2025-07-22T15:52:00Z" w:id="3788"/>
                    </w:trPr>
                    <w:tc>
                      <w:tcPr>
                        <w:tcW w:w="3150" w:type="dxa"/>
                        <w:tcBorders>
                          <w:top w:val="single" w:color="auto" w:sz="4" w:space="0"/>
                          <w:left w:val="single" w:color="auto" w:sz="4" w:space="0"/>
                          <w:bottom w:val="single" w:color="auto" w:sz="4" w:space="0"/>
                          <w:right w:val="single" w:color="auto" w:sz="4" w:space="0"/>
                        </w:tcBorders>
                        <w:vAlign w:val="bottom"/>
                      </w:tcPr>
                      <w:p w:rsidRPr="00302F0C" w:rsidR="00E44B6D" w:rsidP="00E44B6D" w:rsidRDefault="00E44B6D" w14:paraId="1204F31A" w14:textId="77777777">
                        <w:pPr>
                          <w:jc w:val="both"/>
                          <w:rPr>
                            <w:ins w:author="Akshay Raveendran" w:date="2025-07-22T15:52:00Z" w16du:dateUtc="2025-07-22T11:52:00Z" w:id="3789"/>
                            <w:rFonts w:ascii="Arial" w:hAnsi="Arial" w:cs="Arial"/>
                            <w:b/>
                            <w:bCs/>
                          </w:rPr>
                        </w:pPr>
                        <w:ins w:author="Akshay Raveendran" w:date="2025-07-22T15:52:00Z" w16du:dateUtc="2025-07-22T11:52:00Z" w:id="3790">
                          <w:r w:rsidRPr="00302F0C">
                            <w:rPr>
                              <w:rFonts w:ascii="Arial" w:hAnsi="Arial" w:cs="Arial"/>
                              <w:b/>
                              <w:bCs/>
                            </w:rPr>
                            <w:t>Option</w:t>
                          </w:r>
                        </w:ins>
                      </w:p>
                    </w:tc>
                    <w:tc>
                      <w:tcPr>
                        <w:tcW w:w="3150" w:type="dxa"/>
                        <w:tcBorders>
                          <w:top w:val="single" w:color="auto" w:sz="4" w:space="0"/>
                          <w:left w:val="single" w:color="auto" w:sz="4" w:space="0"/>
                          <w:bottom w:val="single" w:color="auto" w:sz="4" w:space="0"/>
                          <w:right w:val="single" w:color="auto" w:sz="4" w:space="0"/>
                        </w:tcBorders>
                        <w:vAlign w:val="bottom"/>
                      </w:tcPr>
                      <w:p w:rsidRPr="00302F0C" w:rsidR="00E44B6D" w:rsidP="00E44B6D" w:rsidRDefault="00E44B6D" w14:paraId="62EEF31A" w14:textId="77777777">
                        <w:pPr>
                          <w:jc w:val="both"/>
                          <w:rPr>
                            <w:ins w:author="Akshay Raveendran" w:date="2025-07-22T15:52:00Z" w16du:dateUtc="2025-07-22T11:52:00Z" w:id="3791"/>
                            <w:rFonts w:ascii="Arial" w:hAnsi="Arial" w:cs="Arial"/>
                            <w:b/>
                            <w:bCs/>
                          </w:rPr>
                        </w:pPr>
                        <w:ins w:author="Akshay Raveendran" w:date="2025-07-22T15:52:00Z" w16du:dateUtc="2025-07-22T11:52:00Z" w:id="3792">
                          <w:r w:rsidRPr="00302F0C">
                            <w:rPr>
                              <w:rFonts w:ascii="Arial" w:hAnsi="Arial" w:cs="Arial"/>
                              <w:b/>
                              <w:bCs/>
                            </w:rPr>
                            <w:t>Condition</w:t>
                          </w:r>
                        </w:ins>
                      </w:p>
                    </w:tc>
                    <w:tc>
                      <w:tcPr>
                        <w:tcW w:w="3150" w:type="dxa"/>
                        <w:tcBorders>
                          <w:top w:val="single" w:color="auto" w:sz="4" w:space="0"/>
                          <w:left w:val="single" w:color="auto" w:sz="4" w:space="0"/>
                          <w:bottom w:val="single" w:color="auto" w:sz="4" w:space="0"/>
                          <w:right w:val="single" w:color="auto" w:sz="4" w:space="0"/>
                        </w:tcBorders>
                        <w:vAlign w:val="bottom"/>
                      </w:tcPr>
                      <w:p w:rsidRPr="00302F0C" w:rsidR="00E44B6D" w:rsidP="00E44B6D" w:rsidRDefault="00E44B6D" w14:paraId="03F1114E" w14:textId="77777777">
                        <w:pPr>
                          <w:jc w:val="both"/>
                          <w:rPr>
                            <w:ins w:author="Akshay Raveendran" w:date="2025-07-22T15:52:00Z" w16du:dateUtc="2025-07-22T11:52:00Z" w:id="3793"/>
                            <w:rFonts w:ascii="Arial" w:hAnsi="Arial" w:cs="Arial"/>
                            <w:b/>
                            <w:bCs/>
                          </w:rPr>
                        </w:pPr>
                        <w:ins w:author="Akshay Raveendran" w:date="2025-07-22T15:52:00Z" w16du:dateUtc="2025-07-22T11:52:00Z" w:id="3794">
                          <w:r w:rsidRPr="00302F0C">
                            <w:rPr>
                              <w:rFonts w:ascii="Arial" w:hAnsi="Arial" w:cs="Arial"/>
                              <w:b/>
                              <w:bCs/>
                            </w:rPr>
                            <w:t>Action</w:t>
                          </w:r>
                        </w:ins>
                      </w:p>
                    </w:tc>
                  </w:tr>
                  <w:tr w:rsidRPr="00302F0C" w:rsidR="00E44B6D" w14:paraId="6572CDD5" w14:textId="77777777">
                    <w:trPr>
                      <w:trHeight w:val="580"/>
                      <w:ins w:author="Akshay Raveendran" w:date="2025-07-22T15:52:00Z" w:id="3795"/>
                    </w:trPr>
                    <w:tc>
                      <w:tcPr>
                        <w:tcW w:w="3150" w:type="dxa"/>
                        <w:tcBorders>
                          <w:top w:val="nil"/>
                          <w:left w:val="single" w:color="auto" w:sz="4" w:space="0"/>
                          <w:bottom w:val="single" w:color="auto" w:sz="4" w:space="0"/>
                          <w:right w:val="single" w:color="auto" w:sz="4" w:space="0"/>
                        </w:tcBorders>
                        <w:vAlign w:val="bottom"/>
                      </w:tcPr>
                      <w:p w:rsidRPr="00302F0C" w:rsidR="00E44B6D" w:rsidP="00E44B6D" w:rsidRDefault="00E44B6D" w14:paraId="4F9C2F1E" w14:textId="77777777">
                        <w:pPr>
                          <w:jc w:val="both"/>
                          <w:rPr>
                            <w:ins w:author="Akshay Raveendran" w:date="2025-07-22T15:52:00Z" w16du:dateUtc="2025-07-22T11:52:00Z" w:id="3796"/>
                            <w:rFonts w:ascii="Arial" w:hAnsi="Arial" w:cs="Arial"/>
                          </w:rPr>
                        </w:pPr>
                        <w:ins w:author="Akshay Raveendran" w:date="2025-07-22T15:52:00Z" w16du:dateUtc="2025-07-22T11:52:00Z" w:id="3797">
                          <w:r w:rsidRPr="00302F0C">
                            <w:rPr>
                              <w:rFonts w:ascii="Arial" w:hAnsi="Arial" w:cs="Arial"/>
                            </w:rPr>
                            <w:t>Create / Redirect to E-Auction Request Form</w:t>
                          </w:r>
                        </w:ins>
                      </w:p>
                    </w:tc>
                    <w:tc>
                      <w:tcPr>
                        <w:tcW w:w="3150" w:type="dxa"/>
                        <w:tcBorders>
                          <w:top w:val="nil"/>
                          <w:left w:val="single" w:color="auto" w:sz="4" w:space="0"/>
                          <w:bottom w:val="single" w:color="auto" w:sz="4" w:space="0"/>
                          <w:right w:val="single" w:color="auto" w:sz="4" w:space="0"/>
                        </w:tcBorders>
                        <w:vAlign w:val="bottom"/>
                      </w:tcPr>
                      <w:p w:rsidRPr="00302F0C" w:rsidR="00E44B6D" w:rsidP="00E44B6D" w:rsidRDefault="00E44B6D" w14:paraId="35C870D5" w14:textId="77777777">
                        <w:pPr>
                          <w:jc w:val="both"/>
                          <w:rPr>
                            <w:ins w:author="Akshay Raveendran" w:date="2025-07-22T15:52:00Z" w16du:dateUtc="2025-07-22T11:52:00Z" w:id="3798"/>
                            <w:rFonts w:ascii="Arial" w:hAnsi="Arial" w:cs="Arial"/>
                            <w:b/>
                            <w:bCs/>
                          </w:rPr>
                        </w:pPr>
                        <w:ins w:author="Akshay Raveendran" w:date="2025-07-22T15:52:00Z" w16du:dateUtc="2025-07-22T11:52:00Z" w:id="3799">
                          <w:r w:rsidRPr="00302F0C">
                            <w:rPr>
                              <w:rFonts w:ascii="Arial" w:hAnsi="Arial" w:cs="Arial"/>
                            </w:rPr>
                            <w:t xml:space="preserve">If Highest bid received post negotiations </w:t>
                          </w:r>
                          <w:r w:rsidRPr="00302F0C">
                            <w:rPr>
                              <w:rFonts w:ascii="Arial" w:hAnsi="Arial" w:cs="Arial"/>
                              <w:b/>
                              <w:bCs/>
                            </w:rPr>
                            <w:t xml:space="preserve">&gt;= 100,000 </w:t>
                          </w:r>
                          <w:r w:rsidRPr="00302F0C">
                            <w:rPr>
                              <w:rFonts w:ascii="Arial" w:hAnsi="Arial" w:cs="Arial"/>
                            </w:rPr>
                            <w:t>and</w:t>
                          </w:r>
                          <w:r w:rsidRPr="00302F0C">
                            <w:rPr>
                              <w:rFonts w:ascii="Arial" w:hAnsi="Arial" w:cs="Arial"/>
                              <w:b/>
                              <w:bCs/>
                            </w:rPr>
                            <w:t xml:space="preserve"> E-auction is conducted</w:t>
                          </w:r>
                        </w:ins>
                      </w:p>
                    </w:tc>
                    <w:tc>
                      <w:tcPr>
                        <w:tcW w:w="3150" w:type="dxa"/>
                        <w:tcBorders>
                          <w:top w:val="nil"/>
                          <w:left w:val="single" w:color="auto" w:sz="4" w:space="0"/>
                          <w:bottom w:val="single" w:color="auto" w:sz="4" w:space="0"/>
                          <w:right w:val="single" w:color="auto" w:sz="4" w:space="0"/>
                        </w:tcBorders>
                        <w:vAlign w:val="bottom"/>
                      </w:tcPr>
                      <w:p w:rsidRPr="00302F0C" w:rsidR="00E44B6D" w:rsidP="00E44B6D" w:rsidRDefault="00E44B6D" w14:paraId="659D7A89" w14:textId="3CE8E518">
                        <w:pPr>
                          <w:jc w:val="both"/>
                          <w:rPr>
                            <w:ins w:author="Akshay Raveendran" w:date="2025-07-22T15:52:00Z" w16du:dateUtc="2025-07-22T11:52:00Z" w:id="3800"/>
                            <w:rFonts w:ascii="Arial" w:hAnsi="Arial" w:cs="Arial"/>
                          </w:rPr>
                        </w:pPr>
                        <w:ins w:author="Akshay Raveendran" w:date="2025-07-22T15:52:00Z" w16du:dateUtc="2025-07-22T11:52:00Z" w:id="3801">
                          <w:r w:rsidRPr="00302F0C">
                            <w:rPr>
                              <w:rFonts w:ascii="Arial" w:hAnsi="Arial" w:cs="Arial"/>
                            </w:rPr>
                            <w:t>Button to create a new E-Auction form (pre-filled from External Hire request form), OR push existing request into E-Auction flow</w:t>
                          </w:r>
                        </w:ins>
                      </w:p>
                    </w:tc>
                  </w:tr>
                  <w:tr w:rsidRPr="00302F0C" w:rsidR="00E44B6D" w14:paraId="0AA33698" w14:textId="77777777">
                    <w:trPr>
                      <w:trHeight w:val="580"/>
                      <w:ins w:author="Akshay Raveendran" w:date="2025-07-22T15:52:00Z" w:id="3802"/>
                    </w:trPr>
                    <w:tc>
                      <w:tcPr>
                        <w:tcW w:w="3150" w:type="dxa"/>
                        <w:tcBorders>
                          <w:top w:val="single" w:color="auto" w:sz="4" w:space="0"/>
                          <w:left w:val="single" w:color="auto" w:sz="4" w:space="0"/>
                          <w:bottom w:val="single" w:color="auto" w:sz="4" w:space="0"/>
                          <w:right w:val="single" w:color="auto" w:sz="4" w:space="0"/>
                        </w:tcBorders>
                        <w:vAlign w:val="bottom"/>
                      </w:tcPr>
                      <w:p w:rsidRPr="00302F0C" w:rsidR="00E44B6D" w:rsidP="00E44B6D" w:rsidRDefault="00E44B6D" w14:paraId="004F4C15" w14:textId="77777777">
                        <w:pPr>
                          <w:jc w:val="both"/>
                          <w:rPr>
                            <w:ins w:author="Akshay Raveendran" w:date="2025-07-22T15:52:00Z" w16du:dateUtc="2025-07-22T11:52:00Z" w:id="3803"/>
                            <w:rFonts w:ascii="Arial" w:hAnsi="Arial" w:cs="Arial"/>
                          </w:rPr>
                        </w:pPr>
                        <w:ins w:author="Akshay Raveendran" w:date="2025-07-22T15:52:00Z" w16du:dateUtc="2025-07-22T11:52:00Z" w:id="3804">
                          <w:r w:rsidRPr="00302F0C">
                            <w:rPr>
                              <w:rFonts w:ascii="Arial" w:hAnsi="Arial" w:cs="Arial"/>
                            </w:rPr>
                            <w:t>Create Exceptional Approval Request Form</w:t>
                          </w:r>
                        </w:ins>
                      </w:p>
                    </w:tc>
                    <w:tc>
                      <w:tcPr>
                        <w:tcW w:w="3150" w:type="dxa"/>
                        <w:tcBorders>
                          <w:top w:val="single" w:color="auto" w:sz="4" w:space="0"/>
                          <w:left w:val="single" w:color="auto" w:sz="4" w:space="0"/>
                          <w:bottom w:val="single" w:color="auto" w:sz="4" w:space="0"/>
                          <w:right w:val="single" w:color="auto" w:sz="4" w:space="0"/>
                        </w:tcBorders>
                        <w:vAlign w:val="bottom"/>
                      </w:tcPr>
                      <w:p w:rsidRPr="00302F0C" w:rsidR="00E44B6D" w:rsidP="00E44B6D" w:rsidRDefault="00E44B6D" w14:paraId="7D268416" w14:textId="77777777">
                        <w:pPr>
                          <w:jc w:val="both"/>
                          <w:rPr>
                            <w:ins w:author="Akshay Raveendran" w:date="2025-07-22T15:52:00Z" w16du:dateUtc="2025-07-22T11:52:00Z" w:id="3805"/>
                            <w:rFonts w:ascii="Arial" w:hAnsi="Arial" w:cs="Arial"/>
                          </w:rPr>
                        </w:pPr>
                        <w:ins w:author="Akshay Raveendran" w:date="2025-07-22T15:52:00Z" w16du:dateUtc="2025-07-22T11:52:00Z" w:id="3806">
                          <w:r w:rsidRPr="00302F0C">
                            <w:rPr>
                              <w:rFonts w:ascii="Arial" w:hAnsi="Arial" w:cs="Arial"/>
                            </w:rPr>
                            <w:t xml:space="preserve">If Highest bid received post negotiations </w:t>
                          </w:r>
                          <w:r w:rsidRPr="00302F0C">
                            <w:rPr>
                              <w:rFonts w:ascii="Arial" w:hAnsi="Arial" w:cs="Arial"/>
                              <w:b/>
                              <w:bCs/>
                            </w:rPr>
                            <w:t>&gt;= 100,000</w:t>
                          </w:r>
                          <w:r w:rsidRPr="00302F0C">
                            <w:rPr>
                              <w:rFonts w:ascii="Arial" w:hAnsi="Arial" w:cs="Arial"/>
                            </w:rPr>
                            <w:t xml:space="preserve"> and </w:t>
                          </w:r>
                          <w:r w:rsidRPr="00302F0C">
                            <w:rPr>
                              <w:rFonts w:ascii="Arial" w:hAnsi="Arial" w:cs="Arial"/>
                              <w:b/>
                              <w:bCs/>
                            </w:rPr>
                            <w:t>E-auction not being conducted</w:t>
                          </w:r>
                        </w:ins>
                      </w:p>
                    </w:tc>
                    <w:tc>
                      <w:tcPr>
                        <w:tcW w:w="3150" w:type="dxa"/>
                        <w:tcBorders>
                          <w:top w:val="single" w:color="auto" w:sz="4" w:space="0"/>
                          <w:left w:val="single" w:color="auto" w:sz="4" w:space="0"/>
                          <w:bottom w:val="single" w:color="auto" w:sz="4" w:space="0"/>
                          <w:right w:val="single" w:color="auto" w:sz="4" w:space="0"/>
                        </w:tcBorders>
                        <w:vAlign w:val="bottom"/>
                      </w:tcPr>
                      <w:p w:rsidRPr="00302F0C" w:rsidR="00E44B6D" w:rsidP="00E44B6D" w:rsidRDefault="00E44B6D" w14:paraId="49A6449E" w14:textId="5039E9A7">
                        <w:pPr>
                          <w:jc w:val="both"/>
                          <w:rPr>
                            <w:ins w:author="Akshay Raveendran" w:date="2025-07-22T15:52:00Z" w16du:dateUtc="2025-07-22T11:52:00Z" w:id="3807"/>
                            <w:rFonts w:ascii="Arial" w:hAnsi="Arial" w:cs="Arial"/>
                          </w:rPr>
                        </w:pPr>
                        <w:ins w:author="Akshay Raveendran" w:date="2025-07-22T15:52:00Z" w16du:dateUtc="2025-07-22T11:52:00Z" w:id="3808">
                          <w:r w:rsidRPr="00302F0C">
                            <w:rPr>
                              <w:rFonts w:ascii="Arial" w:hAnsi="Arial" w:cs="Arial"/>
                            </w:rPr>
                            <w:t>Button to raise an Exceptional Approval form (linked to External Hire request form) explaining justification for bypassing e-auction</w:t>
                          </w:r>
                        </w:ins>
                      </w:p>
                    </w:tc>
                  </w:tr>
                </w:tbl>
                <w:p w:rsidRPr="00302F0C" w:rsidR="00E44B6D" w:rsidP="00E44B6D" w:rsidRDefault="00E44B6D" w14:paraId="32722CDA" w14:textId="77777777">
                  <w:pPr>
                    <w:jc w:val="both"/>
                    <w:rPr>
                      <w:ins w:author="Akshay Raveendran" w:date="2025-07-22T15:52:00Z" w16du:dateUtc="2025-07-22T11:52:00Z" w:id="3809"/>
                      <w:rFonts w:ascii="Arial" w:hAnsi="Arial" w:cs="Arial"/>
                    </w:rPr>
                  </w:pPr>
                </w:p>
              </w:tc>
            </w:tr>
          </w:tbl>
          <w:p w:rsidRPr="00302F0C" w:rsidR="00E44B6D" w:rsidDel="00BE45AC" w:rsidP="00E44B6D" w:rsidRDefault="00E44B6D" w14:paraId="7E3294BA" w14:textId="77777777">
            <w:pPr>
              <w:spacing w:after="0" w:line="240" w:lineRule="auto"/>
              <w:rPr>
                <w:ins w:author="Akshay Raveendran" w:date="2025-07-21T00:12:00Z" w16du:dateUtc="2025-07-20T20:12:00Z" w:id="3810"/>
                <w:rFonts w:ascii="Arial" w:hAnsi="Arial" w:eastAsia="Times New Roman" w:cs="Arial"/>
                <w:color w:val="000000"/>
                <w:sz w:val="22"/>
                <w:szCs w:val="22"/>
                <w:lang w:eastAsia="en-GB"/>
              </w:rPr>
            </w:pPr>
          </w:p>
        </w:tc>
      </w:tr>
      <w:tr w:rsidRPr="00302F0C" w:rsidR="00E44B6D" w:rsidDel="00BE45AC" w:rsidTr="00603D95" w14:paraId="1BAD6928" w14:textId="77777777">
        <w:trPr>
          <w:trHeight w:val="590"/>
          <w:ins w:author="Akshay Raveendran" w:date="2025-07-21T00:12:00Z" w:id="3811"/>
        </w:trPr>
        <w:tc>
          <w:tcPr>
            <w:tcW w:w="9892" w:type="dxa"/>
            <w:gridSpan w:val="5"/>
            <w:tcBorders>
              <w:top w:val="single" w:color="auto" w:sz="4" w:space="0"/>
              <w:left w:val="single" w:color="auto" w:sz="4" w:space="0"/>
              <w:right w:val="single" w:color="auto" w:sz="4" w:space="0"/>
            </w:tcBorders>
            <w:vAlign w:val="bottom"/>
          </w:tcPr>
          <w:p w:rsidRPr="00302F0C" w:rsidR="00E44B6D" w:rsidDel="00BE45AC" w:rsidP="00E44B6D" w:rsidRDefault="00E44B6D" w14:paraId="6248BDFC" w14:textId="77777777">
            <w:pPr>
              <w:spacing w:after="0" w:line="240" w:lineRule="auto"/>
              <w:rPr>
                <w:ins w:author="Akshay Raveendran" w:date="2025-07-21T00:12:00Z" w16du:dateUtc="2025-07-20T20:12:00Z" w:id="3812"/>
                <w:rFonts w:ascii="Arial" w:hAnsi="Arial" w:eastAsia="Times New Roman" w:cs="Arial"/>
                <w:color w:val="000000"/>
                <w:sz w:val="22"/>
                <w:szCs w:val="22"/>
                <w:lang w:eastAsia="en-GB"/>
              </w:rPr>
            </w:pPr>
          </w:p>
        </w:tc>
      </w:tr>
      <w:tr w:rsidRPr="00302F0C" w:rsidR="00E44B6D" w:rsidDel="00BE45AC" w:rsidTr="00603D95" w14:paraId="3982F5BD" w14:textId="77777777">
        <w:trPr>
          <w:trHeight w:val="290"/>
          <w:ins w:author="Akshay Raveendran" w:date="2025-07-21T00:12:00Z" w:id="3813"/>
        </w:trPr>
        <w:tc>
          <w:tcPr>
            <w:tcW w:w="3098" w:type="dxa"/>
            <w:tcBorders>
              <w:top w:val="single" w:color="auto" w:sz="4" w:space="0"/>
              <w:left w:val="single" w:color="auto" w:sz="4" w:space="0"/>
              <w:bottom w:val="single" w:color="auto" w:sz="4" w:space="0"/>
              <w:right w:val="single" w:color="auto" w:sz="4" w:space="0"/>
            </w:tcBorders>
            <w:vAlign w:val="bottom"/>
          </w:tcPr>
          <w:p w:rsidRPr="00302F0C" w:rsidR="00E44B6D" w:rsidP="00E44B6D" w:rsidRDefault="00E44B6D" w14:paraId="66A7D9A1" w14:textId="77777777">
            <w:pPr>
              <w:spacing w:after="0" w:line="240" w:lineRule="auto"/>
              <w:rPr>
                <w:ins w:author="Akshay Raveendran" w:date="2025-07-21T00:12:00Z" w16du:dateUtc="2025-07-20T20:12:00Z" w:id="3814"/>
                <w:rFonts w:ascii="Arial" w:hAnsi="Arial" w:cs="Arial"/>
                <w:b/>
                <w:bCs/>
                <w:color w:val="000000"/>
                <w:sz w:val="22"/>
                <w:szCs w:val="22"/>
              </w:rPr>
            </w:pPr>
            <w:ins w:author="Akshay Raveendran" w:date="2025-07-21T00:12:00Z" w16du:dateUtc="2025-07-20T20:12:00Z" w:id="3815">
              <w:r w:rsidRPr="00302F0C">
                <w:rPr>
                  <w:rFonts w:ascii="Arial" w:hAnsi="Arial" w:cs="Arial"/>
                  <w:b/>
                  <w:bCs/>
                  <w:color w:val="000000"/>
                  <w:sz w:val="22"/>
                  <w:szCs w:val="22"/>
                </w:rPr>
                <w:t>Stage 2</w:t>
              </w:r>
            </w:ins>
          </w:p>
        </w:tc>
        <w:tc>
          <w:tcPr>
            <w:tcW w:w="2162" w:type="dxa"/>
            <w:gridSpan w:val="2"/>
            <w:tcBorders>
              <w:top w:val="single" w:color="auto" w:sz="4" w:space="0"/>
              <w:left w:val="nil"/>
              <w:bottom w:val="single" w:color="auto" w:sz="4" w:space="0"/>
              <w:right w:val="single" w:color="auto" w:sz="4" w:space="0"/>
            </w:tcBorders>
            <w:vAlign w:val="bottom"/>
          </w:tcPr>
          <w:p w:rsidRPr="00302F0C" w:rsidR="00E44B6D" w:rsidP="00E44B6D" w:rsidRDefault="00E44B6D" w14:paraId="5054D4DF" w14:textId="77777777">
            <w:pPr>
              <w:spacing w:after="0" w:line="240" w:lineRule="auto"/>
              <w:rPr>
                <w:ins w:author="Akshay Raveendran" w:date="2025-07-21T00:12:00Z" w16du:dateUtc="2025-07-20T20:12:00Z" w:id="3816"/>
                <w:rFonts w:ascii="Arial" w:hAnsi="Arial" w:cs="Arial"/>
                <w:color w:val="000000"/>
                <w:sz w:val="22"/>
                <w:szCs w:val="22"/>
              </w:rPr>
            </w:pPr>
          </w:p>
        </w:tc>
        <w:tc>
          <w:tcPr>
            <w:tcW w:w="4632" w:type="dxa"/>
            <w:gridSpan w:val="2"/>
            <w:tcBorders>
              <w:top w:val="single" w:color="auto" w:sz="4" w:space="0"/>
              <w:left w:val="nil"/>
              <w:bottom w:val="single" w:color="auto" w:sz="4" w:space="0"/>
              <w:right w:val="single" w:color="auto" w:sz="4" w:space="0"/>
            </w:tcBorders>
            <w:vAlign w:val="bottom"/>
          </w:tcPr>
          <w:p w:rsidRPr="00302F0C" w:rsidR="00E44B6D" w:rsidDel="00BE45AC" w:rsidP="00E44B6D" w:rsidRDefault="00E44B6D" w14:paraId="6177519E" w14:textId="77777777">
            <w:pPr>
              <w:spacing w:after="0" w:line="240" w:lineRule="auto"/>
              <w:rPr>
                <w:ins w:author="Akshay Raveendran" w:date="2025-07-21T00:12:00Z" w16du:dateUtc="2025-07-20T20:12:00Z" w:id="3817"/>
                <w:rFonts w:ascii="Arial" w:hAnsi="Arial" w:eastAsia="Times New Roman" w:cs="Arial"/>
                <w:color w:val="000000"/>
                <w:sz w:val="22"/>
                <w:szCs w:val="22"/>
                <w:lang w:eastAsia="en-GB"/>
              </w:rPr>
            </w:pPr>
          </w:p>
        </w:tc>
      </w:tr>
      <w:tr w:rsidRPr="00302F0C" w:rsidR="00E44B6D" w:rsidTr="00603D95" w14:paraId="2735F2C0" w14:textId="77777777">
        <w:trPr>
          <w:trHeight w:val="290"/>
          <w:ins w:author="Akshay Raveendran" w:date="2025-07-21T00:12:00Z" w:id="3818"/>
        </w:trPr>
        <w:tc>
          <w:tcPr>
            <w:tcW w:w="3098" w:type="dxa"/>
            <w:tcBorders>
              <w:top w:val="single" w:color="auto" w:sz="4" w:space="0"/>
              <w:left w:val="single" w:color="auto" w:sz="4" w:space="0"/>
              <w:bottom w:val="single" w:color="auto" w:sz="4" w:space="0"/>
              <w:right w:val="single" w:color="auto" w:sz="4" w:space="0"/>
            </w:tcBorders>
            <w:vAlign w:val="bottom"/>
          </w:tcPr>
          <w:p w:rsidRPr="00302F0C" w:rsidR="00E44B6D" w:rsidP="00E44B6D" w:rsidRDefault="00E44B6D" w14:paraId="701A173E" w14:textId="77777777">
            <w:pPr>
              <w:spacing w:after="0" w:line="240" w:lineRule="auto"/>
              <w:rPr>
                <w:ins w:author="Akshay Raveendran" w:date="2025-07-21T00:12:00Z" w16du:dateUtc="2025-07-20T20:12:00Z" w:id="3819"/>
                <w:rFonts w:ascii="Arial" w:hAnsi="Arial" w:cs="Arial"/>
                <w:b/>
                <w:color w:val="000000"/>
                <w:sz w:val="22"/>
                <w:szCs w:val="22"/>
              </w:rPr>
            </w:pPr>
            <w:ins w:author="Akshay Raveendran" w:date="2025-07-21T00:12:00Z" w16du:dateUtc="2025-07-20T20:12:00Z" w:id="3820">
              <w:r w:rsidRPr="00302F0C">
                <w:rPr>
                  <w:rFonts w:ascii="Arial" w:hAnsi="Arial" w:eastAsia="Times New Roman" w:cs="Arial"/>
                  <w:color w:val="000000"/>
                  <w:sz w:val="22"/>
                  <w:szCs w:val="22"/>
                  <w:lang w:eastAsia="en-GB"/>
                </w:rPr>
                <w:t>CC Reference Number</w:t>
              </w:r>
              <w:r w:rsidRPr="00302F0C">
                <w:rPr>
                  <w:rFonts w:ascii="Arial" w:hAnsi="Arial" w:eastAsia="Times New Roman" w:cs="Arial"/>
                  <w:color w:val="FF0000"/>
                  <w:sz w:val="22"/>
                  <w:szCs w:val="22"/>
                  <w:lang w:eastAsia="en-GB"/>
                </w:rPr>
                <w:t>*</w:t>
              </w:r>
            </w:ins>
          </w:p>
        </w:tc>
        <w:tc>
          <w:tcPr>
            <w:tcW w:w="2162" w:type="dxa"/>
            <w:gridSpan w:val="2"/>
            <w:tcBorders>
              <w:top w:val="single" w:color="auto" w:sz="4" w:space="0"/>
              <w:left w:val="nil"/>
              <w:bottom w:val="single" w:color="auto" w:sz="4" w:space="0"/>
              <w:right w:val="single" w:color="auto" w:sz="4" w:space="0"/>
            </w:tcBorders>
            <w:vAlign w:val="bottom"/>
          </w:tcPr>
          <w:p w:rsidRPr="00302F0C" w:rsidR="00E44B6D" w:rsidP="00E44B6D" w:rsidRDefault="00E44B6D" w14:paraId="33FA9F95" w14:textId="77777777">
            <w:pPr>
              <w:spacing w:after="0" w:line="240" w:lineRule="auto"/>
              <w:rPr>
                <w:ins w:author="Akshay Raveendran" w:date="2025-07-21T00:12:00Z" w16du:dateUtc="2025-07-20T20:12:00Z" w:id="3821"/>
                <w:rFonts w:ascii="Arial" w:hAnsi="Arial" w:cs="Arial"/>
                <w:color w:val="000000"/>
                <w:sz w:val="22"/>
                <w:szCs w:val="22"/>
              </w:rPr>
            </w:pPr>
            <w:ins w:author="Akshay Raveendran" w:date="2025-07-21T00:12:00Z" w16du:dateUtc="2025-07-20T20:12:00Z" w:id="3822">
              <w:r w:rsidRPr="00302F0C">
                <w:rPr>
                  <w:rFonts w:ascii="Arial" w:hAnsi="Arial" w:eastAsia="Times New Roman" w:cs="Arial"/>
                  <w:color w:val="000000"/>
                  <w:sz w:val="22"/>
                  <w:szCs w:val="22"/>
                  <w:lang w:eastAsia="en-GB"/>
                </w:rPr>
                <w:t>Auto generated</w:t>
              </w:r>
            </w:ins>
          </w:p>
        </w:tc>
        <w:tc>
          <w:tcPr>
            <w:tcW w:w="4632" w:type="dxa"/>
            <w:gridSpan w:val="2"/>
            <w:tcBorders>
              <w:top w:val="single" w:color="auto" w:sz="4" w:space="0"/>
              <w:left w:val="nil"/>
              <w:bottom w:val="single" w:color="auto" w:sz="4" w:space="0"/>
              <w:right w:val="single" w:color="auto" w:sz="4" w:space="0"/>
            </w:tcBorders>
            <w:vAlign w:val="bottom"/>
          </w:tcPr>
          <w:p w:rsidRPr="00302F0C" w:rsidR="00E44B6D" w:rsidP="00E44B6D" w:rsidRDefault="00E44B6D" w14:paraId="30C8ECEC" w14:textId="77777777">
            <w:pPr>
              <w:spacing w:after="0" w:line="240" w:lineRule="auto"/>
              <w:rPr>
                <w:ins w:author="Akshay Raveendran" w:date="2025-07-21T00:12:00Z" w16du:dateUtc="2025-07-20T20:12:00Z" w:id="3823"/>
                <w:rFonts w:ascii="Arial" w:hAnsi="Arial" w:cs="Arial"/>
                <w:color w:val="000000"/>
                <w:sz w:val="22"/>
                <w:szCs w:val="22"/>
              </w:rPr>
            </w:pPr>
            <w:ins w:author="Akshay Raveendran" w:date="2025-07-21T00:12:00Z" w16du:dateUtc="2025-07-20T20:12:00Z" w:id="3824">
              <w:r w:rsidRPr="00302F0C">
                <w:rPr>
                  <w:rFonts w:ascii="Arial" w:hAnsi="Arial" w:eastAsia="Times New Roman" w:cs="Arial"/>
                  <w:color w:val="000000"/>
                  <w:sz w:val="22"/>
                  <w:szCs w:val="22"/>
                  <w:lang w:eastAsia="en-GB"/>
                </w:rPr>
                <w:t>System-generated unique ID (read-only)</w:t>
              </w:r>
            </w:ins>
          </w:p>
        </w:tc>
      </w:tr>
      <w:tr w:rsidRPr="00302F0C" w:rsidR="00E44B6D" w:rsidTr="00603D95" w14:paraId="13570DA7" w14:textId="77777777">
        <w:trPr>
          <w:trHeight w:val="290"/>
          <w:ins w:author="Akshay Raveendran" w:date="2025-07-21T00:12:00Z" w:id="3825"/>
        </w:trPr>
        <w:tc>
          <w:tcPr>
            <w:tcW w:w="3098" w:type="dxa"/>
            <w:tcBorders>
              <w:top w:val="single" w:color="auto" w:sz="4" w:space="0"/>
              <w:left w:val="single" w:color="auto" w:sz="4" w:space="0"/>
              <w:bottom w:val="single" w:color="auto" w:sz="4" w:space="0"/>
              <w:right w:val="single" w:color="auto" w:sz="4" w:space="0"/>
            </w:tcBorders>
            <w:vAlign w:val="bottom"/>
          </w:tcPr>
          <w:p w:rsidRPr="00302F0C" w:rsidR="00E44B6D" w:rsidP="00E44B6D" w:rsidRDefault="00E44B6D" w14:paraId="5BAE817F" w14:textId="77777777">
            <w:pPr>
              <w:spacing w:after="0" w:line="240" w:lineRule="auto"/>
              <w:rPr>
                <w:ins w:author="Akshay Raveendran" w:date="2025-07-21T00:12:00Z" w16du:dateUtc="2025-07-20T20:12:00Z" w:id="3826"/>
                <w:rFonts w:ascii="Arial" w:hAnsi="Arial" w:cs="Arial"/>
                <w:color w:val="000000"/>
                <w:sz w:val="22"/>
                <w:szCs w:val="22"/>
              </w:rPr>
            </w:pPr>
            <w:ins w:author="Akshay Raveendran" w:date="2025-07-21T00:12:00Z" w16du:dateUtc="2025-07-20T20:12:00Z" w:id="3827">
              <w:r w:rsidRPr="00302F0C">
                <w:rPr>
                  <w:rFonts w:ascii="Arial" w:hAnsi="Arial" w:eastAsia="Times New Roman" w:cs="Arial"/>
                  <w:color w:val="000000"/>
                  <w:sz w:val="22"/>
                  <w:szCs w:val="22"/>
                  <w:lang w:eastAsia="en-GB"/>
                </w:rPr>
                <w:t>Request Reference Number</w:t>
              </w:r>
              <w:r w:rsidRPr="00302F0C">
                <w:rPr>
                  <w:rFonts w:ascii="Arial" w:hAnsi="Arial" w:eastAsia="Times New Roman" w:cs="Arial"/>
                  <w:color w:val="FF0000"/>
                  <w:sz w:val="22"/>
                  <w:szCs w:val="22"/>
                  <w:lang w:eastAsia="en-GB"/>
                </w:rPr>
                <w:t>*</w:t>
              </w:r>
            </w:ins>
          </w:p>
        </w:tc>
        <w:tc>
          <w:tcPr>
            <w:tcW w:w="2162" w:type="dxa"/>
            <w:gridSpan w:val="2"/>
            <w:tcBorders>
              <w:top w:val="single" w:color="auto" w:sz="4" w:space="0"/>
              <w:left w:val="nil"/>
              <w:bottom w:val="single" w:color="auto" w:sz="4" w:space="0"/>
              <w:right w:val="single" w:color="auto" w:sz="4" w:space="0"/>
            </w:tcBorders>
            <w:vAlign w:val="bottom"/>
          </w:tcPr>
          <w:p w:rsidRPr="00302F0C" w:rsidR="00E44B6D" w:rsidP="00E44B6D" w:rsidRDefault="00E44B6D" w14:paraId="50AAC57E" w14:textId="77777777">
            <w:pPr>
              <w:spacing w:after="0" w:line="240" w:lineRule="auto"/>
              <w:rPr>
                <w:ins w:author="Akshay Raveendran" w:date="2025-07-21T00:12:00Z" w16du:dateUtc="2025-07-20T20:12:00Z" w:id="3828"/>
                <w:rFonts w:ascii="Arial" w:hAnsi="Arial" w:cs="Arial"/>
                <w:color w:val="000000"/>
                <w:sz w:val="22"/>
                <w:szCs w:val="22"/>
              </w:rPr>
            </w:pPr>
            <w:ins w:author="Akshay Raveendran" w:date="2025-07-21T00:12:00Z" w16du:dateUtc="2025-07-20T20:12:00Z" w:id="3829">
              <w:r w:rsidRPr="00302F0C">
                <w:rPr>
                  <w:rFonts w:ascii="Arial" w:hAnsi="Arial" w:eastAsia="Times New Roman" w:cs="Arial"/>
                  <w:color w:val="000000"/>
                  <w:sz w:val="22"/>
                  <w:szCs w:val="22"/>
                  <w:lang w:eastAsia="en-GB"/>
                </w:rPr>
                <w:t>Auto populated from Insurance Request reference number</w:t>
              </w:r>
            </w:ins>
          </w:p>
        </w:tc>
        <w:tc>
          <w:tcPr>
            <w:tcW w:w="4632" w:type="dxa"/>
            <w:gridSpan w:val="2"/>
            <w:tcBorders>
              <w:top w:val="single" w:color="auto" w:sz="4" w:space="0"/>
              <w:left w:val="nil"/>
              <w:bottom w:val="single" w:color="auto" w:sz="4" w:space="0"/>
              <w:right w:val="single" w:color="auto" w:sz="4" w:space="0"/>
            </w:tcBorders>
            <w:vAlign w:val="bottom"/>
          </w:tcPr>
          <w:p w:rsidRPr="00302F0C" w:rsidR="00E44B6D" w:rsidP="00E44B6D" w:rsidRDefault="00E44B6D" w14:paraId="4267633E" w14:textId="77777777">
            <w:pPr>
              <w:spacing w:after="0" w:line="240" w:lineRule="auto"/>
              <w:rPr>
                <w:ins w:author="Akshay Raveendran" w:date="2025-07-21T00:12:00Z" w16du:dateUtc="2025-07-20T20:12:00Z" w:id="3830"/>
                <w:rFonts w:ascii="Arial" w:hAnsi="Arial" w:cs="Arial"/>
                <w:color w:val="000000"/>
                <w:sz w:val="22"/>
                <w:szCs w:val="22"/>
              </w:rPr>
            </w:pPr>
          </w:p>
        </w:tc>
      </w:tr>
      <w:tr w:rsidRPr="00302F0C" w:rsidR="00E44B6D" w:rsidTr="00603D95" w14:paraId="0B9A1C1A" w14:textId="77777777">
        <w:trPr>
          <w:trHeight w:val="290"/>
          <w:ins w:author="Akshay Raveendran" w:date="2025-07-21T00:12:00Z" w:id="3831"/>
        </w:trPr>
        <w:tc>
          <w:tcPr>
            <w:tcW w:w="3098" w:type="dxa"/>
            <w:tcBorders>
              <w:top w:val="single" w:color="auto" w:sz="4" w:space="0"/>
              <w:left w:val="single" w:color="auto" w:sz="4" w:space="0"/>
              <w:bottom w:val="single" w:color="auto" w:sz="4" w:space="0"/>
              <w:right w:val="single" w:color="auto" w:sz="4" w:space="0"/>
            </w:tcBorders>
            <w:vAlign w:val="bottom"/>
          </w:tcPr>
          <w:p w:rsidRPr="00302F0C" w:rsidR="00E44B6D" w:rsidP="00E44B6D" w:rsidRDefault="00E44B6D" w14:paraId="0DB38821" w14:textId="77777777">
            <w:pPr>
              <w:spacing w:after="0" w:line="240" w:lineRule="auto"/>
              <w:rPr>
                <w:ins w:author="Akshay Raveendran" w:date="2025-07-21T00:12:00Z" w16du:dateUtc="2025-07-20T20:12:00Z" w:id="3832"/>
                <w:rFonts w:ascii="Arial" w:hAnsi="Arial" w:cs="Arial"/>
                <w:color w:val="000000"/>
                <w:sz w:val="22"/>
                <w:szCs w:val="22"/>
              </w:rPr>
            </w:pPr>
            <w:ins w:author="Akshay Raveendran" w:date="2025-07-21T00:12:00Z" w16du:dateUtc="2025-07-20T20:12:00Z" w:id="3833">
              <w:r w:rsidRPr="00302F0C">
                <w:rPr>
                  <w:rFonts w:ascii="Arial" w:hAnsi="Arial" w:eastAsia="Times New Roman" w:cs="Arial"/>
                  <w:color w:val="000000"/>
                  <w:sz w:val="22"/>
                  <w:szCs w:val="22"/>
                  <w:lang w:eastAsia="en-GB"/>
                </w:rPr>
                <w:t>Date</w:t>
              </w:r>
              <w:r w:rsidRPr="00302F0C">
                <w:rPr>
                  <w:rFonts w:ascii="Arial" w:hAnsi="Arial" w:eastAsia="Times New Roman" w:cs="Arial"/>
                  <w:color w:val="FF0000"/>
                  <w:sz w:val="22"/>
                  <w:szCs w:val="22"/>
                  <w:lang w:eastAsia="en-GB"/>
                </w:rPr>
                <w:t>*</w:t>
              </w:r>
            </w:ins>
          </w:p>
        </w:tc>
        <w:tc>
          <w:tcPr>
            <w:tcW w:w="2162" w:type="dxa"/>
            <w:gridSpan w:val="2"/>
            <w:tcBorders>
              <w:top w:val="single" w:color="auto" w:sz="4" w:space="0"/>
              <w:left w:val="nil"/>
              <w:bottom w:val="single" w:color="auto" w:sz="4" w:space="0"/>
              <w:right w:val="single" w:color="auto" w:sz="4" w:space="0"/>
            </w:tcBorders>
            <w:vAlign w:val="bottom"/>
          </w:tcPr>
          <w:p w:rsidRPr="00302F0C" w:rsidR="00E44B6D" w:rsidP="00E44B6D" w:rsidRDefault="00E44B6D" w14:paraId="3B79FFE7" w14:textId="77777777">
            <w:pPr>
              <w:spacing w:after="0" w:line="240" w:lineRule="auto"/>
              <w:rPr>
                <w:ins w:author="Akshay Raveendran" w:date="2025-07-21T00:12:00Z" w16du:dateUtc="2025-07-20T20:12:00Z" w:id="3834"/>
                <w:rFonts w:ascii="Arial" w:hAnsi="Arial" w:cs="Arial"/>
                <w:color w:val="000000"/>
                <w:sz w:val="22"/>
                <w:szCs w:val="22"/>
              </w:rPr>
            </w:pPr>
            <w:ins w:author="Akshay Raveendran" w:date="2025-07-21T00:12:00Z" w16du:dateUtc="2025-07-20T20:12:00Z" w:id="3835">
              <w:r w:rsidRPr="00302F0C">
                <w:rPr>
                  <w:rFonts w:ascii="Arial" w:hAnsi="Arial" w:eastAsia="Times New Roman" w:cs="Arial"/>
                  <w:color w:val="000000"/>
                  <w:sz w:val="22"/>
                  <w:szCs w:val="22"/>
                  <w:lang w:eastAsia="en-GB"/>
                </w:rPr>
                <w:t>(Auto-filled Today's Date)</w:t>
              </w:r>
            </w:ins>
          </w:p>
        </w:tc>
        <w:tc>
          <w:tcPr>
            <w:tcW w:w="4632" w:type="dxa"/>
            <w:gridSpan w:val="2"/>
            <w:tcBorders>
              <w:top w:val="single" w:color="auto" w:sz="4" w:space="0"/>
              <w:left w:val="nil"/>
              <w:bottom w:val="single" w:color="auto" w:sz="4" w:space="0"/>
              <w:right w:val="single" w:color="auto" w:sz="4" w:space="0"/>
            </w:tcBorders>
            <w:vAlign w:val="bottom"/>
          </w:tcPr>
          <w:p w:rsidRPr="00302F0C" w:rsidR="00E44B6D" w:rsidP="00E44B6D" w:rsidRDefault="00E44B6D" w14:paraId="525B174F" w14:textId="77777777">
            <w:pPr>
              <w:spacing w:after="0" w:line="240" w:lineRule="auto"/>
              <w:rPr>
                <w:ins w:author="Akshay Raveendran" w:date="2025-07-21T00:12:00Z" w16du:dateUtc="2025-07-20T20:12:00Z" w:id="3836"/>
                <w:rFonts w:ascii="Arial" w:hAnsi="Arial" w:cs="Arial"/>
                <w:color w:val="000000"/>
                <w:sz w:val="22"/>
                <w:szCs w:val="22"/>
              </w:rPr>
            </w:pPr>
            <w:ins w:author="Akshay Raveendran" w:date="2025-07-21T00:12:00Z" w16du:dateUtc="2025-07-20T20:12:00Z" w:id="3837">
              <w:r w:rsidRPr="00302F0C">
                <w:rPr>
                  <w:rFonts w:ascii="Arial" w:hAnsi="Arial" w:eastAsia="Times New Roman" w:cs="Arial"/>
                  <w:color w:val="000000"/>
                  <w:sz w:val="22"/>
                  <w:szCs w:val="22"/>
                  <w:lang w:eastAsia="en-GB"/>
                </w:rPr>
                <w:t> </w:t>
              </w:r>
            </w:ins>
          </w:p>
        </w:tc>
      </w:tr>
      <w:tr w:rsidRPr="00302F0C" w:rsidR="00E44B6D" w:rsidTr="00603D95" w14:paraId="72D62CE8" w14:textId="77777777">
        <w:trPr>
          <w:trHeight w:val="290"/>
          <w:ins w:author="Akshay Raveendran" w:date="2025-07-21T00:12:00Z" w:id="3838"/>
        </w:trPr>
        <w:tc>
          <w:tcPr>
            <w:tcW w:w="3098" w:type="dxa"/>
            <w:tcBorders>
              <w:top w:val="single" w:color="auto" w:sz="4" w:space="0"/>
              <w:left w:val="single" w:color="auto" w:sz="4" w:space="0"/>
              <w:bottom w:val="single" w:color="auto" w:sz="4" w:space="0"/>
              <w:right w:val="single" w:color="auto" w:sz="4" w:space="0"/>
            </w:tcBorders>
            <w:vAlign w:val="center"/>
          </w:tcPr>
          <w:p w:rsidRPr="00302F0C" w:rsidR="00E44B6D" w:rsidP="00E44B6D" w:rsidRDefault="00E44B6D" w14:paraId="3234C23A" w14:textId="77777777">
            <w:pPr>
              <w:spacing w:after="0" w:line="240" w:lineRule="auto"/>
              <w:rPr>
                <w:ins w:author="Akshay Raveendran" w:date="2025-07-21T00:12:00Z" w16du:dateUtc="2025-07-20T20:12:00Z" w:id="3839"/>
                <w:rFonts w:ascii="Arial" w:hAnsi="Arial" w:eastAsia="Times New Roman" w:cs="Arial"/>
                <w:color w:val="000000"/>
                <w:sz w:val="22"/>
                <w:szCs w:val="22"/>
                <w:lang w:eastAsia="en-GB"/>
              </w:rPr>
            </w:pPr>
            <w:ins w:author="Akshay Raveendran" w:date="2025-07-21T00:12:00Z" w16du:dateUtc="2025-07-20T20:12:00Z" w:id="3840">
              <w:r w:rsidRPr="00302F0C">
                <w:rPr>
                  <w:rFonts w:ascii="Arial" w:hAnsi="Arial" w:eastAsia="Times New Roman" w:cs="Arial"/>
                  <w:color w:val="000000"/>
                  <w:sz w:val="22"/>
                  <w:szCs w:val="22"/>
                  <w:lang w:eastAsia="en-GB"/>
                </w:rPr>
                <w:t>Business</w:t>
              </w:r>
              <w:r w:rsidRPr="00302F0C">
                <w:rPr>
                  <w:rFonts w:ascii="Arial" w:hAnsi="Arial" w:eastAsia="Times New Roman" w:cs="Arial"/>
                  <w:color w:val="FF0000"/>
                  <w:sz w:val="22"/>
                  <w:szCs w:val="22"/>
                  <w:lang w:eastAsia="en-GB"/>
                </w:rPr>
                <w:t>*</w:t>
              </w:r>
            </w:ins>
          </w:p>
        </w:tc>
        <w:tc>
          <w:tcPr>
            <w:tcW w:w="2162" w:type="dxa"/>
            <w:gridSpan w:val="2"/>
            <w:tcBorders>
              <w:top w:val="single" w:color="auto" w:sz="4" w:space="0"/>
              <w:left w:val="nil"/>
              <w:bottom w:val="single" w:color="auto" w:sz="4" w:space="0"/>
              <w:right w:val="single" w:color="auto" w:sz="4" w:space="0"/>
            </w:tcBorders>
            <w:vAlign w:val="center"/>
          </w:tcPr>
          <w:p w:rsidRPr="00302F0C" w:rsidR="00E44B6D" w:rsidP="00E44B6D" w:rsidRDefault="00E44B6D" w14:paraId="2D0BE810" w14:textId="77777777">
            <w:pPr>
              <w:spacing w:after="0" w:line="240" w:lineRule="auto"/>
              <w:rPr>
                <w:ins w:author="Akshay Raveendran" w:date="2025-07-21T00:12:00Z" w16du:dateUtc="2025-07-20T20:12:00Z" w:id="3841"/>
                <w:rFonts w:ascii="Arial" w:hAnsi="Arial" w:eastAsia="Times New Roman" w:cs="Arial"/>
                <w:color w:val="000000"/>
                <w:sz w:val="22"/>
                <w:szCs w:val="22"/>
                <w:lang w:eastAsia="en-GB"/>
              </w:rPr>
            </w:pPr>
            <w:ins w:author="Akshay Raveendran" w:date="2025-07-21T00:12:00Z" w16du:dateUtc="2025-07-20T20:12:00Z" w:id="3842">
              <w:r w:rsidRPr="00302F0C">
                <w:rPr>
                  <w:rFonts w:ascii="Arial" w:hAnsi="Arial" w:eastAsia="Times New Roman" w:cs="Arial"/>
                  <w:color w:val="000000"/>
                  <w:sz w:val="22"/>
                  <w:szCs w:val="22"/>
                  <w:lang w:eastAsia="en-GB"/>
                </w:rPr>
                <w:t>Auto populated from Insurance Request reference number</w:t>
              </w:r>
            </w:ins>
          </w:p>
        </w:tc>
        <w:tc>
          <w:tcPr>
            <w:tcW w:w="4632" w:type="dxa"/>
            <w:gridSpan w:val="2"/>
            <w:tcBorders>
              <w:top w:val="single" w:color="auto" w:sz="4" w:space="0"/>
              <w:left w:val="nil"/>
              <w:bottom w:val="single" w:color="auto" w:sz="4" w:space="0"/>
              <w:right w:val="single" w:color="auto" w:sz="4" w:space="0"/>
            </w:tcBorders>
            <w:vAlign w:val="center"/>
          </w:tcPr>
          <w:p w:rsidRPr="00302F0C" w:rsidR="00E44B6D" w:rsidP="00E44B6D" w:rsidRDefault="00E44B6D" w14:paraId="3CD2821B" w14:textId="77777777">
            <w:pPr>
              <w:spacing w:after="0" w:line="240" w:lineRule="auto"/>
              <w:rPr>
                <w:ins w:author="Akshay Raveendran" w:date="2025-07-21T00:12:00Z" w16du:dateUtc="2025-07-20T20:12:00Z" w:id="3843"/>
                <w:rFonts w:ascii="Arial" w:hAnsi="Arial" w:eastAsia="Times New Roman" w:cs="Arial"/>
                <w:color w:val="000000"/>
                <w:sz w:val="22"/>
                <w:szCs w:val="22"/>
                <w:lang w:eastAsia="en-GB"/>
              </w:rPr>
            </w:pPr>
          </w:p>
        </w:tc>
      </w:tr>
      <w:tr w:rsidRPr="00302F0C" w:rsidR="00E44B6D" w:rsidTr="00603D95" w14:paraId="631B416C" w14:textId="77777777">
        <w:trPr>
          <w:trHeight w:val="290"/>
          <w:ins w:author="Akshay Raveendran" w:date="2025-07-21T00:12:00Z" w:id="3844"/>
        </w:trPr>
        <w:tc>
          <w:tcPr>
            <w:tcW w:w="3098" w:type="dxa"/>
            <w:tcBorders>
              <w:top w:val="single" w:color="auto" w:sz="4" w:space="0"/>
              <w:left w:val="single" w:color="auto" w:sz="4" w:space="0"/>
              <w:bottom w:val="single" w:color="auto" w:sz="4" w:space="0"/>
              <w:right w:val="single" w:color="auto" w:sz="4" w:space="0"/>
            </w:tcBorders>
            <w:vAlign w:val="bottom"/>
          </w:tcPr>
          <w:p w:rsidRPr="00302F0C" w:rsidR="00E44B6D" w:rsidP="00E44B6D" w:rsidRDefault="00E44B6D" w14:paraId="1D85BE17" w14:textId="77777777">
            <w:pPr>
              <w:spacing w:after="0" w:line="240" w:lineRule="auto"/>
              <w:rPr>
                <w:ins w:author="Akshay Raveendran" w:date="2025-07-21T00:12:00Z" w16du:dateUtc="2025-07-20T20:12:00Z" w:id="3845"/>
                <w:rFonts w:ascii="Arial" w:hAnsi="Arial" w:eastAsia="Times New Roman" w:cs="Arial"/>
                <w:color w:val="000000"/>
                <w:sz w:val="22"/>
                <w:szCs w:val="22"/>
                <w:lang w:eastAsia="en-GB"/>
              </w:rPr>
            </w:pPr>
            <w:ins w:author="Akshay Raveendran" w:date="2025-07-21T00:12:00Z" w16du:dateUtc="2025-07-20T20:12:00Z" w:id="3846">
              <w:r w:rsidRPr="00302F0C">
                <w:rPr>
                  <w:rFonts w:ascii="Arial" w:hAnsi="Arial" w:cs="Arial"/>
                  <w:color w:val="000000"/>
                  <w:sz w:val="22"/>
                  <w:szCs w:val="22"/>
                </w:rPr>
                <w:t>No. of Vendor Bids Received</w:t>
              </w:r>
              <w:r w:rsidRPr="00302F0C">
                <w:rPr>
                  <w:rFonts w:ascii="Arial" w:hAnsi="Arial" w:cs="Arial"/>
                  <w:color w:val="FF0000"/>
                  <w:sz w:val="22"/>
                  <w:szCs w:val="22"/>
                </w:rPr>
                <w:t>*</w:t>
              </w:r>
              <w:commentRangeStart w:id="3847"/>
              <w:commentRangeEnd w:id="3847"/>
              <w:r w:rsidRPr="00302F0C">
                <w:rPr>
                  <w:rStyle w:val="CommentReference"/>
                  <w:rFonts w:ascii="Arial" w:hAnsi="Arial" w:eastAsia="Times New Roman" w:cs="Arial"/>
                  <w:color w:val="000000"/>
                  <w:sz w:val="22"/>
                  <w:szCs w:val="22"/>
                  <w:lang w:eastAsia="en-GB"/>
                </w:rPr>
                <w:commentReference w:id="3847"/>
              </w:r>
              <w:commentRangeStart w:id="3848"/>
              <w:commentRangeEnd w:id="3848"/>
              <w:r w:rsidRPr="00302F0C">
                <w:rPr>
                  <w:rStyle w:val="CommentReference"/>
                  <w:rFonts w:ascii="Arial" w:hAnsi="Arial" w:eastAsia="Times New Roman" w:cs="Arial"/>
                  <w:color w:val="000000"/>
                  <w:sz w:val="22"/>
                  <w:szCs w:val="22"/>
                  <w:lang w:eastAsia="en-GB"/>
                </w:rPr>
                <w:commentReference w:id="3848"/>
              </w:r>
            </w:ins>
          </w:p>
        </w:tc>
        <w:tc>
          <w:tcPr>
            <w:tcW w:w="2162" w:type="dxa"/>
            <w:gridSpan w:val="2"/>
            <w:tcBorders>
              <w:top w:val="single" w:color="auto" w:sz="4" w:space="0"/>
              <w:left w:val="nil"/>
              <w:bottom w:val="single" w:color="auto" w:sz="4" w:space="0"/>
              <w:right w:val="single" w:color="auto" w:sz="4" w:space="0"/>
            </w:tcBorders>
            <w:vAlign w:val="bottom"/>
          </w:tcPr>
          <w:p w:rsidRPr="00302F0C" w:rsidR="00E44B6D" w:rsidP="00E44B6D" w:rsidRDefault="00E44B6D" w14:paraId="2EDA2AEF" w14:textId="77777777">
            <w:pPr>
              <w:spacing w:after="0" w:line="240" w:lineRule="auto"/>
              <w:rPr>
                <w:ins w:author="Akshay Raveendran" w:date="2025-07-21T00:12:00Z" w16du:dateUtc="2025-07-20T20:12:00Z" w:id="3849"/>
                <w:rFonts w:ascii="Arial" w:hAnsi="Arial" w:eastAsia="Times New Roman" w:cs="Arial"/>
                <w:color w:val="000000"/>
                <w:sz w:val="22"/>
                <w:szCs w:val="22"/>
                <w:lang w:eastAsia="en-GB"/>
              </w:rPr>
            </w:pPr>
            <w:ins w:author="Akshay Raveendran" w:date="2025-07-21T00:12:00Z" w16du:dateUtc="2025-07-20T20:12:00Z" w:id="3850">
              <w:r w:rsidRPr="00302F0C">
                <w:rPr>
                  <w:rFonts w:ascii="Arial" w:hAnsi="Arial" w:eastAsia="Times New Roman" w:cs="Arial"/>
                  <w:color w:val="000000"/>
                  <w:sz w:val="22"/>
                  <w:szCs w:val="22"/>
                  <w:lang w:eastAsia="en-GB"/>
                </w:rPr>
                <w:t>Autopopulated from stage 1</w:t>
              </w:r>
            </w:ins>
          </w:p>
        </w:tc>
        <w:tc>
          <w:tcPr>
            <w:tcW w:w="4632" w:type="dxa"/>
            <w:gridSpan w:val="2"/>
            <w:tcBorders>
              <w:top w:val="single" w:color="auto" w:sz="4" w:space="0"/>
              <w:left w:val="nil"/>
              <w:bottom w:val="single" w:color="auto" w:sz="4" w:space="0"/>
              <w:right w:val="single" w:color="auto" w:sz="4" w:space="0"/>
            </w:tcBorders>
            <w:vAlign w:val="bottom"/>
          </w:tcPr>
          <w:p w:rsidRPr="00302F0C" w:rsidR="00E44B6D" w:rsidP="00E44B6D" w:rsidRDefault="00E44B6D" w14:paraId="02ADDD9B" w14:textId="77777777">
            <w:pPr>
              <w:spacing w:after="0" w:line="240" w:lineRule="auto"/>
              <w:rPr>
                <w:ins w:author="Akshay Raveendran" w:date="2025-07-21T00:12:00Z" w16du:dateUtc="2025-07-20T20:12:00Z" w:id="3851"/>
                <w:rStyle w:val="CommentReference"/>
                <w:rFonts w:ascii="Arial" w:hAnsi="Arial" w:eastAsia="Times New Roman" w:cs="Arial"/>
                <w:color w:val="000000"/>
                <w:sz w:val="22"/>
                <w:szCs w:val="22"/>
                <w:lang w:eastAsia="en-GB"/>
              </w:rPr>
            </w:pPr>
          </w:p>
        </w:tc>
      </w:tr>
      <w:tr w:rsidRPr="00302F0C" w:rsidR="00E44B6D" w:rsidTr="00603D95" w14:paraId="7DDF5A9F" w14:textId="77777777">
        <w:trPr>
          <w:trHeight w:val="290"/>
          <w:ins w:author="Akshay Raveendran" w:date="2025-07-21T00:12:00Z" w:id="3852"/>
        </w:trPr>
        <w:tc>
          <w:tcPr>
            <w:tcW w:w="3098" w:type="dxa"/>
            <w:tcBorders>
              <w:top w:val="single" w:color="auto" w:sz="4" w:space="0"/>
              <w:left w:val="single" w:color="auto" w:sz="4" w:space="0"/>
              <w:bottom w:val="single" w:color="auto" w:sz="4" w:space="0"/>
              <w:right w:val="single" w:color="auto" w:sz="4" w:space="0"/>
            </w:tcBorders>
            <w:vAlign w:val="bottom"/>
          </w:tcPr>
          <w:p w:rsidRPr="00302F0C" w:rsidR="00E44B6D" w:rsidP="00E44B6D" w:rsidRDefault="00E44B6D" w14:paraId="27A9BC55" w14:textId="77777777">
            <w:pPr>
              <w:spacing w:after="0" w:line="240" w:lineRule="auto"/>
              <w:rPr>
                <w:ins w:author="Akshay Raveendran" w:date="2025-07-21T00:12:00Z" w16du:dateUtc="2025-07-20T20:12:00Z" w:id="3853"/>
                <w:rFonts w:ascii="Arial" w:hAnsi="Arial" w:cs="Arial"/>
                <w:color w:val="000000"/>
                <w:sz w:val="22"/>
                <w:szCs w:val="22"/>
              </w:rPr>
            </w:pPr>
            <w:ins w:author="Akshay Raveendran" w:date="2025-07-21T00:12:00Z" w16du:dateUtc="2025-07-20T20:12:00Z" w:id="3854">
              <w:r w:rsidRPr="00302F0C">
                <w:rPr>
                  <w:rFonts w:ascii="Arial" w:hAnsi="Arial" w:cs="Arial"/>
                  <w:color w:val="000000"/>
                  <w:sz w:val="22"/>
                  <w:szCs w:val="22"/>
                </w:rPr>
                <w:t>Cost Comparison Table*</w:t>
              </w:r>
            </w:ins>
          </w:p>
        </w:tc>
        <w:tc>
          <w:tcPr>
            <w:tcW w:w="2162" w:type="dxa"/>
            <w:gridSpan w:val="2"/>
            <w:tcBorders>
              <w:top w:val="single" w:color="auto" w:sz="4" w:space="0"/>
              <w:left w:val="nil"/>
              <w:bottom w:val="single" w:color="auto" w:sz="4" w:space="0"/>
              <w:right w:val="single" w:color="auto" w:sz="4" w:space="0"/>
            </w:tcBorders>
            <w:vAlign w:val="bottom"/>
          </w:tcPr>
          <w:p w:rsidRPr="00302F0C" w:rsidR="00E44B6D" w:rsidP="00E44B6D" w:rsidRDefault="00E44B6D" w14:paraId="35AAC92B" w14:textId="77777777">
            <w:pPr>
              <w:spacing w:after="0" w:line="240" w:lineRule="auto"/>
              <w:rPr>
                <w:ins w:author="Akshay Raveendran" w:date="2025-07-21T00:12:00Z" w16du:dateUtc="2025-07-20T20:12:00Z" w:id="3855"/>
                <w:rFonts w:ascii="Arial" w:hAnsi="Arial" w:eastAsia="Times New Roman" w:cs="Arial"/>
                <w:color w:val="000000"/>
                <w:sz w:val="22"/>
                <w:szCs w:val="22"/>
                <w:lang w:eastAsia="en-GB"/>
              </w:rPr>
            </w:pPr>
            <w:ins w:author="Akshay Raveendran" w:date="2025-07-21T00:12:00Z" w16du:dateUtc="2025-07-20T20:12:00Z" w:id="3856">
              <w:r w:rsidRPr="00302F0C">
                <w:rPr>
                  <w:rFonts w:ascii="Arial" w:hAnsi="Arial" w:eastAsia="Times New Roman" w:cs="Arial"/>
                  <w:color w:val="000000"/>
                  <w:sz w:val="22"/>
                  <w:szCs w:val="22"/>
                  <w:lang w:eastAsia="en-GB"/>
                </w:rPr>
                <w:t>(Dynamic Grid Table) Option to add vendor details as columns and items as rows</w:t>
              </w:r>
            </w:ins>
          </w:p>
        </w:tc>
        <w:tc>
          <w:tcPr>
            <w:tcW w:w="4632" w:type="dxa"/>
            <w:gridSpan w:val="2"/>
            <w:tcBorders>
              <w:top w:val="single" w:color="auto" w:sz="4" w:space="0"/>
              <w:left w:val="nil"/>
              <w:bottom w:val="single" w:color="auto" w:sz="4" w:space="0"/>
              <w:right w:val="single" w:color="auto" w:sz="4" w:space="0"/>
            </w:tcBorders>
            <w:vAlign w:val="bottom"/>
          </w:tcPr>
          <w:p w:rsidRPr="00302F0C" w:rsidR="00E44B6D" w:rsidP="00E44B6D" w:rsidRDefault="00E44B6D" w14:paraId="73F44A9D" w14:textId="77777777">
            <w:pPr>
              <w:spacing w:after="0" w:line="240" w:lineRule="auto"/>
              <w:rPr>
                <w:ins w:author="Akshay Raveendran" w:date="2025-07-21T00:12:00Z" w16du:dateUtc="2025-07-20T20:12:00Z" w:id="3857"/>
                <w:rFonts w:ascii="Arial" w:hAnsi="Arial" w:eastAsia="Times New Roman" w:cs="Arial"/>
                <w:color w:val="000000"/>
                <w:sz w:val="22"/>
                <w:szCs w:val="22"/>
                <w:lang w:eastAsia="en-GB"/>
              </w:rPr>
            </w:pPr>
            <w:ins w:author="Akshay Raveendran" w:date="2025-07-21T00:12:00Z" w16du:dateUtc="2025-07-20T20:12:00Z" w:id="3858">
              <w:r w:rsidRPr="00302F0C">
                <w:rPr>
                  <w:rFonts w:ascii="Arial" w:hAnsi="Arial" w:eastAsia="Times New Roman" w:cs="Arial"/>
                  <w:color w:val="000000"/>
                  <w:sz w:val="22"/>
                  <w:szCs w:val="22"/>
                  <w:lang w:eastAsia="en-GB"/>
                </w:rPr>
                <w:t> </w:t>
              </w:r>
            </w:ins>
          </w:p>
        </w:tc>
      </w:tr>
      <w:tr w:rsidRPr="00302F0C" w:rsidR="00E44B6D" w:rsidTr="00603D95" w14:paraId="50D08E2A" w14:textId="77777777">
        <w:trPr>
          <w:trHeight w:val="290"/>
          <w:ins w:author="Akshay Raveendran" w:date="2025-07-21T00:12:00Z" w:id="3859"/>
        </w:trPr>
        <w:tc>
          <w:tcPr>
            <w:tcW w:w="9892" w:type="dxa"/>
            <w:gridSpan w:val="5"/>
            <w:tcBorders>
              <w:top w:val="nil"/>
              <w:left w:val="single" w:color="auto" w:sz="8" w:space="0"/>
              <w:bottom w:val="single" w:color="auto" w:sz="4" w:space="0"/>
              <w:right w:val="single" w:color="000000" w:sz="8" w:space="0"/>
            </w:tcBorders>
            <w:vAlign w:val="bottom"/>
            <w:hideMark/>
          </w:tcPr>
          <w:p w:rsidRPr="00302F0C" w:rsidR="00E44B6D" w:rsidP="00E44B6D" w:rsidRDefault="00E44B6D" w14:paraId="7CA4940C" w14:textId="77777777">
            <w:pPr>
              <w:spacing w:after="0" w:line="240" w:lineRule="auto"/>
              <w:jc w:val="center"/>
              <w:rPr>
                <w:ins w:author="Akshay Raveendran" w:date="2025-07-21T00:12:00Z" w16du:dateUtc="2025-07-20T20:12:00Z" w:id="3860"/>
                <w:rFonts w:ascii="Arial" w:hAnsi="Arial" w:eastAsia="Times New Roman" w:cs="Arial"/>
                <w:color w:val="000000"/>
                <w:sz w:val="22"/>
                <w:szCs w:val="22"/>
                <w:lang w:eastAsia="en-GB"/>
              </w:rPr>
            </w:pPr>
            <w:ins w:author="Akshay Raveendran" w:date="2025-07-21T00:12:00Z" w16du:dateUtc="2025-07-20T20:12:00Z" w:id="3861">
              <w:r w:rsidRPr="00302F0C">
                <w:rPr>
                  <w:rFonts w:ascii="Arial" w:hAnsi="Arial" w:eastAsia="Times New Roman" w:cs="Arial"/>
                  <w:color w:val="000000"/>
                  <w:sz w:val="22"/>
                  <w:szCs w:val="22"/>
                  <w:lang w:eastAsia="en-GB"/>
                </w:rPr>
                <w:t xml:space="preserve">SI# | Item | Category |Description | Historic Rate | Total Amount | </w:t>
              </w:r>
              <w:r w:rsidRPr="00302F0C">
                <w:rPr>
                  <w:rFonts w:ascii="Arial" w:hAnsi="Arial" w:eastAsia="Times New Roman" w:cs="Arial"/>
                  <w:color w:val="156082"/>
                  <w:sz w:val="22"/>
                  <w:szCs w:val="22"/>
                  <w:lang w:eastAsia="en-GB"/>
                </w:rPr>
                <w:t>Vendor 1 (Rate | Amt | Disc Amt| Amt after Disc | Quote attachment)</w:t>
              </w:r>
            </w:ins>
          </w:p>
        </w:tc>
      </w:tr>
      <w:tr w:rsidRPr="00302F0C" w:rsidR="00E44B6D" w:rsidTr="00603D95" w14:paraId="0DFB6866" w14:textId="77777777">
        <w:trPr>
          <w:trHeight w:val="290"/>
          <w:ins w:author="Akshay Raveendran" w:date="2025-07-21T00:12:00Z" w:id="3862"/>
          <w:trPrChange w:author="Akshay Raveendran" w:date="2025-07-21T00:12:00Z" w16du:dateUtc="2025-07-20T20:12:00Z" w:id="3863">
            <w:trPr>
              <w:gridBefore w:val="1"/>
              <w:trHeight w:val="290"/>
            </w:trPr>
          </w:trPrChange>
        </w:trPr>
        <w:tc>
          <w:tcPr>
            <w:tcW w:w="3186" w:type="dxa"/>
            <w:gridSpan w:val="2"/>
            <w:tcBorders>
              <w:top w:val="nil"/>
              <w:left w:val="single" w:color="auto" w:sz="8" w:space="0"/>
              <w:bottom w:val="single" w:color="auto" w:sz="4" w:space="0"/>
              <w:right w:val="single" w:color="auto" w:sz="4" w:space="0"/>
            </w:tcBorders>
            <w:vAlign w:val="bottom"/>
            <w:hideMark/>
            <w:tcPrChange w:author="Akshay Raveendran" w:date="2025-07-21T00:12:00Z" w16du:dateUtc="2025-07-20T20:12:00Z" w:id="3864">
              <w:tcPr>
                <w:tcW w:w="2813" w:type="dxa"/>
                <w:gridSpan w:val="4"/>
                <w:tcBorders>
                  <w:top w:val="nil"/>
                  <w:left w:val="single" w:color="auto" w:sz="8" w:space="0"/>
                  <w:bottom w:val="single" w:color="auto" w:sz="4" w:space="0"/>
                  <w:right w:val="single" w:color="auto" w:sz="4" w:space="0"/>
                </w:tcBorders>
                <w:vAlign w:val="bottom"/>
                <w:hideMark/>
              </w:tcPr>
            </w:tcPrChange>
          </w:tcPr>
          <w:p w:rsidRPr="00302F0C" w:rsidR="00E44B6D" w:rsidP="00E44B6D" w:rsidRDefault="00E44B6D" w14:paraId="6BEABA32" w14:textId="77777777">
            <w:pPr>
              <w:spacing w:after="0" w:line="240" w:lineRule="auto"/>
              <w:rPr>
                <w:ins w:author="Akshay Raveendran" w:date="2025-07-21T00:12:00Z" w16du:dateUtc="2025-07-20T20:12:00Z" w:id="3865"/>
                <w:rFonts w:ascii="Arial" w:hAnsi="Arial" w:eastAsia="Times New Roman" w:cs="Arial"/>
                <w:color w:val="156082"/>
                <w:sz w:val="22"/>
                <w:szCs w:val="22"/>
                <w:lang w:eastAsia="en-GB"/>
              </w:rPr>
            </w:pPr>
            <w:ins w:author="Akshay Raveendran" w:date="2025-07-21T00:12:00Z" w16du:dateUtc="2025-07-20T20:12:00Z" w:id="3866">
              <w:r w:rsidRPr="00302F0C">
                <w:rPr>
                  <w:rFonts w:ascii="Arial" w:hAnsi="Arial" w:eastAsia="Times New Roman" w:cs="Arial"/>
                  <w:color w:val="156082"/>
                  <w:sz w:val="22"/>
                  <w:szCs w:val="22"/>
                  <w:lang w:eastAsia="en-GB"/>
                </w:rPr>
                <w:t>Item 1</w:t>
              </w:r>
            </w:ins>
          </w:p>
        </w:tc>
        <w:tc>
          <w:tcPr>
            <w:tcW w:w="2906" w:type="dxa"/>
            <w:gridSpan w:val="2"/>
            <w:tcBorders>
              <w:top w:val="nil"/>
              <w:left w:val="nil"/>
              <w:bottom w:val="single" w:color="auto" w:sz="4" w:space="0"/>
              <w:right w:val="single" w:color="auto" w:sz="4" w:space="0"/>
            </w:tcBorders>
            <w:vAlign w:val="bottom"/>
            <w:hideMark/>
            <w:tcPrChange w:author="Akshay Raveendran" w:date="2025-07-21T00:12:00Z" w16du:dateUtc="2025-07-20T20:12:00Z" w:id="3867">
              <w:tcPr>
                <w:tcW w:w="3235" w:type="dxa"/>
                <w:gridSpan w:val="3"/>
                <w:tcBorders>
                  <w:top w:val="nil"/>
                  <w:left w:val="nil"/>
                  <w:bottom w:val="single" w:color="auto" w:sz="4" w:space="0"/>
                  <w:right w:val="single" w:color="auto" w:sz="4" w:space="0"/>
                </w:tcBorders>
                <w:vAlign w:val="bottom"/>
                <w:hideMark/>
              </w:tcPr>
            </w:tcPrChange>
          </w:tcPr>
          <w:p w:rsidRPr="00302F0C" w:rsidR="00E44B6D" w:rsidP="00E44B6D" w:rsidRDefault="00E44B6D" w14:paraId="26F6014F" w14:textId="77777777">
            <w:pPr>
              <w:spacing w:after="0" w:line="240" w:lineRule="auto"/>
              <w:jc w:val="center"/>
              <w:rPr>
                <w:ins w:author="Akshay Raveendran" w:date="2025-07-21T00:12:00Z" w16du:dateUtc="2025-07-20T20:12:00Z" w:id="3868"/>
                <w:rFonts w:ascii="Arial" w:hAnsi="Arial" w:eastAsia="Times New Roman" w:cs="Arial"/>
                <w:color w:val="000000"/>
                <w:sz w:val="22"/>
                <w:szCs w:val="22"/>
                <w:lang w:eastAsia="en-GB"/>
              </w:rPr>
            </w:pPr>
            <w:ins w:author="Akshay Raveendran" w:date="2025-07-21T00:12:00Z" w16du:dateUtc="2025-07-20T20:12:00Z" w:id="3869">
              <w:r w:rsidRPr="00302F0C">
                <w:rPr>
                  <w:rFonts w:ascii="Arial" w:hAnsi="Arial" w:eastAsia="Times New Roman" w:cs="Arial"/>
                  <w:color w:val="000000"/>
                  <w:sz w:val="22"/>
                  <w:szCs w:val="22"/>
                  <w:lang w:eastAsia="en-GB"/>
                </w:rPr>
                <w:t> </w:t>
              </w:r>
            </w:ins>
          </w:p>
        </w:tc>
        <w:tc>
          <w:tcPr>
            <w:tcW w:w="3800" w:type="dxa"/>
            <w:tcBorders>
              <w:top w:val="nil"/>
              <w:left w:val="nil"/>
              <w:bottom w:val="single" w:color="auto" w:sz="4" w:space="0"/>
              <w:right w:val="single" w:color="auto" w:sz="8" w:space="0"/>
            </w:tcBorders>
            <w:vAlign w:val="bottom"/>
            <w:hideMark/>
            <w:tcPrChange w:author="Akshay Raveendran" w:date="2025-07-21T00:12:00Z" w16du:dateUtc="2025-07-20T20:12:00Z" w:id="3870">
              <w:tcPr>
                <w:tcW w:w="3780" w:type="dxa"/>
                <w:gridSpan w:val="3"/>
                <w:tcBorders>
                  <w:top w:val="nil"/>
                  <w:left w:val="nil"/>
                  <w:bottom w:val="single" w:color="auto" w:sz="4" w:space="0"/>
                  <w:right w:val="single" w:color="auto" w:sz="8" w:space="0"/>
                </w:tcBorders>
                <w:vAlign w:val="bottom"/>
                <w:hideMark/>
              </w:tcPr>
            </w:tcPrChange>
          </w:tcPr>
          <w:p w:rsidRPr="00302F0C" w:rsidR="00E44B6D" w:rsidP="00E44B6D" w:rsidRDefault="00E44B6D" w14:paraId="469CF1F7" w14:textId="77777777">
            <w:pPr>
              <w:spacing w:after="0" w:line="240" w:lineRule="auto"/>
              <w:jc w:val="center"/>
              <w:rPr>
                <w:ins w:author="Akshay Raveendran" w:date="2025-07-21T00:12:00Z" w16du:dateUtc="2025-07-20T20:12:00Z" w:id="3871"/>
                <w:rFonts w:ascii="Arial" w:hAnsi="Arial" w:eastAsia="Times New Roman" w:cs="Arial"/>
                <w:color w:val="000000"/>
                <w:sz w:val="22"/>
                <w:szCs w:val="22"/>
                <w:lang w:eastAsia="en-GB"/>
              </w:rPr>
            </w:pPr>
            <w:ins w:author="Akshay Raveendran" w:date="2025-07-21T00:12:00Z" w16du:dateUtc="2025-07-20T20:12:00Z" w:id="3872">
              <w:r w:rsidRPr="00302F0C">
                <w:rPr>
                  <w:rFonts w:ascii="Arial" w:hAnsi="Arial" w:eastAsia="Times New Roman" w:cs="Arial"/>
                  <w:color w:val="000000"/>
                  <w:sz w:val="22"/>
                  <w:szCs w:val="22"/>
                  <w:lang w:eastAsia="en-GB"/>
                </w:rPr>
                <w:t> </w:t>
              </w:r>
            </w:ins>
          </w:p>
        </w:tc>
      </w:tr>
      <w:tr w:rsidRPr="00302F0C" w:rsidR="00603D95" w:rsidTr="00603D95" w14:paraId="31A04563" w14:textId="77777777">
        <w:trPr>
          <w:trHeight w:val="290"/>
        </w:trPr>
        <w:tc>
          <w:tcPr>
            <w:tcW w:w="3186" w:type="dxa"/>
            <w:gridSpan w:val="2"/>
            <w:tcBorders>
              <w:top w:val="nil"/>
              <w:left w:val="single" w:color="auto" w:sz="8" w:space="0"/>
              <w:bottom w:val="single" w:color="auto" w:sz="4" w:space="0"/>
              <w:right w:val="single" w:color="auto" w:sz="4" w:space="0"/>
            </w:tcBorders>
            <w:vAlign w:val="bottom"/>
          </w:tcPr>
          <w:p w:rsidRPr="00302F0C" w:rsidR="00603D95" w:rsidP="00E44B6D" w:rsidRDefault="00603D95" w14:paraId="3544AA1C" w14:textId="77777777">
            <w:pPr>
              <w:spacing w:after="0" w:line="240" w:lineRule="auto"/>
              <w:rPr>
                <w:rFonts w:ascii="Arial" w:hAnsi="Arial" w:eastAsia="Times New Roman" w:cs="Arial"/>
                <w:color w:val="156082"/>
                <w:sz w:val="22"/>
                <w:szCs w:val="22"/>
                <w:lang w:eastAsia="en-GB"/>
              </w:rPr>
            </w:pPr>
          </w:p>
        </w:tc>
        <w:tc>
          <w:tcPr>
            <w:tcW w:w="2906" w:type="dxa"/>
            <w:gridSpan w:val="2"/>
            <w:tcBorders>
              <w:top w:val="nil"/>
              <w:left w:val="nil"/>
              <w:bottom w:val="single" w:color="auto" w:sz="4" w:space="0"/>
              <w:right w:val="single" w:color="auto" w:sz="4" w:space="0"/>
            </w:tcBorders>
            <w:vAlign w:val="bottom"/>
          </w:tcPr>
          <w:p w:rsidRPr="00302F0C" w:rsidR="00603D95" w:rsidP="00E44B6D" w:rsidRDefault="00603D95" w14:paraId="263ECFF6" w14:textId="77777777">
            <w:pPr>
              <w:spacing w:after="0" w:line="240" w:lineRule="auto"/>
              <w:jc w:val="center"/>
              <w:rPr>
                <w:rFonts w:ascii="Arial" w:hAnsi="Arial" w:eastAsia="Times New Roman" w:cs="Arial"/>
                <w:color w:val="000000"/>
                <w:sz w:val="22"/>
                <w:szCs w:val="22"/>
                <w:lang w:eastAsia="en-GB"/>
              </w:rPr>
            </w:pPr>
          </w:p>
        </w:tc>
        <w:tc>
          <w:tcPr>
            <w:tcW w:w="3800" w:type="dxa"/>
            <w:tcBorders>
              <w:top w:val="nil"/>
              <w:left w:val="nil"/>
              <w:bottom w:val="single" w:color="auto" w:sz="4" w:space="0"/>
              <w:right w:val="single" w:color="auto" w:sz="8" w:space="0"/>
            </w:tcBorders>
            <w:vAlign w:val="bottom"/>
          </w:tcPr>
          <w:p w:rsidRPr="00302F0C" w:rsidR="00603D95" w:rsidP="00E44B6D" w:rsidRDefault="00603D95" w14:paraId="52BCD766" w14:textId="77777777">
            <w:pPr>
              <w:spacing w:after="0" w:line="240" w:lineRule="auto"/>
              <w:jc w:val="center"/>
              <w:rPr>
                <w:rFonts w:ascii="Arial" w:hAnsi="Arial" w:eastAsia="Times New Roman" w:cs="Arial"/>
                <w:color w:val="000000"/>
                <w:sz w:val="22"/>
                <w:szCs w:val="22"/>
                <w:lang w:eastAsia="en-GB"/>
              </w:rPr>
            </w:pPr>
          </w:p>
        </w:tc>
      </w:tr>
      <w:tr w:rsidRPr="00302F0C" w:rsidR="00603D95" w:rsidTr="00603D95" w14:paraId="576F4FDF" w14:textId="77777777">
        <w:trPr>
          <w:trHeight w:val="290"/>
        </w:trPr>
        <w:tc>
          <w:tcPr>
            <w:tcW w:w="3186" w:type="dxa"/>
            <w:gridSpan w:val="2"/>
            <w:tcBorders>
              <w:top w:val="nil"/>
              <w:left w:val="single" w:color="auto" w:sz="8" w:space="0"/>
              <w:bottom w:val="single" w:color="auto" w:sz="4" w:space="0"/>
              <w:right w:val="single" w:color="auto" w:sz="4" w:space="0"/>
            </w:tcBorders>
            <w:vAlign w:val="bottom"/>
          </w:tcPr>
          <w:p w:rsidRPr="00302F0C" w:rsidR="00603D95" w:rsidP="00E44B6D" w:rsidRDefault="00603D95" w14:paraId="5B04FA6C" w14:textId="77777777">
            <w:pPr>
              <w:spacing w:after="0" w:line="240" w:lineRule="auto"/>
              <w:rPr>
                <w:rFonts w:ascii="Arial" w:hAnsi="Arial" w:eastAsia="Times New Roman" w:cs="Arial"/>
                <w:color w:val="156082"/>
                <w:sz w:val="22"/>
                <w:szCs w:val="22"/>
                <w:lang w:eastAsia="en-GB"/>
              </w:rPr>
            </w:pPr>
          </w:p>
        </w:tc>
        <w:tc>
          <w:tcPr>
            <w:tcW w:w="2906" w:type="dxa"/>
            <w:gridSpan w:val="2"/>
            <w:tcBorders>
              <w:top w:val="nil"/>
              <w:left w:val="nil"/>
              <w:bottom w:val="single" w:color="auto" w:sz="4" w:space="0"/>
              <w:right w:val="single" w:color="auto" w:sz="4" w:space="0"/>
            </w:tcBorders>
            <w:vAlign w:val="bottom"/>
          </w:tcPr>
          <w:p w:rsidRPr="00302F0C" w:rsidR="00603D95" w:rsidP="00E44B6D" w:rsidRDefault="00603D95" w14:paraId="6907FA8B" w14:textId="77777777">
            <w:pPr>
              <w:spacing w:after="0" w:line="240" w:lineRule="auto"/>
              <w:jc w:val="center"/>
              <w:rPr>
                <w:rFonts w:ascii="Arial" w:hAnsi="Arial" w:eastAsia="Times New Roman" w:cs="Arial"/>
                <w:color w:val="000000"/>
                <w:sz w:val="22"/>
                <w:szCs w:val="22"/>
                <w:lang w:eastAsia="en-GB"/>
              </w:rPr>
            </w:pPr>
          </w:p>
        </w:tc>
        <w:tc>
          <w:tcPr>
            <w:tcW w:w="3800" w:type="dxa"/>
            <w:tcBorders>
              <w:top w:val="nil"/>
              <w:left w:val="nil"/>
              <w:bottom w:val="single" w:color="auto" w:sz="4" w:space="0"/>
              <w:right w:val="single" w:color="auto" w:sz="8" w:space="0"/>
            </w:tcBorders>
            <w:vAlign w:val="bottom"/>
          </w:tcPr>
          <w:p w:rsidRPr="00302F0C" w:rsidR="00603D95" w:rsidP="00E44B6D" w:rsidRDefault="00603D95" w14:paraId="72238341" w14:textId="77777777">
            <w:pPr>
              <w:spacing w:after="0" w:line="240" w:lineRule="auto"/>
              <w:jc w:val="center"/>
              <w:rPr>
                <w:rFonts w:ascii="Arial" w:hAnsi="Arial" w:eastAsia="Times New Roman" w:cs="Arial"/>
                <w:color w:val="000000"/>
                <w:sz w:val="22"/>
                <w:szCs w:val="22"/>
                <w:lang w:eastAsia="en-GB"/>
              </w:rPr>
            </w:pPr>
          </w:p>
        </w:tc>
      </w:tr>
      <w:tr w:rsidRPr="00302F0C" w:rsidR="00603D95" w:rsidTr="00603D95" w14:paraId="63C8CCC7" w14:textId="77777777">
        <w:trPr>
          <w:trHeight w:val="290"/>
        </w:trPr>
        <w:tc>
          <w:tcPr>
            <w:tcW w:w="3186" w:type="dxa"/>
            <w:gridSpan w:val="2"/>
            <w:tcBorders>
              <w:top w:val="nil"/>
              <w:left w:val="single" w:color="auto" w:sz="8" w:space="0"/>
              <w:bottom w:val="single" w:color="auto" w:sz="4" w:space="0"/>
              <w:right w:val="single" w:color="auto" w:sz="4" w:space="0"/>
            </w:tcBorders>
            <w:vAlign w:val="bottom"/>
          </w:tcPr>
          <w:p w:rsidRPr="00302F0C" w:rsidR="00603D95" w:rsidP="00603D95" w:rsidRDefault="00603D95" w14:paraId="35CD6E2D" w14:textId="25857549">
            <w:pPr>
              <w:spacing w:after="0" w:line="240" w:lineRule="auto"/>
              <w:rPr>
                <w:rFonts w:ascii="Arial" w:hAnsi="Arial" w:eastAsia="Times New Roman" w:cs="Arial"/>
                <w:color w:val="156082"/>
                <w:sz w:val="22"/>
                <w:szCs w:val="22"/>
                <w:lang w:eastAsia="en-GB"/>
              </w:rPr>
            </w:pPr>
            <w:ins w:author="Akshay Raveendran" w:date="2025-07-22T11:08:00Z" w16du:dateUtc="2025-07-22T07:08:00Z" w:id="3873">
              <w:r w:rsidRPr="00302F0C">
                <w:rPr>
                  <w:rFonts w:ascii="Arial" w:hAnsi="Arial" w:eastAsia="Times New Roman" w:cs="Arial"/>
                  <w:color w:val="000000"/>
                  <w:sz w:val="22"/>
                  <w:szCs w:val="22"/>
                  <w:lang w:eastAsia="en-GB"/>
                </w:rPr>
                <w:t>L1 Vendor Name</w:t>
              </w:r>
              <w:r w:rsidRPr="00302F0C">
                <w:rPr>
                  <w:rFonts w:ascii="Arial" w:hAnsi="Arial" w:eastAsia="Times New Roman" w:cs="Arial"/>
                  <w:color w:val="FF0000"/>
                  <w:sz w:val="22"/>
                  <w:szCs w:val="22"/>
                  <w:lang w:eastAsia="en-GB"/>
                </w:rPr>
                <w:t>*</w:t>
              </w:r>
            </w:ins>
          </w:p>
        </w:tc>
        <w:tc>
          <w:tcPr>
            <w:tcW w:w="2906" w:type="dxa"/>
            <w:gridSpan w:val="2"/>
            <w:tcBorders>
              <w:top w:val="nil"/>
              <w:left w:val="nil"/>
              <w:bottom w:val="single" w:color="auto" w:sz="4" w:space="0"/>
              <w:right w:val="single" w:color="auto" w:sz="4" w:space="0"/>
            </w:tcBorders>
            <w:vAlign w:val="bottom"/>
          </w:tcPr>
          <w:p w:rsidRPr="00302F0C" w:rsidR="00603D95" w:rsidP="00603D95" w:rsidRDefault="00603D95" w14:paraId="25088E0A" w14:textId="0BF12599">
            <w:pPr>
              <w:spacing w:after="0" w:line="240" w:lineRule="auto"/>
              <w:jc w:val="center"/>
              <w:rPr>
                <w:rFonts w:ascii="Arial" w:hAnsi="Arial" w:eastAsia="Times New Roman" w:cs="Arial"/>
                <w:color w:val="000000"/>
                <w:sz w:val="22"/>
                <w:szCs w:val="22"/>
                <w:lang w:eastAsia="en-GB"/>
              </w:rPr>
            </w:pPr>
            <w:ins w:author="Akshay Raveendran" w:date="2025-07-22T11:10:00Z" w16du:dateUtc="2025-07-22T07:10:00Z" w:id="3874">
              <w:r w:rsidRPr="00302F0C">
                <w:rPr>
                  <w:rFonts w:ascii="Arial" w:hAnsi="Arial" w:eastAsia="Times New Roman" w:cs="Arial"/>
                  <w:color w:val="000000"/>
                  <w:sz w:val="22"/>
                  <w:szCs w:val="22"/>
                  <w:lang w:eastAsia="en-GB"/>
                </w:rPr>
                <w:t xml:space="preserve">Auto populated based on user input in Cost </w:t>
              </w:r>
            </w:ins>
            <w:ins w:author="Akshay Raveendran" w:date="2025-07-22T11:11:00Z" w16du:dateUtc="2025-07-22T07:11:00Z" w:id="3875">
              <w:r w:rsidRPr="00302F0C">
                <w:rPr>
                  <w:rFonts w:ascii="Arial" w:hAnsi="Arial" w:eastAsia="Times New Roman" w:cs="Arial"/>
                  <w:color w:val="000000"/>
                  <w:sz w:val="22"/>
                  <w:szCs w:val="22"/>
                  <w:lang w:eastAsia="en-GB"/>
                </w:rPr>
                <w:t>comparison</w:t>
              </w:r>
            </w:ins>
            <w:ins w:author="Akshay Raveendran" w:date="2025-07-22T11:10:00Z" w16du:dateUtc="2025-07-22T07:10:00Z" w:id="3876">
              <w:r w:rsidRPr="00302F0C">
                <w:rPr>
                  <w:rFonts w:ascii="Arial" w:hAnsi="Arial" w:eastAsia="Times New Roman" w:cs="Arial"/>
                  <w:color w:val="000000"/>
                  <w:sz w:val="22"/>
                  <w:szCs w:val="22"/>
                  <w:lang w:eastAsia="en-GB"/>
                </w:rPr>
                <w:t xml:space="preserve"> </w:t>
              </w:r>
            </w:ins>
          </w:p>
        </w:tc>
        <w:tc>
          <w:tcPr>
            <w:tcW w:w="3800" w:type="dxa"/>
            <w:tcBorders>
              <w:top w:val="nil"/>
              <w:left w:val="nil"/>
              <w:bottom w:val="single" w:color="auto" w:sz="4" w:space="0"/>
              <w:right w:val="single" w:color="auto" w:sz="8" w:space="0"/>
            </w:tcBorders>
            <w:vAlign w:val="bottom"/>
          </w:tcPr>
          <w:p w:rsidRPr="00302F0C" w:rsidR="00603D95" w:rsidP="00603D95" w:rsidRDefault="00603D95" w14:paraId="543DD95E" w14:textId="3D3C1B46">
            <w:pPr>
              <w:spacing w:after="0" w:line="240" w:lineRule="auto"/>
              <w:jc w:val="center"/>
              <w:rPr>
                <w:rFonts w:ascii="Arial" w:hAnsi="Arial" w:eastAsia="Times New Roman" w:cs="Arial"/>
                <w:color w:val="000000"/>
                <w:sz w:val="22"/>
                <w:szCs w:val="22"/>
                <w:lang w:eastAsia="en-GB"/>
              </w:rPr>
            </w:pPr>
            <w:ins w:author="Akshay Raveendran" w:date="2025-07-22T11:08:00Z" w16du:dateUtc="2025-07-22T07:08:00Z" w:id="3877">
              <w:r w:rsidRPr="00302F0C">
                <w:rPr>
                  <w:rFonts w:ascii="Arial" w:hAnsi="Arial" w:eastAsia="Times New Roman" w:cs="Arial"/>
                  <w:color w:val="000000"/>
                  <w:sz w:val="22"/>
                  <w:szCs w:val="22"/>
                  <w:lang w:eastAsia="en-GB"/>
                </w:rPr>
                <w:t>L1 vendor corresponds to vendor</w:t>
              </w:r>
            </w:ins>
            <w:ins w:author="Akshay Raveendran" w:date="2025-07-22T11:09:00Z" w16du:dateUtc="2025-07-22T07:09:00Z" w:id="3878">
              <w:r w:rsidRPr="00302F0C">
                <w:rPr>
                  <w:rFonts w:ascii="Arial" w:hAnsi="Arial" w:eastAsia="Times New Roman" w:cs="Arial"/>
                  <w:color w:val="000000"/>
                  <w:sz w:val="22"/>
                  <w:szCs w:val="22"/>
                  <w:lang w:eastAsia="en-GB"/>
                </w:rPr>
                <w:t xml:space="preserve"> with </w:t>
              </w:r>
            </w:ins>
            <w:r w:rsidRPr="00302F0C">
              <w:rPr>
                <w:rFonts w:ascii="Arial" w:hAnsi="Arial" w:eastAsia="Times New Roman" w:cs="Arial"/>
                <w:color w:val="000000"/>
                <w:sz w:val="22"/>
                <w:szCs w:val="22"/>
                <w:lang w:eastAsia="en-GB"/>
              </w:rPr>
              <w:t>lowes</w:t>
            </w:r>
            <w:ins w:author="Akshay Raveendran" w:date="2025-07-22T11:09:00Z" w16du:dateUtc="2025-07-22T07:09:00Z" w:id="3879">
              <w:r w:rsidRPr="00302F0C">
                <w:rPr>
                  <w:rFonts w:ascii="Arial" w:hAnsi="Arial" w:eastAsia="Times New Roman" w:cs="Arial"/>
                  <w:color w:val="000000"/>
                  <w:sz w:val="22"/>
                  <w:szCs w:val="22"/>
                  <w:lang w:eastAsia="en-GB"/>
                </w:rPr>
                <w:t>t value final bid after Cost comparison creation</w:t>
              </w:r>
            </w:ins>
            <w:ins w:author="Akshay Raveendran" w:date="2025-07-22T11:08:00Z" w16du:dateUtc="2025-07-22T07:08:00Z" w:id="3880">
              <w:r w:rsidRPr="00302F0C">
                <w:rPr>
                  <w:rFonts w:ascii="Arial" w:hAnsi="Arial" w:eastAsia="Times New Roman" w:cs="Arial"/>
                  <w:color w:val="000000"/>
                  <w:sz w:val="22"/>
                  <w:szCs w:val="22"/>
                  <w:lang w:eastAsia="en-GB"/>
                </w:rPr>
                <w:t> </w:t>
              </w:r>
            </w:ins>
          </w:p>
        </w:tc>
      </w:tr>
      <w:tr w:rsidRPr="00302F0C" w:rsidR="00603D95" w:rsidTr="00603D95" w14:paraId="0010A92B" w14:textId="77777777">
        <w:trPr>
          <w:trHeight w:val="290"/>
        </w:trPr>
        <w:tc>
          <w:tcPr>
            <w:tcW w:w="3186" w:type="dxa"/>
            <w:gridSpan w:val="2"/>
            <w:tcBorders>
              <w:top w:val="nil"/>
              <w:left w:val="single" w:color="auto" w:sz="8" w:space="0"/>
              <w:bottom w:val="single" w:color="auto" w:sz="4" w:space="0"/>
              <w:right w:val="single" w:color="auto" w:sz="4" w:space="0"/>
            </w:tcBorders>
            <w:vAlign w:val="bottom"/>
          </w:tcPr>
          <w:p w:rsidRPr="00302F0C" w:rsidR="00603D95" w:rsidP="00603D95" w:rsidRDefault="00603D95" w14:paraId="65F66A9F" w14:textId="45EF2B37">
            <w:pPr>
              <w:spacing w:after="0" w:line="240" w:lineRule="auto"/>
              <w:rPr>
                <w:rFonts w:ascii="Arial" w:hAnsi="Arial" w:eastAsia="Times New Roman" w:cs="Arial"/>
                <w:color w:val="156082"/>
                <w:sz w:val="22"/>
                <w:szCs w:val="22"/>
                <w:lang w:eastAsia="en-GB"/>
              </w:rPr>
            </w:pPr>
            <w:ins w:author="Akshay Raveendran" w:date="2025-07-22T11:08:00Z" w16du:dateUtc="2025-07-22T07:08:00Z" w:id="3881">
              <w:r w:rsidRPr="00302F0C">
                <w:rPr>
                  <w:rFonts w:ascii="Arial" w:hAnsi="Arial" w:eastAsia="Times New Roman" w:cs="Arial"/>
                  <w:color w:val="000000"/>
                  <w:sz w:val="22"/>
                  <w:szCs w:val="22"/>
                  <w:lang w:eastAsia="en-GB"/>
                </w:rPr>
                <w:t>L1 Vendor Rate</w:t>
              </w:r>
              <w:r w:rsidRPr="00302F0C">
                <w:rPr>
                  <w:rFonts w:ascii="Arial" w:hAnsi="Arial" w:eastAsia="Times New Roman" w:cs="Arial"/>
                  <w:color w:val="FF0000"/>
                  <w:sz w:val="22"/>
                  <w:szCs w:val="22"/>
                  <w:lang w:eastAsia="en-GB"/>
                </w:rPr>
                <w:t>*</w:t>
              </w:r>
            </w:ins>
          </w:p>
        </w:tc>
        <w:tc>
          <w:tcPr>
            <w:tcW w:w="2906" w:type="dxa"/>
            <w:gridSpan w:val="2"/>
            <w:tcBorders>
              <w:top w:val="nil"/>
              <w:left w:val="nil"/>
              <w:bottom w:val="single" w:color="auto" w:sz="4" w:space="0"/>
              <w:right w:val="single" w:color="auto" w:sz="4" w:space="0"/>
            </w:tcBorders>
            <w:vAlign w:val="bottom"/>
          </w:tcPr>
          <w:p w:rsidRPr="00302F0C" w:rsidR="00603D95" w:rsidP="00603D95" w:rsidRDefault="00603D95" w14:paraId="39654D7F" w14:textId="0359AE35">
            <w:pPr>
              <w:spacing w:after="0" w:line="240" w:lineRule="auto"/>
              <w:jc w:val="center"/>
              <w:rPr>
                <w:rFonts w:ascii="Arial" w:hAnsi="Arial" w:eastAsia="Times New Roman" w:cs="Arial"/>
                <w:color w:val="000000"/>
                <w:sz w:val="22"/>
                <w:szCs w:val="22"/>
                <w:lang w:eastAsia="en-GB"/>
              </w:rPr>
            </w:pPr>
            <w:ins w:author="Akshay Raveendran" w:date="2025-07-22T11:12:00Z" w16du:dateUtc="2025-07-22T07:12:00Z" w:id="3882">
              <w:r w:rsidRPr="00302F0C">
                <w:rPr>
                  <w:rFonts w:ascii="Arial" w:hAnsi="Arial" w:eastAsia="Times New Roman" w:cs="Arial"/>
                  <w:color w:val="000000"/>
                  <w:sz w:val="22"/>
                  <w:szCs w:val="22"/>
                  <w:lang w:eastAsia="en-GB"/>
                </w:rPr>
                <w:t xml:space="preserve">Auto populated based on user input in Cost comparison </w:t>
              </w:r>
            </w:ins>
          </w:p>
        </w:tc>
        <w:tc>
          <w:tcPr>
            <w:tcW w:w="3800" w:type="dxa"/>
            <w:tcBorders>
              <w:top w:val="nil"/>
              <w:left w:val="nil"/>
              <w:bottom w:val="single" w:color="auto" w:sz="4" w:space="0"/>
              <w:right w:val="single" w:color="auto" w:sz="8" w:space="0"/>
            </w:tcBorders>
            <w:vAlign w:val="bottom"/>
          </w:tcPr>
          <w:p w:rsidRPr="00302F0C" w:rsidR="00603D95" w:rsidP="00603D95" w:rsidRDefault="00603D95" w14:paraId="7E5AE503" w14:textId="227CD6D6">
            <w:pPr>
              <w:spacing w:after="0" w:line="240" w:lineRule="auto"/>
              <w:jc w:val="center"/>
              <w:rPr>
                <w:rFonts w:ascii="Arial" w:hAnsi="Arial" w:eastAsia="Times New Roman" w:cs="Arial"/>
                <w:color w:val="000000"/>
                <w:sz w:val="22"/>
                <w:szCs w:val="22"/>
                <w:lang w:eastAsia="en-GB"/>
              </w:rPr>
            </w:pPr>
            <w:ins w:author="Akshay Raveendran" w:date="2025-07-22T11:12:00Z" w16du:dateUtc="2025-07-22T07:12:00Z" w:id="3883">
              <w:r w:rsidRPr="00302F0C">
                <w:rPr>
                  <w:rFonts w:ascii="Arial" w:hAnsi="Arial" w:eastAsia="Times New Roman" w:cs="Arial"/>
                  <w:color w:val="000000"/>
                  <w:sz w:val="22"/>
                  <w:szCs w:val="22"/>
                  <w:lang w:eastAsia="en-GB"/>
                </w:rPr>
                <w:t xml:space="preserve">L1 vendor corresponds to vendor with </w:t>
              </w:r>
            </w:ins>
            <w:r w:rsidRPr="00302F0C">
              <w:rPr>
                <w:rFonts w:ascii="Arial" w:hAnsi="Arial" w:eastAsia="Times New Roman" w:cs="Arial"/>
                <w:color w:val="000000"/>
                <w:sz w:val="22"/>
                <w:szCs w:val="22"/>
                <w:lang w:eastAsia="en-GB"/>
              </w:rPr>
              <w:t>lowes</w:t>
            </w:r>
            <w:ins w:author="Akshay Raveendran" w:date="2025-07-22T11:12:00Z" w16du:dateUtc="2025-07-22T07:12:00Z" w:id="3884">
              <w:r w:rsidRPr="00302F0C">
                <w:rPr>
                  <w:rFonts w:ascii="Arial" w:hAnsi="Arial" w:eastAsia="Times New Roman" w:cs="Arial"/>
                  <w:color w:val="000000"/>
                  <w:sz w:val="22"/>
                  <w:szCs w:val="22"/>
                  <w:lang w:eastAsia="en-GB"/>
                </w:rPr>
                <w:t>t value final bid after Cost comparison creation </w:t>
              </w:r>
            </w:ins>
          </w:p>
        </w:tc>
      </w:tr>
      <w:tr w:rsidRPr="00302F0C" w:rsidR="00603D95" w:rsidTr="00603D95" w14:paraId="581C9CD7" w14:textId="77777777">
        <w:trPr>
          <w:trHeight w:val="290"/>
        </w:trPr>
        <w:tc>
          <w:tcPr>
            <w:tcW w:w="3186" w:type="dxa"/>
            <w:gridSpan w:val="2"/>
            <w:tcBorders>
              <w:top w:val="nil"/>
              <w:left w:val="single" w:color="auto" w:sz="8" w:space="0"/>
              <w:bottom w:val="single" w:color="auto" w:sz="4" w:space="0"/>
              <w:right w:val="single" w:color="auto" w:sz="4" w:space="0"/>
            </w:tcBorders>
            <w:vAlign w:val="bottom"/>
          </w:tcPr>
          <w:p w:rsidRPr="00302F0C" w:rsidR="00603D95" w:rsidP="00603D95" w:rsidRDefault="00603D95" w14:paraId="6CEC806C" w14:textId="2A4A9055">
            <w:pPr>
              <w:spacing w:after="0" w:line="240" w:lineRule="auto"/>
              <w:rPr>
                <w:rFonts w:ascii="Arial" w:hAnsi="Arial" w:eastAsia="Times New Roman" w:cs="Arial"/>
                <w:color w:val="156082"/>
                <w:sz w:val="22"/>
                <w:szCs w:val="22"/>
                <w:lang w:eastAsia="en-GB"/>
              </w:rPr>
            </w:pPr>
            <w:ins w:author="Akshay Raveendran" w:date="2025-07-22T16:56:00Z" w16du:dateUtc="2025-07-22T12:56:00Z" w:id="3885">
              <w:r w:rsidRPr="00302F0C">
                <w:rPr>
                  <w:rFonts w:ascii="Arial" w:hAnsi="Arial" w:eastAsia="Times New Roman" w:cs="Arial"/>
                  <w:color w:val="000000"/>
                  <w:sz w:val="22"/>
                  <w:szCs w:val="22"/>
                  <w:lang w:eastAsia="en-GB"/>
                </w:rPr>
                <w:t>Cus</w:t>
              </w:r>
            </w:ins>
            <w:ins w:author="Akshay Raveendran" w:date="2025-07-22T16:57:00Z" w16du:dateUtc="2025-07-22T12:57:00Z" w:id="3886">
              <w:r w:rsidRPr="00302F0C">
                <w:rPr>
                  <w:rFonts w:ascii="Arial" w:hAnsi="Arial" w:eastAsia="Times New Roman" w:cs="Arial"/>
                  <w:color w:val="000000"/>
                  <w:sz w:val="22"/>
                  <w:szCs w:val="22"/>
                  <w:lang w:eastAsia="en-GB"/>
                </w:rPr>
                <w:t>tome</w:t>
              </w:r>
            </w:ins>
            <w:ins w:author="Akshay Raveendran" w:date="2025-07-22T11:12:00Z" w16du:dateUtc="2025-07-22T07:12:00Z" w:id="3887">
              <w:r w:rsidRPr="00302F0C">
                <w:rPr>
                  <w:rFonts w:ascii="Arial" w:hAnsi="Arial" w:eastAsia="Times New Roman" w:cs="Arial"/>
                  <w:color w:val="000000"/>
                  <w:sz w:val="22"/>
                  <w:szCs w:val="22"/>
                  <w:lang w:eastAsia="en-GB"/>
                </w:rPr>
                <w:t xml:space="preserve">r SPOC </w:t>
              </w:r>
            </w:ins>
            <w:ins w:author="Akshay Raveendran" w:date="2025-07-22T11:08:00Z" w16du:dateUtc="2025-07-22T07:08:00Z" w:id="3888">
              <w:r w:rsidRPr="00302F0C">
                <w:rPr>
                  <w:rFonts w:ascii="Arial" w:hAnsi="Arial" w:eastAsia="Times New Roman" w:cs="Arial"/>
                  <w:color w:val="000000"/>
                  <w:sz w:val="22"/>
                  <w:szCs w:val="22"/>
                  <w:lang w:eastAsia="en-GB"/>
                </w:rPr>
                <w:t>Contact Details</w:t>
              </w:r>
              <w:r w:rsidRPr="00302F0C">
                <w:rPr>
                  <w:rFonts w:ascii="Arial" w:hAnsi="Arial" w:eastAsia="Times New Roman" w:cs="Arial"/>
                  <w:color w:val="FF0000"/>
                  <w:sz w:val="22"/>
                  <w:szCs w:val="22"/>
                  <w:lang w:eastAsia="en-GB"/>
                </w:rPr>
                <w:t>*</w:t>
              </w:r>
            </w:ins>
          </w:p>
        </w:tc>
        <w:tc>
          <w:tcPr>
            <w:tcW w:w="2906" w:type="dxa"/>
            <w:gridSpan w:val="2"/>
            <w:tcBorders>
              <w:top w:val="nil"/>
              <w:left w:val="nil"/>
              <w:bottom w:val="single" w:color="auto" w:sz="4" w:space="0"/>
              <w:right w:val="single" w:color="auto" w:sz="4" w:space="0"/>
            </w:tcBorders>
            <w:vAlign w:val="bottom"/>
          </w:tcPr>
          <w:p w:rsidRPr="00302F0C" w:rsidR="00603D95" w:rsidP="00603D95" w:rsidRDefault="00603D95" w14:paraId="4807B162" w14:textId="098FD663">
            <w:pPr>
              <w:spacing w:after="0" w:line="240" w:lineRule="auto"/>
              <w:jc w:val="center"/>
              <w:rPr>
                <w:rFonts w:ascii="Arial" w:hAnsi="Arial" w:eastAsia="Times New Roman" w:cs="Arial"/>
                <w:color w:val="000000"/>
                <w:sz w:val="22"/>
                <w:szCs w:val="22"/>
                <w:lang w:eastAsia="en-GB"/>
              </w:rPr>
            </w:pPr>
            <w:ins w:author="Akshay Raveendran" w:date="2025-07-22T11:08:00Z" w16du:dateUtc="2025-07-22T07:08:00Z" w:id="3889">
              <w:r w:rsidRPr="00302F0C">
                <w:rPr>
                  <w:rFonts w:ascii="Arial" w:hAnsi="Arial" w:eastAsia="Times New Roman" w:cs="Arial"/>
                  <w:color w:val="000000"/>
                  <w:sz w:val="22"/>
                  <w:szCs w:val="22"/>
                  <w:lang w:eastAsia="en-GB"/>
                </w:rPr>
                <w:t>Alphanumeric field</w:t>
              </w:r>
            </w:ins>
          </w:p>
        </w:tc>
        <w:tc>
          <w:tcPr>
            <w:tcW w:w="3800" w:type="dxa"/>
            <w:tcBorders>
              <w:top w:val="nil"/>
              <w:left w:val="nil"/>
              <w:bottom w:val="single" w:color="auto" w:sz="4" w:space="0"/>
              <w:right w:val="single" w:color="auto" w:sz="8" w:space="0"/>
            </w:tcBorders>
            <w:vAlign w:val="bottom"/>
          </w:tcPr>
          <w:p w:rsidRPr="00302F0C" w:rsidR="00603D95" w:rsidP="00603D95" w:rsidRDefault="00603D95" w14:paraId="6A2CEA12" w14:textId="77777777">
            <w:pPr>
              <w:spacing w:after="0" w:line="240" w:lineRule="auto"/>
              <w:jc w:val="center"/>
              <w:rPr>
                <w:rFonts w:ascii="Arial" w:hAnsi="Arial" w:eastAsia="Times New Roman" w:cs="Arial"/>
                <w:color w:val="000000"/>
                <w:sz w:val="22"/>
                <w:szCs w:val="22"/>
                <w:lang w:eastAsia="en-GB"/>
              </w:rPr>
            </w:pPr>
          </w:p>
        </w:tc>
      </w:tr>
      <w:tr w:rsidRPr="00302F0C" w:rsidR="00603D95" w:rsidDel="00413DFB" w:rsidTr="00603D95" w14:paraId="5EE06A90" w14:textId="4E2B75E9">
        <w:trPr>
          <w:trHeight w:val="290"/>
          <w:del w:author="Akshay Raveendran" w:date="2025-07-21T00:11:00Z" w:id="3890"/>
          <w:trPrChange w:author="Akshay Raveendran" w:date="2025-07-21T00:12:00Z" w16du:dateUtc="2025-07-20T20:12:00Z" w:id="3891">
            <w:trPr>
              <w:gridBefore w:val="2"/>
              <w:gridAfter w:val="0"/>
              <w:wBefore w:w="113" w:type="dxa"/>
              <w:wAfter w:w="1080" w:type="dxa"/>
              <w:trHeight w:val="290"/>
            </w:trPr>
          </w:trPrChange>
        </w:trPr>
        <w:tc>
          <w:tcPr>
            <w:tcW w:w="9892" w:type="dxa"/>
            <w:gridSpan w:val="5"/>
            <w:tcBorders>
              <w:top w:val="single" w:color="auto" w:sz="4" w:space="0"/>
              <w:left w:val="single" w:color="auto" w:sz="4" w:space="0"/>
              <w:bottom w:val="single" w:color="auto" w:sz="4" w:space="0"/>
              <w:right w:val="single" w:color="000000" w:sz="4" w:space="0"/>
            </w:tcBorders>
            <w:shd w:val="clear" w:color="000000" w:fill="B4C6E7"/>
            <w:noWrap/>
            <w:vAlign w:val="bottom"/>
            <w:hideMark/>
            <w:tcPrChange w:author="Akshay Raveendran" w:date="2025-07-21T00:12:00Z" w16du:dateUtc="2025-07-20T20:12:00Z" w:id="3892">
              <w:tcPr>
                <w:tcW w:w="8635" w:type="dxa"/>
                <w:gridSpan w:val="7"/>
                <w:tcBorders>
                  <w:top w:val="single" w:color="auto" w:sz="4" w:space="0"/>
                  <w:left w:val="single" w:color="auto" w:sz="4" w:space="0"/>
                  <w:bottom w:val="single" w:color="auto" w:sz="4" w:space="0"/>
                  <w:right w:val="single" w:color="000000" w:sz="4" w:space="0"/>
                </w:tcBorders>
                <w:shd w:val="clear" w:color="000000" w:fill="B4C6E7"/>
                <w:noWrap/>
                <w:vAlign w:val="bottom"/>
                <w:hideMark/>
              </w:tcPr>
            </w:tcPrChange>
          </w:tcPr>
          <w:p w:rsidRPr="00302F0C" w:rsidR="00603D95" w:rsidDel="00413DFB" w:rsidP="00603D95" w:rsidRDefault="00603D95" w14:paraId="64AD13E0" w14:textId="73CB027D">
            <w:pPr>
              <w:spacing w:after="0" w:line="240" w:lineRule="auto"/>
              <w:jc w:val="center"/>
              <w:rPr>
                <w:del w:author="Akshay Raveendran" w:date="2025-07-21T00:11:00Z" w16du:dateUtc="2025-07-20T20:11:00Z" w:id="3893"/>
                <w:rFonts w:ascii="Arial" w:hAnsi="Arial" w:eastAsia="Times New Roman" w:cs="Arial"/>
                <w:b/>
                <w:bCs/>
                <w:color w:val="000000"/>
                <w:sz w:val="22"/>
                <w:szCs w:val="22"/>
                <w:lang w:eastAsia="en-GB"/>
              </w:rPr>
            </w:pPr>
            <w:del w:author="Akshay Raveendran" w:date="2025-07-21T00:11:00Z" w16du:dateUtc="2025-07-20T20:11:00Z" w:id="3894">
              <w:r w:rsidRPr="00302F0C" w:rsidDel="00413DFB">
                <w:rPr>
                  <w:rFonts w:ascii="Arial" w:hAnsi="Arial" w:eastAsia="Times New Roman" w:cs="Arial"/>
                  <w:b/>
                  <w:bCs/>
                  <w:color w:val="000000"/>
                  <w:sz w:val="22"/>
                  <w:szCs w:val="22"/>
                  <w:lang w:eastAsia="en-GB"/>
                </w:rPr>
                <w:delText xml:space="preserve">Response Form PSSC to BU </w:delText>
              </w:r>
            </w:del>
          </w:p>
        </w:tc>
      </w:tr>
      <w:tr w:rsidRPr="00302F0C" w:rsidR="00603D95" w:rsidDel="00413DFB" w:rsidTr="00603D95" w14:paraId="4B1CF986" w14:textId="6680FE16">
        <w:trPr>
          <w:trHeight w:val="870"/>
          <w:del w:author="Akshay Raveendran" w:date="2025-07-21T00:11:00Z" w:id="3895"/>
          <w:trPrChange w:author="Akshay Raveendran" w:date="2025-07-21T00:12:00Z" w16du:dateUtc="2025-07-20T20:12:00Z" w:id="3896">
            <w:trPr>
              <w:gridBefore w:val="2"/>
              <w:gridAfter w:val="0"/>
              <w:wBefore w:w="113" w:type="dxa"/>
              <w:wAfter w:w="1080" w:type="dxa"/>
              <w:trHeight w:val="870"/>
            </w:trPr>
          </w:trPrChange>
        </w:trPr>
        <w:tc>
          <w:tcPr>
            <w:tcW w:w="3186" w:type="dxa"/>
            <w:gridSpan w:val="2"/>
            <w:tcBorders>
              <w:top w:val="nil"/>
              <w:left w:val="single" w:color="auto" w:sz="4" w:space="0"/>
              <w:bottom w:val="single" w:color="auto" w:sz="4" w:space="0"/>
              <w:right w:val="single" w:color="auto" w:sz="4" w:space="0"/>
            </w:tcBorders>
            <w:vAlign w:val="bottom"/>
            <w:hideMark/>
            <w:tcPrChange w:author="Akshay Raveendran" w:date="2025-07-21T00:12:00Z" w16du:dateUtc="2025-07-20T20:12:00Z" w:id="3897">
              <w:tcPr>
                <w:tcW w:w="2695" w:type="dxa"/>
                <w:gridSpan w:val="3"/>
                <w:tcBorders>
                  <w:top w:val="nil"/>
                  <w:left w:val="single" w:color="auto" w:sz="4" w:space="0"/>
                  <w:bottom w:val="single" w:color="auto" w:sz="4" w:space="0"/>
                  <w:right w:val="single" w:color="auto" w:sz="4" w:space="0"/>
                </w:tcBorders>
                <w:vAlign w:val="bottom"/>
                <w:hideMark/>
              </w:tcPr>
            </w:tcPrChange>
          </w:tcPr>
          <w:p w:rsidRPr="00302F0C" w:rsidR="00603D95" w:rsidDel="00413DFB" w:rsidP="00603D95" w:rsidRDefault="00603D95" w14:paraId="62650F9F" w14:textId="18C7DA85">
            <w:pPr>
              <w:spacing w:after="0" w:line="240" w:lineRule="auto"/>
              <w:rPr>
                <w:del w:author="Akshay Raveendran" w:date="2025-07-21T00:11:00Z" w16du:dateUtc="2025-07-20T20:11:00Z" w:id="3898"/>
                <w:rFonts w:ascii="Arial" w:hAnsi="Arial" w:eastAsia="Times New Roman" w:cs="Arial"/>
                <w:color w:val="000000"/>
                <w:sz w:val="22"/>
                <w:szCs w:val="22"/>
                <w:lang w:eastAsia="en-GB"/>
              </w:rPr>
            </w:pPr>
            <w:del w:author="Akshay Raveendran" w:date="2025-07-21T00:11:00Z" w16du:dateUtc="2025-07-20T20:11:00Z" w:id="3899">
              <w:r w:rsidRPr="00302F0C" w:rsidDel="00413DFB">
                <w:rPr>
                  <w:rFonts w:ascii="Arial" w:hAnsi="Arial" w:eastAsia="Times New Roman" w:cs="Arial"/>
                  <w:color w:val="000000"/>
                  <w:sz w:val="22"/>
                  <w:szCs w:val="22"/>
                  <w:lang w:eastAsia="en-GB"/>
                </w:rPr>
                <w:delText>Request Reference Number:</w:delText>
              </w:r>
              <w:r w:rsidRPr="00302F0C" w:rsidDel="00413DFB">
                <w:rPr>
                  <w:rFonts w:ascii="Arial" w:hAnsi="Arial" w:eastAsia="Times New Roman" w:cs="Arial"/>
                  <w:color w:val="FF0000"/>
                  <w:sz w:val="22"/>
                  <w:szCs w:val="22"/>
                  <w:lang w:eastAsia="en-GB"/>
                </w:rPr>
                <w:delText xml:space="preserve"> *</w:delText>
              </w:r>
            </w:del>
          </w:p>
        </w:tc>
        <w:tc>
          <w:tcPr>
            <w:tcW w:w="2906" w:type="dxa"/>
            <w:gridSpan w:val="2"/>
            <w:tcBorders>
              <w:top w:val="nil"/>
              <w:left w:val="nil"/>
              <w:bottom w:val="single" w:color="auto" w:sz="4" w:space="0"/>
              <w:right w:val="single" w:color="auto" w:sz="4" w:space="0"/>
            </w:tcBorders>
            <w:vAlign w:val="bottom"/>
            <w:hideMark/>
            <w:tcPrChange w:author="Akshay Raveendran" w:date="2025-07-21T00:12:00Z" w16du:dateUtc="2025-07-20T20:12:00Z" w:id="3900">
              <w:tcPr>
                <w:tcW w:w="3240" w:type="dxa"/>
                <w:gridSpan w:val="3"/>
                <w:tcBorders>
                  <w:top w:val="nil"/>
                  <w:left w:val="nil"/>
                  <w:bottom w:val="single" w:color="auto" w:sz="4" w:space="0"/>
                  <w:right w:val="single" w:color="auto" w:sz="4" w:space="0"/>
                </w:tcBorders>
                <w:vAlign w:val="bottom"/>
                <w:hideMark/>
              </w:tcPr>
            </w:tcPrChange>
          </w:tcPr>
          <w:p w:rsidRPr="00302F0C" w:rsidR="00603D95" w:rsidDel="00413DFB" w:rsidP="00603D95" w:rsidRDefault="00603D95" w14:paraId="5A152386" w14:textId="7873DA20">
            <w:pPr>
              <w:spacing w:after="0" w:line="240" w:lineRule="auto"/>
              <w:rPr>
                <w:del w:author="Akshay Raveendran" w:date="2025-07-21T00:11:00Z" w16du:dateUtc="2025-07-20T20:11:00Z" w:id="3901"/>
                <w:rFonts w:ascii="Arial" w:hAnsi="Arial" w:eastAsia="Times New Roman" w:cs="Arial"/>
                <w:color w:val="000000"/>
                <w:sz w:val="22"/>
                <w:szCs w:val="22"/>
                <w:lang w:eastAsia="en-GB"/>
              </w:rPr>
            </w:pPr>
            <w:del w:author="Akshay Raveendran" w:date="2025-07-21T00:11:00Z" w16du:dateUtc="2025-07-20T20:11:00Z" w:id="3902">
              <w:r w:rsidRPr="00302F0C" w:rsidDel="00413DFB">
                <w:rPr>
                  <w:rFonts w:ascii="Arial" w:hAnsi="Arial" w:eastAsia="Times New Roman" w:cs="Arial"/>
                  <w:color w:val="000000"/>
                  <w:sz w:val="22"/>
                  <w:szCs w:val="22"/>
                  <w:lang w:eastAsia="en-GB"/>
                </w:rPr>
                <w:delText>Dropdown from portal database with option to select from open requests assigned to PSSC</w:delText>
              </w:r>
            </w:del>
          </w:p>
        </w:tc>
        <w:tc>
          <w:tcPr>
            <w:tcW w:w="3800" w:type="dxa"/>
            <w:tcBorders>
              <w:top w:val="single" w:color="auto" w:sz="4" w:space="0"/>
              <w:left w:val="nil"/>
              <w:bottom w:val="single" w:color="auto" w:sz="4" w:space="0"/>
              <w:right w:val="single" w:color="auto" w:sz="4" w:space="0"/>
            </w:tcBorders>
            <w:vAlign w:val="bottom"/>
            <w:hideMark/>
            <w:tcPrChange w:author="Akshay Raveendran" w:date="2025-07-21T00:12:00Z" w16du:dateUtc="2025-07-20T20:12:00Z" w:id="3903">
              <w:tcPr>
                <w:tcW w:w="2700" w:type="dxa"/>
                <w:tcBorders>
                  <w:top w:val="single" w:color="auto" w:sz="4" w:space="0"/>
                  <w:left w:val="nil"/>
                  <w:bottom w:val="single" w:color="auto" w:sz="4" w:space="0"/>
                  <w:right w:val="single" w:color="auto" w:sz="4" w:space="0"/>
                </w:tcBorders>
                <w:vAlign w:val="bottom"/>
                <w:hideMark/>
              </w:tcPr>
            </w:tcPrChange>
          </w:tcPr>
          <w:p w:rsidRPr="00302F0C" w:rsidR="00603D95" w:rsidDel="00413DFB" w:rsidP="00603D95" w:rsidRDefault="00603D95" w14:paraId="7800A092" w14:textId="54E168DE">
            <w:pPr>
              <w:spacing w:after="0" w:line="240" w:lineRule="auto"/>
              <w:jc w:val="center"/>
              <w:rPr>
                <w:del w:author="Akshay Raveendran" w:date="2025-07-21T00:11:00Z" w16du:dateUtc="2025-07-20T20:11:00Z" w:id="3904"/>
                <w:rFonts w:ascii="Arial" w:hAnsi="Arial" w:eastAsia="Times New Roman" w:cs="Arial"/>
                <w:color w:val="000000"/>
                <w:sz w:val="22"/>
                <w:szCs w:val="22"/>
                <w:lang w:eastAsia="en-GB"/>
              </w:rPr>
            </w:pPr>
            <w:del w:author="Akshay Raveendran" w:date="2025-07-21T00:11:00Z" w16du:dateUtc="2025-07-20T20:11:00Z" w:id="3905">
              <w:r w:rsidRPr="00302F0C" w:rsidDel="00413DFB">
                <w:rPr>
                  <w:rFonts w:ascii="Arial" w:hAnsi="Arial" w:eastAsia="Times New Roman" w:cs="Arial"/>
                  <w:color w:val="000000"/>
                  <w:sz w:val="22"/>
                  <w:szCs w:val="22"/>
                  <w:lang w:eastAsia="en-GB"/>
                </w:rPr>
                <w:delText>Details to be fetched from external hire request form</w:delText>
              </w:r>
            </w:del>
          </w:p>
        </w:tc>
      </w:tr>
      <w:tr w:rsidRPr="00302F0C" w:rsidR="00603D95" w:rsidDel="00413DFB" w:rsidTr="00603D95" w14:paraId="0A8B9D63" w14:textId="6CF193C2">
        <w:trPr>
          <w:trHeight w:val="290"/>
          <w:del w:author="Akshay Raveendran" w:date="2025-07-21T00:11:00Z" w:id="3906"/>
          <w:trPrChange w:author="Akshay Raveendran" w:date="2025-07-21T00:12:00Z" w16du:dateUtc="2025-07-20T20:12:00Z" w:id="3907">
            <w:trPr>
              <w:gridBefore w:val="2"/>
              <w:gridAfter w:val="0"/>
              <w:wBefore w:w="113" w:type="dxa"/>
              <w:wAfter w:w="1080" w:type="dxa"/>
              <w:trHeight w:val="290"/>
            </w:trPr>
          </w:trPrChange>
        </w:trPr>
        <w:tc>
          <w:tcPr>
            <w:tcW w:w="3186" w:type="dxa"/>
            <w:gridSpan w:val="2"/>
            <w:tcBorders>
              <w:top w:val="nil"/>
              <w:left w:val="single" w:color="auto" w:sz="4" w:space="0"/>
              <w:bottom w:val="single" w:color="auto" w:sz="4" w:space="0"/>
              <w:right w:val="single" w:color="auto" w:sz="4" w:space="0"/>
            </w:tcBorders>
            <w:vAlign w:val="bottom"/>
            <w:hideMark/>
            <w:tcPrChange w:author="Akshay Raveendran" w:date="2025-07-21T00:12:00Z" w16du:dateUtc="2025-07-20T20:12:00Z" w:id="3908">
              <w:tcPr>
                <w:tcW w:w="2695" w:type="dxa"/>
                <w:gridSpan w:val="3"/>
                <w:tcBorders>
                  <w:top w:val="nil"/>
                  <w:left w:val="single" w:color="auto" w:sz="4" w:space="0"/>
                  <w:bottom w:val="single" w:color="auto" w:sz="4" w:space="0"/>
                  <w:right w:val="single" w:color="auto" w:sz="4" w:space="0"/>
                </w:tcBorders>
                <w:vAlign w:val="bottom"/>
                <w:hideMark/>
              </w:tcPr>
            </w:tcPrChange>
          </w:tcPr>
          <w:p w:rsidRPr="00302F0C" w:rsidR="00603D95" w:rsidDel="00413DFB" w:rsidP="00603D95" w:rsidRDefault="00603D95" w14:paraId="319D6684" w14:textId="6EB113E9">
            <w:pPr>
              <w:spacing w:after="0" w:line="240" w:lineRule="auto"/>
              <w:rPr>
                <w:del w:author="Akshay Raveendran" w:date="2025-07-21T00:11:00Z" w16du:dateUtc="2025-07-20T20:11:00Z" w:id="3909"/>
                <w:rFonts w:ascii="Arial" w:hAnsi="Arial" w:eastAsia="Times New Roman" w:cs="Arial"/>
                <w:color w:val="000000"/>
                <w:sz w:val="22"/>
                <w:szCs w:val="22"/>
                <w:lang w:eastAsia="en-GB"/>
              </w:rPr>
            </w:pPr>
            <w:del w:author="Akshay Raveendran" w:date="2025-07-21T00:11:00Z" w16du:dateUtc="2025-07-20T20:11:00Z" w:id="3910">
              <w:r w:rsidRPr="00302F0C" w:rsidDel="00413DFB">
                <w:rPr>
                  <w:rFonts w:ascii="Arial" w:hAnsi="Arial" w:eastAsia="Times New Roman" w:cs="Arial"/>
                  <w:color w:val="000000"/>
                  <w:sz w:val="22"/>
                  <w:szCs w:val="22"/>
                  <w:lang w:eastAsia="en-GB"/>
                </w:rPr>
                <w:delText xml:space="preserve">Date: </w:delText>
              </w:r>
              <w:r w:rsidRPr="00302F0C" w:rsidDel="00413DFB">
                <w:rPr>
                  <w:rFonts w:ascii="Arial" w:hAnsi="Arial" w:eastAsia="Times New Roman" w:cs="Arial"/>
                  <w:color w:val="FF0000"/>
                  <w:sz w:val="22"/>
                  <w:szCs w:val="22"/>
                  <w:lang w:eastAsia="en-GB"/>
                </w:rPr>
                <w:delText>*</w:delText>
              </w:r>
            </w:del>
          </w:p>
        </w:tc>
        <w:tc>
          <w:tcPr>
            <w:tcW w:w="2906" w:type="dxa"/>
            <w:gridSpan w:val="2"/>
            <w:tcBorders>
              <w:top w:val="nil"/>
              <w:left w:val="nil"/>
              <w:bottom w:val="single" w:color="auto" w:sz="4" w:space="0"/>
              <w:right w:val="single" w:color="auto" w:sz="4" w:space="0"/>
            </w:tcBorders>
            <w:vAlign w:val="bottom"/>
            <w:hideMark/>
            <w:tcPrChange w:author="Akshay Raveendran" w:date="2025-07-21T00:12:00Z" w16du:dateUtc="2025-07-20T20:12:00Z" w:id="3911">
              <w:tcPr>
                <w:tcW w:w="3240" w:type="dxa"/>
                <w:gridSpan w:val="3"/>
                <w:tcBorders>
                  <w:top w:val="nil"/>
                  <w:left w:val="nil"/>
                  <w:bottom w:val="single" w:color="auto" w:sz="4" w:space="0"/>
                  <w:right w:val="single" w:color="auto" w:sz="4" w:space="0"/>
                </w:tcBorders>
                <w:vAlign w:val="bottom"/>
                <w:hideMark/>
              </w:tcPr>
            </w:tcPrChange>
          </w:tcPr>
          <w:p w:rsidRPr="00302F0C" w:rsidR="00603D95" w:rsidDel="00413DFB" w:rsidP="00603D95" w:rsidRDefault="00603D95" w14:paraId="7E72B1D0" w14:textId="67BF7667">
            <w:pPr>
              <w:spacing w:after="0" w:line="240" w:lineRule="auto"/>
              <w:rPr>
                <w:del w:author="Akshay Raveendran" w:date="2025-07-21T00:11:00Z" w16du:dateUtc="2025-07-20T20:11:00Z" w:id="3912"/>
                <w:rFonts w:ascii="Arial" w:hAnsi="Arial" w:eastAsia="Times New Roman" w:cs="Arial"/>
                <w:color w:val="000000"/>
                <w:sz w:val="22"/>
                <w:szCs w:val="22"/>
                <w:lang w:eastAsia="en-GB"/>
              </w:rPr>
            </w:pPr>
            <w:del w:author="Akshay Raveendran" w:date="2025-07-21T00:11:00Z" w16du:dateUtc="2025-07-20T20:11:00Z" w:id="3913">
              <w:r w:rsidRPr="00302F0C" w:rsidDel="00413DFB">
                <w:rPr>
                  <w:rFonts w:ascii="Arial" w:hAnsi="Arial" w:eastAsia="Times New Roman" w:cs="Arial"/>
                  <w:color w:val="000000"/>
                  <w:sz w:val="22"/>
                  <w:szCs w:val="22"/>
                  <w:lang w:eastAsia="en-GB"/>
                </w:rPr>
                <w:delText>(Auto-filled Today's Date)</w:delText>
              </w:r>
            </w:del>
          </w:p>
        </w:tc>
        <w:tc>
          <w:tcPr>
            <w:tcW w:w="3800" w:type="dxa"/>
            <w:tcBorders>
              <w:top w:val="single" w:color="auto" w:sz="4" w:space="0"/>
              <w:left w:val="nil"/>
              <w:bottom w:val="single" w:color="auto" w:sz="4" w:space="0"/>
              <w:right w:val="single" w:color="auto" w:sz="4" w:space="0"/>
            </w:tcBorders>
            <w:vAlign w:val="bottom"/>
            <w:hideMark/>
            <w:tcPrChange w:author="Akshay Raveendran" w:date="2025-07-21T00:12:00Z" w16du:dateUtc="2025-07-20T20:12:00Z" w:id="3914">
              <w:tcPr>
                <w:tcW w:w="2700" w:type="dxa"/>
                <w:tcBorders>
                  <w:top w:val="single" w:color="auto" w:sz="4" w:space="0"/>
                  <w:left w:val="nil"/>
                  <w:bottom w:val="single" w:color="auto" w:sz="4" w:space="0"/>
                  <w:right w:val="single" w:color="auto" w:sz="4" w:space="0"/>
                </w:tcBorders>
                <w:vAlign w:val="bottom"/>
                <w:hideMark/>
              </w:tcPr>
            </w:tcPrChange>
          </w:tcPr>
          <w:p w:rsidRPr="00302F0C" w:rsidR="00603D95" w:rsidDel="00413DFB" w:rsidP="00603D95" w:rsidRDefault="00603D95" w14:paraId="111C6CEE" w14:textId="05FA4339">
            <w:pPr>
              <w:spacing w:after="0" w:line="240" w:lineRule="auto"/>
              <w:jc w:val="center"/>
              <w:rPr>
                <w:del w:author="Akshay Raveendran" w:date="2025-07-21T00:11:00Z" w16du:dateUtc="2025-07-20T20:11:00Z" w:id="3915"/>
                <w:rFonts w:ascii="Arial" w:hAnsi="Arial" w:eastAsia="Times New Roman" w:cs="Arial"/>
                <w:color w:val="000000"/>
                <w:sz w:val="22"/>
                <w:szCs w:val="22"/>
                <w:lang w:eastAsia="en-GB"/>
              </w:rPr>
            </w:pPr>
            <w:del w:author="Akshay Raveendran" w:date="2025-07-21T00:11:00Z" w16du:dateUtc="2025-07-20T20:11:00Z" w:id="3916">
              <w:r w:rsidRPr="00302F0C" w:rsidDel="00413DFB">
                <w:rPr>
                  <w:rFonts w:ascii="Arial" w:hAnsi="Arial" w:eastAsia="Times New Roman" w:cs="Arial"/>
                  <w:color w:val="000000"/>
                  <w:sz w:val="22"/>
                  <w:szCs w:val="22"/>
                  <w:lang w:eastAsia="en-GB"/>
                </w:rPr>
                <w:delText> </w:delText>
              </w:r>
            </w:del>
          </w:p>
        </w:tc>
      </w:tr>
      <w:tr w:rsidRPr="00302F0C" w:rsidR="00603D95" w:rsidDel="00413DFB" w:rsidTr="00603D95" w14:paraId="4E233E9C" w14:textId="1B38EE80">
        <w:trPr>
          <w:trHeight w:val="290"/>
          <w:del w:author="Akshay Raveendran" w:date="2025-07-21T00:11:00Z" w:id="3917"/>
          <w:trPrChange w:author="Akshay Raveendran" w:date="2025-07-21T00:12:00Z" w16du:dateUtc="2025-07-20T20:12:00Z" w:id="3918">
            <w:trPr>
              <w:gridBefore w:val="2"/>
              <w:gridAfter w:val="0"/>
              <w:wBefore w:w="113" w:type="dxa"/>
              <w:wAfter w:w="1080" w:type="dxa"/>
              <w:trHeight w:val="290"/>
            </w:trPr>
          </w:trPrChange>
        </w:trPr>
        <w:tc>
          <w:tcPr>
            <w:tcW w:w="3186" w:type="dxa"/>
            <w:gridSpan w:val="2"/>
            <w:tcBorders>
              <w:top w:val="nil"/>
              <w:left w:val="single" w:color="auto" w:sz="4" w:space="0"/>
              <w:bottom w:val="single" w:color="auto" w:sz="4" w:space="0"/>
              <w:right w:val="single" w:color="auto" w:sz="4" w:space="0"/>
            </w:tcBorders>
            <w:vAlign w:val="bottom"/>
            <w:tcPrChange w:author="Akshay Raveendran" w:date="2025-07-21T00:12:00Z" w16du:dateUtc="2025-07-20T20:12:00Z" w:id="3919">
              <w:tcPr>
                <w:tcW w:w="2695" w:type="dxa"/>
                <w:gridSpan w:val="3"/>
                <w:tcBorders>
                  <w:top w:val="nil"/>
                  <w:left w:val="single" w:color="auto" w:sz="4" w:space="0"/>
                  <w:bottom w:val="single" w:color="auto" w:sz="4" w:space="0"/>
                  <w:right w:val="single" w:color="auto" w:sz="4" w:space="0"/>
                </w:tcBorders>
                <w:vAlign w:val="bottom"/>
              </w:tcPr>
            </w:tcPrChange>
          </w:tcPr>
          <w:p w:rsidRPr="00302F0C" w:rsidR="00603D95" w:rsidDel="00413DFB" w:rsidP="00603D95" w:rsidRDefault="00603D95" w14:paraId="292197E9" w14:textId="447D85EE">
            <w:pPr>
              <w:spacing w:after="0" w:line="240" w:lineRule="auto"/>
              <w:rPr>
                <w:del w:author="Akshay Raveendran" w:date="2025-07-21T00:11:00Z" w16du:dateUtc="2025-07-20T20:11:00Z" w:id="3920"/>
                <w:rFonts w:ascii="Arial" w:hAnsi="Arial" w:eastAsia="Times New Roman" w:cs="Arial"/>
                <w:color w:val="000000"/>
                <w:sz w:val="22"/>
                <w:szCs w:val="22"/>
                <w:lang w:eastAsia="en-GB"/>
              </w:rPr>
            </w:pPr>
            <w:del w:author="Akshay Raveendran" w:date="2025-07-21T00:11:00Z" w16du:dateUtc="2025-07-20T20:11:00Z" w:id="3921">
              <w:r w:rsidRPr="00302F0C" w:rsidDel="00413DFB">
                <w:rPr>
                  <w:rFonts w:ascii="Arial" w:hAnsi="Arial" w:cs="Arial"/>
                  <w:b/>
                  <w:color w:val="000000"/>
                  <w:sz w:val="22"/>
                  <w:szCs w:val="22"/>
                </w:rPr>
                <w:delText>Request Status</w:delText>
              </w:r>
            </w:del>
          </w:p>
        </w:tc>
        <w:tc>
          <w:tcPr>
            <w:tcW w:w="2906" w:type="dxa"/>
            <w:gridSpan w:val="2"/>
            <w:tcBorders>
              <w:top w:val="nil"/>
              <w:left w:val="nil"/>
              <w:bottom w:val="single" w:color="auto" w:sz="4" w:space="0"/>
              <w:right w:val="single" w:color="auto" w:sz="4" w:space="0"/>
            </w:tcBorders>
            <w:vAlign w:val="bottom"/>
            <w:tcPrChange w:author="Akshay Raveendran" w:date="2025-07-21T00:12:00Z" w16du:dateUtc="2025-07-20T20:12:00Z" w:id="3922">
              <w:tcPr>
                <w:tcW w:w="3240" w:type="dxa"/>
                <w:gridSpan w:val="3"/>
                <w:tcBorders>
                  <w:top w:val="nil"/>
                  <w:left w:val="nil"/>
                  <w:bottom w:val="single" w:color="auto" w:sz="4" w:space="0"/>
                  <w:right w:val="single" w:color="auto" w:sz="4" w:space="0"/>
                </w:tcBorders>
                <w:vAlign w:val="bottom"/>
              </w:tcPr>
            </w:tcPrChange>
          </w:tcPr>
          <w:p w:rsidRPr="00302F0C" w:rsidR="00603D95" w:rsidDel="00413DFB" w:rsidP="00603D95" w:rsidRDefault="00603D95" w14:paraId="08CDA149" w14:textId="1E87C98A">
            <w:pPr>
              <w:spacing w:after="0" w:line="240" w:lineRule="auto"/>
              <w:rPr>
                <w:del w:author="Akshay Raveendran" w:date="2025-07-21T00:11:00Z" w16du:dateUtc="2025-07-20T20:11:00Z" w:id="3923"/>
                <w:rFonts w:ascii="Arial" w:hAnsi="Arial" w:eastAsia="Times New Roman" w:cs="Arial"/>
                <w:color w:val="000000"/>
                <w:sz w:val="22"/>
                <w:szCs w:val="22"/>
                <w:lang w:eastAsia="en-GB"/>
              </w:rPr>
            </w:pPr>
          </w:p>
        </w:tc>
        <w:tc>
          <w:tcPr>
            <w:tcW w:w="3800" w:type="dxa"/>
            <w:tcBorders>
              <w:top w:val="single" w:color="auto" w:sz="4" w:space="0"/>
              <w:left w:val="nil"/>
              <w:bottom w:val="single" w:color="auto" w:sz="4" w:space="0"/>
              <w:right w:val="single" w:color="auto" w:sz="4" w:space="0"/>
            </w:tcBorders>
            <w:vAlign w:val="bottom"/>
            <w:tcPrChange w:author="Akshay Raveendran" w:date="2025-07-21T00:12:00Z" w16du:dateUtc="2025-07-20T20:12:00Z" w:id="3924">
              <w:tcPr>
                <w:tcW w:w="2700" w:type="dxa"/>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53B1269D" w14:textId="5A4B70F3">
            <w:pPr>
              <w:spacing w:after="0" w:line="240" w:lineRule="auto"/>
              <w:jc w:val="center"/>
              <w:rPr>
                <w:del w:author="Akshay Raveendran" w:date="2025-07-21T00:11:00Z" w16du:dateUtc="2025-07-20T20:11:00Z" w:id="3925"/>
                <w:rFonts w:ascii="Arial" w:hAnsi="Arial" w:eastAsia="Times New Roman" w:cs="Arial"/>
                <w:color w:val="000000"/>
                <w:sz w:val="22"/>
                <w:szCs w:val="22"/>
                <w:lang w:eastAsia="en-GB"/>
              </w:rPr>
            </w:pPr>
          </w:p>
        </w:tc>
      </w:tr>
      <w:tr w:rsidRPr="00302F0C" w:rsidR="00603D95" w:rsidDel="00413DFB" w:rsidTr="00603D95" w14:paraId="4EDA5F36" w14:textId="190DF3AC">
        <w:trPr>
          <w:trHeight w:val="290"/>
          <w:del w:author="Akshay Raveendran" w:date="2025-07-21T00:11:00Z" w:id="3926"/>
          <w:trPrChange w:author="Akshay Raveendran" w:date="2025-07-21T00:12:00Z" w16du:dateUtc="2025-07-20T20:12:00Z" w:id="3927">
            <w:trPr>
              <w:gridBefore w:val="2"/>
              <w:gridAfter w:val="0"/>
              <w:wBefore w:w="113" w:type="dxa"/>
              <w:wAfter w:w="1080" w:type="dxa"/>
              <w:trHeight w:val="290"/>
            </w:trPr>
          </w:trPrChange>
        </w:trPr>
        <w:tc>
          <w:tcPr>
            <w:tcW w:w="3186" w:type="dxa"/>
            <w:gridSpan w:val="2"/>
            <w:tcBorders>
              <w:top w:val="nil"/>
              <w:left w:val="single" w:color="auto" w:sz="4" w:space="0"/>
              <w:bottom w:val="single" w:color="auto" w:sz="4" w:space="0"/>
              <w:right w:val="single" w:color="auto" w:sz="4" w:space="0"/>
            </w:tcBorders>
            <w:vAlign w:val="bottom"/>
            <w:tcPrChange w:author="Akshay Raveendran" w:date="2025-07-21T00:12:00Z" w16du:dateUtc="2025-07-20T20:12:00Z" w:id="3928">
              <w:tcPr>
                <w:tcW w:w="2695" w:type="dxa"/>
                <w:gridSpan w:val="3"/>
                <w:tcBorders>
                  <w:top w:val="nil"/>
                  <w:left w:val="single" w:color="auto" w:sz="4" w:space="0"/>
                  <w:bottom w:val="single" w:color="auto" w:sz="4" w:space="0"/>
                  <w:right w:val="single" w:color="auto" w:sz="4" w:space="0"/>
                </w:tcBorders>
                <w:vAlign w:val="bottom"/>
              </w:tcPr>
            </w:tcPrChange>
          </w:tcPr>
          <w:p w:rsidRPr="00302F0C" w:rsidR="00603D95" w:rsidDel="00413DFB" w:rsidP="00603D95" w:rsidRDefault="00603D95" w14:paraId="3925BDE4" w14:textId="025FF122">
            <w:pPr>
              <w:spacing w:after="0" w:line="240" w:lineRule="auto"/>
              <w:rPr>
                <w:del w:author="Akshay Raveendran" w:date="2025-07-21T00:11:00Z" w16du:dateUtc="2025-07-20T20:11:00Z" w:id="3929"/>
                <w:rFonts w:ascii="Arial" w:hAnsi="Arial" w:eastAsia="Times New Roman" w:cs="Arial"/>
                <w:color w:val="000000"/>
                <w:sz w:val="22"/>
                <w:szCs w:val="22"/>
                <w:lang w:eastAsia="en-GB"/>
              </w:rPr>
            </w:pPr>
            <w:del w:author="Akshay Raveendran" w:date="2025-07-21T00:11:00Z" w16du:dateUtc="2025-07-20T20:11:00Z" w:id="3930">
              <w:r w:rsidRPr="00302F0C" w:rsidDel="00413DFB">
                <w:rPr>
                  <w:rFonts w:ascii="Arial" w:hAnsi="Arial" w:cs="Arial"/>
                  <w:color w:val="000000"/>
                  <w:sz w:val="22"/>
                  <w:szCs w:val="22"/>
                </w:rPr>
                <w:delText>Updated Request Status</w:delText>
              </w:r>
              <w:r w:rsidRPr="00302F0C" w:rsidDel="00413DFB">
                <w:rPr>
                  <w:rFonts w:ascii="Arial" w:hAnsi="Arial" w:cs="Arial"/>
                  <w:color w:val="FF0000"/>
                  <w:sz w:val="22"/>
                  <w:szCs w:val="22"/>
                </w:rPr>
                <w:delText>*</w:delText>
              </w:r>
            </w:del>
          </w:p>
        </w:tc>
        <w:tc>
          <w:tcPr>
            <w:tcW w:w="2906" w:type="dxa"/>
            <w:gridSpan w:val="2"/>
            <w:tcBorders>
              <w:top w:val="nil"/>
              <w:left w:val="nil"/>
              <w:bottom w:val="single" w:color="auto" w:sz="4" w:space="0"/>
              <w:right w:val="single" w:color="auto" w:sz="4" w:space="0"/>
            </w:tcBorders>
            <w:vAlign w:val="bottom"/>
            <w:tcPrChange w:author="Akshay Raveendran" w:date="2025-07-21T00:12:00Z" w16du:dateUtc="2025-07-20T20:12:00Z" w:id="3931">
              <w:tcPr>
                <w:tcW w:w="3240" w:type="dxa"/>
                <w:gridSpan w:val="3"/>
                <w:tcBorders>
                  <w:top w:val="nil"/>
                  <w:left w:val="nil"/>
                  <w:bottom w:val="single" w:color="auto" w:sz="4" w:space="0"/>
                  <w:right w:val="single" w:color="auto" w:sz="4" w:space="0"/>
                </w:tcBorders>
                <w:vAlign w:val="bottom"/>
              </w:tcPr>
            </w:tcPrChange>
          </w:tcPr>
          <w:p w:rsidRPr="00302F0C" w:rsidR="00603D95" w:rsidDel="00413DFB" w:rsidP="00603D95" w:rsidRDefault="00603D95" w14:paraId="77F297C9" w14:textId="15573695">
            <w:pPr>
              <w:spacing w:after="0" w:line="240" w:lineRule="auto"/>
              <w:rPr>
                <w:del w:author="Akshay Raveendran" w:date="2025-07-21T00:11:00Z" w16du:dateUtc="2025-07-20T20:11:00Z" w:id="3932"/>
                <w:rFonts w:ascii="Arial" w:hAnsi="Arial" w:eastAsia="Times New Roman" w:cs="Arial"/>
                <w:color w:val="000000"/>
                <w:sz w:val="22"/>
                <w:szCs w:val="22"/>
                <w:lang w:eastAsia="en-GB"/>
              </w:rPr>
            </w:pPr>
            <w:del w:author="Akshay Raveendran" w:date="2025-07-21T00:11:00Z" w16du:dateUtc="2025-07-20T20:11:00Z" w:id="3933">
              <w:r w:rsidRPr="00302F0C" w:rsidDel="00413DFB">
                <w:rPr>
                  <w:rFonts w:ascii="Arial" w:hAnsi="Arial" w:cs="Arial"/>
                  <w:color w:val="000000"/>
                  <w:sz w:val="22"/>
                  <w:szCs w:val="22"/>
                </w:rPr>
                <w:delText>Dropdown</w:delText>
              </w:r>
            </w:del>
          </w:p>
        </w:tc>
        <w:tc>
          <w:tcPr>
            <w:tcW w:w="3800" w:type="dxa"/>
            <w:tcBorders>
              <w:top w:val="single" w:color="auto" w:sz="4" w:space="0"/>
              <w:left w:val="nil"/>
              <w:bottom w:val="single" w:color="auto" w:sz="4" w:space="0"/>
              <w:right w:val="single" w:color="auto" w:sz="4" w:space="0"/>
            </w:tcBorders>
            <w:vAlign w:val="bottom"/>
            <w:tcPrChange w:author="Akshay Raveendran" w:date="2025-07-21T00:12:00Z" w16du:dateUtc="2025-07-20T20:12:00Z" w:id="3934">
              <w:tcPr>
                <w:tcW w:w="2700" w:type="dxa"/>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30B5F08F" w14:textId="4DD5AB00">
            <w:pPr>
              <w:spacing w:after="0" w:line="240" w:lineRule="auto"/>
              <w:jc w:val="center"/>
              <w:rPr>
                <w:del w:author="Akshay Raveendran" w:date="2025-07-21T00:11:00Z" w16du:dateUtc="2025-07-20T20:11:00Z" w:id="3935"/>
                <w:rFonts w:ascii="Arial" w:hAnsi="Arial" w:eastAsia="Times New Roman" w:cs="Arial"/>
                <w:color w:val="000000"/>
                <w:sz w:val="22"/>
                <w:szCs w:val="22"/>
                <w:lang w:eastAsia="en-GB"/>
              </w:rPr>
            </w:pPr>
          </w:p>
        </w:tc>
      </w:tr>
      <w:tr w:rsidRPr="00302F0C" w:rsidR="00603D95" w:rsidDel="00413DFB" w:rsidTr="00603D95" w14:paraId="1112B848" w14:textId="079E0F61">
        <w:trPr>
          <w:trHeight w:val="290"/>
          <w:del w:author="Akshay Raveendran" w:date="2025-07-21T00:11:00Z" w:id="3936"/>
          <w:trPrChange w:author="Akshay Raveendran" w:date="2025-07-21T00:12:00Z" w16du:dateUtc="2025-07-20T20:12:00Z" w:id="3937">
            <w:trPr>
              <w:gridBefore w:val="2"/>
              <w:gridAfter w:val="0"/>
              <w:wBefore w:w="113" w:type="dxa"/>
              <w:wAfter w:w="1080" w:type="dxa"/>
              <w:trHeight w:val="290"/>
            </w:trPr>
          </w:trPrChange>
        </w:trPr>
        <w:tc>
          <w:tcPr>
            <w:tcW w:w="3186" w:type="dxa"/>
            <w:gridSpan w:val="2"/>
            <w:tcBorders>
              <w:top w:val="nil"/>
              <w:left w:val="single" w:color="auto" w:sz="4" w:space="0"/>
              <w:bottom w:val="single" w:color="auto" w:sz="4" w:space="0"/>
              <w:right w:val="single" w:color="auto" w:sz="4" w:space="0"/>
            </w:tcBorders>
            <w:vAlign w:val="bottom"/>
            <w:tcPrChange w:author="Akshay Raveendran" w:date="2025-07-21T00:12:00Z" w16du:dateUtc="2025-07-20T20:12:00Z" w:id="3938">
              <w:tcPr>
                <w:tcW w:w="2695" w:type="dxa"/>
                <w:gridSpan w:val="3"/>
                <w:tcBorders>
                  <w:top w:val="nil"/>
                  <w:left w:val="single" w:color="auto" w:sz="4" w:space="0"/>
                  <w:bottom w:val="single" w:color="auto" w:sz="4" w:space="0"/>
                  <w:right w:val="single" w:color="auto" w:sz="4" w:space="0"/>
                </w:tcBorders>
                <w:vAlign w:val="bottom"/>
              </w:tcPr>
            </w:tcPrChange>
          </w:tcPr>
          <w:p w:rsidRPr="00302F0C" w:rsidR="00603D95" w:rsidDel="00413DFB" w:rsidP="00603D95" w:rsidRDefault="00603D95" w14:paraId="4C7C504F" w14:textId="74F21E39">
            <w:pPr>
              <w:spacing w:after="0" w:line="240" w:lineRule="auto"/>
              <w:rPr>
                <w:del w:author="Akshay Raveendran" w:date="2025-07-21T00:11:00Z" w16du:dateUtc="2025-07-20T20:11:00Z" w:id="3939"/>
                <w:rFonts w:ascii="Arial" w:hAnsi="Arial" w:eastAsia="Times New Roman" w:cs="Arial"/>
                <w:color w:val="000000"/>
                <w:sz w:val="22"/>
                <w:szCs w:val="22"/>
                <w:lang w:eastAsia="en-GB"/>
              </w:rPr>
            </w:pPr>
            <w:del w:author="Akshay Raveendran" w:date="2025-07-21T00:11:00Z" w16du:dateUtc="2025-07-20T20:11:00Z" w:id="3940">
              <w:r w:rsidRPr="00302F0C" w:rsidDel="00413DFB">
                <w:rPr>
                  <w:rFonts w:ascii="Arial" w:hAnsi="Arial" w:cs="Arial"/>
                  <w:b/>
                  <w:color w:val="000000"/>
                  <w:sz w:val="22"/>
                  <w:szCs w:val="22"/>
                </w:rPr>
                <w:delText>Bid Summary</w:delText>
              </w:r>
            </w:del>
          </w:p>
        </w:tc>
        <w:tc>
          <w:tcPr>
            <w:tcW w:w="2906" w:type="dxa"/>
            <w:gridSpan w:val="2"/>
            <w:tcBorders>
              <w:top w:val="nil"/>
              <w:left w:val="nil"/>
              <w:bottom w:val="single" w:color="auto" w:sz="4" w:space="0"/>
              <w:right w:val="single" w:color="auto" w:sz="4" w:space="0"/>
            </w:tcBorders>
            <w:vAlign w:val="bottom"/>
            <w:tcPrChange w:author="Akshay Raveendran" w:date="2025-07-21T00:12:00Z" w16du:dateUtc="2025-07-20T20:12:00Z" w:id="3941">
              <w:tcPr>
                <w:tcW w:w="3240" w:type="dxa"/>
                <w:gridSpan w:val="3"/>
                <w:tcBorders>
                  <w:top w:val="nil"/>
                  <w:left w:val="nil"/>
                  <w:bottom w:val="single" w:color="auto" w:sz="4" w:space="0"/>
                  <w:right w:val="single" w:color="auto" w:sz="4" w:space="0"/>
                </w:tcBorders>
                <w:vAlign w:val="bottom"/>
              </w:tcPr>
            </w:tcPrChange>
          </w:tcPr>
          <w:p w:rsidRPr="00302F0C" w:rsidR="00603D95" w:rsidDel="00413DFB" w:rsidP="00603D95" w:rsidRDefault="00603D95" w14:paraId="5821CC27" w14:textId="077E71D0">
            <w:pPr>
              <w:spacing w:after="0" w:line="240" w:lineRule="auto"/>
              <w:rPr>
                <w:del w:author="Akshay Raveendran" w:date="2025-07-21T00:11:00Z" w16du:dateUtc="2025-07-20T20:11:00Z" w:id="3942"/>
                <w:rFonts w:ascii="Arial" w:hAnsi="Arial" w:eastAsia="Times New Roman" w:cs="Arial"/>
                <w:color w:val="000000"/>
                <w:sz w:val="22"/>
                <w:szCs w:val="22"/>
                <w:lang w:eastAsia="en-GB"/>
              </w:rPr>
            </w:pPr>
          </w:p>
        </w:tc>
        <w:tc>
          <w:tcPr>
            <w:tcW w:w="3800" w:type="dxa"/>
            <w:tcBorders>
              <w:top w:val="single" w:color="auto" w:sz="4" w:space="0"/>
              <w:left w:val="nil"/>
              <w:bottom w:val="single" w:color="auto" w:sz="4" w:space="0"/>
              <w:right w:val="single" w:color="auto" w:sz="4" w:space="0"/>
            </w:tcBorders>
            <w:vAlign w:val="bottom"/>
            <w:tcPrChange w:author="Akshay Raveendran" w:date="2025-07-21T00:12:00Z" w16du:dateUtc="2025-07-20T20:12:00Z" w:id="3943">
              <w:tcPr>
                <w:tcW w:w="2700" w:type="dxa"/>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23A1CBC3" w14:textId="18E0EAD8">
            <w:pPr>
              <w:spacing w:after="0" w:line="240" w:lineRule="auto"/>
              <w:jc w:val="center"/>
              <w:rPr>
                <w:del w:author="Akshay Raveendran" w:date="2025-07-21T00:11:00Z" w16du:dateUtc="2025-07-20T20:11:00Z" w:id="3944"/>
                <w:rFonts w:ascii="Arial" w:hAnsi="Arial" w:eastAsia="Times New Roman" w:cs="Arial"/>
                <w:color w:val="000000"/>
                <w:sz w:val="22"/>
                <w:szCs w:val="22"/>
                <w:lang w:eastAsia="en-GB"/>
              </w:rPr>
            </w:pPr>
          </w:p>
        </w:tc>
      </w:tr>
      <w:tr w:rsidRPr="00302F0C" w:rsidR="00603D95" w:rsidDel="00413DFB" w:rsidTr="00603D95" w14:paraId="370E6F95" w14:textId="76E01DBA">
        <w:trPr>
          <w:trHeight w:val="290"/>
          <w:del w:author="Akshay Raveendran" w:date="2025-07-21T00:11:00Z" w:id="3945"/>
          <w:trPrChange w:author="Akshay Raveendran" w:date="2025-07-21T00:12:00Z" w16du:dateUtc="2025-07-20T20:12:00Z" w:id="3946">
            <w:trPr>
              <w:gridBefore w:val="2"/>
              <w:gridAfter w:val="0"/>
              <w:wBefore w:w="113" w:type="dxa"/>
              <w:wAfter w:w="1080" w:type="dxa"/>
              <w:trHeight w:val="290"/>
            </w:trPr>
          </w:trPrChange>
        </w:trPr>
        <w:tc>
          <w:tcPr>
            <w:tcW w:w="3186" w:type="dxa"/>
            <w:gridSpan w:val="2"/>
            <w:tcBorders>
              <w:top w:val="nil"/>
              <w:left w:val="single" w:color="auto" w:sz="4" w:space="0"/>
              <w:bottom w:val="single" w:color="auto" w:sz="4" w:space="0"/>
              <w:right w:val="single" w:color="auto" w:sz="4" w:space="0"/>
            </w:tcBorders>
            <w:vAlign w:val="bottom"/>
            <w:tcPrChange w:author="Akshay Raveendran" w:date="2025-07-21T00:12:00Z" w16du:dateUtc="2025-07-20T20:12:00Z" w:id="3947">
              <w:tcPr>
                <w:tcW w:w="2695" w:type="dxa"/>
                <w:gridSpan w:val="3"/>
                <w:tcBorders>
                  <w:top w:val="nil"/>
                  <w:left w:val="single" w:color="auto" w:sz="4" w:space="0"/>
                  <w:bottom w:val="single" w:color="auto" w:sz="4" w:space="0"/>
                  <w:right w:val="single" w:color="auto" w:sz="4" w:space="0"/>
                </w:tcBorders>
                <w:vAlign w:val="bottom"/>
              </w:tcPr>
            </w:tcPrChange>
          </w:tcPr>
          <w:p w:rsidRPr="00302F0C" w:rsidR="00603D95" w:rsidDel="00413DFB" w:rsidP="00603D95" w:rsidRDefault="00603D95" w14:paraId="2A837C7A" w14:textId="5A72A48D">
            <w:pPr>
              <w:spacing w:after="0" w:line="240" w:lineRule="auto"/>
              <w:rPr>
                <w:del w:author="Akshay Raveendran" w:date="2025-07-21T00:11:00Z" w16du:dateUtc="2025-07-20T20:11:00Z" w:id="3948"/>
                <w:rFonts w:ascii="Arial" w:hAnsi="Arial" w:eastAsia="Times New Roman" w:cs="Arial"/>
                <w:color w:val="000000"/>
                <w:sz w:val="22"/>
                <w:szCs w:val="22"/>
                <w:lang w:eastAsia="en-GB"/>
              </w:rPr>
            </w:pPr>
            <w:del w:author="Akshay Raveendran" w:date="2025-07-21T00:11:00Z" w16du:dateUtc="2025-07-20T20:11:00Z" w:id="3949">
              <w:r w:rsidRPr="00302F0C" w:rsidDel="00413DFB">
                <w:rPr>
                  <w:rFonts w:ascii="Arial" w:hAnsi="Arial" w:cs="Arial"/>
                  <w:color w:val="000000"/>
                  <w:sz w:val="22"/>
                  <w:szCs w:val="22"/>
                </w:rPr>
                <w:delText>No. of Vendor Bids Received</w:delText>
              </w:r>
            </w:del>
          </w:p>
        </w:tc>
        <w:tc>
          <w:tcPr>
            <w:tcW w:w="2906" w:type="dxa"/>
            <w:gridSpan w:val="2"/>
            <w:tcBorders>
              <w:top w:val="nil"/>
              <w:left w:val="nil"/>
              <w:bottom w:val="single" w:color="auto" w:sz="4" w:space="0"/>
              <w:right w:val="single" w:color="auto" w:sz="4" w:space="0"/>
            </w:tcBorders>
            <w:vAlign w:val="bottom"/>
            <w:tcPrChange w:author="Akshay Raveendran" w:date="2025-07-21T00:12:00Z" w16du:dateUtc="2025-07-20T20:12:00Z" w:id="3950">
              <w:tcPr>
                <w:tcW w:w="3240" w:type="dxa"/>
                <w:gridSpan w:val="3"/>
                <w:tcBorders>
                  <w:top w:val="nil"/>
                  <w:left w:val="nil"/>
                  <w:bottom w:val="single" w:color="auto" w:sz="4" w:space="0"/>
                  <w:right w:val="single" w:color="auto" w:sz="4" w:space="0"/>
                </w:tcBorders>
                <w:vAlign w:val="bottom"/>
              </w:tcPr>
            </w:tcPrChange>
          </w:tcPr>
          <w:p w:rsidRPr="00302F0C" w:rsidR="00603D95" w:rsidDel="00413DFB" w:rsidP="00603D95" w:rsidRDefault="00603D95" w14:paraId="114B1057" w14:textId="0555A3C3">
            <w:pPr>
              <w:spacing w:after="0" w:line="240" w:lineRule="auto"/>
              <w:rPr>
                <w:del w:author="Akshay Raveendran" w:date="2025-07-21T00:11:00Z" w16du:dateUtc="2025-07-20T20:11:00Z" w:id="3951"/>
                <w:rFonts w:ascii="Arial" w:hAnsi="Arial" w:eastAsia="Times New Roman" w:cs="Arial"/>
                <w:color w:val="000000"/>
                <w:sz w:val="22"/>
                <w:szCs w:val="22"/>
                <w:lang w:eastAsia="en-GB"/>
              </w:rPr>
            </w:pPr>
            <w:del w:author="Akshay Raveendran" w:date="2025-07-21T00:11:00Z" w16du:dateUtc="2025-07-20T20:11:00Z" w:id="3952">
              <w:r w:rsidRPr="00302F0C" w:rsidDel="00413DFB">
                <w:rPr>
                  <w:rFonts w:ascii="Arial" w:hAnsi="Arial" w:cs="Arial"/>
                  <w:color w:val="000000"/>
                  <w:sz w:val="22"/>
                  <w:szCs w:val="22"/>
                </w:rPr>
                <w:delText>Number Field</w:delText>
              </w:r>
            </w:del>
          </w:p>
        </w:tc>
        <w:tc>
          <w:tcPr>
            <w:tcW w:w="3800" w:type="dxa"/>
            <w:tcBorders>
              <w:top w:val="single" w:color="auto" w:sz="4" w:space="0"/>
              <w:left w:val="nil"/>
              <w:bottom w:val="single" w:color="auto" w:sz="4" w:space="0"/>
              <w:right w:val="single" w:color="auto" w:sz="4" w:space="0"/>
            </w:tcBorders>
            <w:vAlign w:val="bottom"/>
            <w:tcPrChange w:author="Akshay Raveendran" w:date="2025-07-21T00:12:00Z" w16du:dateUtc="2025-07-20T20:12:00Z" w:id="3953">
              <w:tcPr>
                <w:tcW w:w="2700" w:type="dxa"/>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07BEA00B" w14:textId="3B459133">
            <w:pPr>
              <w:spacing w:after="0" w:line="240" w:lineRule="auto"/>
              <w:jc w:val="center"/>
              <w:rPr>
                <w:del w:author="Akshay Raveendran" w:date="2025-07-21T00:11:00Z" w16du:dateUtc="2025-07-20T20:11:00Z" w:id="3954"/>
                <w:rFonts w:ascii="Arial" w:hAnsi="Arial" w:eastAsia="Times New Roman" w:cs="Arial"/>
                <w:color w:val="000000"/>
                <w:sz w:val="22"/>
                <w:szCs w:val="22"/>
                <w:lang w:eastAsia="en-GB"/>
              </w:rPr>
            </w:pPr>
            <w:del w:author="Akshay Raveendran" w:date="2025-07-21T00:11:00Z" w16du:dateUtc="2025-07-20T20:11:00Z" w:id="3955">
              <w:r w:rsidRPr="00302F0C" w:rsidDel="00413DFB">
                <w:rPr>
                  <w:rFonts w:ascii="Arial" w:hAnsi="Arial" w:eastAsia="Times New Roman" w:cs="Arial"/>
                  <w:color w:val="000000"/>
                  <w:sz w:val="22"/>
                  <w:szCs w:val="22"/>
                  <w:lang w:eastAsia="en-GB"/>
                </w:rPr>
                <w:delText>Mandatory for processes other than ‘Vendor Sourcing floated’</w:delText>
              </w:r>
            </w:del>
          </w:p>
        </w:tc>
      </w:tr>
      <w:tr w:rsidRPr="00302F0C" w:rsidR="00603D95" w:rsidDel="00413DFB" w:rsidTr="00603D95" w14:paraId="4647C95A" w14:textId="71378794">
        <w:trPr>
          <w:trHeight w:val="290"/>
          <w:del w:author="Akshay Raveendran" w:date="2025-07-21T00:11:00Z" w:id="3956"/>
          <w:trPrChange w:author="Akshay Raveendran" w:date="2025-07-21T00:12:00Z" w16du:dateUtc="2025-07-20T20:12:00Z" w:id="3957">
            <w:trPr>
              <w:gridBefore w:val="2"/>
              <w:gridAfter w:val="0"/>
              <w:wBefore w:w="113" w:type="dxa"/>
              <w:wAfter w:w="1080" w:type="dxa"/>
              <w:trHeight w:val="290"/>
            </w:trPr>
          </w:trPrChange>
        </w:trPr>
        <w:tc>
          <w:tcPr>
            <w:tcW w:w="3186" w:type="dxa"/>
            <w:gridSpan w:val="2"/>
            <w:tcBorders>
              <w:top w:val="single" w:color="auto" w:sz="4" w:space="0"/>
              <w:left w:val="single" w:color="auto" w:sz="4" w:space="0"/>
              <w:bottom w:val="single" w:color="auto" w:sz="4" w:space="0"/>
              <w:right w:val="single" w:color="auto" w:sz="4" w:space="0"/>
            </w:tcBorders>
            <w:vAlign w:val="bottom"/>
            <w:tcPrChange w:author="Akshay Raveendran" w:date="2025-07-21T00:12:00Z" w16du:dateUtc="2025-07-20T20:12:00Z" w:id="3958">
              <w:tcPr>
                <w:tcW w:w="269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603D95" w:rsidDel="00413DFB" w:rsidP="00603D95" w:rsidRDefault="00603D95" w14:paraId="3358A71B" w14:textId="69F351CC">
            <w:pPr>
              <w:spacing w:after="0" w:line="240" w:lineRule="auto"/>
              <w:rPr>
                <w:del w:author="Akshay Raveendran" w:date="2025-07-21T00:11:00Z" w16du:dateUtc="2025-07-20T20:11:00Z" w:id="3959"/>
                <w:rFonts w:ascii="Arial" w:hAnsi="Arial" w:eastAsia="Times New Roman" w:cs="Arial"/>
                <w:color w:val="000000"/>
                <w:sz w:val="22"/>
                <w:szCs w:val="22"/>
                <w:lang w:eastAsia="en-GB"/>
              </w:rPr>
            </w:pPr>
            <w:del w:author="Akshay Raveendran" w:date="2025-07-21T00:11:00Z" w16du:dateUtc="2025-07-20T20:11:00Z" w:id="3960">
              <w:r w:rsidRPr="00302F0C" w:rsidDel="00413DFB">
                <w:rPr>
                  <w:rFonts w:ascii="Arial" w:hAnsi="Arial" w:cs="Arial"/>
                  <w:color w:val="000000"/>
                  <w:sz w:val="22"/>
                  <w:szCs w:val="22"/>
                </w:rPr>
                <w:delText>Lowest bid received during negotiations</w:delText>
              </w:r>
            </w:del>
          </w:p>
        </w:tc>
        <w:tc>
          <w:tcPr>
            <w:tcW w:w="2906" w:type="dxa"/>
            <w:gridSpan w:val="2"/>
            <w:tcBorders>
              <w:top w:val="single" w:color="auto" w:sz="4" w:space="0"/>
              <w:left w:val="nil"/>
              <w:bottom w:val="single" w:color="auto" w:sz="4" w:space="0"/>
              <w:right w:val="single" w:color="auto" w:sz="4" w:space="0"/>
            </w:tcBorders>
            <w:vAlign w:val="bottom"/>
            <w:tcPrChange w:author="Akshay Raveendran" w:date="2025-07-21T00:12:00Z" w16du:dateUtc="2025-07-20T20:12:00Z" w:id="3961">
              <w:tcPr>
                <w:tcW w:w="3240" w:type="dxa"/>
                <w:gridSpan w:val="3"/>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6B0F7D77" w14:textId="2E296E85">
            <w:pPr>
              <w:spacing w:after="0" w:line="240" w:lineRule="auto"/>
              <w:rPr>
                <w:del w:author="Akshay Raveendran" w:date="2025-07-21T00:11:00Z" w16du:dateUtc="2025-07-20T20:11:00Z" w:id="3962"/>
                <w:rFonts w:ascii="Arial" w:hAnsi="Arial" w:eastAsia="Times New Roman" w:cs="Arial"/>
                <w:color w:val="000000"/>
                <w:sz w:val="22"/>
                <w:szCs w:val="22"/>
                <w:lang w:eastAsia="en-GB"/>
              </w:rPr>
            </w:pPr>
            <w:del w:author="Akshay Raveendran" w:date="2025-07-21T00:11:00Z" w16du:dateUtc="2025-07-20T20:11:00Z" w:id="3963">
              <w:r w:rsidRPr="00302F0C" w:rsidDel="00413DFB">
                <w:rPr>
                  <w:rFonts w:ascii="Arial" w:hAnsi="Arial" w:cs="Arial"/>
                  <w:color w:val="000000"/>
                  <w:sz w:val="22"/>
                  <w:szCs w:val="22"/>
                </w:rPr>
                <w:delText>Number Field</w:delText>
              </w:r>
            </w:del>
          </w:p>
        </w:tc>
        <w:tc>
          <w:tcPr>
            <w:tcW w:w="3800" w:type="dxa"/>
            <w:tcBorders>
              <w:top w:val="single" w:color="auto" w:sz="4" w:space="0"/>
              <w:left w:val="nil"/>
              <w:bottom w:val="single" w:color="auto" w:sz="4" w:space="0"/>
              <w:right w:val="single" w:color="auto" w:sz="4" w:space="0"/>
            </w:tcBorders>
            <w:vAlign w:val="bottom"/>
            <w:tcPrChange w:author="Akshay Raveendran" w:date="2025-07-21T00:12:00Z" w16du:dateUtc="2025-07-20T20:12:00Z" w:id="3964">
              <w:tcPr>
                <w:tcW w:w="2700" w:type="dxa"/>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4C4D2315" w14:textId="376678DD">
            <w:pPr>
              <w:spacing w:after="0" w:line="240" w:lineRule="auto"/>
              <w:jc w:val="center"/>
              <w:rPr>
                <w:del w:author="Akshay Raveendran" w:date="2025-07-21T00:11:00Z" w16du:dateUtc="2025-07-20T20:11:00Z" w:id="3965"/>
                <w:rFonts w:ascii="Arial" w:hAnsi="Arial" w:eastAsia="Times New Roman" w:cs="Arial"/>
                <w:color w:val="000000"/>
                <w:sz w:val="22"/>
                <w:szCs w:val="22"/>
                <w:lang w:eastAsia="en-GB"/>
              </w:rPr>
            </w:pPr>
            <w:del w:author="Akshay Raveendran" w:date="2025-07-21T00:11:00Z" w16du:dateUtc="2025-07-20T20:11:00Z" w:id="3966">
              <w:r w:rsidRPr="00302F0C" w:rsidDel="00413DFB">
                <w:rPr>
                  <w:rFonts w:ascii="Arial" w:hAnsi="Arial" w:eastAsia="Times New Roman" w:cs="Arial"/>
                  <w:color w:val="000000"/>
                  <w:sz w:val="22"/>
                  <w:szCs w:val="22"/>
                  <w:lang w:eastAsia="en-GB"/>
                </w:rPr>
                <w:delText>Mandatory for processes other than ‘Vendor Sourcing floated’</w:delText>
              </w:r>
            </w:del>
          </w:p>
        </w:tc>
      </w:tr>
      <w:tr w:rsidRPr="00302F0C" w:rsidR="00603D95" w:rsidDel="00413DFB" w:rsidTr="00603D95" w14:paraId="79EB0E62" w14:textId="41B43C3A">
        <w:trPr>
          <w:trHeight w:val="290"/>
          <w:del w:author="Akshay Raveendran" w:date="2025-07-21T00:11:00Z" w:id="3967"/>
          <w:trPrChange w:author="Akshay Raveendran" w:date="2025-07-21T00:12:00Z" w16du:dateUtc="2025-07-20T20:12:00Z" w:id="3968">
            <w:trPr>
              <w:gridBefore w:val="2"/>
              <w:gridAfter w:val="0"/>
              <w:wBefore w:w="113" w:type="dxa"/>
              <w:wAfter w:w="1080" w:type="dxa"/>
              <w:trHeight w:val="290"/>
            </w:trPr>
          </w:trPrChange>
        </w:trPr>
        <w:tc>
          <w:tcPr>
            <w:tcW w:w="3186" w:type="dxa"/>
            <w:gridSpan w:val="2"/>
            <w:tcBorders>
              <w:top w:val="single" w:color="auto" w:sz="4" w:space="0"/>
              <w:left w:val="single" w:color="auto" w:sz="4" w:space="0"/>
              <w:bottom w:val="single" w:color="auto" w:sz="4" w:space="0"/>
              <w:right w:val="single" w:color="auto" w:sz="4" w:space="0"/>
            </w:tcBorders>
            <w:vAlign w:val="bottom"/>
            <w:tcPrChange w:author="Akshay Raveendran" w:date="2025-07-21T00:12:00Z" w16du:dateUtc="2025-07-20T20:12:00Z" w:id="3969">
              <w:tcPr>
                <w:tcW w:w="269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603D95" w:rsidDel="00413DFB" w:rsidP="00603D95" w:rsidRDefault="00603D95" w14:paraId="123CDDFE" w14:textId="42208130">
            <w:pPr>
              <w:spacing w:after="0" w:line="240" w:lineRule="auto"/>
              <w:rPr>
                <w:del w:author="Akshay Raveendran" w:date="2025-07-21T00:11:00Z" w16du:dateUtc="2025-07-20T20:11:00Z" w:id="3970"/>
                <w:rFonts w:ascii="Arial" w:hAnsi="Arial" w:cs="Arial"/>
                <w:color w:val="000000"/>
                <w:sz w:val="22"/>
                <w:szCs w:val="22"/>
              </w:rPr>
            </w:pPr>
            <w:del w:author="Akshay Raveendran" w:date="2025-07-21T00:11:00Z" w16du:dateUtc="2025-07-20T20:11:00Z" w:id="3971">
              <w:r w:rsidRPr="00302F0C" w:rsidDel="00413DFB">
                <w:rPr>
                  <w:rFonts w:ascii="Arial" w:hAnsi="Arial" w:eastAsia="Times New Roman" w:cs="Arial"/>
                  <w:color w:val="000000"/>
                  <w:sz w:val="22"/>
                  <w:szCs w:val="22"/>
                  <w:lang w:eastAsia="en-GB"/>
                </w:rPr>
                <w:delText>L1(Lowest bid post negotiation) Vendor Name</w:delText>
              </w:r>
            </w:del>
          </w:p>
        </w:tc>
        <w:tc>
          <w:tcPr>
            <w:tcW w:w="2906" w:type="dxa"/>
            <w:gridSpan w:val="2"/>
            <w:tcBorders>
              <w:top w:val="single" w:color="auto" w:sz="4" w:space="0"/>
              <w:left w:val="nil"/>
              <w:bottom w:val="single" w:color="auto" w:sz="4" w:space="0"/>
              <w:right w:val="single" w:color="auto" w:sz="4" w:space="0"/>
            </w:tcBorders>
            <w:vAlign w:val="bottom"/>
            <w:tcPrChange w:author="Akshay Raveendran" w:date="2025-07-21T00:12:00Z" w16du:dateUtc="2025-07-20T20:12:00Z" w:id="3972">
              <w:tcPr>
                <w:tcW w:w="3240" w:type="dxa"/>
                <w:gridSpan w:val="3"/>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441D2387" w14:textId="129EB62B">
            <w:pPr>
              <w:spacing w:after="0" w:line="240" w:lineRule="auto"/>
              <w:rPr>
                <w:del w:author="Akshay Raveendran" w:date="2025-07-21T00:11:00Z" w16du:dateUtc="2025-07-20T20:11:00Z" w:id="3973"/>
                <w:rFonts w:ascii="Arial" w:hAnsi="Arial" w:cs="Arial"/>
                <w:color w:val="000000"/>
                <w:sz w:val="22"/>
                <w:szCs w:val="22"/>
              </w:rPr>
            </w:pPr>
            <w:del w:author="Akshay Raveendran" w:date="2025-07-21T00:11:00Z" w16du:dateUtc="2025-07-20T20:11:00Z" w:id="3974">
              <w:r w:rsidRPr="00302F0C" w:rsidDel="00413DFB">
                <w:rPr>
                  <w:rFonts w:ascii="Arial" w:hAnsi="Arial" w:eastAsia="Times New Roman" w:cs="Arial"/>
                  <w:color w:val="000000"/>
                  <w:sz w:val="22"/>
                  <w:szCs w:val="22"/>
                  <w:lang w:eastAsia="en-GB"/>
                </w:rPr>
                <w:delText>Alphanumeric field</w:delText>
              </w:r>
            </w:del>
          </w:p>
        </w:tc>
        <w:tc>
          <w:tcPr>
            <w:tcW w:w="3800" w:type="dxa"/>
            <w:tcBorders>
              <w:top w:val="single" w:color="auto" w:sz="4" w:space="0"/>
              <w:left w:val="nil"/>
              <w:bottom w:val="single" w:color="auto" w:sz="4" w:space="0"/>
              <w:right w:val="single" w:color="auto" w:sz="4" w:space="0"/>
            </w:tcBorders>
            <w:vAlign w:val="bottom"/>
            <w:tcPrChange w:author="Akshay Raveendran" w:date="2025-07-21T00:12:00Z" w16du:dateUtc="2025-07-20T20:12:00Z" w:id="3975">
              <w:tcPr>
                <w:tcW w:w="2700" w:type="dxa"/>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2CE8CC1C" w14:textId="60694621">
            <w:pPr>
              <w:spacing w:after="0" w:line="240" w:lineRule="auto"/>
              <w:jc w:val="center"/>
              <w:rPr>
                <w:del w:author="Akshay Raveendran" w:date="2025-07-21T00:11:00Z" w16du:dateUtc="2025-07-20T20:11:00Z" w:id="3976"/>
                <w:rFonts w:ascii="Arial" w:hAnsi="Arial" w:cs="Arial"/>
                <w:color w:val="000000"/>
                <w:sz w:val="22"/>
                <w:szCs w:val="22"/>
              </w:rPr>
            </w:pPr>
            <w:del w:author="Akshay Raveendran" w:date="2025-07-21T00:11:00Z" w16du:dateUtc="2025-07-20T20:11:00Z" w:id="3977">
              <w:r w:rsidRPr="00302F0C" w:rsidDel="00413DFB">
                <w:rPr>
                  <w:rFonts w:ascii="Arial" w:hAnsi="Arial" w:cs="Arial"/>
                  <w:color w:val="000000"/>
                  <w:sz w:val="22"/>
                  <w:szCs w:val="22"/>
                </w:rPr>
                <w:delText>Mandatory field when updated request status is “Completed”</w:delText>
              </w:r>
            </w:del>
          </w:p>
        </w:tc>
      </w:tr>
      <w:tr w:rsidRPr="00302F0C" w:rsidR="00603D95" w:rsidDel="00413DFB" w:rsidTr="00603D95" w14:paraId="1C2F8236" w14:textId="7324A1E4">
        <w:trPr>
          <w:trHeight w:val="290"/>
          <w:del w:author="Akshay Raveendran" w:date="2025-07-21T00:11:00Z" w:id="3978"/>
          <w:trPrChange w:author="Akshay Raveendran" w:date="2025-07-21T00:12:00Z" w16du:dateUtc="2025-07-20T20:12:00Z" w:id="3979">
            <w:trPr>
              <w:gridBefore w:val="2"/>
              <w:gridAfter w:val="0"/>
              <w:wBefore w:w="113" w:type="dxa"/>
              <w:wAfter w:w="1080" w:type="dxa"/>
              <w:trHeight w:val="290"/>
            </w:trPr>
          </w:trPrChange>
        </w:trPr>
        <w:tc>
          <w:tcPr>
            <w:tcW w:w="3186" w:type="dxa"/>
            <w:gridSpan w:val="2"/>
            <w:tcBorders>
              <w:top w:val="single" w:color="auto" w:sz="4" w:space="0"/>
              <w:left w:val="single" w:color="auto" w:sz="4" w:space="0"/>
              <w:bottom w:val="single" w:color="auto" w:sz="4" w:space="0"/>
              <w:right w:val="single" w:color="auto" w:sz="4" w:space="0"/>
            </w:tcBorders>
            <w:vAlign w:val="bottom"/>
            <w:tcPrChange w:author="Akshay Raveendran" w:date="2025-07-21T00:12:00Z" w16du:dateUtc="2025-07-20T20:12:00Z" w:id="3980">
              <w:tcPr>
                <w:tcW w:w="269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603D95" w:rsidDel="00413DFB" w:rsidP="00603D95" w:rsidRDefault="00603D95" w14:paraId="6BE0125C" w14:textId="3A8D8B5A">
            <w:pPr>
              <w:spacing w:after="0" w:line="240" w:lineRule="auto"/>
              <w:rPr>
                <w:del w:author="Akshay Raveendran" w:date="2025-07-21T00:11:00Z" w16du:dateUtc="2025-07-20T20:11:00Z" w:id="3981"/>
                <w:rFonts w:ascii="Arial" w:hAnsi="Arial" w:cs="Arial"/>
                <w:color w:val="000000"/>
                <w:sz w:val="22"/>
                <w:szCs w:val="22"/>
              </w:rPr>
            </w:pPr>
            <w:del w:author="Akshay Raveendran" w:date="2025-07-21T00:11:00Z" w16du:dateUtc="2025-07-20T20:11:00Z" w:id="3982">
              <w:r w:rsidRPr="00302F0C" w:rsidDel="00413DFB">
                <w:rPr>
                  <w:rFonts w:ascii="Arial" w:hAnsi="Arial" w:eastAsia="Times New Roman" w:cs="Arial"/>
                  <w:color w:val="000000"/>
                  <w:sz w:val="22"/>
                  <w:szCs w:val="22"/>
                  <w:lang w:eastAsia="en-GB"/>
                </w:rPr>
                <w:delText>L1(Lowest bid post negotiation) Vendor Rate</w:delText>
              </w:r>
            </w:del>
          </w:p>
        </w:tc>
        <w:tc>
          <w:tcPr>
            <w:tcW w:w="2906" w:type="dxa"/>
            <w:gridSpan w:val="2"/>
            <w:tcBorders>
              <w:top w:val="single" w:color="auto" w:sz="4" w:space="0"/>
              <w:left w:val="nil"/>
              <w:bottom w:val="single" w:color="auto" w:sz="4" w:space="0"/>
              <w:right w:val="single" w:color="auto" w:sz="4" w:space="0"/>
            </w:tcBorders>
            <w:vAlign w:val="bottom"/>
            <w:tcPrChange w:author="Akshay Raveendran" w:date="2025-07-21T00:12:00Z" w16du:dateUtc="2025-07-20T20:12:00Z" w:id="3983">
              <w:tcPr>
                <w:tcW w:w="3240" w:type="dxa"/>
                <w:gridSpan w:val="3"/>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0E2D4817" w14:textId="09CD5F3B">
            <w:pPr>
              <w:spacing w:after="0" w:line="240" w:lineRule="auto"/>
              <w:rPr>
                <w:del w:author="Akshay Raveendran" w:date="2025-07-21T00:11:00Z" w16du:dateUtc="2025-07-20T20:11:00Z" w:id="3984"/>
                <w:rFonts w:ascii="Arial" w:hAnsi="Arial" w:cs="Arial"/>
                <w:color w:val="000000"/>
                <w:sz w:val="22"/>
                <w:szCs w:val="22"/>
              </w:rPr>
            </w:pPr>
            <w:del w:author="Akshay Raveendran" w:date="2025-07-21T00:11:00Z" w16du:dateUtc="2025-07-20T20:11:00Z" w:id="3985">
              <w:r w:rsidRPr="00302F0C" w:rsidDel="00413DFB">
                <w:rPr>
                  <w:rFonts w:ascii="Arial" w:hAnsi="Arial" w:eastAsia="Times New Roman" w:cs="Arial"/>
                  <w:color w:val="000000"/>
                  <w:sz w:val="22"/>
                  <w:szCs w:val="22"/>
                  <w:lang w:eastAsia="en-GB"/>
                </w:rPr>
                <w:delText>Alphanumeric field</w:delText>
              </w:r>
            </w:del>
          </w:p>
        </w:tc>
        <w:tc>
          <w:tcPr>
            <w:tcW w:w="3800" w:type="dxa"/>
            <w:tcBorders>
              <w:top w:val="single" w:color="auto" w:sz="4" w:space="0"/>
              <w:left w:val="nil"/>
              <w:bottom w:val="single" w:color="auto" w:sz="4" w:space="0"/>
              <w:right w:val="single" w:color="auto" w:sz="4" w:space="0"/>
            </w:tcBorders>
            <w:vAlign w:val="bottom"/>
            <w:tcPrChange w:author="Akshay Raveendran" w:date="2025-07-21T00:12:00Z" w16du:dateUtc="2025-07-20T20:12:00Z" w:id="3986">
              <w:tcPr>
                <w:tcW w:w="2700" w:type="dxa"/>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7A3346C9" w14:textId="56AAD7C6">
            <w:pPr>
              <w:spacing w:after="0" w:line="240" w:lineRule="auto"/>
              <w:jc w:val="center"/>
              <w:rPr>
                <w:del w:author="Akshay Raveendran" w:date="2025-07-21T00:11:00Z" w16du:dateUtc="2025-07-20T20:11:00Z" w:id="3987"/>
                <w:rFonts w:ascii="Arial" w:hAnsi="Arial" w:cs="Arial"/>
                <w:color w:val="000000"/>
                <w:sz w:val="22"/>
                <w:szCs w:val="22"/>
              </w:rPr>
            </w:pPr>
            <w:del w:author="Akshay Raveendran" w:date="2025-07-21T00:11:00Z" w16du:dateUtc="2025-07-20T20:11:00Z" w:id="3988">
              <w:r w:rsidRPr="00302F0C" w:rsidDel="00413DFB">
                <w:rPr>
                  <w:rFonts w:ascii="Arial" w:hAnsi="Arial" w:cs="Arial"/>
                  <w:color w:val="000000"/>
                  <w:sz w:val="22"/>
                  <w:szCs w:val="22"/>
                </w:rPr>
                <w:delText>Mandatory field when updated request status is “Completed”</w:delText>
              </w:r>
            </w:del>
          </w:p>
        </w:tc>
      </w:tr>
      <w:tr w:rsidRPr="00302F0C" w:rsidR="00603D95" w:rsidDel="00413DFB" w:rsidTr="00603D95" w14:paraId="06009FFD" w14:textId="67BD4F70">
        <w:trPr>
          <w:trHeight w:val="290"/>
          <w:del w:author="Akshay Raveendran" w:date="2025-07-21T00:11:00Z" w:id="3989"/>
          <w:trPrChange w:author="Akshay Raveendran" w:date="2025-07-21T00:12:00Z" w16du:dateUtc="2025-07-20T20:12:00Z" w:id="3990">
            <w:trPr>
              <w:gridBefore w:val="2"/>
              <w:gridAfter w:val="0"/>
              <w:wBefore w:w="113" w:type="dxa"/>
              <w:wAfter w:w="1080" w:type="dxa"/>
              <w:trHeight w:val="290"/>
            </w:trPr>
          </w:trPrChange>
        </w:trPr>
        <w:tc>
          <w:tcPr>
            <w:tcW w:w="3186" w:type="dxa"/>
            <w:gridSpan w:val="2"/>
            <w:tcBorders>
              <w:top w:val="single" w:color="auto" w:sz="4" w:space="0"/>
              <w:left w:val="single" w:color="auto" w:sz="4" w:space="0"/>
              <w:bottom w:val="single" w:color="auto" w:sz="4" w:space="0"/>
              <w:right w:val="single" w:color="auto" w:sz="4" w:space="0"/>
            </w:tcBorders>
            <w:vAlign w:val="bottom"/>
            <w:tcPrChange w:author="Akshay Raveendran" w:date="2025-07-21T00:12:00Z" w16du:dateUtc="2025-07-20T20:12:00Z" w:id="3991">
              <w:tcPr>
                <w:tcW w:w="269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603D95" w:rsidDel="00413DFB" w:rsidP="00603D95" w:rsidRDefault="00603D95" w14:paraId="391EFF7D" w14:textId="2358DA5D">
            <w:pPr>
              <w:spacing w:after="0" w:line="240" w:lineRule="auto"/>
              <w:rPr>
                <w:del w:author="Akshay Raveendran" w:date="2025-07-21T00:11:00Z" w16du:dateUtc="2025-07-20T20:11:00Z" w:id="3992"/>
                <w:rFonts w:ascii="Arial" w:hAnsi="Arial" w:cs="Arial"/>
                <w:color w:val="000000"/>
                <w:sz w:val="22"/>
                <w:szCs w:val="22"/>
              </w:rPr>
            </w:pPr>
            <w:del w:author="Akshay Raveendran" w:date="2025-07-21T00:11:00Z" w16du:dateUtc="2025-07-20T20:11:00Z" w:id="3993">
              <w:r w:rsidRPr="00302F0C" w:rsidDel="00413DFB">
                <w:rPr>
                  <w:rFonts w:ascii="Arial" w:hAnsi="Arial" w:eastAsia="Times New Roman" w:cs="Arial"/>
                  <w:color w:val="000000"/>
                  <w:sz w:val="22"/>
                  <w:szCs w:val="22"/>
                  <w:lang w:eastAsia="en-GB"/>
                </w:rPr>
                <w:delText>Vendor Contact Details</w:delText>
              </w:r>
            </w:del>
          </w:p>
        </w:tc>
        <w:tc>
          <w:tcPr>
            <w:tcW w:w="2906" w:type="dxa"/>
            <w:gridSpan w:val="2"/>
            <w:tcBorders>
              <w:top w:val="single" w:color="auto" w:sz="4" w:space="0"/>
              <w:left w:val="nil"/>
              <w:bottom w:val="single" w:color="auto" w:sz="4" w:space="0"/>
              <w:right w:val="single" w:color="auto" w:sz="4" w:space="0"/>
            </w:tcBorders>
            <w:vAlign w:val="bottom"/>
            <w:tcPrChange w:author="Akshay Raveendran" w:date="2025-07-21T00:12:00Z" w16du:dateUtc="2025-07-20T20:12:00Z" w:id="3994">
              <w:tcPr>
                <w:tcW w:w="3240" w:type="dxa"/>
                <w:gridSpan w:val="3"/>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753C25E4" w14:textId="6885B32E">
            <w:pPr>
              <w:spacing w:after="0" w:line="240" w:lineRule="auto"/>
              <w:rPr>
                <w:del w:author="Akshay Raveendran" w:date="2025-07-21T00:11:00Z" w16du:dateUtc="2025-07-20T20:11:00Z" w:id="3995"/>
                <w:rFonts w:ascii="Arial" w:hAnsi="Arial" w:cs="Arial"/>
                <w:color w:val="000000"/>
                <w:sz w:val="22"/>
                <w:szCs w:val="22"/>
              </w:rPr>
            </w:pPr>
            <w:del w:author="Akshay Raveendran" w:date="2025-07-21T00:11:00Z" w16du:dateUtc="2025-07-20T20:11:00Z" w:id="3996">
              <w:r w:rsidRPr="00302F0C" w:rsidDel="00413DFB">
                <w:rPr>
                  <w:rFonts w:ascii="Arial" w:hAnsi="Arial" w:eastAsia="Times New Roman" w:cs="Arial"/>
                  <w:color w:val="000000"/>
                  <w:sz w:val="22"/>
                  <w:szCs w:val="22"/>
                  <w:lang w:eastAsia="en-GB"/>
                </w:rPr>
                <w:delText>Alphanumeric field</w:delText>
              </w:r>
            </w:del>
          </w:p>
        </w:tc>
        <w:tc>
          <w:tcPr>
            <w:tcW w:w="3800" w:type="dxa"/>
            <w:tcBorders>
              <w:top w:val="single" w:color="auto" w:sz="4" w:space="0"/>
              <w:left w:val="nil"/>
              <w:bottom w:val="single" w:color="auto" w:sz="4" w:space="0"/>
              <w:right w:val="single" w:color="auto" w:sz="4" w:space="0"/>
            </w:tcBorders>
            <w:vAlign w:val="bottom"/>
            <w:tcPrChange w:author="Akshay Raveendran" w:date="2025-07-21T00:12:00Z" w16du:dateUtc="2025-07-20T20:12:00Z" w:id="3997">
              <w:tcPr>
                <w:tcW w:w="2700" w:type="dxa"/>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1F86809C" w14:textId="375F8D52">
            <w:pPr>
              <w:spacing w:after="0" w:line="240" w:lineRule="auto"/>
              <w:jc w:val="center"/>
              <w:rPr>
                <w:del w:author="Akshay Raveendran" w:date="2025-07-21T00:11:00Z" w16du:dateUtc="2025-07-20T20:11:00Z" w:id="3998"/>
                <w:rFonts w:ascii="Arial" w:hAnsi="Arial" w:cs="Arial"/>
                <w:color w:val="000000"/>
                <w:sz w:val="22"/>
                <w:szCs w:val="22"/>
              </w:rPr>
            </w:pPr>
            <w:del w:author="Akshay Raveendran" w:date="2025-07-21T00:11:00Z" w16du:dateUtc="2025-07-20T20:11:00Z" w:id="3999">
              <w:r w:rsidRPr="00302F0C" w:rsidDel="00413DFB">
                <w:rPr>
                  <w:rFonts w:ascii="Arial" w:hAnsi="Arial" w:cs="Arial"/>
                  <w:color w:val="000000"/>
                  <w:sz w:val="22"/>
                  <w:szCs w:val="22"/>
                </w:rPr>
                <w:delText>Mandatory field when updated request status is “Completed”</w:delText>
              </w:r>
            </w:del>
          </w:p>
        </w:tc>
      </w:tr>
      <w:tr w:rsidRPr="00302F0C" w:rsidR="00603D95" w:rsidDel="00413DFB" w:rsidTr="00603D95" w14:paraId="71F3D3C8" w14:textId="7719D8D8">
        <w:trPr>
          <w:trHeight w:val="290"/>
          <w:del w:author="Akshay Raveendran" w:date="2025-07-21T00:11:00Z" w:id="4000"/>
          <w:trPrChange w:author="Akshay Raveendran" w:date="2025-07-21T00:12:00Z" w16du:dateUtc="2025-07-20T20:12:00Z" w:id="4001">
            <w:trPr>
              <w:gridBefore w:val="2"/>
              <w:gridAfter w:val="0"/>
              <w:wBefore w:w="113" w:type="dxa"/>
              <w:wAfter w:w="1080" w:type="dxa"/>
              <w:trHeight w:val="290"/>
            </w:trPr>
          </w:trPrChange>
        </w:trPr>
        <w:tc>
          <w:tcPr>
            <w:tcW w:w="3186" w:type="dxa"/>
            <w:gridSpan w:val="2"/>
            <w:tcBorders>
              <w:top w:val="single" w:color="auto" w:sz="4" w:space="0"/>
              <w:left w:val="single" w:color="auto" w:sz="4" w:space="0"/>
              <w:bottom w:val="single" w:color="auto" w:sz="4" w:space="0"/>
              <w:right w:val="single" w:color="auto" w:sz="4" w:space="0"/>
            </w:tcBorders>
            <w:vAlign w:val="bottom"/>
            <w:tcPrChange w:author="Akshay Raveendran" w:date="2025-07-21T00:12:00Z" w16du:dateUtc="2025-07-20T20:12:00Z" w:id="4002">
              <w:tcPr>
                <w:tcW w:w="269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603D95" w:rsidDel="00413DFB" w:rsidP="00603D95" w:rsidRDefault="00603D95" w14:paraId="383A9779" w14:textId="6D79AF0E">
            <w:pPr>
              <w:spacing w:after="0" w:line="240" w:lineRule="auto"/>
              <w:rPr>
                <w:del w:author="Akshay Raveendran" w:date="2025-07-21T00:11:00Z" w16du:dateUtc="2025-07-20T20:11:00Z" w:id="4003"/>
                <w:rFonts w:ascii="Arial" w:hAnsi="Arial" w:eastAsia="Times New Roman" w:cs="Arial"/>
                <w:color w:val="000000"/>
                <w:sz w:val="22"/>
                <w:szCs w:val="22"/>
                <w:lang w:eastAsia="en-GB"/>
              </w:rPr>
            </w:pPr>
            <w:del w:author="Akshay Raveendran" w:date="2025-07-21T00:11:00Z" w16du:dateUtc="2025-07-20T20:11:00Z" w:id="4004">
              <w:r w:rsidRPr="00302F0C" w:rsidDel="00413DFB">
                <w:rPr>
                  <w:rFonts w:ascii="Arial" w:hAnsi="Arial" w:cs="Arial"/>
                  <w:color w:val="000000"/>
                  <w:sz w:val="22"/>
                  <w:szCs w:val="22"/>
                </w:rPr>
                <w:delText>Cost Comparison (CC)</w:delText>
              </w:r>
              <w:r w:rsidRPr="00302F0C" w:rsidDel="00413DFB">
                <w:rPr>
                  <w:rFonts w:ascii="Arial" w:hAnsi="Arial" w:cs="Arial"/>
                  <w:color w:val="FF0000"/>
                  <w:sz w:val="22"/>
                  <w:szCs w:val="22"/>
                </w:rPr>
                <w:delText xml:space="preserve"> </w:delText>
              </w:r>
            </w:del>
          </w:p>
        </w:tc>
        <w:tc>
          <w:tcPr>
            <w:tcW w:w="2906" w:type="dxa"/>
            <w:gridSpan w:val="2"/>
            <w:tcBorders>
              <w:top w:val="single" w:color="auto" w:sz="4" w:space="0"/>
              <w:left w:val="nil"/>
              <w:bottom w:val="single" w:color="auto" w:sz="4" w:space="0"/>
              <w:right w:val="single" w:color="auto" w:sz="4" w:space="0"/>
            </w:tcBorders>
            <w:vAlign w:val="bottom"/>
            <w:tcPrChange w:author="Akshay Raveendran" w:date="2025-07-21T00:12:00Z" w16du:dateUtc="2025-07-20T20:12:00Z" w:id="4005">
              <w:tcPr>
                <w:tcW w:w="3240" w:type="dxa"/>
                <w:gridSpan w:val="3"/>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3AD1BD9F" w14:textId="3910DCE9">
            <w:pPr>
              <w:spacing w:after="0" w:line="240" w:lineRule="auto"/>
              <w:rPr>
                <w:del w:author="Akshay Raveendran" w:date="2025-07-21T00:11:00Z" w16du:dateUtc="2025-07-20T20:11:00Z" w:id="4006"/>
                <w:rFonts w:ascii="Arial" w:hAnsi="Arial" w:eastAsia="Times New Roman" w:cs="Arial"/>
                <w:color w:val="000000"/>
                <w:sz w:val="22"/>
                <w:szCs w:val="22"/>
                <w:lang w:eastAsia="en-GB"/>
              </w:rPr>
            </w:pPr>
            <w:del w:author="Akshay Raveendran" w:date="2025-07-21T00:11:00Z" w16du:dateUtc="2025-07-20T20:11:00Z" w:id="4007">
              <w:r w:rsidRPr="00302F0C" w:rsidDel="00413DFB">
                <w:rPr>
                  <w:rFonts w:ascii="Arial" w:hAnsi="Arial" w:cs="Arial"/>
                  <w:color w:val="000000"/>
                  <w:sz w:val="22"/>
                  <w:szCs w:val="22"/>
                </w:rPr>
                <w:delText>File Upload (Excel/PDF)/Link to PSSC CC creation form</w:delText>
              </w:r>
            </w:del>
          </w:p>
        </w:tc>
        <w:tc>
          <w:tcPr>
            <w:tcW w:w="3800" w:type="dxa"/>
            <w:tcBorders>
              <w:top w:val="single" w:color="auto" w:sz="4" w:space="0"/>
              <w:left w:val="nil"/>
              <w:bottom w:val="single" w:color="auto" w:sz="4" w:space="0"/>
              <w:right w:val="single" w:color="auto" w:sz="4" w:space="0"/>
            </w:tcBorders>
            <w:vAlign w:val="bottom"/>
            <w:tcPrChange w:author="Akshay Raveendran" w:date="2025-07-21T00:12:00Z" w16du:dateUtc="2025-07-20T20:12:00Z" w:id="4008">
              <w:tcPr>
                <w:tcW w:w="2700" w:type="dxa"/>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1B644D3D" w14:textId="74157AED">
            <w:pPr>
              <w:spacing w:after="0" w:line="240" w:lineRule="auto"/>
              <w:jc w:val="center"/>
              <w:rPr>
                <w:del w:author="Akshay Raveendran" w:date="2025-07-21T00:11:00Z" w16du:dateUtc="2025-07-20T20:11:00Z" w:id="4009"/>
                <w:rFonts w:ascii="Arial" w:hAnsi="Arial" w:eastAsia="Times New Roman" w:cs="Arial"/>
                <w:color w:val="000000"/>
                <w:sz w:val="22"/>
                <w:szCs w:val="22"/>
                <w:lang w:eastAsia="en-GB"/>
              </w:rPr>
            </w:pPr>
            <w:del w:author="Akshay Raveendran" w:date="2025-07-21T00:11:00Z" w16du:dateUtc="2025-07-20T20:11:00Z" w:id="4010">
              <w:r w:rsidRPr="00302F0C" w:rsidDel="00413DFB">
                <w:rPr>
                  <w:rFonts w:ascii="Arial" w:hAnsi="Arial" w:cs="Arial"/>
                  <w:color w:val="000000"/>
                  <w:sz w:val="22"/>
                  <w:szCs w:val="22"/>
                </w:rPr>
                <w:delText>Mandatory field when updated request status is “Completed”</w:delText>
              </w:r>
            </w:del>
          </w:p>
        </w:tc>
      </w:tr>
      <w:tr w:rsidRPr="00302F0C" w:rsidR="00603D95" w:rsidDel="00413DFB" w:rsidTr="00603D95" w14:paraId="1B99D96F" w14:textId="3D86E936">
        <w:trPr>
          <w:trHeight w:val="290"/>
          <w:del w:author="Akshay Raveendran" w:date="2025-07-21T00:11:00Z" w:id="4011"/>
          <w:trPrChange w:author="Akshay Raveendran" w:date="2025-07-21T00:12:00Z" w16du:dateUtc="2025-07-20T20:12:00Z" w:id="4012">
            <w:trPr>
              <w:gridBefore w:val="2"/>
              <w:gridAfter w:val="0"/>
              <w:wBefore w:w="113" w:type="dxa"/>
              <w:wAfter w:w="1080" w:type="dxa"/>
              <w:trHeight w:val="290"/>
            </w:trPr>
          </w:trPrChange>
        </w:trPr>
        <w:tc>
          <w:tcPr>
            <w:tcW w:w="3186" w:type="dxa"/>
            <w:gridSpan w:val="2"/>
            <w:tcBorders>
              <w:top w:val="single" w:color="auto" w:sz="4" w:space="0"/>
              <w:left w:val="single" w:color="auto" w:sz="4" w:space="0"/>
              <w:bottom w:val="single" w:color="auto" w:sz="4" w:space="0"/>
              <w:right w:val="single" w:color="auto" w:sz="4" w:space="0"/>
            </w:tcBorders>
            <w:vAlign w:val="bottom"/>
            <w:tcPrChange w:author="Akshay Raveendran" w:date="2025-07-21T00:12:00Z" w16du:dateUtc="2025-07-20T20:12:00Z" w:id="4013">
              <w:tcPr>
                <w:tcW w:w="269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603D95" w:rsidDel="00413DFB" w:rsidP="00603D95" w:rsidRDefault="00603D95" w14:paraId="2BD3A482" w14:textId="7624988E">
            <w:pPr>
              <w:spacing w:after="0" w:line="240" w:lineRule="auto"/>
              <w:rPr>
                <w:del w:author="Akshay Raveendran" w:date="2025-07-21T00:11:00Z" w16du:dateUtc="2025-07-20T20:11:00Z" w:id="4014"/>
                <w:rFonts w:ascii="Arial" w:hAnsi="Arial" w:cs="Arial"/>
                <w:color w:val="000000"/>
                <w:sz w:val="22"/>
                <w:szCs w:val="22"/>
              </w:rPr>
            </w:pPr>
            <w:del w:author="Akshay Raveendran" w:date="2025-07-21T00:11:00Z" w16du:dateUtc="2025-07-20T20:11:00Z" w:id="4015">
              <w:r w:rsidRPr="00302F0C" w:rsidDel="00413DFB">
                <w:rPr>
                  <w:rFonts w:ascii="Arial" w:hAnsi="Arial" w:cs="Arial"/>
                  <w:color w:val="000000"/>
                  <w:sz w:val="22"/>
                  <w:szCs w:val="22"/>
                </w:rPr>
                <w:delText>Other documents</w:delText>
              </w:r>
            </w:del>
          </w:p>
        </w:tc>
        <w:tc>
          <w:tcPr>
            <w:tcW w:w="2906" w:type="dxa"/>
            <w:gridSpan w:val="2"/>
            <w:tcBorders>
              <w:top w:val="single" w:color="auto" w:sz="4" w:space="0"/>
              <w:left w:val="nil"/>
              <w:bottom w:val="single" w:color="auto" w:sz="4" w:space="0"/>
              <w:right w:val="single" w:color="auto" w:sz="4" w:space="0"/>
            </w:tcBorders>
            <w:vAlign w:val="bottom"/>
            <w:tcPrChange w:author="Akshay Raveendran" w:date="2025-07-21T00:12:00Z" w16du:dateUtc="2025-07-20T20:12:00Z" w:id="4016">
              <w:tcPr>
                <w:tcW w:w="3240" w:type="dxa"/>
                <w:gridSpan w:val="3"/>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715ADA87" w14:textId="3CB49333">
            <w:pPr>
              <w:spacing w:after="0" w:line="240" w:lineRule="auto"/>
              <w:rPr>
                <w:del w:author="Akshay Raveendran" w:date="2025-07-21T00:11:00Z" w16du:dateUtc="2025-07-20T20:11:00Z" w:id="4017"/>
                <w:rFonts w:ascii="Arial" w:hAnsi="Arial" w:cs="Arial"/>
                <w:color w:val="000000"/>
                <w:sz w:val="22"/>
                <w:szCs w:val="22"/>
              </w:rPr>
            </w:pPr>
            <w:del w:author="Akshay Raveendran" w:date="2025-07-21T00:11:00Z" w16du:dateUtc="2025-07-20T20:11:00Z" w:id="4018">
              <w:r w:rsidRPr="00302F0C" w:rsidDel="00413DFB">
                <w:rPr>
                  <w:rFonts w:ascii="Arial" w:hAnsi="Arial" w:cs="Arial"/>
                  <w:color w:val="000000"/>
                  <w:sz w:val="22"/>
                  <w:szCs w:val="22"/>
                </w:rPr>
                <w:delText>File Upload (PDF)</w:delText>
              </w:r>
            </w:del>
          </w:p>
        </w:tc>
        <w:tc>
          <w:tcPr>
            <w:tcW w:w="3800" w:type="dxa"/>
            <w:tcBorders>
              <w:top w:val="single" w:color="auto" w:sz="4" w:space="0"/>
              <w:left w:val="nil"/>
              <w:bottom w:val="single" w:color="auto" w:sz="4" w:space="0"/>
              <w:right w:val="single" w:color="auto" w:sz="4" w:space="0"/>
            </w:tcBorders>
            <w:vAlign w:val="bottom"/>
            <w:tcPrChange w:author="Akshay Raveendran" w:date="2025-07-21T00:12:00Z" w16du:dateUtc="2025-07-20T20:12:00Z" w:id="4019">
              <w:tcPr>
                <w:tcW w:w="2700" w:type="dxa"/>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457E5BF0" w14:textId="2544052A">
            <w:pPr>
              <w:spacing w:after="0" w:line="240" w:lineRule="auto"/>
              <w:jc w:val="center"/>
              <w:rPr>
                <w:del w:author="Akshay Raveendran" w:date="2025-07-21T00:11:00Z" w16du:dateUtc="2025-07-20T20:11:00Z" w:id="4020"/>
                <w:rFonts w:ascii="Arial" w:hAnsi="Arial" w:cs="Arial"/>
                <w:color w:val="000000"/>
                <w:sz w:val="22"/>
                <w:szCs w:val="22"/>
              </w:rPr>
            </w:pPr>
            <w:del w:author="Akshay Raveendran" w:date="2025-07-21T00:11:00Z" w16du:dateUtc="2025-07-20T20:11:00Z" w:id="4021">
              <w:r w:rsidRPr="00302F0C" w:rsidDel="00413DFB">
                <w:rPr>
                  <w:rFonts w:ascii="Arial" w:hAnsi="Arial" w:cs="Arial"/>
                  <w:color w:val="000000"/>
                  <w:sz w:val="22"/>
                  <w:szCs w:val="22"/>
                </w:rPr>
                <w:delText>Optional field to attach any other documents</w:delText>
              </w:r>
            </w:del>
          </w:p>
        </w:tc>
      </w:tr>
      <w:tr w:rsidRPr="00302F0C" w:rsidR="00603D95" w:rsidDel="00413DFB" w:rsidTr="00603D95" w14:paraId="0BCB27D9" w14:textId="318CBD0E">
        <w:trPr>
          <w:trHeight w:val="290"/>
          <w:del w:author="Akshay Raveendran" w:date="2025-07-21T00:11:00Z" w:id="4022"/>
          <w:trPrChange w:author="Akshay Raveendran" w:date="2025-07-21T00:12:00Z" w16du:dateUtc="2025-07-20T20:12:00Z" w:id="4023">
            <w:trPr>
              <w:gridBefore w:val="2"/>
              <w:gridAfter w:val="0"/>
              <w:wBefore w:w="113" w:type="dxa"/>
              <w:wAfter w:w="1080" w:type="dxa"/>
              <w:trHeight w:val="290"/>
            </w:trPr>
          </w:trPrChange>
        </w:trPr>
        <w:tc>
          <w:tcPr>
            <w:tcW w:w="3186" w:type="dxa"/>
            <w:gridSpan w:val="2"/>
            <w:tcBorders>
              <w:top w:val="single" w:color="auto" w:sz="4" w:space="0"/>
              <w:left w:val="single" w:color="auto" w:sz="4" w:space="0"/>
              <w:bottom w:val="single" w:color="auto" w:sz="4" w:space="0"/>
              <w:right w:val="single" w:color="auto" w:sz="4" w:space="0"/>
            </w:tcBorders>
            <w:vAlign w:val="bottom"/>
            <w:tcPrChange w:author="Akshay Raveendran" w:date="2025-07-21T00:12:00Z" w16du:dateUtc="2025-07-20T20:12:00Z" w:id="4024">
              <w:tcPr>
                <w:tcW w:w="2695" w:type="dxa"/>
                <w:gridSpan w:val="3"/>
                <w:tcBorders>
                  <w:top w:val="single" w:color="auto" w:sz="4" w:space="0"/>
                  <w:left w:val="single" w:color="auto" w:sz="4" w:space="0"/>
                  <w:bottom w:val="single" w:color="auto" w:sz="4" w:space="0"/>
                  <w:right w:val="single" w:color="auto" w:sz="4" w:space="0"/>
                </w:tcBorders>
                <w:vAlign w:val="bottom"/>
              </w:tcPr>
            </w:tcPrChange>
          </w:tcPr>
          <w:p w:rsidRPr="00302F0C" w:rsidR="00603D95" w:rsidDel="00413DFB" w:rsidP="00603D95" w:rsidRDefault="00603D95" w14:paraId="6704B715" w14:textId="4AD4164F">
            <w:pPr>
              <w:spacing w:after="0" w:line="240" w:lineRule="auto"/>
              <w:rPr>
                <w:del w:author="Akshay Raveendran" w:date="2025-07-21T00:11:00Z" w16du:dateUtc="2025-07-20T20:11:00Z" w:id="4025"/>
                <w:rFonts w:ascii="Arial" w:hAnsi="Arial" w:cs="Arial"/>
                <w:color w:val="000000"/>
                <w:sz w:val="22"/>
                <w:szCs w:val="22"/>
              </w:rPr>
            </w:pPr>
            <w:del w:author="Akshay Raveendran" w:date="2025-07-21T00:11:00Z" w16du:dateUtc="2025-07-20T20:11:00Z" w:id="4026">
              <w:r w:rsidRPr="00302F0C" w:rsidDel="00413DFB">
                <w:rPr>
                  <w:rFonts w:ascii="Arial" w:hAnsi="Arial" w:cs="Arial"/>
                  <w:color w:val="000000"/>
                  <w:sz w:val="22"/>
                  <w:szCs w:val="22"/>
                </w:rPr>
                <w:delText>Remarks (if any)</w:delText>
              </w:r>
            </w:del>
          </w:p>
        </w:tc>
        <w:tc>
          <w:tcPr>
            <w:tcW w:w="2906" w:type="dxa"/>
            <w:gridSpan w:val="2"/>
            <w:tcBorders>
              <w:top w:val="single" w:color="auto" w:sz="4" w:space="0"/>
              <w:left w:val="nil"/>
              <w:bottom w:val="single" w:color="auto" w:sz="4" w:space="0"/>
              <w:right w:val="single" w:color="auto" w:sz="4" w:space="0"/>
            </w:tcBorders>
            <w:vAlign w:val="bottom"/>
            <w:tcPrChange w:author="Akshay Raveendran" w:date="2025-07-21T00:12:00Z" w16du:dateUtc="2025-07-20T20:12:00Z" w:id="4027">
              <w:tcPr>
                <w:tcW w:w="3240" w:type="dxa"/>
                <w:gridSpan w:val="3"/>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3AF07E11" w14:textId="5C197483">
            <w:pPr>
              <w:spacing w:after="0" w:line="240" w:lineRule="auto"/>
              <w:rPr>
                <w:del w:author="Akshay Raveendran" w:date="2025-07-21T00:11:00Z" w16du:dateUtc="2025-07-20T20:11:00Z" w:id="4028"/>
                <w:rFonts w:ascii="Arial" w:hAnsi="Arial" w:cs="Arial"/>
                <w:color w:val="000000"/>
                <w:sz w:val="22"/>
                <w:szCs w:val="22"/>
              </w:rPr>
            </w:pPr>
            <w:del w:author="Akshay Raveendran" w:date="2025-07-21T00:11:00Z" w16du:dateUtc="2025-07-20T20:11:00Z" w:id="4029">
              <w:r w:rsidRPr="00302F0C" w:rsidDel="00413DFB">
                <w:rPr>
                  <w:rFonts w:ascii="Arial" w:hAnsi="Arial" w:cs="Arial"/>
                  <w:color w:val="000000"/>
                  <w:sz w:val="22"/>
                  <w:szCs w:val="22"/>
                </w:rPr>
                <w:delText>Text field</w:delText>
              </w:r>
            </w:del>
          </w:p>
        </w:tc>
        <w:tc>
          <w:tcPr>
            <w:tcW w:w="3800" w:type="dxa"/>
            <w:tcBorders>
              <w:top w:val="single" w:color="auto" w:sz="4" w:space="0"/>
              <w:left w:val="nil"/>
              <w:bottom w:val="single" w:color="auto" w:sz="4" w:space="0"/>
              <w:right w:val="single" w:color="auto" w:sz="4" w:space="0"/>
            </w:tcBorders>
            <w:vAlign w:val="bottom"/>
            <w:tcPrChange w:author="Akshay Raveendran" w:date="2025-07-21T00:12:00Z" w16du:dateUtc="2025-07-20T20:12:00Z" w:id="4030">
              <w:tcPr>
                <w:tcW w:w="2700" w:type="dxa"/>
                <w:tcBorders>
                  <w:top w:val="single" w:color="auto" w:sz="4" w:space="0"/>
                  <w:left w:val="nil"/>
                  <w:bottom w:val="single" w:color="auto" w:sz="4" w:space="0"/>
                  <w:right w:val="single" w:color="auto" w:sz="4" w:space="0"/>
                </w:tcBorders>
                <w:vAlign w:val="bottom"/>
              </w:tcPr>
            </w:tcPrChange>
          </w:tcPr>
          <w:p w:rsidRPr="00302F0C" w:rsidR="00603D95" w:rsidDel="00413DFB" w:rsidP="00603D95" w:rsidRDefault="00603D95" w14:paraId="3721190F" w14:textId="6E4D9652">
            <w:pPr>
              <w:spacing w:after="0" w:line="240" w:lineRule="auto"/>
              <w:jc w:val="center"/>
              <w:rPr>
                <w:del w:author="Akshay Raveendran" w:date="2025-07-21T00:11:00Z" w16du:dateUtc="2025-07-20T20:11:00Z" w:id="4031"/>
                <w:rFonts w:ascii="Arial" w:hAnsi="Arial" w:cs="Arial"/>
                <w:color w:val="000000"/>
                <w:sz w:val="22"/>
                <w:szCs w:val="22"/>
              </w:rPr>
            </w:pPr>
            <w:del w:author="Akshay Raveendran" w:date="2025-07-21T00:11:00Z" w16du:dateUtc="2025-07-20T20:11:00Z" w:id="4032">
              <w:r w:rsidRPr="00302F0C" w:rsidDel="00413DFB">
                <w:rPr>
                  <w:rFonts w:ascii="Arial" w:hAnsi="Arial" w:cs="Arial"/>
                  <w:color w:val="000000"/>
                  <w:sz w:val="22"/>
                  <w:szCs w:val="22"/>
                </w:rPr>
                <w:delText>(Optional Comments, visible to BU)</w:delText>
              </w:r>
            </w:del>
          </w:p>
        </w:tc>
      </w:tr>
    </w:tbl>
    <w:p w:rsidRPr="00302F0C" w:rsidR="00447068" w:rsidP="006622DB" w:rsidRDefault="00447068" w14:paraId="7104DD76" w14:textId="77777777">
      <w:pPr>
        <w:rPr>
          <w:rFonts w:ascii="Arial" w:hAnsi="Arial" w:cs="Arial"/>
        </w:rPr>
      </w:pPr>
    </w:p>
    <w:p w:rsidRPr="00302F0C" w:rsidR="00447068" w:rsidP="006622DB" w:rsidRDefault="00447068" w14:paraId="395205E9" w14:textId="77777777">
      <w:pPr>
        <w:rPr>
          <w:rFonts w:ascii="Arial" w:hAnsi="Arial" w:cs="Arial"/>
        </w:rPr>
      </w:pPr>
    </w:p>
    <w:tbl>
      <w:tblPr>
        <w:tblW w:w="9026" w:type="dxa"/>
        <w:tblLook w:val="04A0" w:firstRow="1" w:lastRow="0" w:firstColumn="1" w:lastColumn="0" w:noHBand="0" w:noVBand="1"/>
      </w:tblPr>
      <w:tblGrid>
        <w:gridCol w:w="2022"/>
        <w:gridCol w:w="3291"/>
        <w:gridCol w:w="3713"/>
      </w:tblGrid>
      <w:tr w:rsidRPr="00302F0C" w:rsidR="00631437" w:rsidTr="00AF6279" w14:paraId="7028FD72" w14:textId="77777777">
        <w:trPr>
          <w:trHeight w:val="306"/>
        </w:trPr>
        <w:tc>
          <w:tcPr>
            <w:tcW w:w="2070" w:type="dxa"/>
            <w:tcBorders>
              <w:top w:val="nil"/>
              <w:left w:val="nil"/>
              <w:bottom w:val="nil"/>
              <w:right w:val="nil"/>
            </w:tcBorders>
            <w:shd w:val="clear" w:color="000000" w:fill="DDEBF7"/>
            <w:noWrap/>
            <w:vAlign w:val="bottom"/>
            <w:hideMark/>
          </w:tcPr>
          <w:p w:rsidRPr="00302F0C" w:rsidR="00631437" w:rsidRDefault="00631437" w14:paraId="757E1BF1" w14:textId="77777777">
            <w:pPr>
              <w:spacing w:after="0" w:line="240" w:lineRule="auto"/>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DoA*</w:t>
            </w:r>
          </w:p>
        </w:tc>
        <w:tc>
          <w:tcPr>
            <w:tcW w:w="3150" w:type="dxa"/>
            <w:tcBorders>
              <w:top w:val="nil"/>
              <w:left w:val="nil"/>
              <w:bottom w:val="nil"/>
              <w:right w:val="nil"/>
            </w:tcBorders>
            <w:shd w:val="clear" w:color="000000" w:fill="DDEBF7"/>
            <w:noWrap/>
            <w:vAlign w:val="bottom"/>
            <w:hideMark/>
          </w:tcPr>
          <w:p w:rsidRPr="00302F0C" w:rsidR="00631437" w:rsidRDefault="00631437" w14:paraId="0202EB2F" w14:textId="77777777">
            <w:pPr>
              <w:spacing w:after="0" w:line="240" w:lineRule="auto"/>
              <w:rPr>
                <w:rFonts w:ascii="Arial" w:hAnsi="Arial" w:eastAsia="Times New Roman" w:cs="Arial"/>
                <w:b/>
                <w:i/>
                <w:color w:val="000000"/>
                <w:sz w:val="22"/>
                <w:szCs w:val="22"/>
                <w:lang w:eastAsia="en-GB"/>
              </w:rPr>
            </w:pPr>
            <w:r w:rsidRPr="00302F0C">
              <w:rPr>
                <w:rFonts w:ascii="Arial" w:hAnsi="Arial" w:eastAsia="Times New Roman" w:cs="Arial"/>
                <w:b/>
                <w:i/>
                <w:color w:val="000000"/>
                <w:sz w:val="22"/>
                <w:szCs w:val="22"/>
                <w:lang w:eastAsia="en-GB"/>
              </w:rPr>
              <w:t> </w:t>
            </w:r>
          </w:p>
        </w:tc>
        <w:tc>
          <w:tcPr>
            <w:tcW w:w="3806" w:type="dxa"/>
            <w:tcBorders>
              <w:top w:val="nil"/>
              <w:left w:val="nil"/>
              <w:bottom w:val="nil"/>
              <w:right w:val="nil"/>
            </w:tcBorders>
            <w:shd w:val="clear" w:color="000000" w:fill="DDEBF7"/>
            <w:noWrap/>
            <w:vAlign w:val="bottom"/>
            <w:hideMark/>
          </w:tcPr>
          <w:p w:rsidRPr="00302F0C" w:rsidR="00631437" w:rsidRDefault="00631437" w14:paraId="45051CA7"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w:t>
            </w:r>
          </w:p>
        </w:tc>
      </w:tr>
      <w:tr w:rsidRPr="00302F0C" w:rsidR="00631437" w:rsidTr="00AF6279" w14:paraId="775DC7C8" w14:textId="77777777">
        <w:trPr>
          <w:trHeight w:val="306"/>
        </w:trPr>
        <w:tc>
          <w:tcPr>
            <w:tcW w:w="2070" w:type="dxa"/>
            <w:tcBorders>
              <w:top w:val="single" w:color="auto" w:sz="4" w:space="0"/>
              <w:left w:val="single" w:color="auto" w:sz="4" w:space="0"/>
              <w:bottom w:val="single" w:color="auto" w:sz="4" w:space="0"/>
              <w:right w:val="single" w:color="auto" w:sz="4" w:space="0"/>
            </w:tcBorders>
            <w:noWrap/>
            <w:vAlign w:val="center"/>
            <w:hideMark/>
          </w:tcPr>
          <w:p w:rsidRPr="00302F0C" w:rsidR="00631437" w:rsidRDefault="00631437" w14:paraId="6F8FF9E5"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A</w:t>
            </w:r>
          </w:p>
        </w:tc>
        <w:tc>
          <w:tcPr>
            <w:tcW w:w="3150" w:type="dxa"/>
            <w:tcBorders>
              <w:top w:val="single" w:color="auto" w:sz="4" w:space="0"/>
              <w:left w:val="nil"/>
              <w:bottom w:val="single" w:color="auto" w:sz="4" w:space="0"/>
              <w:right w:val="single" w:color="auto" w:sz="4" w:space="0"/>
            </w:tcBorders>
            <w:noWrap/>
            <w:vAlign w:val="center"/>
            <w:hideMark/>
          </w:tcPr>
          <w:p w:rsidRPr="00302F0C" w:rsidR="00631437" w:rsidRDefault="00631437" w14:paraId="0172AD39"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B</w:t>
            </w:r>
          </w:p>
        </w:tc>
        <w:tc>
          <w:tcPr>
            <w:tcW w:w="3806" w:type="dxa"/>
            <w:tcBorders>
              <w:top w:val="single" w:color="auto" w:sz="4" w:space="0"/>
              <w:left w:val="nil"/>
              <w:bottom w:val="single" w:color="auto" w:sz="4" w:space="0"/>
              <w:right w:val="single" w:color="auto" w:sz="4" w:space="0"/>
            </w:tcBorders>
            <w:noWrap/>
            <w:vAlign w:val="center"/>
            <w:hideMark/>
          </w:tcPr>
          <w:p w:rsidRPr="00302F0C" w:rsidR="00631437" w:rsidRDefault="00631437" w14:paraId="276C0DE5" w14:textId="77777777">
            <w:pPr>
              <w:spacing w:after="0" w:line="240" w:lineRule="auto"/>
              <w:jc w:val="center"/>
              <w:rPr>
                <w:rFonts w:ascii="Arial" w:hAnsi="Arial" w:eastAsia="Times New Roman" w:cs="Arial"/>
                <w:b/>
                <w:color w:val="000000"/>
                <w:sz w:val="22"/>
                <w:szCs w:val="22"/>
                <w:lang w:eastAsia="en-GB"/>
              </w:rPr>
            </w:pPr>
            <w:r w:rsidRPr="00302F0C">
              <w:rPr>
                <w:rFonts w:ascii="Arial" w:hAnsi="Arial" w:eastAsia="Times New Roman" w:cs="Arial"/>
                <w:b/>
                <w:color w:val="000000"/>
                <w:sz w:val="22"/>
                <w:szCs w:val="22"/>
                <w:lang w:eastAsia="en-GB"/>
              </w:rPr>
              <w:t>C</w:t>
            </w:r>
          </w:p>
        </w:tc>
      </w:tr>
      <w:tr w:rsidRPr="00302F0C" w:rsidR="00631437" w:rsidTr="00AF6279" w14:paraId="3C893D14" w14:textId="77777777">
        <w:trPr>
          <w:trHeight w:val="613"/>
        </w:trPr>
        <w:tc>
          <w:tcPr>
            <w:tcW w:w="2070" w:type="dxa"/>
            <w:tcBorders>
              <w:top w:val="nil"/>
              <w:left w:val="single" w:color="auto" w:sz="4" w:space="0"/>
              <w:bottom w:val="single" w:color="auto" w:sz="4" w:space="0"/>
              <w:right w:val="single" w:color="auto" w:sz="4" w:space="0"/>
            </w:tcBorders>
            <w:vAlign w:val="bottom"/>
            <w:hideMark/>
          </w:tcPr>
          <w:p w:rsidRPr="00302F0C" w:rsidR="00631437" w:rsidRDefault="00631437" w14:paraId="63C634D5" w14:textId="3BDE1AAE">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PSSC</w:t>
            </w:r>
          </w:p>
        </w:tc>
        <w:tc>
          <w:tcPr>
            <w:tcW w:w="3150" w:type="dxa"/>
            <w:tcBorders>
              <w:top w:val="nil"/>
              <w:left w:val="nil"/>
              <w:bottom w:val="single" w:color="auto" w:sz="4" w:space="0"/>
              <w:right w:val="single" w:color="auto" w:sz="4" w:space="0"/>
            </w:tcBorders>
            <w:noWrap/>
            <w:vAlign w:val="bottom"/>
            <w:hideMark/>
          </w:tcPr>
          <w:p w:rsidRPr="00302F0C" w:rsidR="00631437" w:rsidRDefault="00EF3CF4" w14:paraId="45E5CAA3" w14:textId="034813E8">
            <w:pPr>
              <w:spacing w:after="0" w:line="240" w:lineRule="auto"/>
              <w:rPr>
                <w:rFonts w:ascii="Arial" w:hAnsi="Arial" w:eastAsia="Times New Roman" w:cs="Arial"/>
                <w:color w:val="000000"/>
                <w:sz w:val="22"/>
                <w:szCs w:val="22"/>
                <w:lang w:eastAsia="en-GB"/>
              </w:rPr>
            </w:pPr>
            <w:commentRangeStart w:id="4033"/>
            <w:commentRangeStart w:id="4034"/>
            <w:ins w:author="Akshay Raveendran" w:date="2025-07-17T16:23:00Z" w16du:dateUtc="2025-07-17T12:23:00Z" w:id="4035">
              <w:r w:rsidRPr="00302F0C">
                <w:rPr>
                  <w:rFonts w:ascii="Arial" w:hAnsi="Arial" w:eastAsia="Times New Roman" w:cs="Arial"/>
                  <w:color w:val="000000" w:themeColor="text1"/>
                  <w:sz w:val="22"/>
                  <w:szCs w:val="22"/>
                  <w:lang w:eastAsia="en-GB"/>
                </w:rPr>
                <w:t>SVP Procurement (In</w:t>
              </w:r>
            </w:ins>
            <w:ins w:author="Akshay Raveendran" w:date="2025-07-17T16:24:00Z" w16du:dateUtc="2025-07-17T12:24:00Z" w:id="4036">
              <w:r w:rsidRPr="00302F0C">
                <w:rPr>
                  <w:rFonts w:ascii="Arial" w:hAnsi="Arial" w:eastAsia="Times New Roman" w:cs="Arial"/>
                  <w:color w:val="000000" w:themeColor="text1"/>
                  <w:sz w:val="22"/>
                  <w:szCs w:val="22"/>
                  <w:lang w:eastAsia="en-GB"/>
                </w:rPr>
                <w:t xml:space="preserve"> </w:t>
              </w:r>
            </w:ins>
            <w:ins w:author="Akshay Raveendran" w:date="2025-07-17T16:23:00Z" w16du:dateUtc="2025-07-17T12:23:00Z" w:id="4037">
              <w:r w:rsidRPr="00302F0C">
                <w:rPr>
                  <w:rFonts w:ascii="Arial" w:hAnsi="Arial" w:eastAsia="Times New Roman" w:cs="Arial"/>
                  <w:color w:val="000000" w:themeColor="text1"/>
                  <w:sz w:val="22"/>
                  <w:szCs w:val="22"/>
                  <w:lang w:eastAsia="en-GB"/>
                </w:rPr>
                <w:t xml:space="preserve">case </w:t>
              </w:r>
              <w:r w:rsidRPr="00302F0C">
                <w:rPr>
                  <w:rFonts w:ascii="Arial" w:hAnsi="Arial" w:eastAsia="Times New Roman" w:cs="Arial"/>
                  <w:b/>
                  <w:bCs/>
                  <w:color w:val="000000"/>
                  <w:sz w:val="22"/>
                  <w:szCs w:val="22"/>
                  <w:lang w:eastAsia="en-GB"/>
                </w:rPr>
                <w:t>Total Sum Insured / Project Value</w:t>
              </w:r>
            </w:ins>
            <w:ins w:author="Akshay Raveendran" w:date="2025-07-17T16:24:00Z" w16du:dateUtc="2025-07-17T12:24:00Z" w:id="4038">
              <w:r w:rsidRPr="00302F0C">
                <w:rPr>
                  <w:rFonts w:ascii="Arial" w:hAnsi="Arial" w:eastAsia="Times New Roman" w:cs="Arial"/>
                  <w:b/>
                  <w:bCs/>
                  <w:color w:val="000000"/>
                  <w:sz w:val="22"/>
                  <w:szCs w:val="22"/>
                  <w:lang w:eastAsia="en-GB"/>
                </w:rPr>
                <w:t xml:space="preserve"> </w:t>
              </w:r>
              <w:r w:rsidRPr="00302F0C" w:rsidR="00AD2200">
                <w:rPr>
                  <w:rFonts w:ascii="Arial" w:hAnsi="Arial" w:eastAsia="Times New Roman" w:cs="Arial"/>
                  <w:b/>
                  <w:bCs/>
                  <w:color w:val="000000"/>
                  <w:sz w:val="22"/>
                  <w:szCs w:val="22"/>
                  <w:lang w:eastAsia="en-GB"/>
                </w:rPr>
                <w:t>&gt;</w:t>
              </w:r>
              <w:r w:rsidRPr="00302F0C">
                <w:rPr>
                  <w:rFonts w:ascii="Arial" w:hAnsi="Arial" w:eastAsia="Times New Roman" w:cs="Arial"/>
                  <w:b/>
                  <w:bCs/>
                  <w:color w:val="000000"/>
                  <w:sz w:val="22"/>
                  <w:szCs w:val="22"/>
                  <w:lang w:eastAsia="en-GB"/>
                </w:rPr>
                <w:t>=</w:t>
              </w:r>
            </w:ins>
            <w:ins w:author="Akshay Raveendran" w:date="2025-07-17T16:23:00Z" w16du:dateUtc="2025-07-17T12:23:00Z" w:id="4039">
              <w:r w:rsidRPr="00302F0C">
                <w:rPr>
                  <w:rFonts w:ascii="Arial" w:hAnsi="Arial" w:eastAsia="Times New Roman" w:cs="Arial"/>
                  <w:color w:val="000000" w:themeColor="text1"/>
                  <w:sz w:val="22"/>
                  <w:szCs w:val="22"/>
                  <w:lang w:eastAsia="en-GB"/>
                </w:rPr>
                <w:t>100,000)</w:t>
              </w:r>
              <w:commentRangeEnd w:id="4033"/>
              <w:r w:rsidRPr="00302F0C">
                <w:rPr>
                  <w:rStyle w:val="CommentReference"/>
                  <w:rFonts w:ascii="Arial" w:hAnsi="Arial" w:eastAsia="Times New Roman" w:cs="Arial"/>
                  <w:color w:val="000000"/>
                  <w:sz w:val="22"/>
                  <w:szCs w:val="22"/>
                  <w:lang w:eastAsia="en-GB"/>
                </w:rPr>
                <w:commentReference w:id="4033"/>
              </w:r>
              <w:commentRangeEnd w:id="4034"/>
              <w:r w:rsidRPr="00302F0C">
                <w:rPr>
                  <w:rStyle w:val="CommentReference"/>
                  <w:rFonts w:ascii="Arial" w:hAnsi="Arial" w:eastAsia="Times New Roman" w:cs="Arial"/>
                  <w:color w:val="000000"/>
                  <w:sz w:val="22"/>
                  <w:szCs w:val="22"/>
                  <w:lang w:eastAsia="en-GB"/>
                </w:rPr>
                <w:commentReference w:id="4034"/>
              </w:r>
            </w:ins>
            <w:del w:author="Akshay Raveendran" w:date="2025-07-17T16:23:00Z" w16du:dateUtc="2025-07-17T12:23:00Z" w:id="4040">
              <w:r w:rsidRPr="00302F0C" w:rsidDel="00EF3CF4" w:rsidR="00973C1E">
                <w:rPr>
                  <w:rFonts w:ascii="Arial" w:hAnsi="Arial" w:eastAsia="Times New Roman" w:cs="Arial"/>
                  <w:color w:val="000000"/>
                  <w:sz w:val="22"/>
                  <w:szCs w:val="22"/>
                  <w:lang w:eastAsia="en-GB"/>
                </w:rPr>
                <w:delText xml:space="preserve">SVP </w:delText>
              </w:r>
              <w:r w:rsidRPr="00302F0C" w:rsidDel="00EF3CF4" w:rsidR="002E159D">
                <w:rPr>
                  <w:rFonts w:ascii="Arial" w:hAnsi="Arial" w:eastAsia="Times New Roman" w:cs="Arial"/>
                  <w:color w:val="000000"/>
                  <w:sz w:val="22"/>
                  <w:szCs w:val="22"/>
                  <w:lang w:eastAsia="en-GB"/>
                </w:rPr>
                <w:delText>Procurement (</w:delText>
              </w:r>
              <w:r w:rsidRPr="00302F0C" w:rsidDel="00EF3CF4" w:rsidR="00973C1E">
                <w:rPr>
                  <w:rFonts w:ascii="Arial" w:hAnsi="Arial" w:eastAsia="Times New Roman" w:cs="Arial"/>
                  <w:color w:val="000000"/>
                  <w:sz w:val="22"/>
                  <w:szCs w:val="22"/>
                  <w:lang w:eastAsia="en-GB"/>
                </w:rPr>
                <w:delText>value &gt;100,000)</w:delText>
              </w:r>
            </w:del>
          </w:p>
        </w:tc>
        <w:tc>
          <w:tcPr>
            <w:tcW w:w="3806" w:type="dxa"/>
            <w:tcBorders>
              <w:top w:val="nil"/>
              <w:left w:val="nil"/>
              <w:bottom w:val="single" w:color="auto" w:sz="4" w:space="0"/>
              <w:right w:val="single" w:color="auto" w:sz="4" w:space="0"/>
            </w:tcBorders>
            <w:noWrap/>
            <w:vAlign w:val="bottom"/>
            <w:hideMark/>
          </w:tcPr>
          <w:p w:rsidRPr="00302F0C" w:rsidR="00631437" w:rsidRDefault="00631437" w14:paraId="1B9BA157" w14:textId="77777777">
            <w:pPr>
              <w:spacing w:after="0" w:line="240" w:lineRule="auto"/>
              <w:rPr>
                <w:rFonts w:ascii="Arial" w:hAnsi="Arial" w:eastAsia="Times New Roman" w:cs="Arial"/>
                <w:color w:val="000000"/>
                <w:sz w:val="22"/>
                <w:szCs w:val="22"/>
                <w:lang w:eastAsia="en-GB"/>
              </w:rPr>
            </w:pPr>
          </w:p>
        </w:tc>
      </w:tr>
    </w:tbl>
    <w:p w:rsidRPr="00302F0C" w:rsidR="005B4A31" w:rsidP="006622DB" w:rsidRDefault="005B4A31" w14:paraId="6F8740DF" w14:textId="77777777">
      <w:pPr>
        <w:rPr>
          <w:rFonts w:ascii="Arial" w:hAnsi="Arial" w:cs="Arial"/>
        </w:rPr>
      </w:pPr>
    </w:p>
    <w:p w:rsidRPr="00302F0C" w:rsidR="002640D3" w:rsidP="006622DB" w:rsidRDefault="002640D3" w14:paraId="0736729B" w14:textId="5E5DF8A1">
      <w:pPr>
        <w:rPr>
          <w:rFonts w:ascii="Arial" w:hAnsi="Arial" w:cs="Arial"/>
        </w:rPr>
      </w:pPr>
      <w:r w:rsidRPr="00302F0C">
        <w:rPr>
          <w:rFonts w:ascii="Arial" w:hAnsi="Arial" w:cs="Arial"/>
          <w:b/>
          <w:bCs/>
          <w:rPrChange w:author="Akshay Raveendran" w:date="2025-07-21T14:13:00Z" w16du:dateUtc="2025-07-21T10:13:00Z" w:id="4041">
            <w:rPr>
              <w:rFonts w:ascii="Arial" w:hAnsi="Arial" w:cs="Arial"/>
            </w:rPr>
          </w:rPrChange>
        </w:rPr>
        <w:t>Notes</w:t>
      </w:r>
      <w:r w:rsidRPr="00302F0C">
        <w:rPr>
          <w:rFonts w:ascii="Arial" w:hAnsi="Arial" w:cs="Arial"/>
        </w:rPr>
        <w:t>:</w:t>
      </w:r>
    </w:p>
    <w:p w:rsidRPr="00302F0C" w:rsidR="006E532F" w:rsidP="006E532F" w:rsidRDefault="006E532F" w14:paraId="37D060C4" w14:textId="26141F9C">
      <w:pPr>
        <w:pStyle w:val="ListParagraph"/>
        <w:numPr>
          <w:ilvl w:val="0"/>
          <w:numId w:val="6"/>
        </w:numPr>
        <w:jc w:val="both"/>
        <w:rPr>
          <w:rFonts w:ascii="Arial" w:hAnsi="Arial" w:cs="Arial"/>
        </w:rPr>
      </w:pPr>
      <w:r w:rsidRPr="00302F0C">
        <w:rPr>
          <w:rFonts w:ascii="Arial" w:hAnsi="Arial" w:cs="Arial"/>
        </w:rPr>
        <w:t>If the lowest bid received post-negotiation exceeds 100,000, there should be an option to push the request to the e-auction request form for the e-auction team.</w:t>
      </w:r>
    </w:p>
    <w:p w:rsidRPr="00302F0C" w:rsidR="006E532F" w:rsidP="006E532F" w:rsidRDefault="006E532F" w14:paraId="501D21F5" w14:textId="77777777">
      <w:pPr>
        <w:pStyle w:val="ListParagraph"/>
        <w:numPr>
          <w:ilvl w:val="0"/>
          <w:numId w:val="6"/>
        </w:numPr>
        <w:jc w:val="both"/>
        <w:rPr>
          <w:rFonts w:ascii="Arial" w:hAnsi="Arial" w:cs="Arial"/>
        </w:rPr>
      </w:pPr>
      <w:r w:rsidRPr="00302F0C">
        <w:rPr>
          <w:rFonts w:ascii="Arial" w:hAnsi="Arial" w:cs="Arial"/>
        </w:rPr>
        <w:t>There should be an option to push the response form to the cost comparison (CC) creation form.</w:t>
      </w:r>
    </w:p>
    <w:p w:rsidRPr="00302F0C" w:rsidR="006E532F" w:rsidP="006E532F" w:rsidRDefault="006E532F" w14:paraId="08AC9D48" w14:textId="77777777">
      <w:pPr>
        <w:pStyle w:val="ListParagraph"/>
        <w:numPr>
          <w:ilvl w:val="0"/>
          <w:numId w:val="6"/>
        </w:numPr>
        <w:jc w:val="both"/>
        <w:rPr>
          <w:rFonts w:ascii="Arial" w:hAnsi="Arial" w:cs="Arial"/>
        </w:rPr>
      </w:pPr>
      <w:r w:rsidRPr="00302F0C">
        <w:rPr>
          <w:rFonts w:ascii="Arial" w:hAnsi="Arial" w:cs="Arial"/>
        </w:rPr>
        <w:t>There should be an option to push the response form to an exceptional approval request if needed.</w:t>
      </w:r>
    </w:p>
    <w:p w:rsidRPr="00302F0C" w:rsidR="006E532F" w:rsidP="006E532F" w:rsidRDefault="006E532F" w14:paraId="611A8E7F" w14:textId="77777777">
      <w:pPr>
        <w:pStyle w:val="ListParagraph"/>
        <w:numPr>
          <w:ilvl w:val="0"/>
          <w:numId w:val="6"/>
        </w:numPr>
        <w:jc w:val="both"/>
        <w:rPr>
          <w:rFonts w:ascii="Arial" w:hAnsi="Arial" w:cs="Arial"/>
        </w:rPr>
      </w:pPr>
      <w:r w:rsidRPr="00302F0C">
        <w:rPr>
          <w:rFonts w:ascii="Arial" w:hAnsi="Arial" w:cs="Arial"/>
        </w:rPr>
        <w:t>When this form is created after the vendor sourcing form is submitted, its status should be set to "Vendor Sourcing Floated."</w:t>
      </w:r>
    </w:p>
    <w:p w:rsidRPr="00302F0C" w:rsidR="006E532F" w:rsidP="006E532F" w:rsidRDefault="006E532F" w14:paraId="52D998F2" w14:textId="77777777">
      <w:pPr>
        <w:pStyle w:val="ListParagraph"/>
        <w:numPr>
          <w:ilvl w:val="0"/>
          <w:numId w:val="6"/>
        </w:numPr>
        <w:jc w:val="both"/>
        <w:rPr>
          <w:rFonts w:ascii="Arial" w:hAnsi="Arial" w:cs="Arial"/>
        </w:rPr>
      </w:pPr>
      <w:r w:rsidRPr="00302F0C">
        <w:rPr>
          <w:rFonts w:ascii="Arial" w:hAnsi="Arial" w:cs="Arial"/>
        </w:rPr>
        <w:t>After Stage 1 completion, the status should change to "Negotiation and Quote Finalization."</w:t>
      </w:r>
    </w:p>
    <w:p w:rsidRPr="00302F0C" w:rsidR="006E532F" w:rsidP="006E532F" w:rsidRDefault="006E532F" w14:paraId="00CD4A98" w14:textId="77777777">
      <w:pPr>
        <w:pStyle w:val="ListParagraph"/>
        <w:numPr>
          <w:ilvl w:val="0"/>
          <w:numId w:val="6"/>
        </w:numPr>
        <w:jc w:val="both"/>
        <w:rPr>
          <w:rFonts w:ascii="Arial" w:hAnsi="Arial" w:cs="Arial"/>
        </w:rPr>
      </w:pPr>
      <w:r w:rsidRPr="00302F0C">
        <w:rPr>
          <w:rFonts w:ascii="Arial" w:hAnsi="Arial" w:cs="Arial"/>
        </w:rPr>
        <w:t>E-auction should be conducted post-Stage 1, with the PSSC user able to create a new e-auction request on the portal by either redirecting to an e-auction if the lowest bid meets the DoA threshold or pushing the existing request to an e-auction form.</w:t>
      </w:r>
    </w:p>
    <w:p w:rsidRPr="00302F0C" w:rsidR="006E532F" w:rsidP="006E532F" w:rsidRDefault="006E532F" w14:paraId="5EB3520E" w14:textId="77777777">
      <w:pPr>
        <w:pStyle w:val="ListParagraph"/>
        <w:numPr>
          <w:ilvl w:val="0"/>
          <w:numId w:val="6"/>
        </w:numPr>
        <w:jc w:val="both"/>
        <w:rPr>
          <w:rFonts w:ascii="Arial" w:hAnsi="Arial" w:cs="Arial"/>
        </w:rPr>
      </w:pPr>
      <w:r w:rsidRPr="00302F0C">
        <w:rPr>
          <w:rFonts w:ascii="Arial" w:hAnsi="Arial" w:cs="Arial"/>
        </w:rPr>
        <w:t>Upon Stage 2 completion, the status changes to "Cost Comparison Creation."</w:t>
      </w:r>
    </w:p>
    <w:p w:rsidRPr="00302F0C" w:rsidR="006E532F" w:rsidP="006E532F" w:rsidRDefault="006E532F" w14:paraId="205FBCB4" w14:textId="77777777">
      <w:pPr>
        <w:pStyle w:val="ListParagraph"/>
        <w:numPr>
          <w:ilvl w:val="0"/>
          <w:numId w:val="6"/>
        </w:numPr>
        <w:jc w:val="both"/>
        <w:rPr>
          <w:rFonts w:ascii="Arial" w:hAnsi="Arial" w:cs="Arial"/>
        </w:rPr>
      </w:pPr>
      <w:r w:rsidRPr="00302F0C">
        <w:rPr>
          <w:rFonts w:ascii="Arial" w:hAnsi="Arial" w:cs="Arial"/>
        </w:rPr>
        <w:t>The system generates a cost comparison document from user-submitted details, which is sent to the SVP for DoA approval. After approval, the status updates to "Completed" and the document is sent to the requestor.</w:t>
      </w:r>
    </w:p>
    <w:p w:rsidRPr="00302F0C" w:rsidR="006E532F" w:rsidP="006E532F" w:rsidRDefault="006E532F" w14:paraId="13D70DA0" w14:textId="77777777">
      <w:pPr>
        <w:pStyle w:val="ListParagraph"/>
        <w:numPr>
          <w:ilvl w:val="0"/>
          <w:numId w:val="6"/>
        </w:numPr>
        <w:jc w:val="both"/>
        <w:rPr>
          <w:rFonts w:ascii="Arial" w:hAnsi="Arial" w:cs="Arial"/>
        </w:rPr>
      </w:pPr>
      <w:r w:rsidRPr="00302F0C">
        <w:rPr>
          <w:rFonts w:ascii="Arial" w:hAnsi="Arial" w:cs="Arial"/>
        </w:rPr>
        <w:t>If the cost comparison is rejected by the DoA, the form returns to the PSSC user for renegotiation and new bids.</w:t>
      </w:r>
    </w:p>
    <w:p w:rsidRPr="00302F0C" w:rsidR="006E532F" w:rsidP="006E532F" w:rsidRDefault="006E532F" w14:paraId="3C326A7F" w14:textId="77777777">
      <w:pPr>
        <w:pStyle w:val="ListParagraph"/>
        <w:numPr>
          <w:ilvl w:val="0"/>
          <w:numId w:val="6"/>
        </w:numPr>
        <w:jc w:val="both"/>
        <w:rPr>
          <w:rFonts w:ascii="Arial" w:hAnsi="Arial" w:cs="Arial"/>
        </w:rPr>
      </w:pPr>
      <w:r w:rsidRPr="00302F0C">
        <w:rPr>
          <w:rFonts w:ascii="Arial" w:hAnsi="Arial" w:cs="Arial"/>
        </w:rPr>
        <w:t>All attachments added by PSSC should be visible to the requestor as part of a final report, attached to the automated email sent to the BU user.</w:t>
      </w:r>
    </w:p>
    <w:p w:rsidRPr="00302F0C" w:rsidR="00A47959" w:rsidRDefault="006E532F" w14:paraId="4A497AB3" w14:textId="752C6CE4">
      <w:pPr>
        <w:pStyle w:val="ListParagraph"/>
        <w:numPr>
          <w:ilvl w:val="0"/>
          <w:numId w:val="6"/>
        </w:numPr>
        <w:jc w:val="both"/>
        <w:rPr>
          <w:rFonts w:ascii="Arial" w:hAnsi="Arial" w:cs="Arial"/>
        </w:rPr>
      </w:pPr>
      <w:r w:rsidRPr="00302F0C">
        <w:rPr>
          <w:rFonts w:ascii="Arial" w:hAnsi="Arial" w:cs="Arial"/>
        </w:rPr>
        <w:t>The system should auto-calculate SLA days between insurance sourcing form creation and completion for internal reporting.</w:t>
      </w:r>
    </w:p>
    <w:p w:rsidRPr="00302F0C" w:rsidR="0020229E" w:rsidP="0020229E" w:rsidRDefault="00825D24" w14:paraId="34AD3085" w14:textId="2075C410">
      <w:pPr>
        <w:pStyle w:val="Heading3"/>
        <w:rPr>
          <w:ins w:author="Akshay Raveendran" w:date="2025-07-21T14:34:00Z" w16du:dateUtc="2025-07-21T10:34:00Z" w:id="4042"/>
          <w:rFonts w:ascii="Arial" w:hAnsi="Arial" w:cs="Arial"/>
        </w:rPr>
      </w:pPr>
      <w:bookmarkStart w:name="_Toc204935538" w:id="4043"/>
      <w:r w:rsidRPr="00302F0C">
        <w:rPr>
          <w:rFonts w:ascii="Arial" w:hAnsi="Arial" w:cs="Arial"/>
        </w:rPr>
        <w:t>2</w:t>
      </w:r>
      <w:r w:rsidRPr="00302F0C" w:rsidR="00C60B38">
        <w:rPr>
          <w:rFonts w:ascii="Arial" w:hAnsi="Arial" w:cs="Arial"/>
        </w:rPr>
        <w:t xml:space="preserve">.4.4 </w:t>
      </w:r>
      <w:ins w:author="Akshay Raveendran" w:date="2025-07-21T14:34:00Z" w16du:dateUtc="2025-07-21T10:34:00Z" w:id="4044">
        <w:r w:rsidRPr="00302F0C" w:rsidR="0020229E">
          <w:rPr>
            <w:rFonts w:ascii="Arial" w:hAnsi="Arial" w:cs="Arial"/>
          </w:rPr>
          <w:t>Dashboard</w:t>
        </w:r>
      </w:ins>
      <w:r w:rsidRPr="00302F0C" w:rsidR="006A5A75">
        <w:rPr>
          <w:rFonts w:ascii="Arial" w:hAnsi="Arial" w:cs="Arial"/>
        </w:rPr>
        <w:t xml:space="preserve"> - Requirements</w:t>
      </w:r>
      <w:bookmarkEnd w:id="4043"/>
    </w:p>
    <w:p w:rsidRPr="00302F0C" w:rsidR="00445C75" w:rsidP="00445C75" w:rsidRDefault="00445C75" w14:paraId="2FAB0566" w14:textId="77777777">
      <w:pPr>
        <w:pStyle w:val="ListParagraph"/>
        <w:numPr>
          <w:ilvl w:val="0"/>
          <w:numId w:val="9"/>
        </w:numPr>
        <w:jc w:val="both"/>
        <w:rPr>
          <w:rFonts w:ascii="Arial" w:hAnsi="Arial" w:cs="Arial"/>
        </w:rPr>
      </w:pPr>
      <w:r w:rsidRPr="00302F0C">
        <w:rPr>
          <w:rFonts w:ascii="Arial" w:hAnsi="Arial" w:cs="Arial"/>
        </w:rPr>
        <w:t>The dashboard should display the total number of requests grouped by status: open, Vendor Sourcing Floated, Negotiation and Quote Finalization, and Cost Comparison.</w:t>
      </w:r>
    </w:p>
    <w:p w:rsidRPr="00302F0C" w:rsidR="00445C75" w:rsidP="00445C75" w:rsidRDefault="00445C75" w14:paraId="4EFAEAC0" w14:textId="77777777">
      <w:pPr>
        <w:pStyle w:val="ListParagraph"/>
        <w:numPr>
          <w:ilvl w:val="0"/>
          <w:numId w:val="9"/>
        </w:numPr>
        <w:jc w:val="both"/>
        <w:rPr>
          <w:rFonts w:ascii="Arial" w:hAnsi="Arial" w:cs="Arial"/>
        </w:rPr>
      </w:pPr>
      <w:r w:rsidRPr="00302F0C">
        <w:rPr>
          <w:rFonts w:ascii="Arial" w:hAnsi="Arial" w:cs="Arial"/>
        </w:rPr>
        <w:t>Monthly graphs should show the number of requests received.</w:t>
      </w:r>
    </w:p>
    <w:p w:rsidRPr="00302F0C" w:rsidR="00445C75" w:rsidP="00445C75" w:rsidRDefault="00445C75" w14:paraId="0B0CB9A5" w14:textId="77777777">
      <w:pPr>
        <w:pStyle w:val="ListParagraph"/>
        <w:numPr>
          <w:ilvl w:val="0"/>
          <w:numId w:val="9"/>
        </w:numPr>
        <w:jc w:val="both"/>
        <w:rPr>
          <w:rFonts w:ascii="Arial" w:hAnsi="Arial" w:cs="Arial"/>
        </w:rPr>
      </w:pPr>
      <w:r w:rsidRPr="00302F0C">
        <w:rPr>
          <w:rFonts w:ascii="Arial" w:hAnsi="Arial" w:cs="Arial"/>
        </w:rPr>
        <w:t>An overview of the average number of days from initial request to process completion should be provided.</w:t>
      </w:r>
    </w:p>
    <w:p w:rsidRPr="00302F0C" w:rsidR="00445C75" w:rsidP="00445C75" w:rsidRDefault="00445C75" w14:paraId="023AA605" w14:textId="77777777">
      <w:pPr>
        <w:pStyle w:val="ListParagraph"/>
        <w:numPr>
          <w:ilvl w:val="0"/>
          <w:numId w:val="9"/>
        </w:numPr>
        <w:jc w:val="both"/>
        <w:rPr>
          <w:rFonts w:ascii="Arial" w:hAnsi="Arial" w:cs="Arial"/>
        </w:rPr>
      </w:pPr>
      <w:r w:rsidRPr="00302F0C">
        <w:rPr>
          <w:rFonts w:ascii="Arial" w:hAnsi="Arial" w:cs="Arial"/>
        </w:rPr>
        <w:t>A graph should illustrate the distribution of different types of external hire requests.</w:t>
      </w:r>
    </w:p>
    <w:p w:rsidRPr="00302F0C" w:rsidR="00445C75" w:rsidP="00445C75" w:rsidRDefault="00445C75" w14:paraId="1EFFAE56" w14:textId="77777777">
      <w:pPr>
        <w:pStyle w:val="ListParagraph"/>
        <w:numPr>
          <w:ilvl w:val="0"/>
          <w:numId w:val="9"/>
        </w:numPr>
        <w:jc w:val="both"/>
        <w:rPr>
          <w:rFonts w:ascii="Arial" w:hAnsi="Arial" w:cs="Arial"/>
        </w:rPr>
      </w:pPr>
      <w:r w:rsidRPr="00302F0C">
        <w:rPr>
          <w:rFonts w:ascii="Arial" w:hAnsi="Arial" w:cs="Arial"/>
        </w:rPr>
        <w:t>Track requests approaching SLA violations.</w:t>
      </w:r>
    </w:p>
    <w:p w:rsidRPr="00302F0C" w:rsidR="00445C75" w:rsidP="00445C75" w:rsidRDefault="00445C75" w14:paraId="51CFECA4" w14:textId="77777777">
      <w:pPr>
        <w:pStyle w:val="ListParagraph"/>
        <w:numPr>
          <w:ilvl w:val="0"/>
          <w:numId w:val="9"/>
        </w:numPr>
        <w:jc w:val="both"/>
        <w:rPr>
          <w:rFonts w:ascii="Arial" w:hAnsi="Arial" w:cs="Arial"/>
        </w:rPr>
      </w:pPr>
      <w:r w:rsidRPr="00302F0C">
        <w:rPr>
          <w:rFonts w:ascii="Arial" w:hAnsi="Arial" w:cs="Arial"/>
        </w:rPr>
        <w:t>Track SLA violations by staff.</w:t>
      </w:r>
    </w:p>
    <w:p w:rsidRPr="00302F0C" w:rsidR="0020229E" w:rsidP="008E1760" w:rsidRDefault="00445C75" w14:paraId="1AD96631" w14:textId="46F1705E">
      <w:pPr>
        <w:pStyle w:val="ListParagraph"/>
        <w:numPr>
          <w:ilvl w:val="0"/>
          <w:numId w:val="9"/>
        </w:numPr>
        <w:jc w:val="both"/>
        <w:rPr>
          <w:ins w:author="Akshay Raveendran" w:date="2025-07-21T14:34:00Z" w16du:dateUtc="2025-07-21T10:34:00Z" w:id="4045"/>
          <w:rFonts w:ascii="Arial" w:hAnsi="Arial" w:cs="Arial"/>
        </w:rPr>
      </w:pPr>
      <w:r w:rsidRPr="00302F0C">
        <w:rPr>
          <w:rFonts w:ascii="Arial" w:hAnsi="Arial" w:cs="Arial"/>
        </w:rPr>
        <w:t>Show the volume of requests that proceeded to e-auction.</w:t>
      </w:r>
    </w:p>
    <w:p w:rsidRPr="00302F0C" w:rsidR="00E93B14" w:rsidDel="00E979EB" w:rsidP="00E93B14" w:rsidRDefault="00E93B14" w14:paraId="5126BEE3" w14:textId="66435EE2">
      <w:pPr>
        <w:jc w:val="both"/>
        <w:rPr>
          <w:del w:author="Akshay Raveendran" w:date="2025-07-22T15:15:00Z" w16du:dateUtc="2025-07-22T11:15:00Z" w:id="4046"/>
          <w:rFonts w:ascii="Arial" w:hAnsi="Arial" w:cs="Arial"/>
        </w:rPr>
      </w:pPr>
      <w:bookmarkStart w:name="_Toc204935539" w:id="4047"/>
      <w:r w:rsidRPr="00302F0C">
        <w:rPr>
          <w:rFonts w:ascii="Arial" w:hAnsi="Arial" w:cs="Arial"/>
        </w:rPr>
        <w:t>2.4.5</w:t>
      </w:r>
      <w:bookmarkEnd w:id="4047"/>
      <w:r w:rsidRPr="00302F0C">
        <w:rPr>
          <w:rFonts w:ascii="Arial" w:hAnsi="Arial" w:cs="Arial"/>
        </w:rPr>
        <w:t xml:space="preserve"> </w:t>
      </w:r>
      <w:del w:author="Akshay Raveendran" w:date="2025-07-22T15:15:00Z" w16du:dateUtc="2025-07-22T11:15:00Z" w:id="4048">
        <w:r w:rsidRPr="00302F0C" w:rsidDel="00E979EB">
          <w:rPr>
            <w:rFonts w:ascii="Arial" w:hAnsi="Arial" w:cs="Arial"/>
          </w:rPr>
          <w:delText>Dropdowns:</w:delText>
        </w:r>
      </w:del>
    </w:p>
    <w:p w:rsidRPr="00302F0C" w:rsidR="00E93B14" w:rsidDel="00E979EB" w:rsidP="00E93B14" w:rsidRDefault="00E93B14" w14:paraId="5675F47D" w14:textId="77777777">
      <w:pPr>
        <w:jc w:val="both"/>
        <w:rPr>
          <w:del w:author="Akshay Raveendran" w:date="2025-07-22T15:15:00Z" w16du:dateUtc="2025-07-22T11:15:00Z" w:id="4049"/>
          <w:rFonts w:ascii="Arial" w:hAnsi="Arial" w:cs="Arial"/>
        </w:rPr>
      </w:pPr>
      <w:del w:author="Akshay Raveendran" w:date="2025-07-22T15:15:00Z" w16du:dateUtc="2025-07-22T11:15:00Z" w:id="4050">
        <w:r w:rsidRPr="00302F0C" w:rsidDel="00E979EB">
          <w:rPr>
            <w:rFonts w:ascii="Arial" w:hAnsi="Arial" w:cs="Arial"/>
            <w:b/>
            <w:bCs/>
          </w:rPr>
          <w:delText xml:space="preserve">    Updated Request Status</w:delText>
        </w:r>
      </w:del>
    </w:p>
    <w:p w:rsidRPr="00302F0C" w:rsidR="00E93B14" w:rsidDel="00EA23F0" w:rsidRDefault="00E93B14" w14:paraId="06313A14" w14:textId="77777777">
      <w:pPr>
        <w:pStyle w:val="ListParagraph"/>
        <w:numPr>
          <w:ilvl w:val="0"/>
          <w:numId w:val="36"/>
        </w:numPr>
        <w:jc w:val="both"/>
        <w:rPr>
          <w:del w:author="Akshay Raveendran" w:date="2025-07-17T15:30:00Z" w16du:dateUtc="2025-07-17T11:30:00Z" w:id="4051"/>
          <w:rFonts w:ascii="Arial" w:hAnsi="Arial" w:cs="Arial"/>
          <w:rPrChange w:author="Akshay Raveendran" w:date="2025-07-17T15:30:00Z" w16du:dateUtc="2025-07-17T11:30:00Z" w:id="4052">
            <w:rPr>
              <w:del w:author="Akshay Raveendran" w:date="2025-07-17T15:30:00Z" w16du:dateUtc="2025-07-17T11:30:00Z" w:id="4053"/>
            </w:rPr>
          </w:rPrChange>
        </w:rPr>
        <w:pPrChange w:author="Akshay Raveendran" w:date="2025-07-17T15:30:00Z" w16du:dateUtc="2025-07-17T11:30:00Z" w:id="4054">
          <w:pPr>
            <w:pStyle w:val="ListParagraph"/>
            <w:numPr>
              <w:numId w:val="21"/>
            </w:numPr>
            <w:ind w:left="1080" w:hanging="360"/>
            <w:jc w:val="both"/>
          </w:pPr>
        </w:pPrChange>
      </w:pPr>
      <w:del w:author="Akshay Raveendran" w:date="2025-07-17T15:30:00Z" w16du:dateUtc="2025-07-17T11:30:00Z" w:id="4055">
        <w:r w:rsidRPr="00302F0C" w:rsidDel="00EA23F0">
          <w:rPr>
            <w:rFonts w:ascii="Arial" w:hAnsi="Arial" w:cs="Arial"/>
            <w:color w:val="404040" w:themeColor="text1" w:themeTint="BF"/>
            <w:rPrChange w:author="Akshay Raveendran" w:date="2025-07-21T10:20:00Z" w16du:dateUtc="2025-07-21T06:20:00Z" w:id="4056">
              <w:rPr/>
            </w:rPrChange>
          </w:rPr>
          <w:delText>Vendor Sourcing floated</w:delText>
        </w:r>
      </w:del>
    </w:p>
    <w:p w:rsidRPr="00302F0C" w:rsidR="00E93B14" w:rsidDel="00EA23F0" w:rsidRDefault="00E93B14" w14:paraId="298DBC80" w14:textId="77777777">
      <w:pPr>
        <w:pStyle w:val="ListParagraph"/>
        <w:numPr>
          <w:ilvl w:val="0"/>
          <w:numId w:val="36"/>
        </w:numPr>
        <w:jc w:val="both"/>
        <w:rPr>
          <w:del w:author="Akshay Raveendran" w:date="2025-07-17T15:30:00Z" w16du:dateUtc="2025-07-17T11:30:00Z" w:id="4057"/>
          <w:rFonts w:ascii="Arial" w:hAnsi="Arial" w:cs="Arial"/>
          <w:rPrChange w:author="Akshay Raveendran" w:date="2025-07-17T15:30:00Z" w16du:dateUtc="2025-07-17T11:30:00Z" w:id="4058">
            <w:rPr>
              <w:del w:author="Akshay Raveendran" w:date="2025-07-17T15:30:00Z" w16du:dateUtc="2025-07-17T11:30:00Z" w:id="4059"/>
            </w:rPr>
          </w:rPrChange>
        </w:rPr>
        <w:pPrChange w:author="Akshay Raveendran" w:date="2025-07-17T15:30:00Z" w16du:dateUtc="2025-07-17T11:30:00Z" w:id="4060">
          <w:pPr>
            <w:pStyle w:val="ListParagraph"/>
            <w:numPr>
              <w:numId w:val="21"/>
            </w:numPr>
            <w:ind w:left="1080" w:hanging="360"/>
            <w:jc w:val="both"/>
          </w:pPr>
        </w:pPrChange>
      </w:pPr>
      <w:del w:author="Akshay Raveendran" w:date="2025-07-17T15:30:00Z" w16du:dateUtc="2025-07-17T11:30:00Z" w:id="4061">
        <w:r w:rsidRPr="00302F0C" w:rsidDel="00EA23F0">
          <w:rPr>
            <w:rFonts w:ascii="Arial" w:hAnsi="Arial" w:cs="Arial"/>
            <w:color w:val="404040" w:themeColor="text1" w:themeTint="BF"/>
            <w:rPrChange w:author="Akshay Raveendran" w:date="2025-07-21T10:20:00Z" w16du:dateUtc="2025-07-21T06:20:00Z" w:id="4062">
              <w:rPr/>
            </w:rPrChange>
          </w:rPr>
          <w:delText>Initial Bids Received</w:delText>
        </w:r>
      </w:del>
    </w:p>
    <w:p w:rsidRPr="00302F0C" w:rsidR="00E93B14" w:rsidDel="00EA23F0" w:rsidRDefault="00E93B14" w14:paraId="3D854CEC" w14:textId="77777777">
      <w:pPr>
        <w:pStyle w:val="ListParagraph"/>
        <w:numPr>
          <w:ilvl w:val="0"/>
          <w:numId w:val="36"/>
        </w:numPr>
        <w:jc w:val="both"/>
        <w:rPr>
          <w:del w:author="Akshay Raveendran" w:date="2025-07-17T15:30:00Z" w16du:dateUtc="2025-07-17T11:30:00Z" w:id="4063"/>
          <w:rFonts w:ascii="Arial" w:hAnsi="Arial" w:cs="Arial"/>
          <w:rPrChange w:author="Akshay Raveendran" w:date="2025-07-17T15:30:00Z" w16du:dateUtc="2025-07-17T11:30:00Z" w:id="4064">
            <w:rPr>
              <w:del w:author="Akshay Raveendran" w:date="2025-07-17T15:30:00Z" w16du:dateUtc="2025-07-17T11:30:00Z" w:id="4065"/>
            </w:rPr>
          </w:rPrChange>
        </w:rPr>
        <w:pPrChange w:author="Akshay Raveendran" w:date="2025-07-17T15:30:00Z" w16du:dateUtc="2025-07-17T11:30:00Z" w:id="4066">
          <w:pPr>
            <w:pStyle w:val="ListParagraph"/>
            <w:numPr>
              <w:numId w:val="21"/>
            </w:numPr>
            <w:ind w:left="1080" w:hanging="360"/>
            <w:jc w:val="both"/>
          </w:pPr>
        </w:pPrChange>
      </w:pPr>
      <w:del w:author="Akshay Raveendran" w:date="2025-07-17T15:30:00Z" w16du:dateUtc="2025-07-17T11:30:00Z" w:id="4067">
        <w:r w:rsidRPr="00302F0C" w:rsidDel="00EA23F0">
          <w:rPr>
            <w:rFonts w:ascii="Arial" w:hAnsi="Arial" w:cs="Arial"/>
            <w:color w:val="404040" w:themeColor="text1" w:themeTint="BF"/>
            <w:rPrChange w:author="Akshay Raveendran" w:date="2025-07-21T10:20:00Z" w16du:dateUtc="2025-07-21T06:20:00Z" w:id="4068">
              <w:rPr/>
            </w:rPrChange>
          </w:rPr>
          <w:delText>Quote finalization</w:delText>
        </w:r>
      </w:del>
    </w:p>
    <w:p w:rsidRPr="00302F0C" w:rsidR="00E93B14" w:rsidDel="00EA23F0" w:rsidRDefault="00E93B14" w14:paraId="3DE4CC15" w14:textId="77777777">
      <w:pPr>
        <w:pStyle w:val="ListParagraph"/>
        <w:numPr>
          <w:ilvl w:val="0"/>
          <w:numId w:val="36"/>
        </w:numPr>
        <w:jc w:val="both"/>
        <w:rPr>
          <w:del w:author="Akshay Raveendran" w:date="2025-07-17T15:30:00Z" w16du:dateUtc="2025-07-17T11:30:00Z" w:id="4069"/>
          <w:rFonts w:ascii="Arial" w:hAnsi="Arial" w:cs="Arial"/>
          <w:rPrChange w:author="Akshay Raveendran" w:date="2025-07-17T15:30:00Z" w16du:dateUtc="2025-07-17T11:30:00Z" w:id="4070">
            <w:rPr>
              <w:del w:author="Akshay Raveendran" w:date="2025-07-17T15:30:00Z" w16du:dateUtc="2025-07-17T11:30:00Z" w:id="4071"/>
            </w:rPr>
          </w:rPrChange>
        </w:rPr>
        <w:pPrChange w:author="Akshay Raveendran" w:date="2025-07-17T15:30:00Z" w16du:dateUtc="2025-07-17T11:30:00Z" w:id="4072">
          <w:pPr>
            <w:pStyle w:val="ListParagraph"/>
            <w:numPr>
              <w:numId w:val="21"/>
            </w:numPr>
            <w:ind w:left="1080" w:hanging="360"/>
            <w:jc w:val="both"/>
          </w:pPr>
        </w:pPrChange>
      </w:pPr>
      <w:del w:author="Akshay Raveendran" w:date="2025-07-17T15:30:00Z" w16du:dateUtc="2025-07-17T11:30:00Z" w:id="4073">
        <w:r w:rsidRPr="00302F0C" w:rsidDel="00EA23F0">
          <w:rPr>
            <w:rFonts w:ascii="Arial" w:hAnsi="Arial" w:cs="Arial"/>
            <w:color w:val="404040" w:themeColor="text1" w:themeTint="BF"/>
            <w:rPrChange w:author="Akshay Raveendran" w:date="2025-07-21T10:20:00Z" w16du:dateUtc="2025-07-21T06:20:00Z" w:id="4074">
              <w:rPr/>
            </w:rPrChange>
          </w:rPr>
          <w:delText>Completed</w:delText>
        </w:r>
      </w:del>
    </w:p>
    <w:p w:rsidRPr="00302F0C" w:rsidR="00E93B14" w:rsidP="00E93B14" w:rsidRDefault="00E93B14" w14:paraId="0D760D03" w14:textId="77777777">
      <w:pPr>
        <w:pStyle w:val="Heading3"/>
        <w:rPr>
          <w:rFonts w:ascii="Arial" w:hAnsi="Arial" w:cs="Arial"/>
        </w:rPr>
      </w:pPr>
      <w:bookmarkStart w:name="_Toc204935540" w:id="4075"/>
      <w:r w:rsidRPr="00302F0C">
        <w:rPr>
          <w:rFonts w:ascii="Arial" w:hAnsi="Arial" w:cs="Arial"/>
        </w:rPr>
        <w:t>Current Challenges</w:t>
      </w:r>
      <w:bookmarkEnd w:id="4075"/>
    </w:p>
    <w:p w:rsidRPr="00302F0C" w:rsidR="00537379" w:rsidP="00537379" w:rsidRDefault="00537379" w14:paraId="118EAE88" w14:textId="075334FF">
      <w:pPr>
        <w:pStyle w:val="ListParagraph"/>
        <w:numPr>
          <w:ilvl w:val="0"/>
          <w:numId w:val="9"/>
        </w:numPr>
        <w:jc w:val="both"/>
        <w:rPr>
          <w:rFonts w:ascii="Arial" w:hAnsi="Arial" w:cs="Arial"/>
        </w:rPr>
      </w:pPr>
      <w:r w:rsidRPr="00302F0C">
        <w:rPr>
          <w:rFonts w:ascii="Arial" w:hAnsi="Arial" w:cs="Arial"/>
        </w:rPr>
        <w:t>The process requires BU requestors to complete a manual External Hire Request, obtain DoA signatures, and email scanned copies to the procurement executive, making it largely manual.</w:t>
      </w:r>
    </w:p>
    <w:p w:rsidRPr="00302F0C" w:rsidR="00537379" w:rsidP="00537379" w:rsidRDefault="00537379" w14:paraId="29CA5E24" w14:textId="77777777">
      <w:pPr>
        <w:pStyle w:val="ListParagraph"/>
        <w:numPr>
          <w:ilvl w:val="0"/>
          <w:numId w:val="9"/>
        </w:numPr>
        <w:jc w:val="both"/>
        <w:rPr>
          <w:rFonts w:ascii="Arial" w:hAnsi="Arial" w:cs="Arial"/>
        </w:rPr>
      </w:pPr>
      <w:r w:rsidRPr="00302F0C">
        <w:rPr>
          <w:rFonts w:ascii="Arial" w:hAnsi="Arial" w:cs="Arial"/>
        </w:rPr>
        <w:t>Procurement then communicates with vendors via email or offline channels to obtain quotations based on project or BU needs.</w:t>
      </w:r>
    </w:p>
    <w:p w:rsidRPr="00302F0C" w:rsidR="00537379" w:rsidP="00537379" w:rsidRDefault="00537379" w14:paraId="538A5089" w14:textId="77777777">
      <w:pPr>
        <w:pStyle w:val="ListParagraph"/>
        <w:numPr>
          <w:ilvl w:val="0"/>
          <w:numId w:val="9"/>
        </w:numPr>
        <w:jc w:val="both"/>
        <w:rPr>
          <w:rFonts w:ascii="Arial" w:hAnsi="Arial" w:cs="Arial"/>
        </w:rPr>
      </w:pPr>
      <w:r w:rsidRPr="00302F0C">
        <w:rPr>
          <w:rFonts w:ascii="Arial" w:hAnsi="Arial" w:cs="Arial"/>
        </w:rPr>
        <w:t>There is no centralized tracking system; incoming requests and their status are managed through a manually updated Excel tracker.</w:t>
      </w:r>
    </w:p>
    <w:p w:rsidRPr="00302F0C" w:rsidR="00537379" w:rsidP="00537379" w:rsidRDefault="00537379" w14:paraId="7C408037" w14:textId="77777777">
      <w:pPr>
        <w:pStyle w:val="ListParagraph"/>
        <w:numPr>
          <w:ilvl w:val="0"/>
          <w:numId w:val="9"/>
        </w:numPr>
        <w:jc w:val="both"/>
        <w:rPr>
          <w:rFonts w:ascii="Arial" w:hAnsi="Arial" w:cs="Arial"/>
        </w:rPr>
      </w:pPr>
      <w:r w:rsidRPr="00302F0C">
        <w:rPr>
          <w:rFonts w:ascii="Arial" w:hAnsi="Arial" w:cs="Arial"/>
        </w:rPr>
        <w:t>Communication between requestors and procurement relies on email or phone, risking missed requests.</w:t>
      </w:r>
    </w:p>
    <w:p w:rsidRPr="00302F0C" w:rsidR="00537379" w:rsidP="00537379" w:rsidRDefault="00537379" w14:paraId="5183C620" w14:textId="77777777">
      <w:pPr>
        <w:pStyle w:val="ListParagraph"/>
        <w:numPr>
          <w:ilvl w:val="0"/>
          <w:numId w:val="9"/>
        </w:numPr>
        <w:jc w:val="both"/>
        <w:rPr>
          <w:rFonts w:ascii="Arial" w:hAnsi="Arial" w:cs="Arial"/>
        </w:rPr>
      </w:pPr>
      <w:r w:rsidRPr="00302F0C">
        <w:rPr>
          <w:rFonts w:ascii="Arial" w:hAnsi="Arial" w:cs="Arial"/>
        </w:rPr>
        <w:t>Delays occur due to multiple stakeholder signatures and email approvals, with no SLA tracking in place.</w:t>
      </w:r>
    </w:p>
    <w:p w:rsidRPr="00302F0C" w:rsidR="00537379" w:rsidP="00537379" w:rsidRDefault="00537379" w14:paraId="4754951D" w14:textId="77777777">
      <w:pPr>
        <w:pStyle w:val="ListParagraph"/>
        <w:numPr>
          <w:ilvl w:val="0"/>
          <w:numId w:val="9"/>
        </w:numPr>
        <w:jc w:val="both"/>
        <w:rPr>
          <w:rFonts w:ascii="Arial" w:hAnsi="Arial" w:cs="Arial"/>
        </w:rPr>
      </w:pPr>
      <w:r w:rsidRPr="00302F0C">
        <w:rPr>
          <w:rFonts w:ascii="Arial" w:hAnsi="Arial" w:cs="Arial"/>
        </w:rPr>
        <w:t>Cost comparisons and vendor details are shared as Excel files or scanned copies via email, lacking a centralized repository.</w:t>
      </w:r>
    </w:p>
    <w:p w:rsidRPr="00302F0C" w:rsidR="00E93B14" w:rsidP="008E1760" w:rsidRDefault="00537379" w14:paraId="0D605928" w14:textId="4C96C053">
      <w:pPr>
        <w:pStyle w:val="ListParagraph"/>
        <w:numPr>
          <w:ilvl w:val="0"/>
          <w:numId w:val="9"/>
        </w:numPr>
        <w:jc w:val="both"/>
        <w:rPr>
          <w:rFonts w:ascii="Arial" w:hAnsi="Arial" w:cs="Arial"/>
        </w:rPr>
      </w:pPr>
      <w:r w:rsidRPr="00302F0C">
        <w:rPr>
          <w:rFonts w:ascii="Arial" w:hAnsi="Arial" w:cs="Arial"/>
        </w:rPr>
        <w:t>Stakeholders have limited visibility into requests, and the process depends heavily on a single resource managing it end-to-end.</w:t>
      </w:r>
    </w:p>
    <w:p w:rsidRPr="00302F0C" w:rsidR="00E93B14" w:rsidDel="00E979EB" w:rsidP="00E93B14" w:rsidRDefault="00E93B14" w14:paraId="44491817" w14:textId="5F0B828F">
      <w:pPr>
        <w:jc w:val="both"/>
        <w:rPr>
          <w:del w:author="Akshay Raveendran" w:date="2025-07-22T15:15:00Z" w16du:dateUtc="2025-07-22T11:15:00Z" w:id="4076"/>
          <w:rFonts w:ascii="Arial" w:hAnsi="Arial" w:cs="Arial"/>
        </w:rPr>
      </w:pPr>
      <w:bookmarkStart w:name="_Toc204935541" w:id="4077"/>
      <w:bookmarkStart w:name="_Hlk204719677" w:id="4078"/>
      <w:r w:rsidRPr="00302F0C">
        <w:rPr>
          <w:rFonts w:ascii="Arial" w:hAnsi="Arial" w:cs="Arial"/>
        </w:rPr>
        <w:t>2.4.6</w:t>
      </w:r>
      <w:bookmarkEnd w:id="4077"/>
      <w:r w:rsidRPr="00302F0C">
        <w:rPr>
          <w:rFonts w:ascii="Arial" w:hAnsi="Arial" w:cs="Arial"/>
        </w:rPr>
        <w:t xml:space="preserve"> </w:t>
      </w:r>
      <w:del w:author="Akshay Raveendran" w:date="2025-07-22T15:15:00Z" w16du:dateUtc="2025-07-22T11:15:00Z" w:id="4079">
        <w:r w:rsidRPr="00302F0C" w:rsidDel="00E979EB">
          <w:rPr>
            <w:rFonts w:ascii="Arial" w:hAnsi="Arial" w:cs="Arial"/>
          </w:rPr>
          <w:delText>Dropdowns:</w:delText>
        </w:r>
      </w:del>
    </w:p>
    <w:p w:rsidRPr="00302F0C" w:rsidR="00E93B14" w:rsidDel="00E979EB" w:rsidP="00E93B14" w:rsidRDefault="00E93B14" w14:paraId="432E0BEA" w14:textId="77777777">
      <w:pPr>
        <w:jc w:val="both"/>
        <w:rPr>
          <w:del w:author="Akshay Raveendran" w:date="2025-07-22T15:15:00Z" w16du:dateUtc="2025-07-22T11:15:00Z" w:id="4080"/>
          <w:rFonts w:ascii="Arial" w:hAnsi="Arial" w:cs="Arial"/>
        </w:rPr>
      </w:pPr>
      <w:del w:author="Akshay Raveendran" w:date="2025-07-22T15:15:00Z" w16du:dateUtc="2025-07-22T11:15:00Z" w:id="4081">
        <w:r w:rsidRPr="00302F0C" w:rsidDel="00E979EB">
          <w:rPr>
            <w:rFonts w:ascii="Arial" w:hAnsi="Arial" w:cs="Arial"/>
            <w:b/>
            <w:bCs/>
          </w:rPr>
          <w:delText xml:space="preserve">    Updated Request Status</w:delText>
        </w:r>
      </w:del>
    </w:p>
    <w:p w:rsidRPr="00302F0C" w:rsidR="00E93B14" w:rsidDel="00EA23F0" w:rsidRDefault="00E93B14" w14:paraId="588BD684" w14:textId="77777777">
      <w:pPr>
        <w:pStyle w:val="ListParagraph"/>
        <w:numPr>
          <w:ilvl w:val="0"/>
          <w:numId w:val="36"/>
        </w:numPr>
        <w:jc w:val="both"/>
        <w:rPr>
          <w:del w:author="Akshay Raveendran" w:date="2025-07-17T15:30:00Z" w16du:dateUtc="2025-07-17T11:30:00Z" w:id="4082"/>
          <w:rFonts w:ascii="Arial" w:hAnsi="Arial" w:cs="Arial"/>
          <w:rPrChange w:author="Akshay Raveendran" w:date="2025-07-17T15:30:00Z" w16du:dateUtc="2025-07-17T11:30:00Z" w:id="4083">
            <w:rPr>
              <w:del w:author="Akshay Raveendran" w:date="2025-07-17T15:30:00Z" w16du:dateUtc="2025-07-17T11:30:00Z" w:id="4084"/>
            </w:rPr>
          </w:rPrChange>
        </w:rPr>
        <w:pPrChange w:author="Akshay Raveendran" w:date="2025-07-17T15:30:00Z" w16du:dateUtc="2025-07-17T11:30:00Z" w:id="4085">
          <w:pPr>
            <w:pStyle w:val="ListParagraph"/>
            <w:numPr>
              <w:numId w:val="21"/>
            </w:numPr>
            <w:ind w:left="1080" w:hanging="360"/>
            <w:jc w:val="both"/>
          </w:pPr>
        </w:pPrChange>
      </w:pPr>
      <w:del w:author="Akshay Raveendran" w:date="2025-07-17T15:30:00Z" w16du:dateUtc="2025-07-17T11:30:00Z" w:id="4086">
        <w:r w:rsidRPr="00302F0C" w:rsidDel="00EA23F0">
          <w:rPr>
            <w:rFonts w:ascii="Arial" w:hAnsi="Arial" w:cs="Arial"/>
            <w:color w:val="404040" w:themeColor="text1" w:themeTint="BF"/>
            <w:rPrChange w:author="Akshay Raveendran" w:date="2025-07-21T10:20:00Z" w16du:dateUtc="2025-07-21T06:20:00Z" w:id="4087">
              <w:rPr/>
            </w:rPrChange>
          </w:rPr>
          <w:delText>Vendor Sourcing floated</w:delText>
        </w:r>
      </w:del>
    </w:p>
    <w:p w:rsidRPr="00302F0C" w:rsidR="00E93B14" w:rsidDel="00EA23F0" w:rsidRDefault="00E93B14" w14:paraId="07B15CE0" w14:textId="77777777">
      <w:pPr>
        <w:pStyle w:val="ListParagraph"/>
        <w:numPr>
          <w:ilvl w:val="0"/>
          <w:numId w:val="36"/>
        </w:numPr>
        <w:jc w:val="both"/>
        <w:rPr>
          <w:del w:author="Akshay Raveendran" w:date="2025-07-17T15:30:00Z" w16du:dateUtc="2025-07-17T11:30:00Z" w:id="4088"/>
          <w:rFonts w:ascii="Arial" w:hAnsi="Arial" w:cs="Arial"/>
          <w:rPrChange w:author="Akshay Raveendran" w:date="2025-07-17T15:30:00Z" w16du:dateUtc="2025-07-17T11:30:00Z" w:id="4089">
            <w:rPr>
              <w:del w:author="Akshay Raveendran" w:date="2025-07-17T15:30:00Z" w16du:dateUtc="2025-07-17T11:30:00Z" w:id="4090"/>
            </w:rPr>
          </w:rPrChange>
        </w:rPr>
        <w:pPrChange w:author="Akshay Raveendran" w:date="2025-07-17T15:30:00Z" w16du:dateUtc="2025-07-17T11:30:00Z" w:id="4091">
          <w:pPr>
            <w:pStyle w:val="ListParagraph"/>
            <w:numPr>
              <w:numId w:val="21"/>
            </w:numPr>
            <w:ind w:left="1080" w:hanging="360"/>
            <w:jc w:val="both"/>
          </w:pPr>
        </w:pPrChange>
      </w:pPr>
      <w:del w:author="Akshay Raveendran" w:date="2025-07-17T15:30:00Z" w16du:dateUtc="2025-07-17T11:30:00Z" w:id="4092">
        <w:r w:rsidRPr="00302F0C" w:rsidDel="00EA23F0">
          <w:rPr>
            <w:rFonts w:ascii="Arial" w:hAnsi="Arial" w:cs="Arial"/>
            <w:color w:val="404040" w:themeColor="text1" w:themeTint="BF"/>
            <w:rPrChange w:author="Akshay Raveendran" w:date="2025-07-21T10:20:00Z" w16du:dateUtc="2025-07-21T06:20:00Z" w:id="4093">
              <w:rPr/>
            </w:rPrChange>
          </w:rPr>
          <w:delText>Initial Bids Received</w:delText>
        </w:r>
      </w:del>
    </w:p>
    <w:p w:rsidRPr="00302F0C" w:rsidR="00E93B14" w:rsidDel="00EA23F0" w:rsidRDefault="00E93B14" w14:paraId="3A44A576" w14:textId="77777777">
      <w:pPr>
        <w:pStyle w:val="ListParagraph"/>
        <w:numPr>
          <w:ilvl w:val="0"/>
          <w:numId w:val="36"/>
        </w:numPr>
        <w:jc w:val="both"/>
        <w:rPr>
          <w:del w:author="Akshay Raveendran" w:date="2025-07-17T15:30:00Z" w16du:dateUtc="2025-07-17T11:30:00Z" w:id="4094"/>
          <w:rFonts w:ascii="Arial" w:hAnsi="Arial" w:cs="Arial"/>
          <w:rPrChange w:author="Akshay Raveendran" w:date="2025-07-17T15:30:00Z" w16du:dateUtc="2025-07-17T11:30:00Z" w:id="4095">
            <w:rPr>
              <w:del w:author="Akshay Raveendran" w:date="2025-07-17T15:30:00Z" w16du:dateUtc="2025-07-17T11:30:00Z" w:id="4096"/>
            </w:rPr>
          </w:rPrChange>
        </w:rPr>
        <w:pPrChange w:author="Akshay Raveendran" w:date="2025-07-17T15:30:00Z" w16du:dateUtc="2025-07-17T11:30:00Z" w:id="4097">
          <w:pPr>
            <w:pStyle w:val="ListParagraph"/>
            <w:numPr>
              <w:numId w:val="21"/>
            </w:numPr>
            <w:ind w:left="1080" w:hanging="360"/>
            <w:jc w:val="both"/>
          </w:pPr>
        </w:pPrChange>
      </w:pPr>
      <w:del w:author="Akshay Raveendran" w:date="2025-07-17T15:30:00Z" w16du:dateUtc="2025-07-17T11:30:00Z" w:id="4098">
        <w:r w:rsidRPr="00302F0C" w:rsidDel="00EA23F0">
          <w:rPr>
            <w:rFonts w:ascii="Arial" w:hAnsi="Arial" w:cs="Arial"/>
            <w:color w:val="404040" w:themeColor="text1" w:themeTint="BF"/>
            <w:rPrChange w:author="Akshay Raveendran" w:date="2025-07-21T10:20:00Z" w16du:dateUtc="2025-07-21T06:20:00Z" w:id="4099">
              <w:rPr/>
            </w:rPrChange>
          </w:rPr>
          <w:delText>Quote finalization</w:delText>
        </w:r>
      </w:del>
    </w:p>
    <w:p w:rsidRPr="00302F0C" w:rsidR="00E93B14" w:rsidDel="00EA23F0" w:rsidRDefault="00E93B14" w14:paraId="768C8086" w14:textId="77777777">
      <w:pPr>
        <w:pStyle w:val="ListParagraph"/>
        <w:numPr>
          <w:ilvl w:val="0"/>
          <w:numId w:val="36"/>
        </w:numPr>
        <w:jc w:val="both"/>
        <w:rPr>
          <w:del w:author="Akshay Raveendran" w:date="2025-07-17T15:30:00Z" w16du:dateUtc="2025-07-17T11:30:00Z" w:id="4100"/>
          <w:rFonts w:ascii="Arial" w:hAnsi="Arial" w:cs="Arial"/>
          <w:rPrChange w:author="Akshay Raveendran" w:date="2025-07-17T15:30:00Z" w16du:dateUtc="2025-07-17T11:30:00Z" w:id="4101">
            <w:rPr>
              <w:del w:author="Akshay Raveendran" w:date="2025-07-17T15:30:00Z" w16du:dateUtc="2025-07-17T11:30:00Z" w:id="4102"/>
            </w:rPr>
          </w:rPrChange>
        </w:rPr>
        <w:pPrChange w:author="Akshay Raveendran" w:date="2025-07-17T15:30:00Z" w16du:dateUtc="2025-07-17T11:30:00Z" w:id="4103">
          <w:pPr>
            <w:pStyle w:val="ListParagraph"/>
            <w:numPr>
              <w:numId w:val="21"/>
            </w:numPr>
            <w:ind w:left="1080" w:hanging="360"/>
            <w:jc w:val="both"/>
          </w:pPr>
        </w:pPrChange>
      </w:pPr>
      <w:del w:author="Akshay Raveendran" w:date="2025-07-17T15:30:00Z" w16du:dateUtc="2025-07-17T11:30:00Z" w:id="4104">
        <w:r w:rsidRPr="00302F0C" w:rsidDel="00EA23F0">
          <w:rPr>
            <w:rFonts w:ascii="Arial" w:hAnsi="Arial" w:cs="Arial"/>
            <w:color w:val="404040" w:themeColor="text1" w:themeTint="BF"/>
            <w:rPrChange w:author="Akshay Raveendran" w:date="2025-07-21T10:20:00Z" w16du:dateUtc="2025-07-21T06:20:00Z" w:id="4105">
              <w:rPr/>
            </w:rPrChange>
          </w:rPr>
          <w:delText>Completed</w:delText>
        </w:r>
      </w:del>
    </w:p>
    <w:p w:rsidRPr="00302F0C" w:rsidR="00E93B14" w:rsidP="00E93B14" w:rsidRDefault="00E93B14" w14:paraId="072B7AA9" w14:textId="77777777">
      <w:pPr>
        <w:pStyle w:val="Heading3"/>
        <w:rPr>
          <w:rFonts w:ascii="Arial" w:hAnsi="Arial" w:cs="Arial"/>
        </w:rPr>
      </w:pPr>
      <w:bookmarkStart w:name="_Toc204935542" w:id="4106"/>
      <w:r w:rsidRPr="00302F0C">
        <w:rPr>
          <w:rFonts w:ascii="Arial" w:hAnsi="Arial" w:cs="Arial"/>
        </w:rPr>
        <w:t>Benefits</w:t>
      </w:r>
      <w:bookmarkEnd w:id="4078"/>
      <w:bookmarkEnd w:id="4106"/>
    </w:p>
    <w:p w:rsidRPr="00302F0C" w:rsidR="00CD5A4D" w:rsidP="00CD5A4D" w:rsidRDefault="00CD5A4D" w14:paraId="6DBA4240" w14:textId="77777777">
      <w:pPr>
        <w:pStyle w:val="ListParagraph"/>
        <w:numPr>
          <w:ilvl w:val="0"/>
          <w:numId w:val="9"/>
        </w:numPr>
        <w:jc w:val="both"/>
        <w:rPr>
          <w:rFonts w:ascii="Arial" w:hAnsi="Arial" w:cs="Arial"/>
        </w:rPr>
      </w:pPr>
      <w:r w:rsidRPr="00302F0C">
        <w:rPr>
          <w:rFonts w:ascii="Arial" w:hAnsi="Arial" w:cs="Arial"/>
        </w:rPr>
        <w:t>The process will be standardized across all BUs following centralization.</w:t>
      </w:r>
    </w:p>
    <w:p w:rsidRPr="00302F0C" w:rsidR="00CD5A4D" w:rsidP="00CD5A4D" w:rsidRDefault="00CD5A4D" w14:paraId="1D8C8817" w14:textId="77777777">
      <w:pPr>
        <w:pStyle w:val="ListParagraph"/>
        <w:numPr>
          <w:ilvl w:val="0"/>
          <w:numId w:val="9"/>
        </w:numPr>
        <w:jc w:val="both"/>
        <w:rPr>
          <w:rFonts w:ascii="Arial" w:hAnsi="Arial" w:cs="Arial"/>
        </w:rPr>
      </w:pPr>
      <w:r w:rsidRPr="00302F0C">
        <w:rPr>
          <w:rFonts w:ascii="Arial" w:hAnsi="Arial" w:cs="Arial"/>
        </w:rPr>
        <w:t>All stakeholders will gain greater visibility throughout the process.</w:t>
      </w:r>
    </w:p>
    <w:p w:rsidRPr="00302F0C" w:rsidR="00CD5A4D" w:rsidP="00CD5A4D" w:rsidRDefault="00CD5A4D" w14:paraId="334D9121" w14:textId="77777777">
      <w:pPr>
        <w:pStyle w:val="ListParagraph"/>
        <w:numPr>
          <w:ilvl w:val="0"/>
          <w:numId w:val="9"/>
        </w:numPr>
        <w:jc w:val="both"/>
        <w:rPr>
          <w:rFonts w:ascii="Arial" w:hAnsi="Arial" w:cs="Arial"/>
        </w:rPr>
      </w:pPr>
      <w:r w:rsidRPr="00302F0C">
        <w:rPr>
          <w:rFonts w:ascii="Arial" w:hAnsi="Arial" w:cs="Arial"/>
        </w:rPr>
        <w:t>Requests will be tracked centrally, with a dashboard showing request types and SLA breaches.</w:t>
      </w:r>
    </w:p>
    <w:p w:rsidRPr="00302F0C" w:rsidR="00CD5A4D" w:rsidP="00CD5A4D" w:rsidRDefault="00CD5A4D" w14:paraId="41C5705C" w14:textId="77777777">
      <w:pPr>
        <w:pStyle w:val="ListParagraph"/>
        <w:numPr>
          <w:ilvl w:val="0"/>
          <w:numId w:val="9"/>
        </w:numPr>
        <w:jc w:val="both"/>
        <w:rPr>
          <w:rFonts w:ascii="Arial" w:hAnsi="Arial" w:cs="Arial"/>
        </w:rPr>
      </w:pPr>
      <w:r w:rsidRPr="00302F0C">
        <w:rPr>
          <w:rFonts w:ascii="Arial" w:hAnsi="Arial" w:cs="Arial"/>
        </w:rPr>
        <w:t>Cost comparison creation and redirection to e-auction or exceptional approval forms will be automated to keep subprocesses within the main workflow.</w:t>
      </w:r>
    </w:p>
    <w:p w:rsidRPr="00302F0C" w:rsidR="00CD5A4D" w:rsidP="00CD5A4D" w:rsidRDefault="00CD5A4D" w14:paraId="4E745D4D" w14:textId="77777777">
      <w:pPr>
        <w:pStyle w:val="ListParagraph"/>
        <w:numPr>
          <w:ilvl w:val="0"/>
          <w:numId w:val="9"/>
        </w:numPr>
        <w:jc w:val="both"/>
        <w:rPr>
          <w:rFonts w:ascii="Arial" w:hAnsi="Arial" w:cs="Arial"/>
        </w:rPr>
      </w:pPr>
      <w:r w:rsidRPr="00302F0C">
        <w:rPr>
          <w:rFonts w:ascii="Arial" w:hAnsi="Arial" w:cs="Arial"/>
        </w:rPr>
        <w:t>Users and requestors will receive automated status notifications.</w:t>
      </w:r>
    </w:p>
    <w:p w:rsidR="00C36E4A" w:rsidP="00CD5A4D" w:rsidRDefault="00CD5A4D" w14:paraId="67DE0BDC" w14:textId="2BB45D5C">
      <w:pPr>
        <w:pStyle w:val="ListParagraph"/>
        <w:numPr>
          <w:ilvl w:val="0"/>
          <w:numId w:val="9"/>
        </w:numPr>
        <w:jc w:val="both"/>
        <w:rPr>
          <w:rFonts w:ascii="Arial" w:hAnsi="Arial" w:cs="Arial"/>
        </w:rPr>
      </w:pPr>
      <w:r w:rsidRPr="00302F0C">
        <w:rPr>
          <w:rFonts w:ascii="Arial" w:hAnsi="Arial" w:cs="Arial"/>
        </w:rPr>
        <w:t>SLA tracking will help minimize delays and identify bottlenecks and areas for improvement.</w:t>
      </w:r>
    </w:p>
    <w:p w:rsidRPr="00302F0C" w:rsidR="00BB0741" w:rsidP="00CD5A4D" w:rsidRDefault="00BB0741" w14:paraId="20E4A459" w14:textId="61C7E1FA">
      <w:pPr>
        <w:pStyle w:val="ListParagraph"/>
        <w:numPr>
          <w:ilvl w:val="0"/>
          <w:numId w:val="9"/>
        </w:numPr>
        <w:jc w:val="both"/>
        <w:rPr>
          <w:rFonts w:ascii="Arial" w:hAnsi="Arial" w:cs="Arial"/>
        </w:rPr>
      </w:pPr>
      <w:r w:rsidRPr="00302F0C">
        <w:rPr>
          <w:rFonts w:ascii="Arial" w:hAnsi="Arial" w:cs="Arial"/>
        </w:rPr>
        <w:t>A potential 1</w:t>
      </w:r>
      <w:r w:rsidR="00600936">
        <w:rPr>
          <w:rFonts w:ascii="Arial" w:hAnsi="Arial" w:cs="Arial"/>
        </w:rPr>
        <w:t>4</w:t>
      </w:r>
      <w:r w:rsidRPr="00302F0C">
        <w:rPr>
          <w:rFonts w:ascii="Arial" w:hAnsi="Arial" w:cs="Arial"/>
        </w:rPr>
        <w:t xml:space="preserve">–18% reduction in time spent is expected by eliminating initial and intermediate email communications </w:t>
      </w:r>
      <w:r w:rsidR="00600936">
        <w:rPr>
          <w:rFonts w:ascii="Arial" w:hAnsi="Arial" w:cs="Arial"/>
        </w:rPr>
        <w:t>for BU requests,</w:t>
      </w:r>
      <w:r w:rsidRPr="00302F0C">
        <w:rPr>
          <w:rFonts w:ascii="Arial" w:hAnsi="Arial" w:cs="Arial"/>
        </w:rPr>
        <w:t xml:space="preserve"> approvals and consolidation.</w:t>
      </w:r>
    </w:p>
    <w:p w:rsidRPr="00302F0C" w:rsidR="008A384B" w:rsidDel="00E979EB" w:rsidP="008A384B" w:rsidRDefault="008A384B" w14:paraId="486A64DC" w14:textId="4D5AF36A">
      <w:pPr>
        <w:jc w:val="both"/>
        <w:rPr>
          <w:del w:author="Akshay Raveendran" w:date="2025-07-22T15:15:00Z" w16du:dateUtc="2025-07-22T11:15:00Z" w:id="4107"/>
          <w:rFonts w:ascii="Arial" w:hAnsi="Arial" w:cs="Arial"/>
        </w:rPr>
      </w:pPr>
      <w:bookmarkStart w:name="_Toc204935543" w:id="4108"/>
      <w:r w:rsidRPr="00302F0C">
        <w:rPr>
          <w:rFonts w:ascii="Arial" w:hAnsi="Arial" w:cs="Arial"/>
        </w:rPr>
        <w:t>2.4.7</w:t>
      </w:r>
      <w:bookmarkEnd w:id="4108"/>
      <w:r w:rsidRPr="00302F0C">
        <w:rPr>
          <w:rFonts w:ascii="Arial" w:hAnsi="Arial" w:cs="Arial"/>
        </w:rPr>
        <w:t xml:space="preserve"> </w:t>
      </w:r>
      <w:del w:author="Akshay Raveendran" w:date="2025-07-22T15:15:00Z" w16du:dateUtc="2025-07-22T11:15:00Z" w:id="4109">
        <w:r w:rsidRPr="00302F0C" w:rsidDel="00E979EB">
          <w:rPr>
            <w:rFonts w:ascii="Arial" w:hAnsi="Arial" w:cs="Arial"/>
          </w:rPr>
          <w:delText>Dropdowns:</w:delText>
        </w:r>
      </w:del>
    </w:p>
    <w:p w:rsidRPr="00302F0C" w:rsidR="008A384B" w:rsidDel="00E979EB" w:rsidP="008A384B" w:rsidRDefault="008A384B" w14:paraId="34AC1E0B" w14:textId="77777777">
      <w:pPr>
        <w:jc w:val="both"/>
        <w:rPr>
          <w:del w:author="Akshay Raveendran" w:date="2025-07-22T15:15:00Z" w16du:dateUtc="2025-07-22T11:15:00Z" w:id="4110"/>
          <w:rFonts w:ascii="Arial" w:hAnsi="Arial" w:cs="Arial"/>
        </w:rPr>
      </w:pPr>
      <w:del w:author="Akshay Raveendran" w:date="2025-07-22T15:15:00Z" w16du:dateUtc="2025-07-22T11:15:00Z" w:id="4111">
        <w:r w:rsidRPr="00302F0C" w:rsidDel="00E979EB">
          <w:rPr>
            <w:rFonts w:ascii="Arial" w:hAnsi="Arial" w:cs="Arial"/>
            <w:b/>
            <w:bCs/>
          </w:rPr>
          <w:delText xml:space="preserve">    Updated Request Status</w:delText>
        </w:r>
      </w:del>
    </w:p>
    <w:p w:rsidRPr="00302F0C" w:rsidR="008A384B" w:rsidDel="00EA23F0" w:rsidRDefault="008A384B" w14:paraId="4A0968D5" w14:textId="77777777">
      <w:pPr>
        <w:pStyle w:val="ListParagraph"/>
        <w:numPr>
          <w:ilvl w:val="0"/>
          <w:numId w:val="36"/>
        </w:numPr>
        <w:jc w:val="both"/>
        <w:rPr>
          <w:del w:author="Akshay Raveendran" w:date="2025-07-17T15:30:00Z" w16du:dateUtc="2025-07-17T11:30:00Z" w:id="4112"/>
          <w:rFonts w:ascii="Arial" w:hAnsi="Arial" w:cs="Arial"/>
          <w:rPrChange w:author="Akshay Raveendran" w:date="2025-07-17T15:30:00Z" w16du:dateUtc="2025-07-17T11:30:00Z" w:id="4113">
            <w:rPr>
              <w:del w:author="Akshay Raveendran" w:date="2025-07-17T15:30:00Z" w16du:dateUtc="2025-07-17T11:30:00Z" w:id="4114"/>
            </w:rPr>
          </w:rPrChange>
        </w:rPr>
        <w:pPrChange w:author="Akshay Raveendran" w:date="2025-07-17T15:30:00Z" w16du:dateUtc="2025-07-17T11:30:00Z" w:id="4115">
          <w:pPr>
            <w:pStyle w:val="ListParagraph"/>
            <w:numPr>
              <w:numId w:val="21"/>
            </w:numPr>
            <w:ind w:left="1080" w:hanging="360"/>
            <w:jc w:val="both"/>
          </w:pPr>
        </w:pPrChange>
      </w:pPr>
      <w:del w:author="Akshay Raveendran" w:date="2025-07-17T15:30:00Z" w16du:dateUtc="2025-07-17T11:30:00Z" w:id="4116">
        <w:r w:rsidRPr="00302F0C" w:rsidDel="00EA23F0">
          <w:rPr>
            <w:rFonts w:ascii="Arial" w:hAnsi="Arial" w:cs="Arial"/>
            <w:color w:val="404040" w:themeColor="text1" w:themeTint="BF"/>
            <w:rPrChange w:author="Akshay Raveendran" w:date="2025-07-21T10:20:00Z" w16du:dateUtc="2025-07-21T06:20:00Z" w:id="4117">
              <w:rPr/>
            </w:rPrChange>
          </w:rPr>
          <w:delText>Vendor Sourcing floated</w:delText>
        </w:r>
      </w:del>
    </w:p>
    <w:p w:rsidRPr="00302F0C" w:rsidR="008A384B" w:rsidDel="00EA23F0" w:rsidRDefault="008A384B" w14:paraId="66078F3D" w14:textId="77777777">
      <w:pPr>
        <w:pStyle w:val="ListParagraph"/>
        <w:numPr>
          <w:ilvl w:val="0"/>
          <w:numId w:val="36"/>
        </w:numPr>
        <w:jc w:val="both"/>
        <w:rPr>
          <w:del w:author="Akshay Raveendran" w:date="2025-07-17T15:30:00Z" w16du:dateUtc="2025-07-17T11:30:00Z" w:id="4118"/>
          <w:rFonts w:ascii="Arial" w:hAnsi="Arial" w:cs="Arial"/>
          <w:rPrChange w:author="Akshay Raveendran" w:date="2025-07-17T15:30:00Z" w16du:dateUtc="2025-07-17T11:30:00Z" w:id="4119">
            <w:rPr>
              <w:del w:author="Akshay Raveendran" w:date="2025-07-17T15:30:00Z" w16du:dateUtc="2025-07-17T11:30:00Z" w:id="4120"/>
            </w:rPr>
          </w:rPrChange>
        </w:rPr>
        <w:pPrChange w:author="Akshay Raveendran" w:date="2025-07-17T15:30:00Z" w16du:dateUtc="2025-07-17T11:30:00Z" w:id="4121">
          <w:pPr>
            <w:pStyle w:val="ListParagraph"/>
            <w:numPr>
              <w:numId w:val="21"/>
            </w:numPr>
            <w:ind w:left="1080" w:hanging="360"/>
            <w:jc w:val="both"/>
          </w:pPr>
        </w:pPrChange>
      </w:pPr>
      <w:del w:author="Akshay Raveendran" w:date="2025-07-17T15:30:00Z" w16du:dateUtc="2025-07-17T11:30:00Z" w:id="4122">
        <w:r w:rsidRPr="00302F0C" w:rsidDel="00EA23F0">
          <w:rPr>
            <w:rFonts w:ascii="Arial" w:hAnsi="Arial" w:cs="Arial"/>
            <w:color w:val="404040" w:themeColor="text1" w:themeTint="BF"/>
            <w:rPrChange w:author="Akshay Raveendran" w:date="2025-07-21T10:20:00Z" w16du:dateUtc="2025-07-21T06:20:00Z" w:id="4123">
              <w:rPr/>
            </w:rPrChange>
          </w:rPr>
          <w:delText>Initial Bids Received</w:delText>
        </w:r>
      </w:del>
    </w:p>
    <w:p w:rsidRPr="00302F0C" w:rsidR="008A384B" w:rsidDel="00EA23F0" w:rsidRDefault="008A384B" w14:paraId="4B0F0B86" w14:textId="77777777">
      <w:pPr>
        <w:pStyle w:val="ListParagraph"/>
        <w:numPr>
          <w:ilvl w:val="0"/>
          <w:numId w:val="36"/>
        </w:numPr>
        <w:jc w:val="both"/>
        <w:rPr>
          <w:del w:author="Akshay Raveendran" w:date="2025-07-17T15:30:00Z" w16du:dateUtc="2025-07-17T11:30:00Z" w:id="4124"/>
          <w:rFonts w:ascii="Arial" w:hAnsi="Arial" w:cs="Arial"/>
          <w:rPrChange w:author="Akshay Raveendran" w:date="2025-07-17T15:30:00Z" w16du:dateUtc="2025-07-17T11:30:00Z" w:id="4125">
            <w:rPr>
              <w:del w:author="Akshay Raveendran" w:date="2025-07-17T15:30:00Z" w16du:dateUtc="2025-07-17T11:30:00Z" w:id="4126"/>
            </w:rPr>
          </w:rPrChange>
        </w:rPr>
        <w:pPrChange w:author="Akshay Raveendran" w:date="2025-07-17T15:30:00Z" w16du:dateUtc="2025-07-17T11:30:00Z" w:id="4127">
          <w:pPr>
            <w:pStyle w:val="ListParagraph"/>
            <w:numPr>
              <w:numId w:val="21"/>
            </w:numPr>
            <w:ind w:left="1080" w:hanging="360"/>
            <w:jc w:val="both"/>
          </w:pPr>
        </w:pPrChange>
      </w:pPr>
      <w:del w:author="Akshay Raveendran" w:date="2025-07-17T15:30:00Z" w16du:dateUtc="2025-07-17T11:30:00Z" w:id="4128">
        <w:r w:rsidRPr="00302F0C" w:rsidDel="00EA23F0">
          <w:rPr>
            <w:rFonts w:ascii="Arial" w:hAnsi="Arial" w:cs="Arial"/>
            <w:color w:val="404040" w:themeColor="text1" w:themeTint="BF"/>
            <w:rPrChange w:author="Akshay Raveendran" w:date="2025-07-21T10:20:00Z" w16du:dateUtc="2025-07-21T06:20:00Z" w:id="4129">
              <w:rPr/>
            </w:rPrChange>
          </w:rPr>
          <w:delText>Quote finalization</w:delText>
        </w:r>
      </w:del>
    </w:p>
    <w:p w:rsidRPr="00302F0C" w:rsidR="008A384B" w:rsidDel="00EA23F0" w:rsidRDefault="008A384B" w14:paraId="1B39F0E5" w14:textId="77777777">
      <w:pPr>
        <w:pStyle w:val="ListParagraph"/>
        <w:numPr>
          <w:ilvl w:val="0"/>
          <w:numId w:val="36"/>
        </w:numPr>
        <w:jc w:val="both"/>
        <w:rPr>
          <w:del w:author="Akshay Raveendran" w:date="2025-07-17T15:30:00Z" w16du:dateUtc="2025-07-17T11:30:00Z" w:id="4130"/>
          <w:rFonts w:ascii="Arial" w:hAnsi="Arial" w:cs="Arial"/>
          <w:rPrChange w:author="Akshay Raveendran" w:date="2025-07-17T15:30:00Z" w16du:dateUtc="2025-07-17T11:30:00Z" w:id="4131">
            <w:rPr>
              <w:del w:author="Akshay Raveendran" w:date="2025-07-17T15:30:00Z" w16du:dateUtc="2025-07-17T11:30:00Z" w:id="4132"/>
            </w:rPr>
          </w:rPrChange>
        </w:rPr>
        <w:pPrChange w:author="Akshay Raveendran" w:date="2025-07-17T15:30:00Z" w16du:dateUtc="2025-07-17T11:30:00Z" w:id="4133">
          <w:pPr>
            <w:pStyle w:val="ListParagraph"/>
            <w:numPr>
              <w:numId w:val="21"/>
            </w:numPr>
            <w:ind w:left="1080" w:hanging="360"/>
            <w:jc w:val="both"/>
          </w:pPr>
        </w:pPrChange>
      </w:pPr>
      <w:del w:author="Akshay Raveendran" w:date="2025-07-17T15:30:00Z" w16du:dateUtc="2025-07-17T11:30:00Z" w:id="4134">
        <w:r w:rsidRPr="00302F0C" w:rsidDel="00EA23F0">
          <w:rPr>
            <w:rFonts w:ascii="Arial" w:hAnsi="Arial" w:cs="Arial"/>
            <w:color w:val="404040" w:themeColor="text1" w:themeTint="BF"/>
            <w:rPrChange w:author="Akshay Raveendran" w:date="2025-07-21T10:20:00Z" w16du:dateUtc="2025-07-21T06:20:00Z" w:id="4135">
              <w:rPr/>
            </w:rPrChange>
          </w:rPr>
          <w:delText>Completed</w:delText>
        </w:r>
      </w:del>
    </w:p>
    <w:p w:rsidRPr="00302F0C" w:rsidR="008A384B" w:rsidP="008A384B" w:rsidRDefault="008A384B" w14:paraId="18DB332C" w14:textId="77777777">
      <w:pPr>
        <w:pStyle w:val="Heading3"/>
        <w:rPr>
          <w:rFonts w:ascii="Arial" w:hAnsi="Arial" w:cs="Arial"/>
        </w:rPr>
      </w:pPr>
      <w:bookmarkStart w:name="_Toc204935544" w:id="4136"/>
      <w:r w:rsidRPr="00302F0C">
        <w:rPr>
          <w:rFonts w:ascii="Arial" w:hAnsi="Arial" w:cs="Arial"/>
        </w:rPr>
        <w:t>Automation opportunities</w:t>
      </w:r>
      <w:bookmarkEnd w:id="4136"/>
    </w:p>
    <w:p w:rsidRPr="00302F0C" w:rsidR="0056136B" w:rsidP="0056136B" w:rsidRDefault="0056136B" w14:paraId="28A68628" w14:textId="77777777">
      <w:pPr>
        <w:pStyle w:val="ListParagraph"/>
        <w:numPr>
          <w:ilvl w:val="0"/>
          <w:numId w:val="62"/>
        </w:numPr>
        <w:rPr>
          <w:rFonts w:ascii="Arial" w:hAnsi="Arial" w:cs="Arial"/>
        </w:rPr>
      </w:pPr>
      <w:r w:rsidRPr="00302F0C">
        <w:rPr>
          <w:rFonts w:ascii="Arial" w:hAnsi="Arial" w:cs="Arial"/>
        </w:rPr>
        <w:t>The system will be enhanced to capture vendor bids beyond quotes submitted when e-auctions are not conducted.</w:t>
      </w:r>
    </w:p>
    <w:p w:rsidRPr="00302F0C" w:rsidR="0056136B" w:rsidP="0056136B" w:rsidRDefault="0056136B" w14:paraId="1775815A" w14:textId="77777777">
      <w:pPr>
        <w:pStyle w:val="ListParagraph"/>
        <w:numPr>
          <w:ilvl w:val="0"/>
          <w:numId w:val="62"/>
        </w:numPr>
        <w:rPr>
          <w:rFonts w:ascii="Arial" w:hAnsi="Arial" w:cs="Arial"/>
        </w:rPr>
      </w:pPr>
      <w:r w:rsidRPr="00302F0C">
        <w:rPr>
          <w:rFonts w:ascii="Arial" w:hAnsi="Arial" w:cs="Arial"/>
        </w:rPr>
        <w:t>Cost comparison creation will be automated within forms, using attached quotations.</w:t>
      </w:r>
    </w:p>
    <w:p w:rsidRPr="00302F0C" w:rsidR="0056136B" w:rsidP="0056136B" w:rsidRDefault="0056136B" w14:paraId="11F024DA" w14:textId="77777777">
      <w:pPr>
        <w:pStyle w:val="ListParagraph"/>
        <w:numPr>
          <w:ilvl w:val="0"/>
          <w:numId w:val="62"/>
        </w:numPr>
        <w:rPr>
          <w:rFonts w:ascii="Arial" w:hAnsi="Arial" w:cs="Arial"/>
        </w:rPr>
      </w:pPr>
      <w:r w:rsidRPr="00302F0C">
        <w:rPr>
          <w:rFonts w:ascii="Arial" w:hAnsi="Arial" w:cs="Arial"/>
        </w:rPr>
        <w:t>Smart form linking will pre-fill interconnected forms like e-auction and exception approval to reduce manual entry.</w:t>
      </w:r>
    </w:p>
    <w:p w:rsidRPr="00302F0C" w:rsidR="0056136B" w:rsidP="0056136B" w:rsidRDefault="0056136B" w14:paraId="44C279CA" w14:textId="77777777">
      <w:pPr>
        <w:pStyle w:val="ListParagraph"/>
        <w:numPr>
          <w:ilvl w:val="0"/>
          <w:numId w:val="62"/>
        </w:numPr>
        <w:rPr>
          <w:rFonts w:ascii="Arial" w:hAnsi="Arial" w:cs="Arial"/>
        </w:rPr>
      </w:pPr>
      <w:r w:rsidRPr="00302F0C">
        <w:rPr>
          <w:rFonts w:ascii="Arial" w:hAnsi="Arial" w:cs="Arial"/>
        </w:rPr>
        <w:t>On submission, amount and vendor details will sync automatically with dashboard metrics.</w:t>
      </w:r>
    </w:p>
    <w:p w:rsidRPr="00302F0C" w:rsidR="0056136B" w:rsidP="0056136B" w:rsidRDefault="0056136B" w14:paraId="73C715DE" w14:textId="77777777">
      <w:pPr>
        <w:pStyle w:val="ListParagraph"/>
        <w:numPr>
          <w:ilvl w:val="0"/>
          <w:numId w:val="62"/>
        </w:numPr>
        <w:rPr>
          <w:rFonts w:ascii="Arial" w:hAnsi="Arial" w:cs="Arial"/>
        </w:rPr>
      </w:pPr>
      <w:r w:rsidRPr="00302F0C">
        <w:rPr>
          <w:rFonts w:ascii="Arial" w:hAnsi="Arial" w:cs="Arial"/>
        </w:rPr>
        <w:t>A backend analytics module will be developed to provide periodic insights and exception reports.</w:t>
      </w:r>
    </w:p>
    <w:p w:rsidRPr="00302F0C" w:rsidR="0056136B" w:rsidP="0056136B" w:rsidRDefault="0056136B" w14:paraId="2C46D862" w14:textId="379EDD89">
      <w:pPr>
        <w:pStyle w:val="ListParagraph"/>
        <w:numPr>
          <w:ilvl w:val="0"/>
          <w:numId w:val="62"/>
        </w:numPr>
        <w:rPr>
          <w:rFonts w:ascii="Arial" w:hAnsi="Arial" w:cs="Arial"/>
        </w:rPr>
      </w:pPr>
      <w:r w:rsidRPr="00302F0C">
        <w:rPr>
          <w:rFonts w:ascii="Arial" w:hAnsi="Arial" w:cs="Arial"/>
        </w:rPr>
        <w:t>A centralized folder system will store main form-linked documents for future reference.</w:t>
      </w:r>
    </w:p>
    <w:p w:rsidRPr="00302F0C" w:rsidR="00C36E4A" w:rsidP="00C36E4A" w:rsidRDefault="00825D24" w14:paraId="4FD40951" w14:textId="46880FC4">
      <w:pPr>
        <w:pStyle w:val="Heading2"/>
        <w:rPr>
          <w:rFonts w:ascii="Arial" w:hAnsi="Arial" w:eastAsia="Times New Roman" w:cs="Arial"/>
          <w:lang w:eastAsia="en-GB"/>
        </w:rPr>
      </w:pPr>
      <w:bookmarkStart w:name="_Toc204935545" w:id="4137"/>
      <w:r w:rsidRPr="00302F0C">
        <w:rPr>
          <w:rFonts w:ascii="Arial" w:hAnsi="Arial" w:eastAsia="Times New Roman" w:cs="Arial"/>
          <w:lang w:eastAsia="en-GB"/>
        </w:rPr>
        <w:t>2</w:t>
      </w:r>
      <w:r w:rsidRPr="00302F0C" w:rsidR="00C60B38">
        <w:rPr>
          <w:rFonts w:ascii="Arial" w:hAnsi="Arial" w:eastAsia="Times New Roman" w:cs="Arial"/>
          <w:lang w:eastAsia="en-GB"/>
        </w:rPr>
        <w:t xml:space="preserve">.5 </w:t>
      </w:r>
      <w:ins w:author="Akshay Raveendran" w:date="2025-07-21T00:31:00Z" w16du:dateUtc="2025-07-20T20:31:00Z" w:id="4138">
        <w:r w:rsidRPr="00302F0C" w:rsidR="00C36E4A">
          <w:rPr>
            <w:rFonts w:ascii="Arial" w:hAnsi="Arial" w:eastAsia="Times New Roman" w:cs="Arial"/>
            <w:lang w:eastAsia="en-GB"/>
          </w:rPr>
          <w:t>Exceptional Approval Request (From PSSC</w:t>
        </w:r>
      </w:ins>
      <w:r w:rsidRPr="00302F0C" w:rsidR="009461FA">
        <w:rPr>
          <w:rFonts w:ascii="Arial" w:hAnsi="Arial" w:eastAsia="Times New Roman" w:cs="Arial"/>
          <w:lang w:eastAsia="en-GB"/>
        </w:rPr>
        <w:t xml:space="preserve"> via </w:t>
      </w:r>
      <w:r w:rsidRPr="00302F0C" w:rsidR="00544CF0">
        <w:rPr>
          <w:rFonts w:ascii="Arial" w:hAnsi="Arial" w:eastAsia="Times New Roman" w:cs="Arial"/>
          <w:lang w:eastAsia="en-GB"/>
        </w:rPr>
        <w:t xml:space="preserve">existing </w:t>
      </w:r>
      <w:r w:rsidRPr="00302F0C" w:rsidR="009461FA">
        <w:rPr>
          <w:rFonts w:ascii="Arial" w:hAnsi="Arial" w:eastAsia="Times New Roman" w:cs="Arial"/>
          <w:lang w:eastAsia="en-GB"/>
        </w:rPr>
        <w:t>forms in</w:t>
      </w:r>
      <w:r w:rsidRPr="00302F0C" w:rsidR="00544CF0">
        <w:rPr>
          <w:rFonts w:ascii="Arial" w:hAnsi="Arial" w:eastAsia="Times New Roman" w:cs="Arial"/>
          <w:lang w:eastAsia="en-GB"/>
        </w:rPr>
        <w:t xml:space="preserve"> the portal</w:t>
      </w:r>
      <w:ins w:author="Akshay Raveendran" w:date="2025-07-21T00:31:00Z" w16du:dateUtc="2025-07-20T20:31:00Z" w:id="4139">
        <w:r w:rsidRPr="00302F0C" w:rsidR="00C36E4A">
          <w:rPr>
            <w:rFonts w:ascii="Arial" w:hAnsi="Arial" w:eastAsia="Times New Roman" w:cs="Arial"/>
            <w:lang w:eastAsia="en-GB"/>
          </w:rPr>
          <w:t>)</w:t>
        </w:r>
      </w:ins>
      <w:bookmarkEnd w:id="4137"/>
    </w:p>
    <w:p w:rsidRPr="00302F0C" w:rsidR="00603D95" w:rsidP="00603D95" w:rsidRDefault="00603D95" w14:paraId="2E8B9A91" w14:textId="77777777">
      <w:pPr>
        <w:rPr>
          <w:rFonts w:ascii="Arial" w:hAnsi="Arial" w:cs="Arial"/>
          <w:lang w:eastAsia="en-GB"/>
        </w:rPr>
      </w:pPr>
    </w:p>
    <w:p w:rsidRPr="00302F0C" w:rsidR="00603D95" w:rsidP="00603D95" w:rsidRDefault="00603D95" w14:paraId="362F2986" w14:textId="27FED2C7">
      <w:pPr>
        <w:rPr>
          <w:rFonts w:ascii="Arial" w:hAnsi="Arial" w:cs="Arial"/>
          <w:lang w:eastAsia="en-GB"/>
        </w:rPr>
      </w:pPr>
      <w:r w:rsidRPr="00302F0C" w:rsidR="00603D95">
        <w:rPr>
          <w:rFonts w:ascii="Arial" w:hAnsi="Arial" w:cs="Arial"/>
          <w:b w:val="1"/>
          <w:bCs w:val="1"/>
          <w:lang w:eastAsia="en-GB"/>
        </w:rPr>
        <w:t>As-is process</w:t>
      </w:r>
      <w:r w:rsidRPr="00302F0C" w:rsidR="009A5A5C">
        <w:rPr>
          <w:rFonts w:ascii="Arial" w:hAnsi="Arial" w:cs="Arial"/>
          <w:b w:val="1"/>
          <w:bCs w:val="1"/>
          <w:lang w:eastAsia="en-GB"/>
        </w:rPr>
        <w:t xml:space="preserve"> detailed</w:t>
      </w:r>
      <w:r w:rsidRPr="00302F0C" w:rsidR="00603D95">
        <w:rPr>
          <w:rFonts w:ascii="Arial" w:hAnsi="Arial" w:cs="Arial"/>
          <w:b w:val="1"/>
          <w:bCs w:val="1"/>
          <w:lang w:eastAsia="en-GB"/>
        </w:rPr>
        <w:t>:</w:t>
      </w:r>
      <w:r w:rsidRPr="00302F0C" w:rsidR="00603D95">
        <w:rPr>
          <w:rFonts w:ascii="Arial" w:hAnsi="Arial" w:cs="Arial"/>
          <w:lang w:eastAsia="en-GB"/>
        </w:rPr>
        <w:t xml:space="preserve"> </w:t>
      </w:r>
      <w:r w:rsidRPr="00302F0C" w:rsidR="00C772AE">
        <w:rPr>
          <w:rFonts w:ascii="Arial" w:hAnsi="Arial" w:cs="Arial"/>
          <w:lang w:eastAsia="en-GB"/>
        </w:rPr>
        <w:object w:dxaOrig="1504" w:dyaOrig="981" w14:anchorId="53D89093">
          <v:shape id="_x0000_i1036" style="width:77.25pt;height:51.75pt" o:ole="" type="#_x0000_t75">
            <v:imagedata o:title="" r:id="rId43"/>
          </v:shape>
          <o:OLEObject Type="Embed" ProgID="Acrobat.Document.DC" ShapeID="_x0000_i1036" DrawAspect="Icon" ObjectID="_1815513448" r:id="rId44"/>
        </w:object>
      </w:r>
    </w:p>
    <w:p w:rsidRPr="00302F0C" w:rsidR="00603D95" w:rsidP="00603D95" w:rsidRDefault="00603D95" w14:paraId="19EDD387" w14:textId="77777777">
      <w:pPr>
        <w:rPr>
          <w:rFonts w:ascii="Arial" w:hAnsi="Arial" w:cs="Arial"/>
          <w:lang w:eastAsia="en-GB"/>
        </w:rPr>
      </w:pPr>
    </w:p>
    <w:p w:rsidRPr="00302F0C" w:rsidR="00B969FF" w:rsidP="003C1F50" w:rsidRDefault="009A5A5C" w14:paraId="0F708207" w14:textId="58D64656">
      <w:pPr>
        <w:rPr>
          <w:rFonts w:ascii="Arial" w:hAnsi="Arial" w:cs="Arial"/>
          <w:lang w:eastAsia="en-GB"/>
        </w:rPr>
      </w:pPr>
      <w:r w:rsidRPr="00302F0C">
        <w:rPr>
          <w:rFonts w:ascii="Arial" w:hAnsi="Arial" w:cs="Arial"/>
          <w:b/>
          <w:bCs/>
          <w:lang w:eastAsia="en-GB"/>
        </w:rPr>
        <w:t xml:space="preserve">To-be process </w:t>
      </w:r>
      <w:r w:rsidRPr="00302F0C" w:rsidR="00FF022E">
        <w:rPr>
          <w:rFonts w:ascii="Arial" w:hAnsi="Arial" w:cs="Arial"/>
          <w:b/>
          <w:bCs/>
          <w:lang w:eastAsia="en-GB"/>
        </w:rPr>
        <w:t>high-level:</w:t>
      </w:r>
    </w:p>
    <w:p w:rsidRPr="00302F0C" w:rsidR="00CA7C96" w:rsidP="003C1F50" w:rsidRDefault="00CA7C96" w14:paraId="3BA6E634" w14:textId="51E799AC">
      <w:pPr>
        <w:rPr>
          <w:rFonts w:ascii="Arial" w:hAnsi="Arial" w:cs="Arial"/>
          <w:lang w:eastAsia="en-GB"/>
        </w:rPr>
      </w:pPr>
      <w:r w:rsidRPr="00302F0C">
        <w:rPr>
          <w:rFonts w:ascii="Arial" w:hAnsi="Arial" w:cs="Arial"/>
          <w:noProof/>
          <w:lang w:eastAsia="en-GB"/>
        </w:rPr>
        <w:drawing>
          <wp:inline distT="0" distB="0" distL="0" distR="0" wp14:anchorId="3CFF3E3E" wp14:editId="349DF71F">
            <wp:extent cx="5731510" cy="2127250"/>
            <wp:effectExtent l="0" t="0" r="2540" b="6350"/>
            <wp:docPr id="119125297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52974" name="Picture 1" descr="A diagram of a process&#10;&#10;AI-generated content may be incorrect."/>
                    <pic:cNvPicPr/>
                  </pic:nvPicPr>
                  <pic:blipFill>
                    <a:blip r:embed="rId45"/>
                    <a:stretch>
                      <a:fillRect/>
                    </a:stretch>
                  </pic:blipFill>
                  <pic:spPr>
                    <a:xfrm>
                      <a:off x="0" y="0"/>
                      <a:ext cx="5731510" cy="2127250"/>
                    </a:xfrm>
                    <a:prstGeom prst="rect">
                      <a:avLst/>
                    </a:prstGeom>
                  </pic:spPr>
                </pic:pic>
              </a:graphicData>
            </a:graphic>
          </wp:inline>
        </w:drawing>
      </w:r>
    </w:p>
    <w:p w:rsidRPr="00302F0C" w:rsidR="00CA7C96" w:rsidP="003C1F50" w:rsidRDefault="00CA7C96" w14:paraId="51840CB0" w14:textId="77777777">
      <w:pPr>
        <w:rPr>
          <w:rFonts w:ascii="Arial" w:hAnsi="Arial" w:cs="Arial"/>
          <w:lang w:eastAsia="en-GB"/>
        </w:rPr>
      </w:pPr>
    </w:p>
    <w:p w:rsidRPr="00302F0C" w:rsidR="008E5CAD" w:rsidP="003C1F50" w:rsidRDefault="009A5A5C" w14:paraId="0FF24770" w14:textId="467F00D7">
      <w:pPr>
        <w:rPr>
          <w:rFonts w:ascii="Arial" w:hAnsi="Arial" w:cs="Arial"/>
          <w:lang w:eastAsia="en-GB"/>
        </w:rPr>
      </w:pPr>
      <w:r w:rsidRPr="00302F0C" w:rsidR="009A5A5C">
        <w:rPr>
          <w:rFonts w:ascii="Arial" w:hAnsi="Arial" w:cs="Arial"/>
          <w:b w:val="1"/>
          <w:bCs w:val="1"/>
          <w:lang w:eastAsia="en-GB"/>
        </w:rPr>
        <w:t>To-be process detailed</w:t>
      </w:r>
      <w:r w:rsidRPr="00302F0C" w:rsidR="00555B4A">
        <w:rPr>
          <w:rFonts w:ascii="Arial" w:hAnsi="Arial" w:cs="Arial"/>
          <w:lang w:eastAsia="en-GB"/>
        </w:rPr>
        <w:t xml:space="preserve">: </w:t>
      </w:r>
      <w:r w:rsidR="00CA58F1">
        <w:rPr>
          <w:rFonts w:ascii="Arial" w:hAnsi="Arial" w:cs="Arial"/>
          <w:lang w:eastAsia="en-GB"/>
        </w:rPr>
        <w:object w:dxaOrig="1504" w:dyaOrig="981" w14:anchorId="11501F49">
          <v:shape id="_x0000_i1037" style="width:75pt;height:48.75pt" o:ole="" type="#_x0000_t75">
            <v:imagedata o:title="" r:id="rId46"/>
          </v:shape>
          <o:OLEObject Type="Embed" ProgID="Acrobat.Document.DC" ShapeID="_x0000_i1037" DrawAspect="Icon" ObjectID="_1815513449" r:id="rId47"/>
        </w:object>
      </w:r>
    </w:p>
    <w:p w:rsidRPr="00302F0C" w:rsidR="008E5CAD" w:rsidDel="00E979EB" w:rsidP="008E5CAD" w:rsidRDefault="008E5CAD" w14:paraId="09B0CBEC" w14:textId="77777777">
      <w:pPr>
        <w:pStyle w:val="Heading3"/>
        <w:rPr>
          <w:del w:author="Akshay Raveendran" w:date="2025-07-22T15:15:00Z" w16du:dateUtc="2025-07-22T11:15:00Z" w:id="4140"/>
          <w:rFonts w:ascii="Arial" w:hAnsi="Arial" w:cs="Arial"/>
        </w:rPr>
      </w:pPr>
      <w:bookmarkStart w:name="_Toc204935546" w:id="4141"/>
      <w:r w:rsidRPr="00302F0C">
        <w:rPr>
          <w:rFonts w:ascii="Arial" w:hAnsi="Arial" w:cs="Arial"/>
        </w:rPr>
        <w:t>2.5.1</w:t>
      </w:r>
      <w:bookmarkEnd w:id="4141"/>
      <w:r w:rsidRPr="00302F0C">
        <w:rPr>
          <w:rFonts w:ascii="Arial" w:hAnsi="Arial" w:cs="Arial"/>
        </w:rPr>
        <w:t xml:space="preserve"> </w:t>
      </w:r>
      <w:del w:author="Akshay Raveendran" w:date="2025-07-22T15:15:00Z" w16du:dateUtc="2025-07-22T11:15:00Z" w:id="4142">
        <w:r w:rsidRPr="00302F0C" w:rsidDel="00E979EB">
          <w:rPr>
            <w:rFonts w:ascii="Arial" w:hAnsi="Arial" w:cs="Arial"/>
          </w:rPr>
          <w:delText>Dropdowns:</w:delText>
        </w:r>
      </w:del>
    </w:p>
    <w:p w:rsidRPr="00302F0C" w:rsidR="008E5CAD" w:rsidDel="00E979EB" w:rsidP="008E5CAD" w:rsidRDefault="008E5CAD" w14:paraId="5E8BC3B2" w14:textId="77777777">
      <w:pPr>
        <w:pStyle w:val="Heading3"/>
        <w:rPr>
          <w:del w:author="Akshay Raveendran" w:date="2025-07-22T15:15:00Z" w16du:dateUtc="2025-07-22T11:15:00Z" w:id="4143"/>
          <w:rFonts w:ascii="Arial" w:hAnsi="Arial" w:cs="Arial"/>
        </w:rPr>
      </w:pPr>
      <w:del w:author="Akshay Raveendran" w:date="2025-07-22T15:15:00Z" w16du:dateUtc="2025-07-22T11:15:00Z" w:id="4144">
        <w:r w:rsidRPr="00302F0C" w:rsidDel="00E979EB">
          <w:rPr>
            <w:rFonts w:ascii="Arial" w:hAnsi="Arial" w:cs="Arial"/>
          </w:rPr>
          <w:delText xml:space="preserve">    Updated Request Status</w:delText>
        </w:r>
      </w:del>
    </w:p>
    <w:p w:rsidRPr="00302F0C" w:rsidR="008E5CAD" w:rsidDel="00EA23F0" w:rsidRDefault="008E5CAD" w14:paraId="32DF6EE3" w14:textId="77777777">
      <w:pPr>
        <w:pStyle w:val="Heading3"/>
        <w:rPr>
          <w:del w:author="Akshay Raveendran" w:date="2025-07-17T15:30:00Z" w16du:dateUtc="2025-07-17T11:30:00Z" w:id="4145"/>
          <w:rFonts w:ascii="Arial" w:hAnsi="Arial" w:cs="Arial"/>
          <w:rPrChange w:author="Akshay Raveendran" w:date="2025-07-17T15:30:00Z" w16du:dateUtc="2025-07-17T11:30:00Z" w:id="4146">
            <w:rPr>
              <w:del w:author="Akshay Raveendran" w:date="2025-07-17T15:30:00Z" w16du:dateUtc="2025-07-17T11:30:00Z" w:id="4147"/>
            </w:rPr>
          </w:rPrChange>
        </w:rPr>
        <w:pPrChange w:author="Akshay Raveendran" w:date="2025-07-17T15:30:00Z" w16du:dateUtc="2025-07-17T11:30:00Z" w:id="4148">
          <w:pPr>
            <w:pStyle w:val="ListParagraph"/>
            <w:numPr>
              <w:numId w:val="21"/>
            </w:numPr>
            <w:ind w:left="1080" w:hanging="360"/>
            <w:jc w:val="both"/>
          </w:pPr>
        </w:pPrChange>
      </w:pPr>
      <w:del w:author="Akshay Raveendran" w:date="2025-07-17T15:30:00Z" w16du:dateUtc="2025-07-17T11:30:00Z" w:id="4149">
        <w:r w:rsidRPr="00302F0C" w:rsidDel="00EA23F0">
          <w:rPr>
            <w:rFonts w:ascii="Arial" w:hAnsi="Arial" w:cs="Arial"/>
            <w:rPrChange w:author="Akshay Raveendran" w:date="2025-07-21T10:20:00Z" w16du:dateUtc="2025-07-21T06:20:00Z" w:id="4150">
              <w:rPr/>
            </w:rPrChange>
          </w:rPr>
          <w:delText>Vendor Sourcing floated</w:delText>
        </w:r>
      </w:del>
    </w:p>
    <w:p w:rsidRPr="00302F0C" w:rsidR="008E5CAD" w:rsidDel="00EA23F0" w:rsidRDefault="008E5CAD" w14:paraId="40ADD188" w14:textId="77777777">
      <w:pPr>
        <w:pStyle w:val="Heading3"/>
        <w:rPr>
          <w:del w:author="Akshay Raveendran" w:date="2025-07-17T15:30:00Z" w16du:dateUtc="2025-07-17T11:30:00Z" w:id="4151"/>
          <w:rFonts w:ascii="Arial" w:hAnsi="Arial" w:cs="Arial"/>
          <w:rPrChange w:author="Akshay Raveendran" w:date="2025-07-17T15:30:00Z" w16du:dateUtc="2025-07-17T11:30:00Z" w:id="4152">
            <w:rPr>
              <w:del w:author="Akshay Raveendran" w:date="2025-07-17T15:30:00Z" w16du:dateUtc="2025-07-17T11:30:00Z" w:id="4153"/>
            </w:rPr>
          </w:rPrChange>
        </w:rPr>
        <w:pPrChange w:author="Akshay Raveendran" w:date="2025-07-17T15:30:00Z" w16du:dateUtc="2025-07-17T11:30:00Z" w:id="4154">
          <w:pPr>
            <w:pStyle w:val="ListParagraph"/>
            <w:numPr>
              <w:numId w:val="21"/>
            </w:numPr>
            <w:ind w:left="1080" w:hanging="360"/>
            <w:jc w:val="both"/>
          </w:pPr>
        </w:pPrChange>
      </w:pPr>
      <w:del w:author="Akshay Raveendran" w:date="2025-07-17T15:30:00Z" w16du:dateUtc="2025-07-17T11:30:00Z" w:id="4155">
        <w:r w:rsidRPr="00302F0C" w:rsidDel="00EA23F0">
          <w:rPr>
            <w:rFonts w:ascii="Arial" w:hAnsi="Arial" w:cs="Arial"/>
            <w:rPrChange w:author="Akshay Raveendran" w:date="2025-07-21T10:20:00Z" w16du:dateUtc="2025-07-21T06:20:00Z" w:id="4156">
              <w:rPr/>
            </w:rPrChange>
          </w:rPr>
          <w:delText>Initial Bids Received</w:delText>
        </w:r>
      </w:del>
    </w:p>
    <w:p w:rsidRPr="00302F0C" w:rsidR="008E5CAD" w:rsidDel="00EA23F0" w:rsidRDefault="008E5CAD" w14:paraId="674C2ACA" w14:textId="77777777">
      <w:pPr>
        <w:pStyle w:val="Heading3"/>
        <w:rPr>
          <w:del w:author="Akshay Raveendran" w:date="2025-07-17T15:30:00Z" w16du:dateUtc="2025-07-17T11:30:00Z" w:id="4157"/>
          <w:rFonts w:ascii="Arial" w:hAnsi="Arial" w:cs="Arial"/>
          <w:rPrChange w:author="Akshay Raveendran" w:date="2025-07-17T15:30:00Z" w16du:dateUtc="2025-07-17T11:30:00Z" w:id="4158">
            <w:rPr>
              <w:del w:author="Akshay Raveendran" w:date="2025-07-17T15:30:00Z" w16du:dateUtc="2025-07-17T11:30:00Z" w:id="4159"/>
            </w:rPr>
          </w:rPrChange>
        </w:rPr>
        <w:pPrChange w:author="Akshay Raveendran" w:date="2025-07-17T15:30:00Z" w16du:dateUtc="2025-07-17T11:30:00Z" w:id="4160">
          <w:pPr>
            <w:pStyle w:val="ListParagraph"/>
            <w:numPr>
              <w:numId w:val="21"/>
            </w:numPr>
            <w:ind w:left="1080" w:hanging="360"/>
            <w:jc w:val="both"/>
          </w:pPr>
        </w:pPrChange>
      </w:pPr>
      <w:del w:author="Akshay Raveendran" w:date="2025-07-17T15:30:00Z" w16du:dateUtc="2025-07-17T11:30:00Z" w:id="4161">
        <w:r w:rsidRPr="00302F0C" w:rsidDel="00EA23F0">
          <w:rPr>
            <w:rFonts w:ascii="Arial" w:hAnsi="Arial" w:cs="Arial"/>
            <w:rPrChange w:author="Akshay Raveendran" w:date="2025-07-21T10:20:00Z" w16du:dateUtc="2025-07-21T06:20:00Z" w:id="4162">
              <w:rPr/>
            </w:rPrChange>
          </w:rPr>
          <w:delText>Quote finalization</w:delText>
        </w:r>
      </w:del>
    </w:p>
    <w:p w:rsidRPr="00302F0C" w:rsidR="008E5CAD" w:rsidDel="00EA23F0" w:rsidRDefault="008E5CAD" w14:paraId="70128629" w14:textId="77777777">
      <w:pPr>
        <w:pStyle w:val="Heading3"/>
        <w:rPr>
          <w:del w:author="Akshay Raveendran" w:date="2025-07-17T15:30:00Z" w16du:dateUtc="2025-07-17T11:30:00Z" w:id="4163"/>
          <w:rFonts w:ascii="Arial" w:hAnsi="Arial" w:cs="Arial"/>
          <w:rPrChange w:author="Akshay Raveendran" w:date="2025-07-17T15:30:00Z" w16du:dateUtc="2025-07-17T11:30:00Z" w:id="4164">
            <w:rPr>
              <w:del w:author="Akshay Raveendran" w:date="2025-07-17T15:30:00Z" w16du:dateUtc="2025-07-17T11:30:00Z" w:id="4165"/>
            </w:rPr>
          </w:rPrChange>
        </w:rPr>
        <w:pPrChange w:author="Akshay Raveendran" w:date="2025-07-17T15:30:00Z" w16du:dateUtc="2025-07-17T11:30:00Z" w:id="4166">
          <w:pPr>
            <w:pStyle w:val="ListParagraph"/>
            <w:numPr>
              <w:numId w:val="21"/>
            </w:numPr>
            <w:ind w:left="1080" w:hanging="360"/>
            <w:jc w:val="both"/>
          </w:pPr>
        </w:pPrChange>
      </w:pPr>
      <w:del w:author="Akshay Raveendran" w:date="2025-07-17T15:30:00Z" w16du:dateUtc="2025-07-17T11:30:00Z" w:id="4167">
        <w:r w:rsidRPr="00302F0C" w:rsidDel="00EA23F0">
          <w:rPr>
            <w:rFonts w:ascii="Arial" w:hAnsi="Arial" w:cs="Arial"/>
            <w:rPrChange w:author="Akshay Raveendran" w:date="2025-07-21T10:20:00Z" w16du:dateUtc="2025-07-21T06:20:00Z" w:id="4168">
              <w:rPr/>
            </w:rPrChange>
          </w:rPr>
          <w:delText>Completed</w:delText>
        </w:r>
      </w:del>
    </w:p>
    <w:p w:rsidRPr="00302F0C" w:rsidR="008E5CAD" w:rsidP="008E5CAD" w:rsidRDefault="008E5CAD" w14:paraId="32F55B00" w14:textId="6FCB629B">
      <w:pPr>
        <w:pStyle w:val="Heading3"/>
        <w:rPr>
          <w:ins w:author="Akshay Raveendran" w:date="2025-07-21T00:31:00Z" w16du:dateUtc="2025-07-20T20:31:00Z" w:id="4169"/>
          <w:rFonts w:ascii="Arial" w:hAnsi="Arial" w:cs="Arial"/>
        </w:rPr>
      </w:pPr>
      <w:bookmarkStart w:name="_Toc204935547" w:id="4170"/>
      <w:r w:rsidRPr="00302F0C">
        <w:rPr>
          <w:rFonts w:ascii="Arial" w:hAnsi="Arial" w:cs="Arial"/>
        </w:rPr>
        <w:t>Exception approval request form</w:t>
      </w:r>
      <w:bookmarkEnd w:id="4170"/>
    </w:p>
    <w:tbl>
      <w:tblPr>
        <w:tblpPr w:leftFromText="180" w:rightFromText="180" w:vertAnchor="text" w:horzAnchor="page" w:tblpX="1520" w:tblpY="339"/>
        <w:tblW w:w="9715" w:type="dxa"/>
        <w:tblLook w:val="04A0" w:firstRow="1" w:lastRow="0" w:firstColumn="1" w:lastColumn="0" w:noHBand="0" w:noVBand="1"/>
      </w:tblPr>
      <w:tblGrid>
        <w:gridCol w:w="2155"/>
        <w:gridCol w:w="3060"/>
        <w:gridCol w:w="4500"/>
      </w:tblGrid>
      <w:tr w:rsidRPr="00302F0C" w:rsidR="00C36E4A" w14:paraId="16F026DA" w14:textId="77777777">
        <w:trPr>
          <w:trHeight w:val="290"/>
          <w:ins w:author="Akshay Raveendran" w:date="2025-07-21T00:31:00Z" w:id="4171"/>
        </w:trPr>
        <w:tc>
          <w:tcPr>
            <w:tcW w:w="9715" w:type="dxa"/>
            <w:gridSpan w:val="3"/>
            <w:tcBorders>
              <w:top w:val="single" w:color="auto" w:sz="4" w:space="0"/>
              <w:left w:val="single" w:color="auto" w:sz="4" w:space="0"/>
              <w:bottom w:val="single" w:color="auto" w:sz="4" w:space="0"/>
              <w:right w:val="single" w:color="000000" w:sz="4" w:space="0"/>
            </w:tcBorders>
            <w:shd w:val="clear" w:color="000000" w:fill="B4C6E7"/>
            <w:vAlign w:val="bottom"/>
            <w:hideMark/>
          </w:tcPr>
          <w:p w:rsidRPr="00302F0C" w:rsidR="00C36E4A" w:rsidRDefault="00C36E4A" w14:paraId="14763C33" w14:textId="77777777">
            <w:pPr>
              <w:spacing w:after="0" w:line="240" w:lineRule="auto"/>
              <w:jc w:val="center"/>
              <w:rPr>
                <w:ins w:author="Akshay Raveendran" w:date="2025-07-21T00:31:00Z" w16du:dateUtc="2025-07-20T20:31:00Z" w:id="4172"/>
                <w:rFonts w:ascii="Arial" w:hAnsi="Arial" w:eastAsia="Times New Roman" w:cs="Arial"/>
                <w:b/>
                <w:bCs/>
                <w:color w:val="000000"/>
                <w:sz w:val="22"/>
                <w:szCs w:val="22"/>
                <w:lang w:eastAsia="en-GB"/>
              </w:rPr>
            </w:pPr>
            <w:ins w:author="Akshay Raveendran" w:date="2025-07-21T00:31:00Z" w16du:dateUtc="2025-07-20T20:31:00Z" w:id="4173">
              <w:r w:rsidRPr="00302F0C">
                <w:rPr>
                  <w:rFonts w:ascii="Arial" w:hAnsi="Arial" w:eastAsia="Times New Roman" w:cs="Arial"/>
                  <w:b/>
                  <w:bCs/>
                  <w:color w:val="000000"/>
                  <w:sz w:val="22"/>
                  <w:szCs w:val="22"/>
                  <w:lang w:eastAsia="en-GB"/>
                </w:rPr>
                <w:t xml:space="preserve">Exceptional Approval Digital Form from BU/PSSC </w:t>
              </w:r>
            </w:ins>
          </w:p>
        </w:tc>
      </w:tr>
      <w:tr w:rsidRPr="00302F0C" w:rsidR="00C36E4A" w:rsidTr="0009220E" w14:paraId="0D5E128A" w14:textId="77777777">
        <w:trPr>
          <w:trHeight w:val="580"/>
          <w:ins w:author="Akshay Raveendran" w:date="2025-07-21T00:31:00Z" w:id="4174"/>
        </w:trPr>
        <w:tc>
          <w:tcPr>
            <w:tcW w:w="2155" w:type="dxa"/>
            <w:tcBorders>
              <w:top w:val="nil"/>
              <w:left w:val="single" w:color="auto" w:sz="4" w:space="0"/>
              <w:bottom w:val="single" w:color="auto" w:sz="4" w:space="0"/>
              <w:right w:val="single" w:color="auto" w:sz="4" w:space="0"/>
            </w:tcBorders>
            <w:vAlign w:val="bottom"/>
            <w:hideMark/>
          </w:tcPr>
          <w:p w:rsidRPr="00302F0C" w:rsidR="00C36E4A" w:rsidRDefault="00C36E4A" w14:paraId="160F4720" w14:textId="77777777">
            <w:pPr>
              <w:spacing w:after="0" w:line="240" w:lineRule="auto"/>
              <w:rPr>
                <w:ins w:author="Akshay Raveendran" w:date="2025-07-21T00:31:00Z" w16du:dateUtc="2025-07-20T20:31:00Z" w:id="4175"/>
                <w:rFonts w:ascii="Arial" w:hAnsi="Arial" w:eastAsia="Times New Roman" w:cs="Arial"/>
                <w:color w:val="000000"/>
                <w:sz w:val="22"/>
                <w:szCs w:val="22"/>
                <w:lang w:eastAsia="en-GB"/>
              </w:rPr>
            </w:pPr>
            <w:ins w:author="Akshay Raveendran" w:date="2025-07-21T00:31:00Z" w16du:dateUtc="2025-07-20T20:31:00Z" w:id="4176">
              <w:r w:rsidRPr="00302F0C">
                <w:rPr>
                  <w:rFonts w:ascii="Arial" w:hAnsi="Arial" w:eastAsia="Times New Roman" w:cs="Arial"/>
                  <w:color w:val="000000"/>
                  <w:sz w:val="22"/>
                  <w:szCs w:val="22"/>
                  <w:lang w:eastAsia="en-GB"/>
                </w:rPr>
                <w:t>Request Reference Number:</w:t>
              </w:r>
              <w:r w:rsidRPr="00302F0C">
                <w:rPr>
                  <w:rFonts w:ascii="Arial" w:hAnsi="Arial" w:eastAsia="Times New Roman" w:cs="Arial"/>
                  <w:color w:val="FF0000"/>
                  <w:sz w:val="22"/>
                  <w:szCs w:val="22"/>
                  <w:lang w:eastAsia="en-GB"/>
                </w:rPr>
                <w:t xml:space="preserve"> *</w:t>
              </w:r>
            </w:ins>
          </w:p>
        </w:tc>
        <w:tc>
          <w:tcPr>
            <w:tcW w:w="3060" w:type="dxa"/>
            <w:tcBorders>
              <w:top w:val="nil"/>
              <w:left w:val="nil"/>
              <w:bottom w:val="single" w:color="auto" w:sz="4" w:space="0"/>
              <w:right w:val="single" w:color="auto" w:sz="4" w:space="0"/>
            </w:tcBorders>
            <w:vAlign w:val="bottom"/>
            <w:hideMark/>
          </w:tcPr>
          <w:p w:rsidRPr="00302F0C" w:rsidR="00C36E4A" w:rsidRDefault="00C36E4A" w14:paraId="63284681" w14:textId="77777777">
            <w:pPr>
              <w:spacing w:after="0" w:line="240" w:lineRule="auto"/>
              <w:rPr>
                <w:ins w:author="Akshay Raveendran" w:date="2025-07-21T00:31:00Z" w16du:dateUtc="2025-07-20T20:31:00Z" w:id="4177"/>
                <w:rFonts w:ascii="Arial" w:hAnsi="Arial" w:eastAsia="Times New Roman" w:cs="Arial"/>
                <w:color w:val="000000"/>
                <w:sz w:val="22"/>
                <w:szCs w:val="22"/>
                <w:lang w:eastAsia="en-GB"/>
              </w:rPr>
            </w:pPr>
            <w:ins w:author="Akshay Raveendran" w:date="2025-07-21T00:31:00Z" w16du:dateUtc="2025-07-20T20:31:00Z" w:id="4178">
              <w:r w:rsidRPr="00302F0C">
                <w:rPr>
                  <w:rFonts w:ascii="Arial" w:hAnsi="Arial" w:eastAsia="Times New Roman" w:cs="Arial"/>
                  <w:color w:val="000000"/>
                  <w:sz w:val="22"/>
                  <w:szCs w:val="22"/>
                  <w:lang w:eastAsia="en-GB"/>
                </w:rPr>
                <w:t>Auto Generated</w:t>
              </w:r>
            </w:ins>
          </w:p>
        </w:tc>
        <w:tc>
          <w:tcPr>
            <w:tcW w:w="4500" w:type="dxa"/>
            <w:tcBorders>
              <w:top w:val="nil"/>
              <w:left w:val="nil"/>
              <w:bottom w:val="single" w:color="auto" w:sz="4" w:space="0"/>
              <w:right w:val="single" w:color="auto" w:sz="4" w:space="0"/>
            </w:tcBorders>
            <w:vAlign w:val="bottom"/>
            <w:hideMark/>
          </w:tcPr>
          <w:p w:rsidRPr="00302F0C" w:rsidR="00C36E4A" w:rsidRDefault="00C36E4A" w14:paraId="1B259F54" w14:textId="77777777">
            <w:pPr>
              <w:spacing w:after="0" w:line="240" w:lineRule="auto"/>
              <w:rPr>
                <w:ins w:author="Akshay Raveendran" w:date="2025-07-21T00:31:00Z" w16du:dateUtc="2025-07-20T20:31:00Z" w:id="4179"/>
                <w:rFonts w:ascii="Arial" w:hAnsi="Arial" w:eastAsia="Times New Roman" w:cs="Arial"/>
                <w:color w:val="000000"/>
                <w:sz w:val="22"/>
                <w:szCs w:val="22"/>
                <w:lang w:eastAsia="en-GB"/>
              </w:rPr>
            </w:pPr>
            <w:ins w:author="Akshay Raveendran" w:date="2025-07-21T00:31:00Z" w16du:dateUtc="2025-07-20T20:31:00Z" w:id="4180">
              <w:r w:rsidRPr="00302F0C">
                <w:rPr>
                  <w:rFonts w:ascii="Arial" w:hAnsi="Arial" w:eastAsia="Times New Roman" w:cs="Arial"/>
                  <w:color w:val="000000"/>
                  <w:sz w:val="22"/>
                  <w:szCs w:val="22"/>
                  <w:lang w:eastAsia="en-GB"/>
                </w:rPr>
                <w:t>System-generated unique ID (read-only)</w:t>
              </w:r>
            </w:ins>
          </w:p>
        </w:tc>
      </w:tr>
      <w:tr w:rsidRPr="00302F0C" w:rsidR="00C36E4A" w:rsidTr="0009220E" w14:paraId="4AB5F01D" w14:textId="77777777">
        <w:trPr>
          <w:trHeight w:val="870"/>
          <w:ins w:author="Akshay Raveendran" w:date="2025-07-21T00:31:00Z" w:id="4181"/>
        </w:trPr>
        <w:tc>
          <w:tcPr>
            <w:tcW w:w="2155" w:type="dxa"/>
            <w:tcBorders>
              <w:top w:val="nil"/>
              <w:left w:val="single" w:color="auto" w:sz="4" w:space="0"/>
              <w:bottom w:val="single" w:color="auto" w:sz="4" w:space="0"/>
              <w:right w:val="single" w:color="auto" w:sz="4" w:space="0"/>
            </w:tcBorders>
            <w:vAlign w:val="bottom"/>
            <w:hideMark/>
          </w:tcPr>
          <w:p w:rsidRPr="00302F0C" w:rsidR="00C36E4A" w:rsidRDefault="00C36E4A" w14:paraId="7D72451E" w14:textId="77777777">
            <w:pPr>
              <w:spacing w:after="0" w:line="240" w:lineRule="auto"/>
              <w:rPr>
                <w:ins w:author="Akshay Raveendran" w:date="2025-07-21T00:31:00Z" w16du:dateUtc="2025-07-20T20:31:00Z" w:id="4182"/>
                <w:rFonts w:ascii="Arial" w:hAnsi="Arial" w:eastAsia="Times New Roman" w:cs="Arial"/>
                <w:color w:val="000000"/>
                <w:sz w:val="22"/>
                <w:szCs w:val="22"/>
                <w:lang w:eastAsia="en-GB"/>
              </w:rPr>
            </w:pPr>
            <w:ins w:author="Akshay Raveendran" w:date="2025-07-21T00:31:00Z" w16du:dateUtc="2025-07-20T20:31:00Z" w:id="4183">
              <w:r w:rsidRPr="00302F0C">
                <w:rPr>
                  <w:rFonts w:ascii="Arial" w:hAnsi="Arial" w:eastAsia="Times New Roman" w:cs="Arial"/>
                  <w:color w:val="000000"/>
                  <w:sz w:val="22"/>
                  <w:szCs w:val="22"/>
                  <w:lang w:eastAsia="en-GB"/>
                </w:rPr>
                <w:t>Business Unit Name</w:t>
              </w:r>
              <w:r w:rsidRPr="00302F0C">
                <w:rPr>
                  <w:rFonts w:ascii="Arial" w:hAnsi="Arial" w:eastAsia="Times New Roman" w:cs="Arial"/>
                  <w:color w:val="FF0000"/>
                  <w:sz w:val="22"/>
                  <w:szCs w:val="22"/>
                  <w:lang w:eastAsia="en-GB"/>
                </w:rPr>
                <w:t>*</w:t>
              </w:r>
            </w:ins>
          </w:p>
        </w:tc>
        <w:tc>
          <w:tcPr>
            <w:tcW w:w="3060" w:type="dxa"/>
            <w:tcBorders>
              <w:top w:val="nil"/>
              <w:left w:val="nil"/>
              <w:bottom w:val="single" w:color="auto" w:sz="4" w:space="0"/>
              <w:right w:val="single" w:color="auto" w:sz="4" w:space="0"/>
            </w:tcBorders>
            <w:vAlign w:val="bottom"/>
            <w:hideMark/>
          </w:tcPr>
          <w:p w:rsidRPr="00302F0C" w:rsidR="00C36E4A" w:rsidRDefault="00C36E4A" w14:paraId="23D288AF" w14:textId="77777777">
            <w:pPr>
              <w:spacing w:after="0" w:line="240" w:lineRule="auto"/>
              <w:rPr>
                <w:ins w:author="Akshay Raveendran" w:date="2025-07-21T00:31:00Z" w16du:dateUtc="2025-07-20T20:31:00Z" w:id="4184"/>
                <w:rFonts w:ascii="Arial" w:hAnsi="Arial" w:eastAsia="Times New Roman" w:cs="Arial"/>
                <w:color w:val="000000"/>
                <w:sz w:val="22"/>
                <w:szCs w:val="22"/>
                <w:lang w:eastAsia="en-GB"/>
              </w:rPr>
            </w:pPr>
            <w:ins w:author="Akshay Raveendran" w:date="2025-07-21T00:31:00Z" w16du:dateUtc="2025-07-20T20:31:00Z" w:id="4185">
              <w:r w:rsidRPr="00302F0C">
                <w:rPr>
                  <w:rFonts w:ascii="Arial" w:hAnsi="Arial" w:eastAsia="Times New Roman" w:cs="Arial"/>
                  <w:color w:val="000000"/>
                  <w:sz w:val="22"/>
                  <w:szCs w:val="22"/>
                  <w:lang w:eastAsia="en-GB"/>
                </w:rPr>
                <w:t xml:space="preserve">Dropdown  </w:t>
              </w:r>
            </w:ins>
          </w:p>
        </w:tc>
        <w:tc>
          <w:tcPr>
            <w:tcW w:w="4500" w:type="dxa"/>
            <w:tcBorders>
              <w:top w:val="nil"/>
              <w:left w:val="nil"/>
              <w:bottom w:val="single" w:color="auto" w:sz="4" w:space="0"/>
              <w:right w:val="single" w:color="auto" w:sz="4" w:space="0"/>
            </w:tcBorders>
            <w:vAlign w:val="bottom"/>
            <w:hideMark/>
          </w:tcPr>
          <w:p w:rsidRPr="00302F0C" w:rsidR="00C36E4A" w:rsidRDefault="00C36E4A" w14:paraId="5ED273EB" w14:textId="77777777">
            <w:pPr>
              <w:spacing w:after="0" w:line="240" w:lineRule="auto"/>
              <w:rPr>
                <w:ins w:author="Akshay Raveendran" w:date="2025-07-21T00:31:00Z" w16du:dateUtc="2025-07-20T20:31:00Z" w:id="4186"/>
                <w:rFonts w:ascii="Arial" w:hAnsi="Arial" w:eastAsia="Times New Roman" w:cs="Arial"/>
                <w:color w:val="000000"/>
                <w:sz w:val="22"/>
                <w:szCs w:val="22"/>
                <w:lang w:eastAsia="en-GB"/>
              </w:rPr>
            </w:pPr>
            <w:ins w:author="Akshay Raveendran" w:date="2025-07-21T00:31:00Z" w16du:dateUtc="2025-07-20T20:31:00Z" w:id="4187">
              <w:r w:rsidRPr="00302F0C">
                <w:rPr>
                  <w:rFonts w:ascii="Arial" w:hAnsi="Arial" w:eastAsia="Times New Roman" w:cs="Arial"/>
                  <w:color w:val="000000"/>
                  <w:sz w:val="22"/>
                  <w:szCs w:val="22"/>
                  <w:lang w:eastAsia="en-GB"/>
                </w:rPr>
                <w:t>List of BUs/Departments (fetched from D365)</w:t>
              </w:r>
            </w:ins>
          </w:p>
        </w:tc>
      </w:tr>
      <w:tr w:rsidRPr="00302F0C" w:rsidR="00C36E4A" w:rsidTr="0009220E" w14:paraId="3CF3EB7E" w14:textId="77777777">
        <w:trPr>
          <w:trHeight w:val="290"/>
          <w:ins w:author="Akshay Raveendran" w:date="2025-07-21T00:31:00Z" w:id="4188"/>
        </w:trPr>
        <w:tc>
          <w:tcPr>
            <w:tcW w:w="2155" w:type="dxa"/>
            <w:tcBorders>
              <w:top w:val="nil"/>
              <w:left w:val="single" w:color="auto" w:sz="4" w:space="0"/>
              <w:bottom w:val="single" w:color="auto" w:sz="4" w:space="0"/>
              <w:right w:val="single" w:color="auto" w:sz="4" w:space="0"/>
            </w:tcBorders>
            <w:vAlign w:val="bottom"/>
            <w:hideMark/>
          </w:tcPr>
          <w:p w:rsidRPr="00302F0C" w:rsidR="00C36E4A" w:rsidRDefault="00C36E4A" w14:paraId="40C95809" w14:textId="05359683">
            <w:pPr>
              <w:spacing w:after="0" w:line="240" w:lineRule="auto"/>
              <w:rPr>
                <w:ins w:author="Akshay Raveendran" w:date="2025-07-21T00:31:00Z" w16du:dateUtc="2025-07-20T20:31:00Z" w:id="4189"/>
                <w:rFonts w:ascii="Arial" w:hAnsi="Arial" w:eastAsia="Times New Roman" w:cs="Arial"/>
                <w:color w:val="000000"/>
                <w:sz w:val="22"/>
                <w:szCs w:val="22"/>
                <w:lang w:eastAsia="en-GB"/>
              </w:rPr>
            </w:pPr>
            <w:ins w:author="Akshay Raveendran" w:date="2025-07-21T00:31:00Z" w16du:dateUtc="2025-07-20T20:31:00Z" w:id="4190">
              <w:r w:rsidRPr="00302F0C">
                <w:rPr>
                  <w:rFonts w:ascii="Arial" w:hAnsi="Arial" w:eastAsia="Times New Roman" w:cs="Arial"/>
                  <w:color w:val="000000"/>
                  <w:sz w:val="22"/>
                  <w:szCs w:val="22"/>
                  <w:lang w:eastAsia="en-GB"/>
                </w:rPr>
                <w:t>Brief Description of Purchase</w:t>
              </w:r>
            </w:ins>
            <w:ins w:author="Akshay Raveendran" w:date="2025-07-22T10:09:00Z" w16du:dateUtc="2025-07-22T06:09:00Z" w:id="4191">
              <w:r w:rsidRPr="00302F0C" w:rsidR="00F43E6A">
                <w:rPr>
                  <w:rFonts w:ascii="Arial" w:hAnsi="Arial" w:eastAsia="Times New Roman" w:cs="Arial"/>
                  <w:color w:val="000000"/>
                  <w:sz w:val="22"/>
                  <w:szCs w:val="22"/>
                  <w:lang w:eastAsia="en-GB"/>
                </w:rPr>
                <w:t>/Sale</w:t>
              </w:r>
            </w:ins>
            <w:ins w:author="Akshay Raveendran" w:date="2025-07-21T00:31:00Z" w16du:dateUtc="2025-07-20T20:31:00Z" w:id="4192">
              <w:r w:rsidRPr="00302F0C">
                <w:rPr>
                  <w:rFonts w:ascii="Arial" w:hAnsi="Arial" w:eastAsia="Times New Roman" w:cs="Arial"/>
                  <w:color w:val="FF0000"/>
                  <w:sz w:val="22"/>
                  <w:szCs w:val="22"/>
                  <w:lang w:eastAsia="en-GB"/>
                </w:rPr>
                <w:t>*</w:t>
              </w:r>
            </w:ins>
          </w:p>
        </w:tc>
        <w:tc>
          <w:tcPr>
            <w:tcW w:w="3060" w:type="dxa"/>
            <w:tcBorders>
              <w:top w:val="nil"/>
              <w:left w:val="nil"/>
              <w:bottom w:val="single" w:color="auto" w:sz="4" w:space="0"/>
              <w:right w:val="single" w:color="auto" w:sz="4" w:space="0"/>
            </w:tcBorders>
            <w:vAlign w:val="bottom"/>
            <w:hideMark/>
          </w:tcPr>
          <w:p w:rsidRPr="00302F0C" w:rsidR="00C36E4A" w:rsidRDefault="00C36E4A" w14:paraId="07432066" w14:textId="77777777">
            <w:pPr>
              <w:spacing w:after="0" w:line="240" w:lineRule="auto"/>
              <w:rPr>
                <w:ins w:author="Akshay Raveendran" w:date="2025-07-21T00:31:00Z" w16du:dateUtc="2025-07-20T20:31:00Z" w:id="4193"/>
                <w:rFonts w:ascii="Arial" w:hAnsi="Arial" w:eastAsia="Times New Roman" w:cs="Arial"/>
                <w:color w:val="000000"/>
                <w:sz w:val="22"/>
                <w:szCs w:val="22"/>
                <w:lang w:eastAsia="en-GB"/>
              </w:rPr>
            </w:pPr>
            <w:ins w:author="Akshay Raveendran" w:date="2025-07-21T00:31:00Z" w16du:dateUtc="2025-07-20T20:31:00Z" w:id="4194">
              <w:r w:rsidRPr="00302F0C">
                <w:rPr>
                  <w:rFonts w:ascii="Arial" w:hAnsi="Arial" w:eastAsia="Times New Roman" w:cs="Arial"/>
                  <w:color w:val="000000"/>
                  <w:sz w:val="22"/>
                  <w:szCs w:val="22"/>
                  <w:lang w:eastAsia="en-GB"/>
                </w:rPr>
                <w:t>Alphanumeric field</w:t>
              </w:r>
            </w:ins>
          </w:p>
        </w:tc>
        <w:tc>
          <w:tcPr>
            <w:tcW w:w="4500" w:type="dxa"/>
            <w:tcBorders>
              <w:top w:val="nil"/>
              <w:left w:val="nil"/>
              <w:bottom w:val="single" w:color="auto" w:sz="4" w:space="0"/>
              <w:right w:val="single" w:color="auto" w:sz="4" w:space="0"/>
            </w:tcBorders>
            <w:vAlign w:val="bottom"/>
            <w:hideMark/>
          </w:tcPr>
          <w:p w:rsidRPr="00302F0C" w:rsidR="00C36E4A" w:rsidRDefault="00C36E4A" w14:paraId="353E9557" w14:textId="77777777">
            <w:pPr>
              <w:spacing w:after="0" w:line="240" w:lineRule="auto"/>
              <w:rPr>
                <w:ins w:author="Akshay Raveendran" w:date="2025-07-21T00:31:00Z" w16du:dateUtc="2025-07-20T20:31:00Z" w:id="4195"/>
                <w:rFonts w:ascii="Arial" w:hAnsi="Arial" w:eastAsia="Times New Roman" w:cs="Arial"/>
                <w:color w:val="000000"/>
                <w:sz w:val="22"/>
                <w:szCs w:val="22"/>
                <w:lang w:eastAsia="en-GB"/>
              </w:rPr>
            </w:pPr>
            <w:ins w:author="Akshay Raveendran" w:date="2025-07-21T00:31:00Z" w16du:dateUtc="2025-07-20T20:31:00Z" w:id="4196">
              <w:r w:rsidRPr="00302F0C">
                <w:rPr>
                  <w:rFonts w:ascii="Arial" w:hAnsi="Arial" w:eastAsia="Times New Roman" w:cs="Arial"/>
                  <w:color w:val="000000"/>
                  <w:sz w:val="22"/>
                  <w:szCs w:val="22"/>
                  <w:lang w:eastAsia="en-GB"/>
                </w:rPr>
                <w:t> </w:t>
              </w:r>
            </w:ins>
          </w:p>
        </w:tc>
      </w:tr>
      <w:tr w:rsidRPr="00302F0C" w:rsidR="00C36E4A" w:rsidTr="0009220E" w14:paraId="695DA7F7" w14:textId="77777777">
        <w:trPr>
          <w:trHeight w:val="290"/>
          <w:ins w:author="Akshay Raveendran" w:date="2025-07-21T00:31:00Z" w:id="4197"/>
        </w:trPr>
        <w:tc>
          <w:tcPr>
            <w:tcW w:w="2155" w:type="dxa"/>
            <w:tcBorders>
              <w:top w:val="nil"/>
              <w:left w:val="single" w:color="auto" w:sz="4" w:space="0"/>
              <w:bottom w:val="single" w:color="auto" w:sz="4" w:space="0"/>
              <w:right w:val="single" w:color="auto" w:sz="4" w:space="0"/>
            </w:tcBorders>
            <w:vAlign w:val="bottom"/>
            <w:hideMark/>
          </w:tcPr>
          <w:p w:rsidRPr="00302F0C" w:rsidR="00C36E4A" w:rsidRDefault="00C36E4A" w14:paraId="749E2626" w14:textId="1A2F4217">
            <w:pPr>
              <w:spacing w:after="0" w:line="240" w:lineRule="auto"/>
              <w:rPr>
                <w:ins w:author="Akshay Raveendran" w:date="2025-07-21T00:31:00Z" w16du:dateUtc="2025-07-20T20:31:00Z" w:id="4198"/>
                <w:rFonts w:ascii="Arial" w:hAnsi="Arial" w:eastAsia="Times New Roman" w:cs="Arial"/>
                <w:color w:val="000000"/>
                <w:sz w:val="22"/>
                <w:szCs w:val="22"/>
                <w:lang w:eastAsia="en-GB"/>
              </w:rPr>
            </w:pPr>
            <w:ins w:author="Akshay Raveendran" w:date="2025-07-21T00:31:00Z" w16du:dateUtc="2025-07-20T20:31:00Z" w:id="4199">
              <w:r w:rsidRPr="00302F0C">
                <w:rPr>
                  <w:rFonts w:ascii="Arial" w:hAnsi="Arial" w:eastAsia="Times New Roman" w:cs="Arial"/>
                  <w:color w:val="000000"/>
                  <w:sz w:val="22"/>
                  <w:szCs w:val="22"/>
                  <w:lang w:eastAsia="en-GB"/>
                </w:rPr>
                <w:t xml:space="preserve">Selected </w:t>
              </w:r>
            </w:ins>
            <w:ins w:author="Akshay Raveendran" w:date="2025-07-22T10:09:00Z" w16du:dateUtc="2025-07-22T06:09:00Z" w:id="4200">
              <w:r w:rsidRPr="00302F0C" w:rsidR="00CF4E36">
                <w:rPr>
                  <w:rFonts w:ascii="Arial" w:hAnsi="Arial" w:eastAsia="Times New Roman" w:cs="Arial"/>
                  <w:color w:val="000000"/>
                  <w:sz w:val="22"/>
                  <w:szCs w:val="22"/>
                  <w:lang w:eastAsia="en-GB"/>
                </w:rPr>
                <w:t>Vendor/Buyer</w:t>
              </w:r>
            </w:ins>
            <w:ins w:author="Akshay Raveendran" w:date="2025-07-21T00:31:00Z" w16du:dateUtc="2025-07-20T20:31:00Z" w:id="4201">
              <w:r w:rsidRPr="00302F0C">
                <w:rPr>
                  <w:rFonts w:ascii="Arial" w:hAnsi="Arial" w:eastAsia="Times New Roman" w:cs="Arial"/>
                  <w:color w:val="000000"/>
                  <w:sz w:val="22"/>
                  <w:szCs w:val="22"/>
                  <w:lang w:eastAsia="en-GB"/>
                </w:rPr>
                <w:t xml:space="preserve"> Name</w:t>
              </w:r>
              <w:r w:rsidRPr="00302F0C">
                <w:rPr>
                  <w:rFonts w:ascii="Arial" w:hAnsi="Arial" w:eastAsia="Times New Roman" w:cs="Arial"/>
                  <w:color w:val="FF0000"/>
                  <w:sz w:val="22"/>
                  <w:szCs w:val="22"/>
                  <w:lang w:eastAsia="en-GB"/>
                </w:rPr>
                <w:t>*</w:t>
              </w:r>
            </w:ins>
          </w:p>
        </w:tc>
        <w:tc>
          <w:tcPr>
            <w:tcW w:w="3060" w:type="dxa"/>
            <w:tcBorders>
              <w:top w:val="nil"/>
              <w:left w:val="nil"/>
              <w:bottom w:val="single" w:color="auto" w:sz="4" w:space="0"/>
              <w:right w:val="single" w:color="auto" w:sz="4" w:space="0"/>
            </w:tcBorders>
            <w:vAlign w:val="bottom"/>
            <w:hideMark/>
          </w:tcPr>
          <w:p w:rsidRPr="00302F0C" w:rsidR="00C36E4A" w:rsidRDefault="00C36E4A" w14:paraId="722A76CA" w14:textId="77777777">
            <w:pPr>
              <w:spacing w:after="0" w:line="240" w:lineRule="auto"/>
              <w:rPr>
                <w:ins w:author="Akshay Raveendran" w:date="2025-07-21T00:31:00Z" w16du:dateUtc="2025-07-20T20:31:00Z" w:id="4202"/>
                <w:rFonts w:ascii="Arial" w:hAnsi="Arial" w:eastAsia="Times New Roman" w:cs="Arial"/>
                <w:color w:val="000000"/>
                <w:sz w:val="22"/>
                <w:szCs w:val="22"/>
                <w:lang w:eastAsia="en-GB"/>
              </w:rPr>
            </w:pPr>
            <w:ins w:author="Akshay Raveendran" w:date="2025-07-21T00:31:00Z" w16du:dateUtc="2025-07-20T20:31:00Z" w:id="4203">
              <w:r w:rsidRPr="00302F0C">
                <w:rPr>
                  <w:rFonts w:ascii="Arial" w:hAnsi="Arial" w:eastAsia="Times New Roman" w:cs="Arial"/>
                  <w:color w:val="000000"/>
                  <w:sz w:val="22"/>
                  <w:szCs w:val="22"/>
                  <w:lang w:eastAsia="en-GB"/>
                </w:rPr>
                <w:t>Alphanumeric field</w:t>
              </w:r>
            </w:ins>
          </w:p>
        </w:tc>
        <w:tc>
          <w:tcPr>
            <w:tcW w:w="4500" w:type="dxa"/>
            <w:tcBorders>
              <w:top w:val="nil"/>
              <w:left w:val="nil"/>
              <w:bottom w:val="single" w:color="auto" w:sz="4" w:space="0"/>
              <w:right w:val="single" w:color="auto" w:sz="4" w:space="0"/>
            </w:tcBorders>
            <w:vAlign w:val="bottom"/>
            <w:hideMark/>
          </w:tcPr>
          <w:p w:rsidRPr="00302F0C" w:rsidR="00C36E4A" w:rsidRDefault="00C36E4A" w14:paraId="621C0E4E" w14:textId="77777777">
            <w:pPr>
              <w:spacing w:after="0" w:line="240" w:lineRule="auto"/>
              <w:rPr>
                <w:ins w:author="Akshay Raveendran" w:date="2025-07-21T00:31:00Z" w16du:dateUtc="2025-07-20T20:31:00Z" w:id="4204"/>
                <w:rFonts w:ascii="Arial" w:hAnsi="Arial" w:eastAsia="Times New Roman" w:cs="Arial"/>
                <w:color w:val="000000"/>
                <w:sz w:val="22"/>
                <w:szCs w:val="22"/>
                <w:lang w:eastAsia="en-GB"/>
              </w:rPr>
            </w:pPr>
            <w:ins w:author="Akshay Raveendran" w:date="2025-07-21T00:31:00Z" w16du:dateUtc="2025-07-20T20:31:00Z" w:id="4205">
              <w:r w:rsidRPr="00302F0C">
                <w:rPr>
                  <w:rFonts w:ascii="Arial" w:hAnsi="Arial" w:eastAsia="Times New Roman" w:cs="Arial"/>
                  <w:color w:val="000000"/>
                  <w:sz w:val="22"/>
                  <w:szCs w:val="22"/>
                  <w:lang w:eastAsia="en-GB"/>
                </w:rPr>
                <w:t> </w:t>
              </w:r>
            </w:ins>
          </w:p>
        </w:tc>
      </w:tr>
      <w:tr w:rsidRPr="00302F0C" w:rsidR="00C36E4A" w:rsidTr="0009220E" w14:paraId="5DB4B1A6" w14:textId="77777777">
        <w:trPr>
          <w:trHeight w:val="403"/>
          <w:ins w:author="Akshay Raveendran" w:date="2025-07-21T00:31:00Z" w:id="4206"/>
        </w:trPr>
        <w:tc>
          <w:tcPr>
            <w:tcW w:w="2155" w:type="dxa"/>
            <w:tcBorders>
              <w:top w:val="nil"/>
              <w:left w:val="single" w:color="auto" w:sz="4" w:space="0"/>
              <w:bottom w:val="single" w:color="auto" w:sz="4" w:space="0"/>
              <w:right w:val="single" w:color="auto" w:sz="4" w:space="0"/>
            </w:tcBorders>
            <w:vAlign w:val="bottom"/>
            <w:hideMark/>
          </w:tcPr>
          <w:p w:rsidRPr="00302F0C" w:rsidR="00C36E4A" w:rsidRDefault="00C36E4A" w14:paraId="466E8257" w14:textId="77777777">
            <w:pPr>
              <w:spacing w:after="0" w:line="240" w:lineRule="auto"/>
              <w:rPr>
                <w:ins w:author="Akshay Raveendran" w:date="2025-07-21T00:31:00Z" w16du:dateUtc="2025-07-20T20:31:00Z" w:id="4207"/>
                <w:rFonts w:ascii="Arial" w:hAnsi="Arial" w:eastAsia="Times New Roman" w:cs="Arial"/>
                <w:color w:val="EE0000"/>
                <w:sz w:val="22"/>
                <w:szCs w:val="22"/>
                <w:lang w:eastAsia="en-GB"/>
              </w:rPr>
            </w:pPr>
            <w:ins w:author="Akshay Raveendran" w:date="2025-07-21T00:31:00Z" w16du:dateUtc="2025-07-20T20:31:00Z" w:id="4208">
              <w:r w:rsidRPr="00302F0C">
                <w:rPr>
                  <w:rFonts w:ascii="Arial" w:hAnsi="Arial" w:eastAsia="Times New Roman" w:cs="Arial"/>
                  <w:color w:val="000000"/>
                  <w:sz w:val="22"/>
                  <w:szCs w:val="22"/>
                  <w:lang w:eastAsia="en-GB"/>
                </w:rPr>
                <w:t>Reason for Approval Request</w:t>
              </w:r>
              <w:r w:rsidRPr="00302F0C">
                <w:rPr>
                  <w:rFonts w:ascii="Arial" w:hAnsi="Arial" w:eastAsia="Times New Roman" w:cs="Arial"/>
                  <w:color w:val="EE0000"/>
                  <w:sz w:val="22"/>
                  <w:szCs w:val="22"/>
                  <w:lang w:eastAsia="en-GB"/>
                </w:rPr>
                <w:t>*</w:t>
              </w:r>
            </w:ins>
          </w:p>
        </w:tc>
        <w:tc>
          <w:tcPr>
            <w:tcW w:w="3060" w:type="dxa"/>
            <w:tcBorders>
              <w:top w:val="nil"/>
              <w:left w:val="nil"/>
              <w:bottom w:val="single" w:color="auto" w:sz="4" w:space="0"/>
              <w:right w:val="single" w:color="auto" w:sz="4" w:space="0"/>
            </w:tcBorders>
            <w:vAlign w:val="bottom"/>
            <w:hideMark/>
          </w:tcPr>
          <w:p w:rsidRPr="00302F0C" w:rsidR="00C36E4A" w:rsidRDefault="00C36E4A" w14:paraId="188B234B" w14:textId="77777777">
            <w:pPr>
              <w:spacing w:after="0" w:line="240" w:lineRule="auto"/>
              <w:rPr>
                <w:ins w:author="Akshay Raveendran" w:date="2025-07-21T00:31:00Z" w16du:dateUtc="2025-07-20T20:31:00Z" w:id="4209"/>
                <w:rFonts w:ascii="Arial" w:hAnsi="Arial" w:eastAsia="Times New Roman" w:cs="Arial"/>
                <w:color w:val="000000"/>
                <w:sz w:val="22"/>
                <w:szCs w:val="22"/>
                <w:lang w:eastAsia="en-GB"/>
              </w:rPr>
            </w:pPr>
            <w:ins w:author="Akshay Raveendran" w:date="2025-07-21T00:31:00Z" w16du:dateUtc="2025-07-20T20:31:00Z" w:id="4210">
              <w:r w:rsidRPr="00302F0C">
                <w:rPr>
                  <w:rFonts w:ascii="Arial" w:hAnsi="Arial" w:eastAsia="Times New Roman" w:cs="Arial"/>
                  <w:color w:val="000000"/>
                  <w:sz w:val="22"/>
                  <w:szCs w:val="22"/>
                  <w:lang w:eastAsia="en-GB"/>
                </w:rPr>
                <w:t>Dropdown</w:t>
              </w:r>
              <w:r w:rsidRPr="00302F0C">
                <w:rPr>
                  <w:rFonts w:ascii="Arial" w:hAnsi="Arial" w:eastAsia="Times New Roman" w:cs="Arial"/>
                  <w:color w:val="000000"/>
                  <w:sz w:val="22"/>
                  <w:szCs w:val="22"/>
                  <w:lang w:eastAsia="en-GB"/>
                </w:rPr>
                <w:br/>
              </w:r>
            </w:ins>
          </w:p>
        </w:tc>
        <w:tc>
          <w:tcPr>
            <w:tcW w:w="4500" w:type="dxa"/>
            <w:tcBorders>
              <w:top w:val="nil"/>
              <w:left w:val="nil"/>
              <w:bottom w:val="single" w:color="auto" w:sz="4" w:space="0"/>
              <w:right w:val="single" w:color="auto" w:sz="4" w:space="0"/>
            </w:tcBorders>
            <w:vAlign w:val="bottom"/>
            <w:hideMark/>
          </w:tcPr>
          <w:p w:rsidRPr="00302F0C" w:rsidR="00C36E4A" w:rsidRDefault="00C36E4A" w14:paraId="2CD5A600" w14:textId="77777777">
            <w:pPr>
              <w:pStyle w:val="ListParagraph"/>
              <w:numPr>
                <w:ilvl w:val="0"/>
                <w:numId w:val="27"/>
              </w:numPr>
              <w:rPr>
                <w:ins w:author="Akshay Raveendran" w:date="2025-07-21T00:31:00Z" w16du:dateUtc="2025-07-20T20:31:00Z" w:id="4211"/>
                <w:rFonts w:ascii="Arial" w:hAnsi="Arial" w:cs="Arial"/>
                <w:color w:val="000000"/>
              </w:rPr>
            </w:pPr>
            <w:ins w:author="Akshay Raveendran" w:date="2025-07-21T00:31:00Z" w16du:dateUtc="2025-07-20T20:31:00Z" w:id="4212">
              <w:r w:rsidRPr="00302F0C">
                <w:rPr>
                  <w:rFonts w:ascii="Arial" w:hAnsi="Arial" w:cs="Arial"/>
                  <w:color w:val="000000"/>
                </w:rPr>
                <w:t xml:space="preserve">Client/Consultant Approved Vendor / Material </w:t>
              </w:r>
            </w:ins>
          </w:p>
          <w:p w:rsidRPr="00302F0C" w:rsidR="00C36E4A" w:rsidRDefault="00C36E4A" w14:paraId="1B4E18DB" w14:textId="77777777">
            <w:pPr>
              <w:pStyle w:val="ListParagraph"/>
              <w:numPr>
                <w:ilvl w:val="0"/>
                <w:numId w:val="27"/>
              </w:numPr>
              <w:rPr>
                <w:ins w:author="Akshay Raveendran" w:date="2025-07-21T00:31:00Z" w16du:dateUtc="2025-07-20T20:31:00Z" w:id="4213"/>
                <w:rFonts w:ascii="Arial" w:hAnsi="Arial" w:cs="Arial"/>
                <w:color w:val="000000"/>
              </w:rPr>
            </w:pPr>
            <w:ins w:author="Akshay Raveendran" w:date="2025-07-21T00:31:00Z" w16du:dateUtc="2025-07-20T20:31:00Z" w:id="4214">
              <w:r w:rsidRPr="00302F0C">
                <w:rPr>
                  <w:rFonts w:ascii="Arial" w:hAnsi="Arial" w:cs="Arial"/>
                  <w:color w:val="000000"/>
                </w:rPr>
                <w:t>Exceptional/ Preferred Source Supply (E/PSS)</w:t>
              </w:r>
            </w:ins>
          </w:p>
          <w:p w:rsidRPr="00302F0C" w:rsidR="00C36E4A" w:rsidRDefault="00C36E4A" w14:paraId="1E1C4EA5" w14:textId="191A0A96">
            <w:pPr>
              <w:pStyle w:val="ListParagraph"/>
              <w:numPr>
                <w:ilvl w:val="0"/>
                <w:numId w:val="27"/>
              </w:numPr>
              <w:rPr>
                <w:ins w:author="Akshay Raveendran" w:date="2025-07-21T00:31:00Z" w16du:dateUtc="2025-07-20T20:31:00Z" w:id="4215"/>
                <w:rFonts w:ascii="Arial" w:hAnsi="Arial" w:cs="Arial"/>
                <w:color w:val="000000"/>
              </w:rPr>
            </w:pPr>
            <w:ins w:author="Akshay Raveendran" w:date="2025-07-21T00:31:00Z" w16du:dateUtc="2025-07-20T20:31:00Z" w:id="4216">
              <w:r w:rsidRPr="00302F0C">
                <w:rPr>
                  <w:rFonts w:ascii="Arial" w:hAnsi="Arial" w:cs="Arial"/>
                  <w:color w:val="000000"/>
                </w:rPr>
                <w:t xml:space="preserve">Non-Availability </w:t>
              </w:r>
            </w:ins>
            <w:r w:rsidRPr="00302F0C" w:rsidR="00FF06E3">
              <w:rPr>
                <w:rFonts w:ascii="Arial" w:hAnsi="Arial" w:cs="Arial"/>
                <w:color w:val="000000"/>
              </w:rPr>
              <w:t>o</w:t>
            </w:r>
            <w:ins w:author="Akshay Raveendran" w:date="2025-07-21T00:31:00Z" w16du:dateUtc="2025-07-20T20:31:00Z" w:id="4217">
              <w:r w:rsidRPr="00302F0C">
                <w:rPr>
                  <w:rFonts w:ascii="Arial" w:hAnsi="Arial" w:cs="Arial"/>
                  <w:color w:val="000000"/>
                </w:rPr>
                <w:t>f Min 3 Offers When Value &gt; AED 10K</w:t>
              </w:r>
            </w:ins>
          </w:p>
          <w:p w:rsidRPr="00302F0C" w:rsidR="00C36E4A" w:rsidRDefault="00C36E4A" w14:paraId="3F01D58D" w14:textId="1701F1AC">
            <w:pPr>
              <w:pStyle w:val="ListParagraph"/>
              <w:numPr>
                <w:ilvl w:val="0"/>
                <w:numId w:val="27"/>
              </w:numPr>
              <w:rPr>
                <w:ins w:author="Akshay Raveendran" w:date="2025-07-21T00:31:00Z" w16du:dateUtc="2025-07-20T20:31:00Z" w:id="4218"/>
                <w:rFonts w:ascii="Arial" w:hAnsi="Arial" w:cs="Arial"/>
                <w:color w:val="000000"/>
              </w:rPr>
            </w:pPr>
            <w:ins w:author="Akshay Raveendran" w:date="2025-07-21T00:31:00Z" w16du:dateUtc="2025-07-20T20:31:00Z" w:id="4219">
              <w:r w:rsidRPr="00302F0C">
                <w:rPr>
                  <w:rFonts w:ascii="Arial" w:hAnsi="Arial" w:cs="Arial"/>
                  <w:color w:val="000000"/>
                </w:rPr>
                <w:t>C</w:t>
              </w:r>
            </w:ins>
            <w:r w:rsidRPr="00302F0C" w:rsidR="00FF06E3">
              <w:rPr>
                <w:rFonts w:ascii="Arial" w:hAnsi="Arial" w:cs="Arial"/>
                <w:color w:val="000000"/>
              </w:rPr>
              <w:t>C</w:t>
            </w:r>
            <w:ins w:author="Akshay Raveendran" w:date="2025-07-21T00:31:00Z" w16du:dateUtc="2025-07-20T20:31:00Z" w:id="4220">
              <w:r w:rsidRPr="00302F0C">
                <w:rPr>
                  <w:rFonts w:ascii="Arial" w:hAnsi="Arial" w:cs="Arial"/>
                  <w:color w:val="000000"/>
                </w:rPr>
                <w:t xml:space="preserve"> Waiver For Repeated Goods / Or Services For Same Or Other Projects.</w:t>
              </w:r>
            </w:ins>
          </w:p>
          <w:p w:rsidRPr="00302F0C" w:rsidR="00C36E4A" w:rsidRDefault="00C36E4A" w14:paraId="446A523F" w14:textId="77777777">
            <w:pPr>
              <w:pStyle w:val="ListParagraph"/>
              <w:numPr>
                <w:ilvl w:val="0"/>
                <w:numId w:val="27"/>
              </w:numPr>
              <w:rPr>
                <w:ins w:author="Akshay Raveendran" w:date="2025-07-21T00:31:00Z" w16du:dateUtc="2025-07-20T20:31:00Z" w:id="4221"/>
                <w:rFonts w:ascii="Arial" w:hAnsi="Arial" w:cs="Arial"/>
                <w:color w:val="000000"/>
              </w:rPr>
            </w:pPr>
            <w:ins w:author="Akshay Raveendran" w:date="2025-07-21T00:31:00Z" w16du:dateUtc="2025-07-20T20:31:00Z" w:id="4222">
              <w:r w:rsidRPr="00302F0C">
                <w:rPr>
                  <w:rFonts w:ascii="Arial" w:hAnsi="Arial" w:cs="Arial"/>
                  <w:color w:val="000000"/>
                </w:rPr>
                <w:t xml:space="preserve">PO To Other Than L1 Vendor </w:t>
              </w:r>
            </w:ins>
          </w:p>
          <w:p w:rsidRPr="00302F0C" w:rsidR="00C36E4A" w:rsidRDefault="00C36E4A" w14:paraId="3DE2146D" w14:textId="77777777">
            <w:pPr>
              <w:pStyle w:val="ListParagraph"/>
              <w:numPr>
                <w:ilvl w:val="0"/>
                <w:numId w:val="27"/>
              </w:numPr>
              <w:rPr>
                <w:ins w:author="Akshay Raveendran" w:date="2025-07-21T00:31:00Z" w16du:dateUtc="2025-07-20T20:31:00Z" w:id="4223"/>
                <w:rFonts w:ascii="Arial" w:hAnsi="Arial" w:cs="Arial"/>
                <w:color w:val="000000"/>
              </w:rPr>
            </w:pPr>
            <w:ins w:author="Akshay Raveendran" w:date="2025-07-21T00:31:00Z" w16du:dateUtc="2025-07-20T20:31:00Z" w:id="4224">
              <w:r w:rsidRPr="00302F0C">
                <w:rPr>
                  <w:rFonts w:ascii="Arial" w:hAnsi="Arial" w:cs="Arial"/>
                  <w:color w:val="000000"/>
                </w:rPr>
                <w:t xml:space="preserve">Emergency Procurement </w:t>
              </w:r>
            </w:ins>
          </w:p>
          <w:p w:rsidRPr="00302F0C" w:rsidR="00C36E4A" w:rsidRDefault="00C36E4A" w14:paraId="253675C3" w14:textId="77777777">
            <w:pPr>
              <w:pStyle w:val="ListParagraph"/>
              <w:numPr>
                <w:ilvl w:val="0"/>
                <w:numId w:val="27"/>
              </w:numPr>
              <w:rPr>
                <w:ins w:author="Akshay Raveendran" w:date="2025-07-21T00:31:00Z" w16du:dateUtc="2025-07-20T20:31:00Z" w:id="4225"/>
                <w:rFonts w:ascii="Arial" w:hAnsi="Arial" w:cs="Arial"/>
                <w:color w:val="000000"/>
              </w:rPr>
            </w:pPr>
            <w:ins w:author="Akshay Raveendran" w:date="2025-07-21T00:31:00Z" w16du:dateUtc="2025-07-20T20:31:00Z" w:id="4226">
              <w:r w:rsidRPr="00302F0C">
                <w:rPr>
                  <w:rFonts w:ascii="Arial" w:hAnsi="Arial" w:cs="Arial"/>
                  <w:color w:val="000000"/>
                </w:rPr>
                <w:t>Single Source Supply (SSS)</w:t>
              </w:r>
            </w:ins>
          </w:p>
          <w:p w:rsidRPr="00302F0C" w:rsidR="00C36E4A" w:rsidRDefault="00C36E4A" w14:paraId="35507D5A" w14:textId="77777777">
            <w:pPr>
              <w:pStyle w:val="ListParagraph"/>
              <w:numPr>
                <w:ilvl w:val="0"/>
                <w:numId w:val="27"/>
              </w:numPr>
              <w:rPr>
                <w:ins w:author="Akshay Raveendran" w:date="2025-07-21T00:31:00Z" w16du:dateUtc="2025-07-20T20:31:00Z" w:id="4227"/>
                <w:rFonts w:ascii="Arial" w:hAnsi="Arial" w:cs="Arial"/>
                <w:color w:val="000000"/>
              </w:rPr>
            </w:pPr>
            <w:ins w:author="Akshay Raveendran" w:date="2025-07-21T00:31:00Z" w16du:dateUtc="2025-07-20T20:31:00Z" w:id="4228">
              <w:r w:rsidRPr="00302F0C">
                <w:rPr>
                  <w:rFonts w:ascii="Arial" w:hAnsi="Arial" w:cs="Arial"/>
                  <w:color w:val="000000"/>
                </w:rPr>
                <w:t>Finalization Without E-Auction When Value &gt; AED 100k</w:t>
              </w:r>
            </w:ins>
          </w:p>
          <w:p w:rsidRPr="00302F0C" w:rsidR="00C36E4A" w:rsidRDefault="00C36E4A" w14:paraId="6BE5B26B" w14:textId="19E3A8CD">
            <w:pPr>
              <w:pStyle w:val="ListParagraph"/>
              <w:numPr>
                <w:ilvl w:val="0"/>
                <w:numId w:val="27"/>
              </w:numPr>
              <w:rPr>
                <w:ins w:author="Akshay Raveendran" w:date="2025-07-21T00:31:00Z" w16du:dateUtc="2025-07-20T20:31:00Z" w:id="4229"/>
                <w:rFonts w:ascii="Arial" w:hAnsi="Arial" w:cs="Arial"/>
              </w:rPr>
            </w:pPr>
            <w:ins w:author="Akshay Raveendran" w:date="2025-07-21T00:31:00Z" w16du:dateUtc="2025-07-20T20:31:00Z" w:id="4230">
              <w:r w:rsidRPr="00302F0C">
                <w:rPr>
                  <w:rFonts w:ascii="Arial" w:hAnsi="Arial" w:cs="Arial"/>
                  <w:color w:val="000000"/>
                </w:rPr>
                <w:t xml:space="preserve">Non-Availability </w:t>
              </w:r>
            </w:ins>
            <w:r w:rsidRPr="00302F0C" w:rsidR="006A42DF">
              <w:rPr>
                <w:rFonts w:ascii="Arial" w:hAnsi="Arial" w:cs="Arial"/>
                <w:color w:val="000000"/>
              </w:rPr>
              <w:t>of</w:t>
            </w:r>
            <w:ins w:author="Akshay Raveendran" w:date="2025-07-21T00:31:00Z" w16du:dateUtc="2025-07-20T20:31:00Z" w:id="4231">
              <w:r w:rsidRPr="00302F0C">
                <w:rPr>
                  <w:rFonts w:ascii="Arial" w:hAnsi="Arial" w:cs="Arial"/>
                  <w:color w:val="000000"/>
                </w:rPr>
                <w:t xml:space="preserve"> Direct Landlord For Labour Accommodation</w:t>
              </w:r>
            </w:ins>
          </w:p>
          <w:p w:rsidRPr="00302F0C" w:rsidR="00C36E4A" w:rsidRDefault="00C36E4A" w14:paraId="65FAB312" w14:textId="77777777">
            <w:pPr>
              <w:spacing w:after="0" w:line="240" w:lineRule="auto"/>
              <w:rPr>
                <w:ins w:author="Akshay Raveendran" w:date="2025-07-21T00:31:00Z" w16du:dateUtc="2025-07-20T20:31:00Z" w:id="4232"/>
                <w:rFonts w:ascii="Arial" w:hAnsi="Arial" w:eastAsia="Times New Roman" w:cs="Arial"/>
                <w:color w:val="000000"/>
                <w:sz w:val="22"/>
                <w:szCs w:val="22"/>
                <w:lang w:eastAsia="en-GB"/>
              </w:rPr>
            </w:pPr>
          </w:p>
        </w:tc>
      </w:tr>
      <w:tr w:rsidRPr="00302F0C" w:rsidR="00C36E4A" w:rsidTr="0009220E" w14:paraId="728368D5" w14:textId="77777777">
        <w:trPr>
          <w:trHeight w:val="290"/>
          <w:ins w:author="Akshay Raveendran" w:date="2025-07-21T00:31:00Z" w:id="4233"/>
        </w:trPr>
        <w:tc>
          <w:tcPr>
            <w:tcW w:w="2155" w:type="dxa"/>
            <w:tcBorders>
              <w:top w:val="nil"/>
              <w:left w:val="single" w:color="auto" w:sz="4" w:space="0"/>
              <w:bottom w:val="single" w:color="auto" w:sz="4" w:space="0"/>
              <w:right w:val="single" w:color="auto" w:sz="4" w:space="0"/>
            </w:tcBorders>
            <w:vAlign w:val="bottom"/>
            <w:hideMark/>
          </w:tcPr>
          <w:p w:rsidRPr="00302F0C" w:rsidR="00C36E4A" w:rsidRDefault="00C36E4A" w14:paraId="78100DA9" w14:textId="77777777">
            <w:pPr>
              <w:spacing w:after="0" w:line="240" w:lineRule="auto"/>
              <w:rPr>
                <w:ins w:author="Akshay Raveendran" w:date="2025-07-21T00:31:00Z" w16du:dateUtc="2025-07-20T20:31:00Z" w:id="4234"/>
                <w:rFonts w:ascii="Arial" w:hAnsi="Arial" w:eastAsia="Times New Roman" w:cs="Arial"/>
                <w:color w:val="000000"/>
                <w:sz w:val="22"/>
                <w:szCs w:val="22"/>
                <w:lang w:eastAsia="en-GB"/>
              </w:rPr>
            </w:pPr>
            <w:ins w:author="Akshay Raveendran" w:date="2025-07-21T00:31:00Z" w16du:dateUtc="2025-07-20T20:31:00Z" w:id="4235">
              <w:r w:rsidRPr="00302F0C">
                <w:rPr>
                  <w:rFonts w:ascii="Arial" w:hAnsi="Arial" w:eastAsia="Times New Roman" w:cs="Arial"/>
                  <w:color w:val="000000"/>
                  <w:sz w:val="22"/>
                  <w:szCs w:val="22"/>
                  <w:lang w:eastAsia="en-GB"/>
                </w:rPr>
                <w:t>Reason Description</w:t>
              </w:r>
            </w:ins>
          </w:p>
        </w:tc>
        <w:tc>
          <w:tcPr>
            <w:tcW w:w="3060" w:type="dxa"/>
            <w:tcBorders>
              <w:top w:val="nil"/>
              <w:left w:val="nil"/>
              <w:bottom w:val="single" w:color="auto" w:sz="4" w:space="0"/>
              <w:right w:val="single" w:color="auto" w:sz="4" w:space="0"/>
            </w:tcBorders>
            <w:vAlign w:val="bottom"/>
            <w:hideMark/>
          </w:tcPr>
          <w:p w:rsidRPr="00302F0C" w:rsidR="00C36E4A" w:rsidRDefault="00C36E4A" w14:paraId="1AE8FCDD" w14:textId="77777777">
            <w:pPr>
              <w:spacing w:after="0" w:line="240" w:lineRule="auto"/>
              <w:rPr>
                <w:ins w:author="Akshay Raveendran" w:date="2025-07-21T00:31:00Z" w16du:dateUtc="2025-07-20T20:31:00Z" w:id="4236"/>
                <w:rFonts w:ascii="Arial" w:hAnsi="Arial" w:eastAsia="Times New Roman" w:cs="Arial"/>
                <w:color w:val="000000"/>
                <w:sz w:val="22"/>
                <w:szCs w:val="22"/>
                <w:lang w:eastAsia="en-GB"/>
              </w:rPr>
            </w:pPr>
            <w:ins w:author="Akshay Raveendran" w:date="2025-07-21T00:31:00Z" w16du:dateUtc="2025-07-20T20:31:00Z" w:id="4237">
              <w:r w:rsidRPr="00302F0C">
                <w:rPr>
                  <w:rFonts w:ascii="Arial" w:hAnsi="Arial" w:eastAsia="Times New Roman" w:cs="Arial"/>
                  <w:color w:val="000000"/>
                  <w:sz w:val="22"/>
                  <w:szCs w:val="22"/>
                  <w:lang w:eastAsia="en-GB"/>
                </w:rPr>
                <w:t>Alphanumeric field</w:t>
              </w:r>
            </w:ins>
          </w:p>
        </w:tc>
        <w:tc>
          <w:tcPr>
            <w:tcW w:w="4500" w:type="dxa"/>
            <w:tcBorders>
              <w:top w:val="nil"/>
              <w:left w:val="nil"/>
              <w:bottom w:val="single" w:color="auto" w:sz="4" w:space="0"/>
              <w:right w:val="single" w:color="auto" w:sz="4" w:space="0"/>
            </w:tcBorders>
            <w:vAlign w:val="bottom"/>
            <w:hideMark/>
          </w:tcPr>
          <w:p w:rsidRPr="00302F0C" w:rsidR="00C36E4A" w:rsidRDefault="00C36E4A" w14:paraId="7739767C" w14:textId="77777777">
            <w:pPr>
              <w:spacing w:after="0" w:line="240" w:lineRule="auto"/>
              <w:rPr>
                <w:ins w:author="Akshay Raveendran" w:date="2025-07-21T00:31:00Z" w16du:dateUtc="2025-07-20T20:31:00Z" w:id="4238"/>
                <w:rFonts w:ascii="Arial" w:hAnsi="Arial" w:eastAsia="Times New Roman" w:cs="Arial"/>
                <w:color w:val="000000"/>
                <w:sz w:val="22"/>
                <w:szCs w:val="22"/>
                <w:lang w:eastAsia="en-GB"/>
              </w:rPr>
            </w:pPr>
            <w:ins w:author="Akshay Raveendran" w:date="2025-07-21T00:31:00Z" w16du:dateUtc="2025-07-20T20:31:00Z" w:id="4239">
              <w:r w:rsidRPr="00302F0C">
                <w:rPr>
                  <w:rFonts w:ascii="Arial" w:hAnsi="Arial" w:eastAsia="Times New Roman" w:cs="Arial"/>
                  <w:color w:val="000000"/>
                  <w:sz w:val="22"/>
                  <w:szCs w:val="22"/>
                  <w:lang w:eastAsia="en-GB"/>
                </w:rPr>
                <w:t>Word limit: 2500 words</w:t>
              </w:r>
            </w:ins>
          </w:p>
        </w:tc>
      </w:tr>
      <w:tr w:rsidRPr="00302F0C" w:rsidR="00C36E4A" w:rsidTr="0009220E" w14:paraId="5DF59F8C" w14:textId="77777777">
        <w:trPr>
          <w:trHeight w:val="290"/>
          <w:ins w:author="Akshay Raveendran" w:date="2025-07-21T00:31:00Z" w:id="4240"/>
        </w:trPr>
        <w:tc>
          <w:tcPr>
            <w:tcW w:w="2155" w:type="dxa"/>
            <w:tcBorders>
              <w:top w:val="nil"/>
              <w:left w:val="single" w:color="auto" w:sz="4" w:space="0"/>
              <w:bottom w:val="single" w:color="auto" w:sz="4" w:space="0"/>
              <w:right w:val="single" w:color="auto" w:sz="4" w:space="0"/>
            </w:tcBorders>
            <w:vAlign w:val="bottom"/>
            <w:hideMark/>
          </w:tcPr>
          <w:p w:rsidRPr="00302F0C" w:rsidR="00C36E4A" w:rsidRDefault="00C36E4A" w14:paraId="3659A1E6" w14:textId="3CD9B356">
            <w:pPr>
              <w:spacing w:after="0" w:line="240" w:lineRule="auto"/>
              <w:rPr>
                <w:ins w:author="Akshay Raveendran" w:date="2025-07-21T00:31:00Z" w16du:dateUtc="2025-07-20T20:31:00Z" w:id="4241"/>
                <w:rFonts w:ascii="Arial" w:hAnsi="Arial" w:eastAsia="Times New Roman" w:cs="Arial"/>
                <w:color w:val="000000"/>
                <w:sz w:val="22"/>
                <w:szCs w:val="22"/>
                <w:lang w:eastAsia="en-GB"/>
              </w:rPr>
            </w:pPr>
            <w:ins w:author="Akshay Raveendran" w:date="2025-07-21T00:31:00Z" w16du:dateUtc="2025-07-20T20:31:00Z" w:id="4242">
              <w:r w:rsidRPr="00302F0C">
                <w:rPr>
                  <w:rFonts w:ascii="Arial" w:hAnsi="Arial" w:eastAsia="Times New Roman" w:cs="Arial"/>
                  <w:color w:val="000000"/>
                  <w:sz w:val="22"/>
                  <w:szCs w:val="22"/>
                  <w:lang w:eastAsia="en-GB"/>
                </w:rPr>
                <w:t>Re</w:t>
              </w:r>
            </w:ins>
            <w:r w:rsidRPr="00302F0C" w:rsidR="0075679E">
              <w:rPr>
                <w:rFonts w:ascii="Arial" w:hAnsi="Arial" w:eastAsia="Times New Roman" w:cs="Arial"/>
                <w:color w:val="000000"/>
                <w:sz w:val="22"/>
                <w:szCs w:val="22"/>
                <w:lang w:eastAsia="en-GB"/>
              </w:rPr>
              <w:t>ference</w:t>
            </w:r>
            <w:ins w:author="Akshay Raveendran" w:date="2025-07-21T00:31:00Z" w16du:dateUtc="2025-07-20T20:31:00Z" w:id="4243">
              <w:r w:rsidRPr="00302F0C">
                <w:rPr>
                  <w:rFonts w:ascii="Arial" w:hAnsi="Arial" w:eastAsia="Times New Roman" w:cs="Arial"/>
                  <w:color w:val="000000"/>
                  <w:sz w:val="22"/>
                  <w:szCs w:val="22"/>
                  <w:lang w:eastAsia="en-GB"/>
                </w:rPr>
                <w:t xml:space="preserve"> number</w:t>
              </w:r>
              <w:r w:rsidRPr="00302F0C">
                <w:rPr>
                  <w:rFonts w:ascii="Arial" w:hAnsi="Arial" w:eastAsia="Times New Roman" w:cs="Arial"/>
                  <w:color w:val="FF0000"/>
                  <w:sz w:val="22"/>
                  <w:szCs w:val="22"/>
                  <w:lang w:eastAsia="en-GB"/>
                </w:rPr>
                <w:t>*</w:t>
              </w:r>
            </w:ins>
          </w:p>
        </w:tc>
        <w:tc>
          <w:tcPr>
            <w:tcW w:w="3060" w:type="dxa"/>
            <w:tcBorders>
              <w:top w:val="nil"/>
              <w:left w:val="nil"/>
              <w:bottom w:val="single" w:color="auto" w:sz="4" w:space="0"/>
              <w:right w:val="single" w:color="auto" w:sz="4" w:space="0"/>
            </w:tcBorders>
            <w:vAlign w:val="bottom"/>
            <w:hideMark/>
          </w:tcPr>
          <w:p w:rsidRPr="00302F0C" w:rsidR="00C36E4A" w:rsidRDefault="00C36E4A" w14:paraId="27A4CB66" w14:textId="77777777">
            <w:pPr>
              <w:spacing w:after="0" w:line="240" w:lineRule="auto"/>
              <w:rPr>
                <w:ins w:author="Akshay Raveendran" w:date="2025-07-21T00:31:00Z" w16du:dateUtc="2025-07-20T20:31:00Z" w:id="4244"/>
                <w:rFonts w:ascii="Arial" w:hAnsi="Arial" w:eastAsia="Times New Roman" w:cs="Arial"/>
                <w:color w:val="000000"/>
                <w:sz w:val="22"/>
                <w:szCs w:val="22"/>
                <w:lang w:eastAsia="en-GB"/>
              </w:rPr>
            </w:pPr>
            <w:ins w:author="Akshay Raveendran" w:date="2025-07-21T00:31:00Z" w16du:dateUtc="2025-07-20T20:31:00Z" w:id="4245">
              <w:r w:rsidRPr="00302F0C">
                <w:rPr>
                  <w:rFonts w:ascii="Arial" w:hAnsi="Arial" w:eastAsia="Times New Roman" w:cs="Arial"/>
                  <w:color w:val="000000"/>
                  <w:sz w:val="22"/>
                  <w:szCs w:val="22"/>
                  <w:lang w:eastAsia="en-GB"/>
                </w:rPr>
                <w:t>Alphanumeric field</w:t>
              </w:r>
            </w:ins>
          </w:p>
        </w:tc>
        <w:tc>
          <w:tcPr>
            <w:tcW w:w="4500" w:type="dxa"/>
            <w:tcBorders>
              <w:top w:val="nil"/>
              <w:left w:val="nil"/>
              <w:bottom w:val="single" w:color="auto" w:sz="4" w:space="0"/>
              <w:right w:val="single" w:color="auto" w:sz="4" w:space="0"/>
            </w:tcBorders>
            <w:vAlign w:val="bottom"/>
            <w:hideMark/>
          </w:tcPr>
          <w:p w:rsidRPr="00302F0C" w:rsidR="00C36E4A" w:rsidRDefault="00C36E4A" w14:paraId="781BCF88" w14:textId="77777777">
            <w:pPr>
              <w:spacing w:after="0" w:line="240" w:lineRule="auto"/>
              <w:rPr>
                <w:ins w:author="Akshay Raveendran" w:date="2025-07-21T00:31:00Z" w16du:dateUtc="2025-07-20T20:31:00Z" w:id="4246"/>
                <w:rFonts w:ascii="Arial" w:hAnsi="Arial" w:eastAsia="Times New Roman" w:cs="Arial"/>
                <w:color w:val="000000"/>
                <w:sz w:val="22"/>
                <w:szCs w:val="22"/>
                <w:lang w:eastAsia="en-GB"/>
              </w:rPr>
            </w:pPr>
            <w:ins w:author="Akshay Raveendran" w:date="2025-07-21T00:31:00Z" w16du:dateUtc="2025-07-20T20:31:00Z" w:id="4247">
              <w:r w:rsidRPr="00302F0C">
                <w:rPr>
                  <w:rFonts w:ascii="Arial" w:hAnsi="Arial" w:eastAsia="Times New Roman" w:cs="Arial"/>
                  <w:color w:val="000000"/>
                  <w:sz w:val="22"/>
                  <w:szCs w:val="22"/>
                  <w:lang w:eastAsia="en-GB"/>
                </w:rPr>
                <w:t> </w:t>
              </w:r>
            </w:ins>
          </w:p>
        </w:tc>
      </w:tr>
      <w:tr w:rsidRPr="00302F0C" w:rsidR="00C36E4A" w:rsidTr="0009220E" w14:paraId="71248A21" w14:textId="77777777">
        <w:trPr>
          <w:trHeight w:val="290"/>
          <w:ins w:author="Akshay Raveendran" w:date="2025-07-21T00:31:00Z" w:id="4248"/>
        </w:trPr>
        <w:tc>
          <w:tcPr>
            <w:tcW w:w="2155" w:type="dxa"/>
            <w:tcBorders>
              <w:top w:val="nil"/>
              <w:left w:val="single" w:color="auto" w:sz="4" w:space="0"/>
              <w:bottom w:val="single" w:color="auto" w:sz="4" w:space="0"/>
              <w:right w:val="single" w:color="auto" w:sz="4" w:space="0"/>
            </w:tcBorders>
            <w:vAlign w:val="bottom"/>
            <w:hideMark/>
          </w:tcPr>
          <w:p w:rsidRPr="00302F0C" w:rsidR="00C36E4A" w:rsidRDefault="00C36E4A" w14:paraId="32F6A38A" w14:textId="77777777">
            <w:pPr>
              <w:spacing w:after="0" w:line="240" w:lineRule="auto"/>
              <w:rPr>
                <w:ins w:author="Akshay Raveendran" w:date="2025-07-21T00:31:00Z" w16du:dateUtc="2025-07-20T20:31:00Z" w:id="4249"/>
                <w:rFonts w:ascii="Arial" w:hAnsi="Arial" w:eastAsia="Times New Roman" w:cs="Arial"/>
                <w:color w:val="000000"/>
                <w:sz w:val="22"/>
                <w:szCs w:val="22"/>
                <w:lang w:eastAsia="en-GB"/>
              </w:rPr>
            </w:pPr>
            <w:ins w:author="Akshay Raveendran" w:date="2025-07-21T00:31:00Z" w16du:dateUtc="2025-07-20T20:31:00Z" w:id="4250">
              <w:r w:rsidRPr="00302F0C">
                <w:rPr>
                  <w:rFonts w:ascii="Arial" w:hAnsi="Arial" w:eastAsia="Times New Roman" w:cs="Arial"/>
                  <w:color w:val="000000"/>
                  <w:sz w:val="22"/>
                  <w:szCs w:val="22"/>
                  <w:lang w:eastAsia="en-GB"/>
                </w:rPr>
                <w:t>Contact details of requestor</w:t>
              </w:r>
              <w:r w:rsidRPr="00302F0C">
                <w:rPr>
                  <w:rFonts w:ascii="Arial" w:hAnsi="Arial" w:eastAsia="Times New Roman" w:cs="Arial"/>
                  <w:color w:val="FF0000"/>
                  <w:sz w:val="22"/>
                  <w:szCs w:val="22"/>
                  <w:lang w:eastAsia="en-GB"/>
                </w:rPr>
                <w:t>*</w:t>
              </w:r>
            </w:ins>
          </w:p>
        </w:tc>
        <w:tc>
          <w:tcPr>
            <w:tcW w:w="3060" w:type="dxa"/>
            <w:tcBorders>
              <w:top w:val="nil"/>
              <w:left w:val="nil"/>
              <w:bottom w:val="single" w:color="auto" w:sz="4" w:space="0"/>
              <w:right w:val="single" w:color="auto" w:sz="4" w:space="0"/>
            </w:tcBorders>
            <w:vAlign w:val="bottom"/>
            <w:hideMark/>
          </w:tcPr>
          <w:p w:rsidRPr="00302F0C" w:rsidR="00C36E4A" w:rsidRDefault="00C36E4A" w14:paraId="3AECAB44" w14:textId="77777777">
            <w:pPr>
              <w:spacing w:after="0" w:line="240" w:lineRule="auto"/>
              <w:rPr>
                <w:ins w:author="Akshay Raveendran" w:date="2025-07-21T00:31:00Z" w16du:dateUtc="2025-07-20T20:31:00Z" w:id="4251"/>
                <w:rFonts w:ascii="Arial" w:hAnsi="Arial" w:eastAsia="Times New Roman" w:cs="Arial"/>
                <w:color w:val="000000"/>
                <w:sz w:val="22"/>
                <w:szCs w:val="22"/>
                <w:lang w:eastAsia="en-GB"/>
              </w:rPr>
            </w:pPr>
            <w:ins w:author="Akshay Raveendran" w:date="2025-07-21T00:31:00Z" w16du:dateUtc="2025-07-20T20:31:00Z" w:id="4252">
              <w:r w:rsidRPr="00302F0C">
                <w:rPr>
                  <w:rFonts w:ascii="Arial" w:hAnsi="Arial" w:eastAsia="Times New Roman" w:cs="Arial"/>
                  <w:color w:val="000000"/>
                  <w:sz w:val="22"/>
                  <w:szCs w:val="22"/>
                  <w:lang w:eastAsia="en-GB"/>
                </w:rPr>
                <w:t>Alphanumeric field</w:t>
              </w:r>
            </w:ins>
          </w:p>
        </w:tc>
        <w:tc>
          <w:tcPr>
            <w:tcW w:w="4500" w:type="dxa"/>
            <w:tcBorders>
              <w:top w:val="nil"/>
              <w:left w:val="nil"/>
              <w:bottom w:val="single" w:color="auto" w:sz="4" w:space="0"/>
              <w:right w:val="single" w:color="auto" w:sz="4" w:space="0"/>
            </w:tcBorders>
            <w:vAlign w:val="bottom"/>
            <w:hideMark/>
          </w:tcPr>
          <w:p w:rsidRPr="00302F0C" w:rsidR="00C36E4A" w:rsidRDefault="00C36E4A" w14:paraId="24732A25" w14:textId="77777777">
            <w:pPr>
              <w:spacing w:after="0" w:line="240" w:lineRule="auto"/>
              <w:rPr>
                <w:ins w:author="Akshay Raveendran" w:date="2025-07-21T00:31:00Z" w16du:dateUtc="2025-07-20T20:31:00Z" w:id="4253"/>
                <w:rFonts w:ascii="Arial" w:hAnsi="Arial" w:eastAsia="Times New Roman" w:cs="Arial"/>
                <w:color w:val="000000"/>
                <w:sz w:val="22"/>
                <w:szCs w:val="22"/>
                <w:lang w:eastAsia="en-GB"/>
              </w:rPr>
            </w:pPr>
            <w:ins w:author="Akshay Raveendran" w:date="2025-07-21T00:31:00Z" w16du:dateUtc="2025-07-20T20:31:00Z" w:id="4254">
              <w:r w:rsidRPr="00302F0C">
                <w:rPr>
                  <w:rFonts w:ascii="Arial" w:hAnsi="Arial" w:eastAsia="Times New Roman" w:cs="Arial"/>
                  <w:color w:val="000000"/>
                  <w:sz w:val="22"/>
                  <w:szCs w:val="22"/>
                  <w:lang w:eastAsia="en-GB"/>
                </w:rPr>
                <w:t> </w:t>
              </w:r>
            </w:ins>
          </w:p>
        </w:tc>
      </w:tr>
    </w:tbl>
    <w:p w:rsidRPr="00302F0C" w:rsidR="00C36E4A" w:rsidP="00C36E4A" w:rsidRDefault="00C36E4A" w14:paraId="21D41923" w14:textId="77777777">
      <w:pPr>
        <w:rPr>
          <w:ins w:author="Akshay Raveendran" w:date="2025-07-21T00:31:00Z" w16du:dateUtc="2025-07-20T20:31:00Z" w:id="4255"/>
          <w:rFonts w:ascii="Arial" w:hAnsi="Arial" w:cs="Arial"/>
        </w:rPr>
      </w:pPr>
    </w:p>
    <w:p w:rsidRPr="00302F0C" w:rsidR="00C36E4A" w:rsidP="00C36E4A" w:rsidRDefault="00C36E4A" w14:paraId="676DFFD4" w14:textId="2814E36F">
      <w:pPr>
        <w:rPr>
          <w:ins w:author="Akshay Raveendran" w:date="2025-07-21T00:31:00Z" w16du:dateUtc="2025-07-20T20:31:00Z" w:id="4256"/>
          <w:rFonts w:ascii="Arial" w:hAnsi="Arial" w:cs="Arial"/>
        </w:rPr>
      </w:pPr>
      <w:commentRangeStart w:id="4257"/>
      <w:ins w:author="Akshay Raveendran" w:date="2025-07-21T00:31:00Z" w16du:dateUtc="2025-07-20T20:31:00Z" w:id="4258">
        <w:commentRangeEnd w:id="4257"/>
        <w:r w:rsidRPr="00302F0C">
          <w:rPr>
            <w:rStyle w:val="CommentReference"/>
            <w:rFonts w:ascii="Arial" w:hAnsi="Arial" w:cs="Arial"/>
            <w:sz w:val="21"/>
            <w:szCs w:val="21"/>
          </w:rPr>
          <w:commentReference w:id="4257"/>
        </w:r>
      </w:ins>
    </w:p>
    <w:tbl>
      <w:tblPr>
        <w:tblW w:w="9026" w:type="dxa"/>
        <w:tblLook w:val="04A0" w:firstRow="1" w:lastRow="0" w:firstColumn="1" w:lastColumn="0" w:noHBand="0" w:noVBand="1"/>
      </w:tblPr>
      <w:tblGrid>
        <w:gridCol w:w="3087"/>
        <w:gridCol w:w="2133"/>
        <w:gridCol w:w="3806"/>
      </w:tblGrid>
      <w:tr w:rsidRPr="00302F0C" w:rsidR="00C36E4A" w14:paraId="5C7CB0B5" w14:textId="77777777">
        <w:trPr>
          <w:trHeight w:val="306"/>
          <w:ins w:author="Akshay Raveendran" w:date="2025-07-21T00:31:00Z" w:id="4259"/>
        </w:trPr>
        <w:tc>
          <w:tcPr>
            <w:tcW w:w="3087" w:type="dxa"/>
            <w:tcBorders>
              <w:top w:val="nil"/>
              <w:left w:val="nil"/>
              <w:bottom w:val="nil"/>
              <w:right w:val="nil"/>
            </w:tcBorders>
            <w:shd w:val="clear" w:color="000000" w:fill="DDEBF7"/>
            <w:noWrap/>
            <w:vAlign w:val="bottom"/>
            <w:hideMark/>
          </w:tcPr>
          <w:p w:rsidRPr="00302F0C" w:rsidR="00C36E4A" w:rsidRDefault="00C36E4A" w14:paraId="01FC5856" w14:textId="77777777">
            <w:pPr>
              <w:spacing w:after="0" w:line="240" w:lineRule="auto"/>
              <w:rPr>
                <w:ins w:author="Akshay Raveendran" w:date="2025-07-21T00:31:00Z" w16du:dateUtc="2025-07-20T20:31:00Z" w:id="4260"/>
                <w:rFonts w:ascii="Arial" w:hAnsi="Arial" w:eastAsia="Times New Roman" w:cs="Arial"/>
                <w:b/>
                <w:color w:val="000000"/>
                <w:sz w:val="22"/>
                <w:szCs w:val="22"/>
                <w:lang w:eastAsia="en-GB"/>
              </w:rPr>
            </w:pPr>
            <w:ins w:author="Akshay Raveendran" w:date="2025-07-21T00:31:00Z" w16du:dateUtc="2025-07-20T20:31:00Z" w:id="4261">
              <w:r w:rsidRPr="00302F0C">
                <w:rPr>
                  <w:rFonts w:ascii="Arial" w:hAnsi="Arial" w:eastAsia="Times New Roman" w:cs="Arial"/>
                  <w:b/>
                  <w:color w:val="000000"/>
                  <w:sz w:val="22"/>
                  <w:szCs w:val="22"/>
                  <w:lang w:eastAsia="en-GB"/>
                </w:rPr>
                <w:t>DoA*</w:t>
              </w:r>
            </w:ins>
          </w:p>
        </w:tc>
        <w:tc>
          <w:tcPr>
            <w:tcW w:w="2133" w:type="dxa"/>
            <w:tcBorders>
              <w:top w:val="nil"/>
              <w:left w:val="nil"/>
              <w:bottom w:val="nil"/>
              <w:right w:val="nil"/>
            </w:tcBorders>
            <w:shd w:val="clear" w:color="000000" w:fill="DDEBF7"/>
            <w:noWrap/>
            <w:vAlign w:val="bottom"/>
            <w:hideMark/>
          </w:tcPr>
          <w:p w:rsidRPr="00302F0C" w:rsidR="00C36E4A" w:rsidRDefault="00C36E4A" w14:paraId="48D5996F" w14:textId="77777777">
            <w:pPr>
              <w:spacing w:after="0" w:line="240" w:lineRule="auto"/>
              <w:rPr>
                <w:ins w:author="Akshay Raveendran" w:date="2025-07-21T00:31:00Z" w16du:dateUtc="2025-07-20T20:31:00Z" w:id="4262"/>
                <w:rFonts w:ascii="Arial" w:hAnsi="Arial" w:eastAsia="Times New Roman" w:cs="Arial"/>
                <w:b/>
                <w:i/>
                <w:color w:val="000000"/>
                <w:sz w:val="22"/>
                <w:szCs w:val="22"/>
                <w:lang w:eastAsia="en-GB"/>
              </w:rPr>
            </w:pPr>
            <w:ins w:author="Akshay Raveendran" w:date="2025-07-21T00:31:00Z" w16du:dateUtc="2025-07-20T20:31:00Z" w:id="4263">
              <w:r w:rsidRPr="00302F0C">
                <w:rPr>
                  <w:rFonts w:ascii="Arial" w:hAnsi="Arial" w:eastAsia="Times New Roman" w:cs="Arial"/>
                  <w:b/>
                  <w:i/>
                  <w:color w:val="000000"/>
                  <w:sz w:val="22"/>
                  <w:szCs w:val="22"/>
                  <w:lang w:eastAsia="en-GB"/>
                </w:rPr>
                <w:t> </w:t>
              </w:r>
            </w:ins>
          </w:p>
        </w:tc>
        <w:tc>
          <w:tcPr>
            <w:tcW w:w="3806" w:type="dxa"/>
            <w:tcBorders>
              <w:top w:val="nil"/>
              <w:left w:val="nil"/>
              <w:bottom w:val="nil"/>
              <w:right w:val="nil"/>
            </w:tcBorders>
            <w:shd w:val="clear" w:color="000000" w:fill="DDEBF7"/>
            <w:noWrap/>
            <w:vAlign w:val="bottom"/>
            <w:hideMark/>
          </w:tcPr>
          <w:p w:rsidRPr="00302F0C" w:rsidR="00C36E4A" w:rsidRDefault="00C36E4A" w14:paraId="456C0806" w14:textId="77777777">
            <w:pPr>
              <w:spacing w:after="0" w:line="240" w:lineRule="auto"/>
              <w:rPr>
                <w:ins w:author="Akshay Raveendran" w:date="2025-07-21T00:31:00Z" w16du:dateUtc="2025-07-20T20:31:00Z" w:id="4264"/>
                <w:rFonts w:ascii="Arial" w:hAnsi="Arial" w:eastAsia="Times New Roman" w:cs="Arial"/>
                <w:color w:val="000000"/>
                <w:sz w:val="22"/>
                <w:szCs w:val="22"/>
                <w:lang w:eastAsia="en-GB"/>
              </w:rPr>
            </w:pPr>
            <w:ins w:author="Akshay Raveendran" w:date="2025-07-21T00:31:00Z" w16du:dateUtc="2025-07-20T20:31:00Z" w:id="4265">
              <w:r w:rsidRPr="00302F0C">
                <w:rPr>
                  <w:rFonts w:ascii="Arial" w:hAnsi="Arial" w:eastAsia="Times New Roman" w:cs="Arial"/>
                  <w:color w:val="000000"/>
                  <w:sz w:val="22"/>
                  <w:szCs w:val="22"/>
                  <w:lang w:eastAsia="en-GB"/>
                </w:rPr>
                <w:t> </w:t>
              </w:r>
            </w:ins>
          </w:p>
        </w:tc>
      </w:tr>
      <w:tr w:rsidRPr="00302F0C" w:rsidR="00C36E4A" w14:paraId="45B51495" w14:textId="77777777">
        <w:trPr>
          <w:trHeight w:val="306"/>
          <w:ins w:author="Akshay Raveendran" w:date="2025-07-21T00:31:00Z" w:id="4266"/>
        </w:trPr>
        <w:tc>
          <w:tcPr>
            <w:tcW w:w="3087" w:type="dxa"/>
            <w:tcBorders>
              <w:top w:val="single" w:color="auto" w:sz="4" w:space="0"/>
              <w:left w:val="single" w:color="auto" w:sz="4" w:space="0"/>
              <w:bottom w:val="single" w:color="auto" w:sz="4" w:space="0"/>
              <w:right w:val="single" w:color="auto" w:sz="4" w:space="0"/>
            </w:tcBorders>
            <w:noWrap/>
            <w:vAlign w:val="center"/>
            <w:hideMark/>
          </w:tcPr>
          <w:p w:rsidRPr="00302F0C" w:rsidR="00C36E4A" w:rsidRDefault="00C36E4A" w14:paraId="36940A7D" w14:textId="77777777">
            <w:pPr>
              <w:spacing w:after="0" w:line="240" w:lineRule="auto"/>
              <w:jc w:val="center"/>
              <w:rPr>
                <w:ins w:author="Akshay Raveendran" w:date="2025-07-21T00:31:00Z" w16du:dateUtc="2025-07-20T20:31:00Z" w:id="4267"/>
                <w:rFonts w:ascii="Arial" w:hAnsi="Arial" w:eastAsia="Times New Roman" w:cs="Arial"/>
                <w:b/>
                <w:color w:val="000000"/>
                <w:sz w:val="22"/>
                <w:szCs w:val="22"/>
                <w:lang w:eastAsia="en-GB"/>
              </w:rPr>
            </w:pPr>
            <w:ins w:author="Akshay Raveendran" w:date="2025-07-21T00:31:00Z" w16du:dateUtc="2025-07-20T20:31:00Z" w:id="4268">
              <w:r w:rsidRPr="00302F0C">
                <w:rPr>
                  <w:rFonts w:ascii="Arial" w:hAnsi="Arial" w:eastAsia="Times New Roman" w:cs="Arial"/>
                  <w:b/>
                  <w:color w:val="000000"/>
                  <w:sz w:val="22"/>
                  <w:szCs w:val="22"/>
                  <w:lang w:eastAsia="en-GB"/>
                </w:rPr>
                <w:t>A</w:t>
              </w:r>
            </w:ins>
          </w:p>
        </w:tc>
        <w:tc>
          <w:tcPr>
            <w:tcW w:w="2133" w:type="dxa"/>
            <w:tcBorders>
              <w:top w:val="single" w:color="auto" w:sz="4" w:space="0"/>
              <w:left w:val="nil"/>
              <w:bottom w:val="single" w:color="auto" w:sz="4" w:space="0"/>
              <w:right w:val="single" w:color="auto" w:sz="4" w:space="0"/>
            </w:tcBorders>
            <w:noWrap/>
            <w:vAlign w:val="center"/>
            <w:hideMark/>
          </w:tcPr>
          <w:p w:rsidRPr="00302F0C" w:rsidR="00C36E4A" w:rsidRDefault="00C36E4A" w14:paraId="6863251D" w14:textId="77777777">
            <w:pPr>
              <w:spacing w:after="0" w:line="240" w:lineRule="auto"/>
              <w:jc w:val="center"/>
              <w:rPr>
                <w:ins w:author="Akshay Raveendran" w:date="2025-07-21T00:31:00Z" w16du:dateUtc="2025-07-20T20:31:00Z" w:id="4269"/>
                <w:rFonts w:ascii="Arial" w:hAnsi="Arial" w:eastAsia="Times New Roman" w:cs="Arial"/>
                <w:b/>
                <w:color w:val="000000"/>
                <w:sz w:val="22"/>
                <w:szCs w:val="22"/>
                <w:lang w:eastAsia="en-GB"/>
              </w:rPr>
            </w:pPr>
            <w:ins w:author="Akshay Raveendran" w:date="2025-07-21T00:31:00Z" w16du:dateUtc="2025-07-20T20:31:00Z" w:id="4270">
              <w:r w:rsidRPr="00302F0C">
                <w:rPr>
                  <w:rFonts w:ascii="Arial" w:hAnsi="Arial" w:eastAsia="Times New Roman" w:cs="Arial"/>
                  <w:b/>
                  <w:color w:val="000000"/>
                  <w:sz w:val="22"/>
                  <w:szCs w:val="22"/>
                  <w:lang w:eastAsia="en-GB"/>
                </w:rPr>
                <w:t>B</w:t>
              </w:r>
            </w:ins>
          </w:p>
        </w:tc>
        <w:tc>
          <w:tcPr>
            <w:tcW w:w="3806" w:type="dxa"/>
            <w:tcBorders>
              <w:top w:val="single" w:color="auto" w:sz="4" w:space="0"/>
              <w:left w:val="nil"/>
              <w:bottom w:val="single" w:color="auto" w:sz="4" w:space="0"/>
              <w:right w:val="single" w:color="auto" w:sz="4" w:space="0"/>
            </w:tcBorders>
            <w:noWrap/>
            <w:vAlign w:val="center"/>
            <w:hideMark/>
          </w:tcPr>
          <w:p w:rsidRPr="00302F0C" w:rsidR="00C36E4A" w:rsidRDefault="00C36E4A" w14:paraId="3E93C338" w14:textId="77777777">
            <w:pPr>
              <w:spacing w:after="0" w:line="240" w:lineRule="auto"/>
              <w:jc w:val="center"/>
              <w:rPr>
                <w:ins w:author="Akshay Raveendran" w:date="2025-07-21T00:31:00Z" w16du:dateUtc="2025-07-20T20:31:00Z" w:id="4271"/>
                <w:rFonts w:ascii="Arial" w:hAnsi="Arial" w:eastAsia="Times New Roman" w:cs="Arial"/>
                <w:b/>
                <w:color w:val="000000"/>
                <w:sz w:val="22"/>
                <w:szCs w:val="22"/>
                <w:lang w:eastAsia="en-GB"/>
              </w:rPr>
            </w:pPr>
            <w:ins w:author="Akshay Raveendran" w:date="2025-07-21T00:31:00Z" w16du:dateUtc="2025-07-20T20:31:00Z" w:id="4272">
              <w:r w:rsidRPr="00302F0C">
                <w:rPr>
                  <w:rFonts w:ascii="Arial" w:hAnsi="Arial" w:eastAsia="Times New Roman" w:cs="Arial"/>
                  <w:b/>
                  <w:color w:val="000000"/>
                  <w:sz w:val="22"/>
                  <w:szCs w:val="22"/>
                  <w:lang w:eastAsia="en-GB"/>
                </w:rPr>
                <w:t>C</w:t>
              </w:r>
            </w:ins>
          </w:p>
        </w:tc>
      </w:tr>
      <w:tr w:rsidRPr="00302F0C" w:rsidR="00C36E4A" w14:paraId="5509C81E" w14:textId="77777777">
        <w:trPr>
          <w:trHeight w:val="613"/>
          <w:ins w:author="Akshay Raveendran" w:date="2025-07-21T00:31:00Z" w:id="4273"/>
        </w:trPr>
        <w:tc>
          <w:tcPr>
            <w:tcW w:w="3087" w:type="dxa"/>
            <w:tcBorders>
              <w:top w:val="nil"/>
              <w:left w:val="single" w:color="auto" w:sz="4" w:space="0"/>
              <w:bottom w:val="single" w:color="auto" w:sz="4" w:space="0"/>
              <w:right w:val="single" w:color="auto" w:sz="4" w:space="0"/>
            </w:tcBorders>
            <w:vAlign w:val="bottom"/>
            <w:hideMark/>
          </w:tcPr>
          <w:p w:rsidRPr="00302F0C" w:rsidR="00C36E4A" w:rsidRDefault="00C36E4A" w14:paraId="4EE37EC8" w14:textId="77777777">
            <w:pPr>
              <w:spacing w:after="0" w:line="240" w:lineRule="auto"/>
              <w:rPr>
                <w:ins w:author="Akshay Raveendran" w:date="2025-07-21T00:31:00Z" w16du:dateUtc="2025-07-20T20:31:00Z" w:id="4274"/>
                <w:rFonts w:ascii="Arial" w:hAnsi="Arial" w:eastAsia="Times New Roman" w:cs="Arial"/>
                <w:color w:val="000000"/>
                <w:sz w:val="22"/>
                <w:szCs w:val="22"/>
                <w:lang w:eastAsia="en-GB"/>
              </w:rPr>
            </w:pPr>
            <w:ins w:author="Akshay Raveendran" w:date="2025-07-21T00:31:00Z" w16du:dateUtc="2025-07-20T20:31:00Z" w:id="4275">
              <w:r w:rsidRPr="00302F0C">
                <w:rPr>
                  <w:rFonts w:ascii="Arial" w:hAnsi="Arial" w:eastAsia="Times New Roman" w:cs="Arial"/>
                  <w:color w:val="000000"/>
                  <w:sz w:val="22"/>
                  <w:szCs w:val="22"/>
                  <w:lang w:eastAsia="en-GB"/>
                </w:rPr>
                <w:t>PSSC</w:t>
              </w:r>
            </w:ins>
          </w:p>
        </w:tc>
        <w:tc>
          <w:tcPr>
            <w:tcW w:w="2133" w:type="dxa"/>
            <w:tcBorders>
              <w:top w:val="nil"/>
              <w:left w:val="nil"/>
              <w:bottom w:val="single" w:color="auto" w:sz="4" w:space="0"/>
              <w:right w:val="single" w:color="auto" w:sz="4" w:space="0"/>
            </w:tcBorders>
            <w:noWrap/>
            <w:vAlign w:val="bottom"/>
            <w:hideMark/>
          </w:tcPr>
          <w:p w:rsidRPr="00302F0C" w:rsidR="00C36E4A" w:rsidRDefault="00C36E4A" w14:paraId="088392A8" w14:textId="77777777">
            <w:pPr>
              <w:spacing w:after="0" w:line="240" w:lineRule="auto"/>
              <w:rPr>
                <w:ins w:author="Akshay Raveendran" w:date="2025-07-21T00:31:00Z" w16du:dateUtc="2025-07-20T20:31:00Z" w:id="4276"/>
                <w:rFonts w:ascii="Arial" w:hAnsi="Arial" w:eastAsia="Times New Roman" w:cs="Arial"/>
                <w:color w:val="000000"/>
                <w:sz w:val="22"/>
                <w:szCs w:val="22"/>
                <w:lang w:eastAsia="en-GB"/>
              </w:rPr>
            </w:pPr>
            <w:ins w:author="Akshay Raveendran" w:date="2025-07-21T00:31:00Z" w16du:dateUtc="2025-07-20T20:31:00Z" w:id="4277">
              <w:r w:rsidRPr="00302F0C">
                <w:rPr>
                  <w:rFonts w:ascii="Arial" w:hAnsi="Arial" w:eastAsia="Times New Roman" w:cs="Arial"/>
                  <w:color w:val="000000"/>
                  <w:sz w:val="22"/>
                  <w:szCs w:val="22"/>
                  <w:lang w:eastAsia="en-GB"/>
                </w:rPr>
                <w:t>SVP/PSSC Head</w:t>
              </w:r>
            </w:ins>
          </w:p>
        </w:tc>
        <w:tc>
          <w:tcPr>
            <w:tcW w:w="3806" w:type="dxa"/>
            <w:tcBorders>
              <w:top w:val="nil"/>
              <w:left w:val="nil"/>
              <w:bottom w:val="single" w:color="auto" w:sz="4" w:space="0"/>
              <w:right w:val="single" w:color="auto" w:sz="4" w:space="0"/>
            </w:tcBorders>
            <w:noWrap/>
            <w:vAlign w:val="bottom"/>
            <w:hideMark/>
          </w:tcPr>
          <w:p w:rsidRPr="00302F0C" w:rsidR="00C36E4A" w:rsidRDefault="00C36E4A" w14:paraId="3A9DDBE6" w14:textId="77777777">
            <w:pPr>
              <w:spacing w:after="0" w:line="240" w:lineRule="auto"/>
              <w:rPr>
                <w:ins w:author="Akshay Raveendran" w:date="2025-07-21T00:31:00Z" w16du:dateUtc="2025-07-20T20:31:00Z" w:id="4278"/>
                <w:rFonts w:ascii="Arial" w:hAnsi="Arial" w:eastAsia="Times New Roman" w:cs="Arial"/>
                <w:color w:val="000000"/>
                <w:sz w:val="22"/>
                <w:szCs w:val="22"/>
                <w:lang w:eastAsia="en-GB"/>
              </w:rPr>
            </w:pPr>
          </w:p>
        </w:tc>
      </w:tr>
    </w:tbl>
    <w:p w:rsidRPr="00302F0C" w:rsidR="00C36E4A" w:rsidP="00C36E4A" w:rsidRDefault="00C36E4A" w14:paraId="734EFE43" w14:textId="77777777">
      <w:pPr>
        <w:rPr>
          <w:ins w:author="Akshay Raveendran" w:date="2025-07-21T00:31:00Z" w16du:dateUtc="2025-07-20T20:31:00Z" w:id="4279"/>
          <w:rFonts w:ascii="Arial" w:hAnsi="Arial" w:cs="Arial"/>
        </w:rPr>
      </w:pPr>
    </w:p>
    <w:p w:rsidRPr="00302F0C" w:rsidR="00C36E4A" w:rsidP="00C36E4A" w:rsidRDefault="00C36E4A" w14:paraId="3AB81243" w14:textId="77777777">
      <w:pPr>
        <w:rPr>
          <w:ins w:author="Akshay Raveendran" w:date="2025-07-21T00:31:00Z" w16du:dateUtc="2025-07-20T20:31:00Z" w:id="4280"/>
          <w:rFonts w:ascii="Arial" w:hAnsi="Arial" w:cs="Arial"/>
        </w:rPr>
      </w:pPr>
    </w:p>
    <w:p w:rsidRPr="00302F0C" w:rsidR="00C36E4A" w:rsidP="00C36E4A" w:rsidRDefault="00C36E4A" w14:paraId="42A17A05" w14:textId="77777777">
      <w:pPr>
        <w:rPr>
          <w:ins w:author="Akshay Raveendran" w:date="2025-07-21T00:31:00Z" w16du:dateUtc="2025-07-20T20:31:00Z" w:id="4281"/>
          <w:rFonts w:ascii="Arial" w:hAnsi="Arial" w:cs="Arial"/>
          <w:b/>
          <w:bCs/>
          <w:rPrChange w:author="Akshay Raveendran" w:date="2025-07-21T14:16:00Z" w16du:dateUtc="2025-07-21T10:16:00Z" w:id="4282">
            <w:rPr>
              <w:ins w:author="Akshay Raveendran" w:date="2025-07-21T00:31:00Z" w16du:dateUtc="2025-07-20T20:31:00Z" w:id="4283"/>
              <w:rFonts w:ascii="Arial" w:hAnsi="Arial" w:cs="Arial"/>
            </w:rPr>
          </w:rPrChange>
        </w:rPr>
      </w:pPr>
      <w:bookmarkStart w:name="_Hlk204933613" w:id="4284"/>
      <w:ins w:author="Akshay Raveendran" w:date="2025-07-21T00:31:00Z" w16du:dateUtc="2025-07-20T20:31:00Z" w:id="4285">
        <w:r w:rsidRPr="00302F0C">
          <w:rPr>
            <w:rFonts w:ascii="Arial" w:hAnsi="Arial" w:cs="Arial"/>
            <w:b/>
            <w:bCs/>
            <w:rPrChange w:author="Akshay Raveendran" w:date="2025-07-21T14:16:00Z" w16du:dateUtc="2025-07-21T10:16:00Z" w:id="4286">
              <w:rPr>
                <w:rFonts w:ascii="Arial" w:hAnsi="Arial" w:cs="Arial"/>
              </w:rPr>
            </w:rPrChange>
          </w:rPr>
          <w:t>Notes:</w:t>
        </w:r>
      </w:ins>
    </w:p>
    <w:p w:rsidRPr="00302F0C" w:rsidR="00E6753D" w:rsidP="00E6753D" w:rsidRDefault="00E6753D" w14:paraId="1DE99469" w14:textId="08B44BB4">
      <w:pPr>
        <w:pStyle w:val="ListParagraph"/>
        <w:numPr>
          <w:ilvl w:val="0"/>
          <w:numId w:val="7"/>
        </w:numPr>
        <w:jc w:val="both"/>
        <w:rPr>
          <w:rFonts w:ascii="Arial" w:hAnsi="Arial" w:cs="Arial"/>
        </w:rPr>
      </w:pPr>
      <w:r w:rsidRPr="00302F0C">
        <w:rPr>
          <w:rFonts w:ascii="Arial" w:hAnsi="Arial" w:cs="Arial"/>
        </w:rPr>
        <w:t xml:space="preserve">There should be an option to push other approved requests (such as insurance or external hire) on the </w:t>
      </w:r>
      <w:bookmarkEnd w:id="4284"/>
      <w:r w:rsidRPr="00302F0C">
        <w:rPr>
          <w:rFonts w:ascii="Arial" w:hAnsi="Arial" w:cs="Arial"/>
        </w:rPr>
        <w:t>PSSC portal to the Exceptional Approval form.</w:t>
      </w:r>
    </w:p>
    <w:p w:rsidRPr="00302F0C" w:rsidR="00E6753D" w:rsidP="00E6753D" w:rsidRDefault="00E6753D" w14:paraId="24EF526B" w14:textId="77777777">
      <w:pPr>
        <w:pStyle w:val="ListParagraph"/>
        <w:numPr>
          <w:ilvl w:val="0"/>
          <w:numId w:val="7"/>
        </w:numPr>
        <w:jc w:val="both"/>
        <w:rPr>
          <w:rFonts w:ascii="Arial" w:hAnsi="Arial" w:cs="Arial"/>
        </w:rPr>
      </w:pPr>
      <w:r w:rsidRPr="00302F0C">
        <w:rPr>
          <w:rFonts w:ascii="Arial" w:hAnsi="Arial" w:cs="Arial"/>
        </w:rPr>
        <w:t>Currently, this form can only be raised through other forms when exceptional approval is needed and will not function as a standalone form.</w:t>
      </w:r>
    </w:p>
    <w:p w:rsidRPr="00302F0C" w:rsidR="00E6753D" w:rsidP="00E6753D" w:rsidRDefault="00E6753D" w14:paraId="0C399749" w14:textId="77777777">
      <w:pPr>
        <w:pStyle w:val="ListParagraph"/>
        <w:numPr>
          <w:ilvl w:val="0"/>
          <w:numId w:val="7"/>
        </w:numPr>
        <w:jc w:val="both"/>
        <w:rPr>
          <w:rFonts w:ascii="Arial" w:hAnsi="Arial" w:cs="Arial"/>
        </w:rPr>
      </w:pPr>
      <w:r w:rsidRPr="00302F0C">
        <w:rPr>
          <w:rFonts w:ascii="Arial" w:hAnsi="Arial" w:cs="Arial"/>
        </w:rPr>
        <w:t>Export functionality should be available at different stages, showing the current status and approvers.</w:t>
      </w:r>
    </w:p>
    <w:p w:rsidRPr="00302F0C" w:rsidR="00E6753D" w:rsidP="00E6753D" w:rsidRDefault="00E6753D" w14:paraId="186D78C7" w14:textId="77777777">
      <w:pPr>
        <w:pStyle w:val="ListParagraph"/>
        <w:numPr>
          <w:ilvl w:val="0"/>
          <w:numId w:val="7"/>
        </w:numPr>
        <w:jc w:val="both"/>
        <w:rPr>
          <w:rFonts w:ascii="Arial" w:hAnsi="Arial" w:cs="Arial"/>
        </w:rPr>
      </w:pPr>
      <w:r w:rsidRPr="00302F0C">
        <w:rPr>
          <w:rFonts w:ascii="Arial" w:hAnsi="Arial" w:cs="Arial"/>
        </w:rPr>
        <w:t>Each approver should have the option to approve or reject with comments.</w:t>
      </w:r>
    </w:p>
    <w:p w:rsidRPr="00302F0C" w:rsidR="00C36E4A" w:rsidP="00E6753D" w:rsidRDefault="00E6753D" w14:paraId="7E9C4D18" w14:textId="099F95F8">
      <w:pPr>
        <w:pStyle w:val="ListParagraph"/>
        <w:numPr>
          <w:ilvl w:val="0"/>
          <w:numId w:val="7"/>
        </w:numPr>
        <w:jc w:val="both"/>
        <w:rPr>
          <w:ins w:author="Akshay Raveendran" w:date="2025-07-21T00:31:00Z" w16du:dateUtc="2025-07-20T20:31:00Z" w:id="4287"/>
          <w:rFonts w:ascii="Arial" w:hAnsi="Arial" w:cs="Arial"/>
        </w:rPr>
      </w:pPr>
      <w:r w:rsidRPr="00302F0C">
        <w:rPr>
          <w:rFonts w:ascii="Arial" w:hAnsi="Arial" w:cs="Arial"/>
        </w:rPr>
        <w:t>There should be an option to update the DoA to accommodate business requirements.</w:t>
      </w:r>
    </w:p>
    <w:p w:rsidRPr="00302F0C" w:rsidR="00FD535C" w:rsidDel="00E979EB" w:rsidP="00FD535C" w:rsidRDefault="00FD535C" w14:paraId="4EC65CF7" w14:textId="6C834E5C">
      <w:pPr>
        <w:jc w:val="both"/>
        <w:rPr>
          <w:del w:author="Akshay Raveendran" w:date="2025-07-22T15:15:00Z" w16du:dateUtc="2025-07-22T11:15:00Z" w:id="4288"/>
          <w:rFonts w:ascii="Arial" w:hAnsi="Arial" w:cs="Arial"/>
        </w:rPr>
      </w:pPr>
      <w:bookmarkStart w:name="_Toc204935548" w:id="4289"/>
      <w:r w:rsidRPr="00302F0C">
        <w:rPr>
          <w:rFonts w:ascii="Arial" w:hAnsi="Arial" w:cs="Arial"/>
        </w:rPr>
        <w:t>2.5.</w:t>
      </w:r>
      <w:r w:rsidRPr="00302F0C" w:rsidR="005B2897">
        <w:rPr>
          <w:rFonts w:ascii="Arial" w:hAnsi="Arial" w:cs="Arial"/>
        </w:rPr>
        <w:t>2</w:t>
      </w:r>
      <w:bookmarkEnd w:id="4289"/>
      <w:r w:rsidRPr="00302F0C">
        <w:rPr>
          <w:rFonts w:ascii="Arial" w:hAnsi="Arial" w:cs="Arial"/>
        </w:rPr>
        <w:t xml:space="preserve"> </w:t>
      </w:r>
      <w:del w:author="Akshay Raveendran" w:date="2025-07-22T15:15:00Z" w16du:dateUtc="2025-07-22T11:15:00Z" w:id="4290">
        <w:r w:rsidRPr="00302F0C" w:rsidDel="00E979EB">
          <w:rPr>
            <w:rFonts w:ascii="Arial" w:hAnsi="Arial" w:cs="Arial"/>
          </w:rPr>
          <w:delText>Dropdowns:</w:delText>
        </w:r>
      </w:del>
    </w:p>
    <w:p w:rsidRPr="00302F0C" w:rsidR="00FD535C" w:rsidDel="00E979EB" w:rsidP="00FD535C" w:rsidRDefault="00FD535C" w14:paraId="2AE95303" w14:textId="77777777">
      <w:pPr>
        <w:jc w:val="both"/>
        <w:rPr>
          <w:del w:author="Akshay Raveendran" w:date="2025-07-22T15:15:00Z" w16du:dateUtc="2025-07-22T11:15:00Z" w:id="4291"/>
          <w:rFonts w:ascii="Arial" w:hAnsi="Arial" w:cs="Arial"/>
        </w:rPr>
      </w:pPr>
      <w:del w:author="Akshay Raveendran" w:date="2025-07-22T15:15:00Z" w16du:dateUtc="2025-07-22T11:15:00Z" w:id="4292">
        <w:r w:rsidRPr="00302F0C" w:rsidDel="00E979EB">
          <w:rPr>
            <w:rFonts w:ascii="Arial" w:hAnsi="Arial" w:cs="Arial"/>
            <w:b/>
            <w:bCs/>
          </w:rPr>
          <w:delText xml:space="preserve">    Updated Request Status</w:delText>
        </w:r>
      </w:del>
    </w:p>
    <w:p w:rsidRPr="00302F0C" w:rsidR="00FD535C" w:rsidDel="00EA23F0" w:rsidRDefault="00FD535C" w14:paraId="5422676A" w14:textId="77777777">
      <w:pPr>
        <w:pStyle w:val="ListParagraph"/>
        <w:numPr>
          <w:ilvl w:val="0"/>
          <w:numId w:val="36"/>
        </w:numPr>
        <w:jc w:val="both"/>
        <w:rPr>
          <w:del w:author="Akshay Raveendran" w:date="2025-07-17T15:30:00Z" w16du:dateUtc="2025-07-17T11:30:00Z" w:id="4293"/>
          <w:rFonts w:ascii="Arial" w:hAnsi="Arial" w:cs="Arial"/>
          <w:rPrChange w:author="Akshay Raveendran" w:date="2025-07-17T15:30:00Z" w16du:dateUtc="2025-07-17T11:30:00Z" w:id="4294">
            <w:rPr>
              <w:del w:author="Akshay Raveendran" w:date="2025-07-17T15:30:00Z" w16du:dateUtc="2025-07-17T11:30:00Z" w:id="4295"/>
            </w:rPr>
          </w:rPrChange>
        </w:rPr>
        <w:pPrChange w:author="Akshay Raveendran" w:date="2025-07-17T15:30:00Z" w16du:dateUtc="2025-07-17T11:30:00Z" w:id="4296">
          <w:pPr>
            <w:pStyle w:val="ListParagraph"/>
            <w:numPr>
              <w:numId w:val="21"/>
            </w:numPr>
            <w:ind w:left="1080" w:hanging="360"/>
            <w:jc w:val="both"/>
          </w:pPr>
        </w:pPrChange>
      </w:pPr>
      <w:del w:author="Akshay Raveendran" w:date="2025-07-17T15:30:00Z" w16du:dateUtc="2025-07-17T11:30:00Z" w:id="4297">
        <w:r w:rsidRPr="00302F0C" w:rsidDel="00EA23F0">
          <w:rPr>
            <w:rFonts w:ascii="Arial" w:hAnsi="Arial" w:cs="Arial"/>
            <w:color w:val="404040" w:themeColor="text1" w:themeTint="BF"/>
            <w:rPrChange w:author="Akshay Raveendran" w:date="2025-07-21T10:20:00Z" w16du:dateUtc="2025-07-21T06:20:00Z" w:id="4298">
              <w:rPr/>
            </w:rPrChange>
          </w:rPr>
          <w:delText>Vendor Sourcing floated</w:delText>
        </w:r>
      </w:del>
    </w:p>
    <w:p w:rsidRPr="00302F0C" w:rsidR="00FD535C" w:rsidDel="00EA23F0" w:rsidRDefault="00FD535C" w14:paraId="46E638BB" w14:textId="77777777">
      <w:pPr>
        <w:pStyle w:val="ListParagraph"/>
        <w:numPr>
          <w:ilvl w:val="0"/>
          <w:numId w:val="36"/>
        </w:numPr>
        <w:jc w:val="both"/>
        <w:rPr>
          <w:del w:author="Akshay Raveendran" w:date="2025-07-17T15:30:00Z" w16du:dateUtc="2025-07-17T11:30:00Z" w:id="4299"/>
          <w:rFonts w:ascii="Arial" w:hAnsi="Arial" w:cs="Arial"/>
          <w:rPrChange w:author="Akshay Raveendran" w:date="2025-07-17T15:30:00Z" w16du:dateUtc="2025-07-17T11:30:00Z" w:id="4300">
            <w:rPr>
              <w:del w:author="Akshay Raveendran" w:date="2025-07-17T15:30:00Z" w16du:dateUtc="2025-07-17T11:30:00Z" w:id="4301"/>
            </w:rPr>
          </w:rPrChange>
        </w:rPr>
        <w:pPrChange w:author="Akshay Raveendran" w:date="2025-07-17T15:30:00Z" w16du:dateUtc="2025-07-17T11:30:00Z" w:id="4302">
          <w:pPr>
            <w:pStyle w:val="ListParagraph"/>
            <w:numPr>
              <w:numId w:val="21"/>
            </w:numPr>
            <w:ind w:left="1080" w:hanging="360"/>
            <w:jc w:val="both"/>
          </w:pPr>
        </w:pPrChange>
      </w:pPr>
      <w:del w:author="Akshay Raveendran" w:date="2025-07-17T15:30:00Z" w16du:dateUtc="2025-07-17T11:30:00Z" w:id="4303">
        <w:r w:rsidRPr="00302F0C" w:rsidDel="00EA23F0">
          <w:rPr>
            <w:rFonts w:ascii="Arial" w:hAnsi="Arial" w:cs="Arial"/>
            <w:color w:val="404040" w:themeColor="text1" w:themeTint="BF"/>
            <w:rPrChange w:author="Akshay Raveendran" w:date="2025-07-21T10:20:00Z" w16du:dateUtc="2025-07-21T06:20:00Z" w:id="4304">
              <w:rPr/>
            </w:rPrChange>
          </w:rPr>
          <w:delText>Initial Bids Received</w:delText>
        </w:r>
      </w:del>
    </w:p>
    <w:p w:rsidRPr="00302F0C" w:rsidR="00FD535C" w:rsidDel="00EA23F0" w:rsidRDefault="00FD535C" w14:paraId="091B3501" w14:textId="77777777">
      <w:pPr>
        <w:pStyle w:val="ListParagraph"/>
        <w:numPr>
          <w:ilvl w:val="0"/>
          <w:numId w:val="36"/>
        </w:numPr>
        <w:jc w:val="both"/>
        <w:rPr>
          <w:del w:author="Akshay Raveendran" w:date="2025-07-17T15:30:00Z" w16du:dateUtc="2025-07-17T11:30:00Z" w:id="4305"/>
          <w:rFonts w:ascii="Arial" w:hAnsi="Arial" w:cs="Arial"/>
          <w:rPrChange w:author="Akshay Raveendran" w:date="2025-07-17T15:30:00Z" w16du:dateUtc="2025-07-17T11:30:00Z" w:id="4306">
            <w:rPr>
              <w:del w:author="Akshay Raveendran" w:date="2025-07-17T15:30:00Z" w16du:dateUtc="2025-07-17T11:30:00Z" w:id="4307"/>
            </w:rPr>
          </w:rPrChange>
        </w:rPr>
        <w:pPrChange w:author="Akshay Raveendran" w:date="2025-07-17T15:30:00Z" w16du:dateUtc="2025-07-17T11:30:00Z" w:id="4308">
          <w:pPr>
            <w:pStyle w:val="ListParagraph"/>
            <w:numPr>
              <w:numId w:val="21"/>
            </w:numPr>
            <w:ind w:left="1080" w:hanging="360"/>
            <w:jc w:val="both"/>
          </w:pPr>
        </w:pPrChange>
      </w:pPr>
      <w:del w:author="Akshay Raveendran" w:date="2025-07-17T15:30:00Z" w16du:dateUtc="2025-07-17T11:30:00Z" w:id="4309">
        <w:r w:rsidRPr="00302F0C" w:rsidDel="00EA23F0">
          <w:rPr>
            <w:rFonts w:ascii="Arial" w:hAnsi="Arial" w:cs="Arial"/>
            <w:color w:val="404040" w:themeColor="text1" w:themeTint="BF"/>
            <w:rPrChange w:author="Akshay Raveendran" w:date="2025-07-21T10:20:00Z" w16du:dateUtc="2025-07-21T06:20:00Z" w:id="4310">
              <w:rPr/>
            </w:rPrChange>
          </w:rPr>
          <w:delText>Quote finalization</w:delText>
        </w:r>
      </w:del>
    </w:p>
    <w:p w:rsidRPr="00302F0C" w:rsidR="00FD535C" w:rsidDel="00EA23F0" w:rsidRDefault="00FD535C" w14:paraId="73CD1D62" w14:textId="77777777">
      <w:pPr>
        <w:pStyle w:val="ListParagraph"/>
        <w:numPr>
          <w:ilvl w:val="0"/>
          <w:numId w:val="36"/>
        </w:numPr>
        <w:jc w:val="both"/>
        <w:rPr>
          <w:del w:author="Akshay Raveendran" w:date="2025-07-17T15:30:00Z" w16du:dateUtc="2025-07-17T11:30:00Z" w:id="4311"/>
          <w:rFonts w:ascii="Arial" w:hAnsi="Arial" w:cs="Arial"/>
          <w:rPrChange w:author="Akshay Raveendran" w:date="2025-07-17T15:30:00Z" w16du:dateUtc="2025-07-17T11:30:00Z" w:id="4312">
            <w:rPr>
              <w:del w:author="Akshay Raveendran" w:date="2025-07-17T15:30:00Z" w16du:dateUtc="2025-07-17T11:30:00Z" w:id="4313"/>
            </w:rPr>
          </w:rPrChange>
        </w:rPr>
        <w:pPrChange w:author="Akshay Raveendran" w:date="2025-07-17T15:30:00Z" w16du:dateUtc="2025-07-17T11:30:00Z" w:id="4314">
          <w:pPr>
            <w:pStyle w:val="ListParagraph"/>
            <w:numPr>
              <w:numId w:val="21"/>
            </w:numPr>
            <w:ind w:left="1080" w:hanging="360"/>
            <w:jc w:val="both"/>
          </w:pPr>
        </w:pPrChange>
      </w:pPr>
      <w:del w:author="Akshay Raveendran" w:date="2025-07-17T15:30:00Z" w16du:dateUtc="2025-07-17T11:30:00Z" w:id="4315">
        <w:r w:rsidRPr="00302F0C" w:rsidDel="00EA23F0">
          <w:rPr>
            <w:rFonts w:ascii="Arial" w:hAnsi="Arial" w:cs="Arial"/>
            <w:color w:val="404040" w:themeColor="text1" w:themeTint="BF"/>
            <w:rPrChange w:author="Akshay Raveendran" w:date="2025-07-21T10:20:00Z" w16du:dateUtc="2025-07-21T06:20:00Z" w:id="4316">
              <w:rPr/>
            </w:rPrChange>
          </w:rPr>
          <w:delText>Completed</w:delText>
        </w:r>
      </w:del>
    </w:p>
    <w:p w:rsidRPr="00302F0C" w:rsidR="00FD535C" w:rsidP="00FD535C" w:rsidRDefault="00FD535C" w14:paraId="1EED3762" w14:textId="77777777">
      <w:pPr>
        <w:pStyle w:val="Heading3"/>
        <w:rPr>
          <w:rFonts w:ascii="Arial" w:hAnsi="Arial" w:cs="Arial"/>
        </w:rPr>
      </w:pPr>
      <w:bookmarkStart w:name="_Toc204935549" w:id="4317"/>
      <w:r w:rsidRPr="00302F0C">
        <w:rPr>
          <w:rFonts w:ascii="Arial" w:hAnsi="Arial" w:cs="Arial"/>
        </w:rPr>
        <w:t>Current Challenges</w:t>
      </w:r>
      <w:bookmarkEnd w:id="4317"/>
    </w:p>
    <w:p w:rsidRPr="00302F0C" w:rsidR="004C4537" w:rsidP="004C4537" w:rsidRDefault="004C4537" w14:paraId="6CF70BA4" w14:textId="77777777">
      <w:pPr>
        <w:pStyle w:val="ListParagraph"/>
        <w:numPr>
          <w:ilvl w:val="0"/>
          <w:numId w:val="9"/>
        </w:numPr>
        <w:jc w:val="both"/>
        <w:rPr>
          <w:rFonts w:ascii="Arial" w:hAnsi="Arial" w:cs="Arial"/>
        </w:rPr>
      </w:pPr>
      <w:r w:rsidRPr="00302F0C">
        <w:rPr>
          <w:rFonts w:ascii="Arial" w:hAnsi="Arial" w:cs="Arial"/>
        </w:rPr>
        <w:t>The current process requires the requestor to complete a manual exceptional approval form, obtain DoA signatures, and email scanned copies.</w:t>
      </w:r>
    </w:p>
    <w:p w:rsidRPr="00302F0C" w:rsidR="004C4537" w:rsidP="004C4537" w:rsidRDefault="004C4537" w14:paraId="5C869660" w14:textId="77777777">
      <w:pPr>
        <w:pStyle w:val="ListParagraph"/>
        <w:numPr>
          <w:ilvl w:val="0"/>
          <w:numId w:val="9"/>
        </w:numPr>
        <w:jc w:val="both"/>
        <w:rPr>
          <w:rFonts w:ascii="Arial" w:hAnsi="Arial" w:cs="Arial"/>
        </w:rPr>
      </w:pPr>
      <w:r w:rsidRPr="00302F0C">
        <w:rPr>
          <w:rFonts w:ascii="Arial" w:hAnsi="Arial" w:cs="Arial"/>
        </w:rPr>
        <w:t>There is no centralized tracking; only scanned copies are attached to emails.</w:t>
      </w:r>
    </w:p>
    <w:p w:rsidRPr="00302F0C" w:rsidR="004C4537" w:rsidP="004C4537" w:rsidRDefault="004C4537" w14:paraId="0D726AF8" w14:textId="3243CE32">
      <w:pPr>
        <w:pStyle w:val="ListParagraph"/>
        <w:numPr>
          <w:ilvl w:val="0"/>
          <w:numId w:val="9"/>
        </w:numPr>
        <w:jc w:val="both"/>
        <w:rPr>
          <w:rFonts w:ascii="Arial" w:hAnsi="Arial" w:cs="Arial"/>
        </w:rPr>
      </w:pPr>
      <w:r w:rsidRPr="00302F0C">
        <w:rPr>
          <w:rFonts w:ascii="Arial" w:hAnsi="Arial" w:cs="Arial"/>
        </w:rPr>
        <w:t>Delays occur due to the need for physical signatures and email approvals from multiple stakeholders, with no SLA tracking in place.</w:t>
      </w:r>
    </w:p>
    <w:p w:rsidRPr="00302F0C" w:rsidR="00FD535C" w:rsidDel="00E979EB" w:rsidP="00FD535C" w:rsidRDefault="00FD535C" w14:paraId="7037CA23" w14:textId="56D6B845">
      <w:pPr>
        <w:jc w:val="both"/>
        <w:rPr>
          <w:del w:author="Akshay Raveendran" w:date="2025-07-22T15:15:00Z" w16du:dateUtc="2025-07-22T11:15:00Z" w:id="4318"/>
          <w:rFonts w:ascii="Arial" w:hAnsi="Arial" w:cs="Arial"/>
        </w:rPr>
      </w:pPr>
      <w:bookmarkStart w:name="_Toc204935550" w:id="4319"/>
      <w:r w:rsidRPr="00302F0C">
        <w:rPr>
          <w:rFonts w:ascii="Arial" w:hAnsi="Arial" w:cs="Arial"/>
        </w:rPr>
        <w:t>2.</w:t>
      </w:r>
      <w:r w:rsidRPr="00302F0C" w:rsidR="00DD27AA">
        <w:rPr>
          <w:rFonts w:ascii="Arial" w:hAnsi="Arial" w:cs="Arial"/>
        </w:rPr>
        <w:t>5</w:t>
      </w:r>
      <w:r w:rsidRPr="00302F0C">
        <w:rPr>
          <w:rFonts w:ascii="Arial" w:hAnsi="Arial" w:cs="Arial"/>
        </w:rPr>
        <w:t>.</w:t>
      </w:r>
      <w:r w:rsidRPr="00302F0C" w:rsidR="00DD27AA">
        <w:rPr>
          <w:rFonts w:ascii="Arial" w:hAnsi="Arial" w:cs="Arial"/>
        </w:rPr>
        <w:t>3</w:t>
      </w:r>
      <w:bookmarkEnd w:id="4319"/>
      <w:r w:rsidRPr="00302F0C">
        <w:rPr>
          <w:rFonts w:ascii="Arial" w:hAnsi="Arial" w:cs="Arial"/>
        </w:rPr>
        <w:t xml:space="preserve"> </w:t>
      </w:r>
      <w:del w:author="Akshay Raveendran" w:date="2025-07-22T15:15:00Z" w16du:dateUtc="2025-07-22T11:15:00Z" w:id="4320">
        <w:r w:rsidRPr="00302F0C" w:rsidDel="00E979EB">
          <w:rPr>
            <w:rFonts w:ascii="Arial" w:hAnsi="Arial" w:cs="Arial"/>
          </w:rPr>
          <w:delText>Dropdowns:</w:delText>
        </w:r>
      </w:del>
    </w:p>
    <w:p w:rsidRPr="00302F0C" w:rsidR="00FD535C" w:rsidDel="00E979EB" w:rsidP="00FD535C" w:rsidRDefault="00FD535C" w14:paraId="27528233" w14:textId="77777777">
      <w:pPr>
        <w:jc w:val="both"/>
        <w:rPr>
          <w:del w:author="Akshay Raveendran" w:date="2025-07-22T15:15:00Z" w16du:dateUtc="2025-07-22T11:15:00Z" w:id="4321"/>
          <w:rFonts w:ascii="Arial" w:hAnsi="Arial" w:cs="Arial"/>
        </w:rPr>
      </w:pPr>
      <w:del w:author="Akshay Raveendran" w:date="2025-07-22T15:15:00Z" w16du:dateUtc="2025-07-22T11:15:00Z" w:id="4322">
        <w:r w:rsidRPr="00302F0C" w:rsidDel="00E979EB">
          <w:rPr>
            <w:rFonts w:ascii="Arial" w:hAnsi="Arial" w:cs="Arial"/>
            <w:b/>
            <w:bCs/>
          </w:rPr>
          <w:delText xml:space="preserve">    Updated Request Status</w:delText>
        </w:r>
      </w:del>
    </w:p>
    <w:p w:rsidRPr="00302F0C" w:rsidR="00FD535C" w:rsidDel="00EA23F0" w:rsidRDefault="00FD535C" w14:paraId="23599E25" w14:textId="77777777">
      <w:pPr>
        <w:pStyle w:val="ListParagraph"/>
        <w:numPr>
          <w:ilvl w:val="0"/>
          <w:numId w:val="36"/>
        </w:numPr>
        <w:jc w:val="both"/>
        <w:rPr>
          <w:del w:author="Akshay Raveendran" w:date="2025-07-17T15:30:00Z" w16du:dateUtc="2025-07-17T11:30:00Z" w:id="4323"/>
          <w:rFonts w:ascii="Arial" w:hAnsi="Arial" w:cs="Arial"/>
          <w:rPrChange w:author="Akshay Raveendran" w:date="2025-07-17T15:30:00Z" w16du:dateUtc="2025-07-17T11:30:00Z" w:id="4324">
            <w:rPr>
              <w:del w:author="Akshay Raveendran" w:date="2025-07-17T15:30:00Z" w16du:dateUtc="2025-07-17T11:30:00Z" w:id="4325"/>
            </w:rPr>
          </w:rPrChange>
        </w:rPr>
        <w:pPrChange w:author="Akshay Raveendran" w:date="2025-07-17T15:30:00Z" w16du:dateUtc="2025-07-17T11:30:00Z" w:id="4326">
          <w:pPr>
            <w:pStyle w:val="ListParagraph"/>
            <w:numPr>
              <w:numId w:val="21"/>
            </w:numPr>
            <w:ind w:left="1080" w:hanging="360"/>
            <w:jc w:val="both"/>
          </w:pPr>
        </w:pPrChange>
      </w:pPr>
      <w:del w:author="Akshay Raveendran" w:date="2025-07-17T15:30:00Z" w16du:dateUtc="2025-07-17T11:30:00Z" w:id="4327">
        <w:r w:rsidRPr="00302F0C" w:rsidDel="00EA23F0">
          <w:rPr>
            <w:rFonts w:ascii="Arial" w:hAnsi="Arial" w:cs="Arial"/>
            <w:color w:val="404040" w:themeColor="text1" w:themeTint="BF"/>
            <w:rPrChange w:author="Akshay Raveendran" w:date="2025-07-21T10:20:00Z" w16du:dateUtc="2025-07-21T06:20:00Z" w:id="4328">
              <w:rPr/>
            </w:rPrChange>
          </w:rPr>
          <w:delText>Vendor Sourcing floated</w:delText>
        </w:r>
      </w:del>
    </w:p>
    <w:p w:rsidRPr="00302F0C" w:rsidR="00FD535C" w:rsidDel="00EA23F0" w:rsidRDefault="00FD535C" w14:paraId="4014AD16" w14:textId="77777777">
      <w:pPr>
        <w:pStyle w:val="ListParagraph"/>
        <w:numPr>
          <w:ilvl w:val="0"/>
          <w:numId w:val="36"/>
        </w:numPr>
        <w:jc w:val="both"/>
        <w:rPr>
          <w:del w:author="Akshay Raveendran" w:date="2025-07-17T15:30:00Z" w16du:dateUtc="2025-07-17T11:30:00Z" w:id="4329"/>
          <w:rFonts w:ascii="Arial" w:hAnsi="Arial" w:cs="Arial"/>
          <w:rPrChange w:author="Akshay Raveendran" w:date="2025-07-17T15:30:00Z" w16du:dateUtc="2025-07-17T11:30:00Z" w:id="4330">
            <w:rPr>
              <w:del w:author="Akshay Raveendran" w:date="2025-07-17T15:30:00Z" w16du:dateUtc="2025-07-17T11:30:00Z" w:id="4331"/>
            </w:rPr>
          </w:rPrChange>
        </w:rPr>
        <w:pPrChange w:author="Akshay Raveendran" w:date="2025-07-17T15:30:00Z" w16du:dateUtc="2025-07-17T11:30:00Z" w:id="4332">
          <w:pPr>
            <w:pStyle w:val="ListParagraph"/>
            <w:numPr>
              <w:numId w:val="21"/>
            </w:numPr>
            <w:ind w:left="1080" w:hanging="360"/>
            <w:jc w:val="both"/>
          </w:pPr>
        </w:pPrChange>
      </w:pPr>
      <w:del w:author="Akshay Raveendran" w:date="2025-07-17T15:30:00Z" w16du:dateUtc="2025-07-17T11:30:00Z" w:id="4333">
        <w:r w:rsidRPr="00302F0C" w:rsidDel="00EA23F0">
          <w:rPr>
            <w:rFonts w:ascii="Arial" w:hAnsi="Arial" w:cs="Arial"/>
            <w:color w:val="404040" w:themeColor="text1" w:themeTint="BF"/>
            <w:rPrChange w:author="Akshay Raveendran" w:date="2025-07-21T10:20:00Z" w16du:dateUtc="2025-07-21T06:20:00Z" w:id="4334">
              <w:rPr/>
            </w:rPrChange>
          </w:rPr>
          <w:delText>Initial Bids Received</w:delText>
        </w:r>
      </w:del>
    </w:p>
    <w:p w:rsidRPr="00302F0C" w:rsidR="00FD535C" w:rsidDel="00EA23F0" w:rsidRDefault="00FD535C" w14:paraId="7440EEF2" w14:textId="77777777">
      <w:pPr>
        <w:pStyle w:val="ListParagraph"/>
        <w:numPr>
          <w:ilvl w:val="0"/>
          <w:numId w:val="36"/>
        </w:numPr>
        <w:jc w:val="both"/>
        <w:rPr>
          <w:del w:author="Akshay Raveendran" w:date="2025-07-17T15:30:00Z" w16du:dateUtc="2025-07-17T11:30:00Z" w:id="4335"/>
          <w:rFonts w:ascii="Arial" w:hAnsi="Arial" w:cs="Arial"/>
          <w:rPrChange w:author="Akshay Raveendran" w:date="2025-07-17T15:30:00Z" w16du:dateUtc="2025-07-17T11:30:00Z" w:id="4336">
            <w:rPr>
              <w:del w:author="Akshay Raveendran" w:date="2025-07-17T15:30:00Z" w16du:dateUtc="2025-07-17T11:30:00Z" w:id="4337"/>
            </w:rPr>
          </w:rPrChange>
        </w:rPr>
        <w:pPrChange w:author="Akshay Raveendran" w:date="2025-07-17T15:30:00Z" w16du:dateUtc="2025-07-17T11:30:00Z" w:id="4338">
          <w:pPr>
            <w:pStyle w:val="ListParagraph"/>
            <w:numPr>
              <w:numId w:val="21"/>
            </w:numPr>
            <w:ind w:left="1080" w:hanging="360"/>
            <w:jc w:val="both"/>
          </w:pPr>
        </w:pPrChange>
      </w:pPr>
      <w:del w:author="Akshay Raveendran" w:date="2025-07-17T15:30:00Z" w16du:dateUtc="2025-07-17T11:30:00Z" w:id="4339">
        <w:r w:rsidRPr="00302F0C" w:rsidDel="00EA23F0">
          <w:rPr>
            <w:rFonts w:ascii="Arial" w:hAnsi="Arial" w:cs="Arial"/>
            <w:color w:val="404040" w:themeColor="text1" w:themeTint="BF"/>
            <w:rPrChange w:author="Akshay Raveendran" w:date="2025-07-21T10:20:00Z" w16du:dateUtc="2025-07-21T06:20:00Z" w:id="4340">
              <w:rPr/>
            </w:rPrChange>
          </w:rPr>
          <w:delText>Quote finalization</w:delText>
        </w:r>
      </w:del>
    </w:p>
    <w:p w:rsidRPr="00302F0C" w:rsidR="00FD535C" w:rsidDel="00EA23F0" w:rsidRDefault="00FD535C" w14:paraId="7A1B9E77" w14:textId="77777777">
      <w:pPr>
        <w:pStyle w:val="ListParagraph"/>
        <w:numPr>
          <w:ilvl w:val="0"/>
          <w:numId w:val="36"/>
        </w:numPr>
        <w:jc w:val="both"/>
        <w:rPr>
          <w:del w:author="Akshay Raveendran" w:date="2025-07-17T15:30:00Z" w16du:dateUtc="2025-07-17T11:30:00Z" w:id="4341"/>
          <w:rFonts w:ascii="Arial" w:hAnsi="Arial" w:cs="Arial"/>
          <w:rPrChange w:author="Akshay Raveendran" w:date="2025-07-17T15:30:00Z" w16du:dateUtc="2025-07-17T11:30:00Z" w:id="4342">
            <w:rPr>
              <w:del w:author="Akshay Raveendran" w:date="2025-07-17T15:30:00Z" w16du:dateUtc="2025-07-17T11:30:00Z" w:id="4343"/>
            </w:rPr>
          </w:rPrChange>
        </w:rPr>
        <w:pPrChange w:author="Akshay Raveendran" w:date="2025-07-17T15:30:00Z" w16du:dateUtc="2025-07-17T11:30:00Z" w:id="4344">
          <w:pPr>
            <w:pStyle w:val="ListParagraph"/>
            <w:numPr>
              <w:numId w:val="21"/>
            </w:numPr>
            <w:ind w:left="1080" w:hanging="360"/>
            <w:jc w:val="both"/>
          </w:pPr>
        </w:pPrChange>
      </w:pPr>
      <w:del w:author="Akshay Raveendran" w:date="2025-07-17T15:30:00Z" w16du:dateUtc="2025-07-17T11:30:00Z" w:id="4345">
        <w:r w:rsidRPr="00302F0C" w:rsidDel="00EA23F0">
          <w:rPr>
            <w:rFonts w:ascii="Arial" w:hAnsi="Arial" w:cs="Arial"/>
            <w:color w:val="404040" w:themeColor="text1" w:themeTint="BF"/>
            <w:rPrChange w:author="Akshay Raveendran" w:date="2025-07-21T10:20:00Z" w16du:dateUtc="2025-07-21T06:20:00Z" w:id="4346">
              <w:rPr/>
            </w:rPrChange>
          </w:rPr>
          <w:delText>Completed</w:delText>
        </w:r>
      </w:del>
    </w:p>
    <w:p w:rsidRPr="00302F0C" w:rsidR="00FD535C" w:rsidP="00FD535C" w:rsidRDefault="00FD535C" w14:paraId="109B3272" w14:textId="77777777">
      <w:pPr>
        <w:pStyle w:val="Heading3"/>
        <w:rPr>
          <w:rFonts w:ascii="Arial" w:hAnsi="Arial" w:cs="Arial"/>
        </w:rPr>
      </w:pPr>
      <w:bookmarkStart w:name="_Toc204935551" w:id="4347"/>
      <w:r w:rsidRPr="00302F0C">
        <w:rPr>
          <w:rFonts w:ascii="Arial" w:hAnsi="Arial" w:cs="Arial"/>
        </w:rPr>
        <w:t>Benefits</w:t>
      </w:r>
      <w:bookmarkEnd w:id="4347"/>
    </w:p>
    <w:p w:rsidRPr="00302F0C" w:rsidR="008C07AA" w:rsidP="008C07AA" w:rsidRDefault="008C07AA" w14:paraId="13B234FC" w14:textId="77777777">
      <w:pPr>
        <w:pStyle w:val="ListParagraph"/>
        <w:numPr>
          <w:ilvl w:val="0"/>
          <w:numId w:val="9"/>
        </w:numPr>
        <w:jc w:val="both"/>
        <w:rPr>
          <w:rFonts w:ascii="Arial" w:hAnsi="Arial" w:cs="Arial"/>
        </w:rPr>
      </w:pPr>
      <w:r w:rsidRPr="00302F0C">
        <w:rPr>
          <w:rFonts w:ascii="Arial" w:hAnsi="Arial" w:cs="Arial"/>
        </w:rPr>
        <w:t>Automation of the current manual forms.</w:t>
      </w:r>
    </w:p>
    <w:p w:rsidRPr="00302F0C" w:rsidR="008C07AA" w:rsidP="008C07AA" w:rsidRDefault="008C07AA" w14:paraId="36A767E9" w14:textId="77777777">
      <w:pPr>
        <w:pStyle w:val="ListParagraph"/>
        <w:numPr>
          <w:ilvl w:val="0"/>
          <w:numId w:val="9"/>
        </w:numPr>
        <w:jc w:val="both"/>
        <w:rPr>
          <w:rFonts w:ascii="Arial" w:hAnsi="Arial" w:cs="Arial"/>
        </w:rPr>
      </w:pPr>
      <w:r w:rsidRPr="00302F0C">
        <w:rPr>
          <w:rFonts w:ascii="Arial" w:hAnsi="Arial" w:cs="Arial"/>
        </w:rPr>
        <w:t>Improved visibility for all stakeholders throughout the process.</w:t>
      </w:r>
    </w:p>
    <w:p w:rsidRPr="00302F0C" w:rsidR="008C07AA" w:rsidP="008C07AA" w:rsidRDefault="008C07AA" w14:paraId="4F4A309B" w14:textId="77777777">
      <w:pPr>
        <w:pStyle w:val="ListParagraph"/>
        <w:numPr>
          <w:ilvl w:val="0"/>
          <w:numId w:val="9"/>
        </w:numPr>
        <w:jc w:val="both"/>
        <w:rPr>
          <w:rFonts w:ascii="Arial" w:hAnsi="Arial" w:cs="Arial"/>
        </w:rPr>
      </w:pPr>
      <w:r w:rsidRPr="00302F0C">
        <w:rPr>
          <w:rFonts w:ascii="Arial" w:hAnsi="Arial" w:cs="Arial"/>
        </w:rPr>
        <w:t>Centralized tracking of requests with a dashboard showing different request types and SLA breaches.</w:t>
      </w:r>
    </w:p>
    <w:p w:rsidRPr="00302F0C" w:rsidR="00FD535C" w:rsidP="008C07AA" w:rsidRDefault="008C07AA" w14:paraId="67DAF95D" w14:textId="01A9B3F2">
      <w:pPr>
        <w:pStyle w:val="ListParagraph"/>
        <w:numPr>
          <w:ilvl w:val="0"/>
          <w:numId w:val="9"/>
        </w:numPr>
        <w:jc w:val="both"/>
        <w:rPr>
          <w:rFonts w:ascii="Arial" w:hAnsi="Arial" w:cs="Arial"/>
        </w:rPr>
      </w:pPr>
      <w:r w:rsidRPr="00302F0C">
        <w:rPr>
          <w:rFonts w:ascii="Arial" w:hAnsi="Arial" w:cs="Arial"/>
        </w:rPr>
        <w:t>Automated notifications to users and requestors about request status.</w:t>
      </w:r>
    </w:p>
    <w:p w:rsidRPr="00302F0C" w:rsidR="008A384B" w:rsidDel="00E979EB" w:rsidP="008A384B" w:rsidRDefault="008A384B" w14:paraId="390C7A52" w14:textId="0797C738">
      <w:pPr>
        <w:jc w:val="both"/>
        <w:rPr>
          <w:del w:author="Akshay Raveendran" w:date="2025-07-22T15:15:00Z" w16du:dateUtc="2025-07-22T11:15:00Z" w:id="4348"/>
          <w:rFonts w:ascii="Arial" w:hAnsi="Arial" w:cs="Arial"/>
        </w:rPr>
      </w:pPr>
      <w:bookmarkStart w:name="_Toc204935552" w:id="4349"/>
      <w:r w:rsidRPr="00302F0C">
        <w:rPr>
          <w:rFonts w:ascii="Arial" w:hAnsi="Arial" w:cs="Arial"/>
        </w:rPr>
        <w:t>2.</w:t>
      </w:r>
      <w:r w:rsidRPr="00302F0C" w:rsidR="00CD52C6">
        <w:rPr>
          <w:rFonts w:ascii="Arial" w:hAnsi="Arial" w:cs="Arial"/>
        </w:rPr>
        <w:t>5</w:t>
      </w:r>
      <w:r w:rsidRPr="00302F0C">
        <w:rPr>
          <w:rFonts w:ascii="Arial" w:hAnsi="Arial" w:cs="Arial"/>
        </w:rPr>
        <w:t>.</w:t>
      </w:r>
      <w:r w:rsidRPr="00302F0C" w:rsidR="00FF022E">
        <w:rPr>
          <w:rFonts w:ascii="Arial" w:hAnsi="Arial" w:cs="Arial"/>
        </w:rPr>
        <w:t>4</w:t>
      </w:r>
      <w:bookmarkEnd w:id="4349"/>
      <w:r w:rsidRPr="00302F0C">
        <w:rPr>
          <w:rFonts w:ascii="Arial" w:hAnsi="Arial" w:cs="Arial"/>
        </w:rPr>
        <w:t xml:space="preserve"> </w:t>
      </w:r>
      <w:del w:author="Akshay Raveendran" w:date="2025-07-22T15:15:00Z" w16du:dateUtc="2025-07-22T11:15:00Z" w:id="4350">
        <w:r w:rsidRPr="00302F0C" w:rsidDel="00E979EB">
          <w:rPr>
            <w:rFonts w:ascii="Arial" w:hAnsi="Arial" w:cs="Arial"/>
          </w:rPr>
          <w:delText>Dropdowns:</w:delText>
        </w:r>
      </w:del>
    </w:p>
    <w:p w:rsidRPr="00302F0C" w:rsidR="008A384B" w:rsidDel="00E979EB" w:rsidP="008A384B" w:rsidRDefault="008A384B" w14:paraId="2EBD672B" w14:textId="77777777">
      <w:pPr>
        <w:jc w:val="both"/>
        <w:rPr>
          <w:del w:author="Akshay Raveendran" w:date="2025-07-22T15:15:00Z" w16du:dateUtc="2025-07-22T11:15:00Z" w:id="4351"/>
          <w:rFonts w:ascii="Arial" w:hAnsi="Arial" w:cs="Arial"/>
        </w:rPr>
      </w:pPr>
      <w:del w:author="Akshay Raveendran" w:date="2025-07-22T15:15:00Z" w16du:dateUtc="2025-07-22T11:15:00Z" w:id="4352">
        <w:r w:rsidRPr="00302F0C" w:rsidDel="00E979EB">
          <w:rPr>
            <w:rFonts w:ascii="Arial" w:hAnsi="Arial" w:cs="Arial"/>
            <w:b/>
            <w:bCs/>
          </w:rPr>
          <w:delText xml:space="preserve">    Updated Request Status</w:delText>
        </w:r>
      </w:del>
    </w:p>
    <w:p w:rsidRPr="00302F0C" w:rsidR="008A384B" w:rsidDel="00EA23F0" w:rsidRDefault="008A384B" w14:paraId="332BAC1F" w14:textId="77777777">
      <w:pPr>
        <w:pStyle w:val="ListParagraph"/>
        <w:numPr>
          <w:ilvl w:val="0"/>
          <w:numId w:val="36"/>
        </w:numPr>
        <w:jc w:val="both"/>
        <w:rPr>
          <w:del w:author="Akshay Raveendran" w:date="2025-07-17T15:30:00Z" w16du:dateUtc="2025-07-17T11:30:00Z" w:id="4353"/>
          <w:rFonts w:ascii="Arial" w:hAnsi="Arial" w:cs="Arial"/>
          <w:rPrChange w:author="Akshay Raveendran" w:date="2025-07-17T15:30:00Z" w16du:dateUtc="2025-07-17T11:30:00Z" w:id="4354">
            <w:rPr>
              <w:del w:author="Akshay Raveendran" w:date="2025-07-17T15:30:00Z" w16du:dateUtc="2025-07-17T11:30:00Z" w:id="4355"/>
            </w:rPr>
          </w:rPrChange>
        </w:rPr>
        <w:pPrChange w:author="Akshay Raveendran" w:date="2025-07-17T15:30:00Z" w16du:dateUtc="2025-07-17T11:30:00Z" w:id="4356">
          <w:pPr>
            <w:pStyle w:val="ListParagraph"/>
            <w:numPr>
              <w:numId w:val="21"/>
            </w:numPr>
            <w:ind w:left="1080" w:hanging="360"/>
            <w:jc w:val="both"/>
          </w:pPr>
        </w:pPrChange>
      </w:pPr>
      <w:del w:author="Akshay Raveendran" w:date="2025-07-17T15:30:00Z" w16du:dateUtc="2025-07-17T11:30:00Z" w:id="4357">
        <w:r w:rsidRPr="00302F0C" w:rsidDel="00EA23F0">
          <w:rPr>
            <w:rFonts w:ascii="Arial" w:hAnsi="Arial" w:cs="Arial"/>
            <w:color w:val="404040" w:themeColor="text1" w:themeTint="BF"/>
            <w:rPrChange w:author="Akshay Raveendran" w:date="2025-07-21T10:20:00Z" w16du:dateUtc="2025-07-21T06:20:00Z" w:id="4358">
              <w:rPr/>
            </w:rPrChange>
          </w:rPr>
          <w:delText>Vendor Sourcing floated</w:delText>
        </w:r>
      </w:del>
    </w:p>
    <w:p w:rsidRPr="00302F0C" w:rsidR="008A384B" w:rsidDel="00EA23F0" w:rsidRDefault="008A384B" w14:paraId="2D76F063" w14:textId="77777777">
      <w:pPr>
        <w:pStyle w:val="ListParagraph"/>
        <w:numPr>
          <w:ilvl w:val="0"/>
          <w:numId w:val="36"/>
        </w:numPr>
        <w:jc w:val="both"/>
        <w:rPr>
          <w:del w:author="Akshay Raveendran" w:date="2025-07-17T15:30:00Z" w16du:dateUtc="2025-07-17T11:30:00Z" w:id="4359"/>
          <w:rFonts w:ascii="Arial" w:hAnsi="Arial" w:cs="Arial"/>
          <w:rPrChange w:author="Akshay Raveendran" w:date="2025-07-17T15:30:00Z" w16du:dateUtc="2025-07-17T11:30:00Z" w:id="4360">
            <w:rPr>
              <w:del w:author="Akshay Raveendran" w:date="2025-07-17T15:30:00Z" w16du:dateUtc="2025-07-17T11:30:00Z" w:id="4361"/>
            </w:rPr>
          </w:rPrChange>
        </w:rPr>
        <w:pPrChange w:author="Akshay Raveendran" w:date="2025-07-17T15:30:00Z" w16du:dateUtc="2025-07-17T11:30:00Z" w:id="4362">
          <w:pPr>
            <w:pStyle w:val="ListParagraph"/>
            <w:numPr>
              <w:numId w:val="21"/>
            </w:numPr>
            <w:ind w:left="1080" w:hanging="360"/>
            <w:jc w:val="both"/>
          </w:pPr>
        </w:pPrChange>
      </w:pPr>
      <w:del w:author="Akshay Raveendran" w:date="2025-07-17T15:30:00Z" w16du:dateUtc="2025-07-17T11:30:00Z" w:id="4363">
        <w:r w:rsidRPr="00302F0C" w:rsidDel="00EA23F0">
          <w:rPr>
            <w:rFonts w:ascii="Arial" w:hAnsi="Arial" w:cs="Arial"/>
            <w:color w:val="404040" w:themeColor="text1" w:themeTint="BF"/>
            <w:rPrChange w:author="Akshay Raveendran" w:date="2025-07-21T10:20:00Z" w16du:dateUtc="2025-07-21T06:20:00Z" w:id="4364">
              <w:rPr/>
            </w:rPrChange>
          </w:rPr>
          <w:delText>Initial Bids Received</w:delText>
        </w:r>
      </w:del>
    </w:p>
    <w:p w:rsidRPr="00302F0C" w:rsidR="008A384B" w:rsidDel="00EA23F0" w:rsidRDefault="008A384B" w14:paraId="46F0D89C" w14:textId="77777777">
      <w:pPr>
        <w:pStyle w:val="ListParagraph"/>
        <w:numPr>
          <w:ilvl w:val="0"/>
          <w:numId w:val="36"/>
        </w:numPr>
        <w:jc w:val="both"/>
        <w:rPr>
          <w:del w:author="Akshay Raveendran" w:date="2025-07-17T15:30:00Z" w16du:dateUtc="2025-07-17T11:30:00Z" w:id="4365"/>
          <w:rFonts w:ascii="Arial" w:hAnsi="Arial" w:cs="Arial"/>
          <w:rPrChange w:author="Akshay Raveendran" w:date="2025-07-17T15:30:00Z" w16du:dateUtc="2025-07-17T11:30:00Z" w:id="4366">
            <w:rPr>
              <w:del w:author="Akshay Raveendran" w:date="2025-07-17T15:30:00Z" w16du:dateUtc="2025-07-17T11:30:00Z" w:id="4367"/>
            </w:rPr>
          </w:rPrChange>
        </w:rPr>
        <w:pPrChange w:author="Akshay Raveendran" w:date="2025-07-17T15:30:00Z" w16du:dateUtc="2025-07-17T11:30:00Z" w:id="4368">
          <w:pPr>
            <w:pStyle w:val="ListParagraph"/>
            <w:numPr>
              <w:numId w:val="21"/>
            </w:numPr>
            <w:ind w:left="1080" w:hanging="360"/>
            <w:jc w:val="both"/>
          </w:pPr>
        </w:pPrChange>
      </w:pPr>
      <w:del w:author="Akshay Raveendran" w:date="2025-07-17T15:30:00Z" w16du:dateUtc="2025-07-17T11:30:00Z" w:id="4369">
        <w:r w:rsidRPr="00302F0C" w:rsidDel="00EA23F0">
          <w:rPr>
            <w:rFonts w:ascii="Arial" w:hAnsi="Arial" w:cs="Arial"/>
            <w:color w:val="404040" w:themeColor="text1" w:themeTint="BF"/>
            <w:rPrChange w:author="Akshay Raveendran" w:date="2025-07-21T10:20:00Z" w16du:dateUtc="2025-07-21T06:20:00Z" w:id="4370">
              <w:rPr/>
            </w:rPrChange>
          </w:rPr>
          <w:delText>Quote finalization</w:delText>
        </w:r>
      </w:del>
    </w:p>
    <w:p w:rsidRPr="00302F0C" w:rsidR="008A384B" w:rsidDel="00EA23F0" w:rsidRDefault="008A384B" w14:paraId="20B2BFED" w14:textId="77777777">
      <w:pPr>
        <w:pStyle w:val="ListParagraph"/>
        <w:numPr>
          <w:ilvl w:val="0"/>
          <w:numId w:val="36"/>
        </w:numPr>
        <w:jc w:val="both"/>
        <w:rPr>
          <w:del w:author="Akshay Raveendran" w:date="2025-07-17T15:30:00Z" w16du:dateUtc="2025-07-17T11:30:00Z" w:id="4371"/>
          <w:rFonts w:ascii="Arial" w:hAnsi="Arial" w:cs="Arial"/>
          <w:rPrChange w:author="Akshay Raveendran" w:date="2025-07-17T15:30:00Z" w16du:dateUtc="2025-07-17T11:30:00Z" w:id="4372">
            <w:rPr>
              <w:del w:author="Akshay Raveendran" w:date="2025-07-17T15:30:00Z" w16du:dateUtc="2025-07-17T11:30:00Z" w:id="4373"/>
            </w:rPr>
          </w:rPrChange>
        </w:rPr>
        <w:pPrChange w:author="Akshay Raveendran" w:date="2025-07-17T15:30:00Z" w16du:dateUtc="2025-07-17T11:30:00Z" w:id="4374">
          <w:pPr>
            <w:pStyle w:val="ListParagraph"/>
            <w:numPr>
              <w:numId w:val="21"/>
            </w:numPr>
            <w:ind w:left="1080" w:hanging="360"/>
            <w:jc w:val="both"/>
          </w:pPr>
        </w:pPrChange>
      </w:pPr>
      <w:del w:author="Akshay Raveendran" w:date="2025-07-17T15:30:00Z" w16du:dateUtc="2025-07-17T11:30:00Z" w:id="4375">
        <w:r w:rsidRPr="00302F0C" w:rsidDel="00EA23F0">
          <w:rPr>
            <w:rFonts w:ascii="Arial" w:hAnsi="Arial" w:cs="Arial"/>
            <w:color w:val="404040" w:themeColor="text1" w:themeTint="BF"/>
            <w:rPrChange w:author="Akshay Raveendran" w:date="2025-07-21T10:20:00Z" w16du:dateUtc="2025-07-21T06:20:00Z" w:id="4376">
              <w:rPr/>
            </w:rPrChange>
          </w:rPr>
          <w:delText>Completed</w:delText>
        </w:r>
      </w:del>
    </w:p>
    <w:p w:rsidRPr="00302F0C" w:rsidR="008A384B" w:rsidP="008A384B" w:rsidRDefault="008A384B" w14:paraId="0479A61E" w14:textId="77777777">
      <w:pPr>
        <w:pStyle w:val="Heading3"/>
        <w:rPr>
          <w:rFonts w:ascii="Arial" w:hAnsi="Arial" w:cs="Arial"/>
        </w:rPr>
      </w:pPr>
      <w:bookmarkStart w:name="_Toc204935553" w:id="4377"/>
      <w:r w:rsidRPr="00302F0C">
        <w:rPr>
          <w:rFonts w:ascii="Arial" w:hAnsi="Arial" w:cs="Arial"/>
        </w:rPr>
        <w:t>Automation opportunities</w:t>
      </w:r>
      <w:bookmarkEnd w:id="4377"/>
    </w:p>
    <w:p w:rsidRPr="00302F0C" w:rsidR="00302F0C" w:rsidP="00302F0C" w:rsidRDefault="00302F0C" w14:paraId="22727E89" w14:textId="77777777">
      <w:pPr>
        <w:pStyle w:val="ListParagraph"/>
        <w:numPr>
          <w:ilvl w:val="0"/>
          <w:numId w:val="62"/>
        </w:numPr>
        <w:rPr>
          <w:rFonts w:ascii="Arial" w:hAnsi="Arial" w:cs="Arial"/>
        </w:rPr>
      </w:pPr>
      <w:r w:rsidRPr="00302F0C">
        <w:rPr>
          <w:rFonts w:ascii="Arial" w:hAnsi="Arial" w:cs="Arial"/>
        </w:rPr>
        <w:t>Smart form linking to pre-fill interconnected forms on the portal, such as e-auction and exceptional approval forms, reducing manual work.</w:t>
      </w:r>
    </w:p>
    <w:p w:rsidRPr="00302F0C" w:rsidR="00302F0C" w:rsidP="00302F0C" w:rsidRDefault="00302F0C" w14:paraId="1D6D17F3" w14:textId="77777777">
      <w:pPr>
        <w:pStyle w:val="ListParagraph"/>
        <w:numPr>
          <w:ilvl w:val="0"/>
          <w:numId w:val="62"/>
        </w:numPr>
        <w:rPr>
          <w:rFonts w:ascii="Arial" w:hAnsi="Arial" w:cs="Arial"/>
        </w:rPr>
      </w:pPr>
      <w:r w:rsidRPr="00302F0C">
        <w:rPr>
          <w:rFonts w:ascii="Arial" w:hAnsi="Arial" w:cs="Arial"/>
        </w:rPr>
        <w:t>Development of a backend analytics module to generate periodic insights and exception reports.</w:t>
      </w:r>
    </w:p>
    <w:p w:rsidRPr="00302F0C" w:rsidR="008A384B" w:rsidP="008E1760" w:rsidRDefault="00302F0C" w14:paraId="66252863" w14:textId="10A0ADBC">
      <w:pPr>
        <w:pStyle w:val="ListParagraph"/>
        <w:numPr>
          <w:ilvl w:val="0"/>
          <w:numId w:val="62"/>
        </w:numPr>
        <w:rPr>
          <w:rFonts w:ascii="Arial" w:hAnsi="Arial" w:cs="Arial"/>
        </w:rPr>
      </w:pPr>
      <w:r w:rsidRPr="00302F0C">
        <w:rPr>
          <w:rFonts w:ascii="Arial" w:hAnsi="Arial" w:cs="Arial"/>
        </w:rPr>
        <w:t>Creation of a central folder system to store main form-linked documents for future reference.</w:t>
      </w:r>
    </w:p>
    <w:p w:rsidRPr="00302F0C" w:rsidR="00C36E4A" w:rsidP="006622DB" w:rsidRDefault="00C36E4A" w14:paraId="4D17400F" w14:textId="77777777">
      <w:pPr>
        <w:rPr>
          <w:rFonts w:ascii="Arial" w:hAnsi="Arial" w:cs="Arial"/>
        </w:rPr>
      </w:pPr>
    </w:p>
    <w:p w:rsidRPr="00302F0C" w:rsidR="00C41B3A" w:rsidP="000B5D45" w:rsidRDefault="00825D24" w14:paraId="4532D32F" w14:textId="668700AE">
      <w:pPr>
        <w:pStyle w:val="Heading2"/>
        <w:rPr>
          <w:rFonts w:ascii="Arial" w:hAnsi="Arial" w:cs="Arial"/>
        </w:rPr>
      </w:pPr>
      <w:bookmarkStart w:name="_Toc204935554" w:id="4378"/>
      <w:r w:rsidRPr="00302F0C">
        <w:rPr>
          <w:rFonts w:ascii="Arial" w:hAnsi="Arial" w:cs="Arial"/>
        </w:rPr>
        <w:t>2</w:t>
      </w:r>
      <w:r w:rsidRPr="00302F0C" w:rsidR="00E560A6">
        <w:rPr>
          <w:rFonts w:ascii="Arial" w:hAnsi="Arial" w:cs="Arial"/>
        </w:rPr>
        <w:t xml:space="preserve">.6 </w:t>
      </w:r>
      <w:r w:rsidRPr="00302F0C" w:rsidR="00C34A40">
        <w:rPr>
          <w:rFonts w:ascii="Arial" w:hAnsi="Arial" w:cs="Arial"/>
        </w:rPr>
        <w:t>Chatbot</w:t>
      </w:r>
      <w:bookmarkEnd w:id="4378"/>
    </w:p>
    <w:p w:rsidRPr="00302F0C" w:rsidR="00F663E6" w:rsidP="00E25CF3" w:rsidRDefault="000123E0" w14:paraId="5C34C35E" w14:textId="363FB5EB">
      <w:pPr>
        <w:jc w:val="both"/>
        <w:rPr>
          <w:rFonts w:ascii="Arial" w:hAnsi="Arial" w:cs="Arial"/>
        </w:rPr>
      </w:pPr>
      <w:r w:rsidRPr="00302F0C">
        <w:rPr>
          <w:rFonts w:ascii="Arial" w:hAnsi="Arial" w:cs="Arial"/>
        </w:rPr>
        <w:t xml:space="preserve">The chatbot is expected to have the following capabilities: </w:t>
      </w:r>
    </w:p>
    <w:p w:rsidRPr="00302F0C" w:rsidR="00E25CF3" w:rsidP="00654EAE" w:rsidRDefault="00E25CF3" w14:paraId="6EDD6486" w14:textId="77777777">
      <w:pPr>
        <w:pStyle w:val="ListParagraph"/>
        <w:numPr>
          <w:ilvl w:val="0"/>
          <w:numId w:val="17"/>
        </w:numPr>
        <w:spacing w:after="0" w:line="240" w:lineRule="auto"/>
        <w:jc w:val="both"/>
        <w:rPr>
          <w:rFonts w:ascii="Arial" w:hAnsi="Arial" w:cs="Arial"/>
          <w:b/>
          <w:u w:val="single"/>
        </w:rPr>
      </w:pPr>
      <w:r w:rsidRPr="00302F0C">
        <w:rPr>
          <w:rFonts w:ascii="Arial" w:hAnsi="Arial" w:eastAsia="Times New Roman" w:cs="Arial"/>
          <w:u w:val="single"/>
          <w:lang w:eastAsia="en-GB"/>
        </w:rPr>
        <w:t>User Query Handling</w:t>
      </w:r>
    </w:p>
    <w:p w:rsidRPr="00302F0C" w:rsidR="00E25CF3" w:rsidP="00D71F9B" w:rsidRDefault="00E25CF3" w14:paraId="37646CFB" w14:textId="77777777">
      <w:pPr>
        <w:pStyle w:val="ListParagraph"/>
        <w:numPr>
          <w:ilvl w:val="0"/>
          <w:numId w:val="49"/>
        </w:numPr>
        <w:spacing w:before="100" w:beforeAutospacing="1" w:after="100" w:afterAutospacing="1" w:line="240" w:lineRule="auto"/>
        <w:jc w:val="both"/>
        <w:rPr>
          <w:rFonts w:ascii="Arial" w:hAnsi="Arial" w:cs="Arial"/>
        </w:rPr>
      </w:pPr>
      <w:r w:rsidRPr="00302F0C">
        <w:rPr>
          <w:rFonts w:ascii="Arial" w:hAnsi="Arial" w:cs="Arial"/>
        </w:rPr>
        <w:t>Respond to user questions typed in natural language (e.g., “What is the status of my request SR-000123?”).</w:t>
      </w:r>
    </w:p>
    <w:p w:rsidRPr="00302F0C" w:rsidR="00E25CF3" w:rsidP="00467C99" w:rsidRDefault="00E25CF3" w14:paraId="11A1C5CC" w14:textId="4B2EDFD0">
      <w:pPr>
        <w:pStyle w:val="ListParagraph"/>
        <w:numPr>
          <w:ilvl w:val="0"/>
          <w:numId w:val="49"/>
        </w:numPr>
        <w:spacing w:before="100" w:beforeAutospacing="1" w:after="100" w:afterAutospacing="1" w:line="240" w:lineRule="auto"/>
        <w:jc w:val="both"/>
        <w:rPr>
          <w:rFonts w:ascii="Arial" w:hAnsi="Arial" w:cs="Arial"/>
        </w:rPr>
      </w:pPr>
      <w:r w:rsidRPr="00302F0C">
        <w:rPr>
          <w:rFonts w:ascii="Arial" w:hAnsi="Arial" w:cs="Arial"/>
        </w:rPr>
        <w:t xml:space="preserve">Understand context-specific queries like: </w:t>
      </w:r>
    </w:p>
    <w:p w:rsidRPr="00302F0C" w:rsidR="00E25CF3" w:rsidP="00467C99" w:rsidRDefault="00E25CF3" w14:paraId="26326D01" w14:textId="77777777">
      <w:pPr>
        <w:numPr>
          <w:ilvl w:val="1"/>
          <w:numId w:val="10"/>
        </w:numPr>
        <w:spacing w:before="100" w:beforeAutospacing="1" w:after="100" w:afterAutospacing="1" w:line="240" w:lineRule="auto"/>
        <w:jc w:val="both"/>
        <w:rPr>
          <w:rFonts w:ascii="Arial" w:hAnsi="Arial" w:cs="Arial"/>
          <w:b/>
          <w:bCs/>
        </w:rPr>
      </w:pPr>
      <w:r w:rsidRPr="00302F0C">
        <w:rPr>
          <w:rStyle w:val="Strong"/>
          <w:rFonts w:ascii="Arial" w:hAnsi="Arial" w:cs="Arial"/>
          <w:b w:val="0"/>
          <w:bCs w:val="0"/>
        </w:rPr>
        <w:t>Request Status</w:t>
      </w:r>
    </w:p>
    <w:p w:rsidRPr="00302F0C" w:rsidR="00E25CF3" w:rsidP="00654EAE" w:rsidRDefault="00E25CF3" w14:paraId="778C7921" w14:textId="77777777">
      <w:pPr>
        <w:numPr>
          <w:ilvl w:val="1"/>
          <w:numId w:val="10"/>
        </w:numPr>
        <w:spacing w:before="100" w:beforeAutospacing="1" w:after="100" w:afterAutospacing="1" w:line="240" w:lineRule="auto"/>
        <w:jc w:val="both"/>
        <w:rPr>
          <w:rFonts w:ascii="Arial" w:hAnsi="Arial" w:cs="Arial"/>
          <w:b/>
          <w:bCs/>
        </w:rPr>
      </w:pPr>
      <w:r w:rsidRPr="00302F0C">
        <w:rPr>
          <w:rStyle w:val="Strong"/>
          <w:rFonts w:ascii="Arial" w:hAnsi="Arial" w:cs="Arial"/>
          <w:b w:val="0"/>
          <w:bCs w:val="0"/>
        </w:rPr>
        <w:t>Process Guidance</w:t>
      </w:r>
    </w:p>
    <w:p w:rsidRPr="00302F0C" w:rsidR="00E25CF3" w:rsidP="00654EAE" w:rsidRDefault="00E25CF3" w14:paraId="630FE8EA" w14:textId="77777777">
      <w:pPr>
        <w:numPr>
          <w:ilvl w:val="1"/>
          <w:numId w:val="10"/>
        </w:numPr>
        <w:spacing w:before="100" w:beforeAutospacing="1" w:after="100" w:afterAutospacing="1" w:line="240" w:lineRule="auto"/>
        <w:jc w:val="both"/>
        <w:rPr>
          <w:rFonts w:ascii="Arial" w:hAnsi="Arial" w:cs="Arial"/>
          <w:b/>
          <w:bCs/>
        </w:rPr>
      </w:pPr>
      <w:r w:rsidRPr="00302F0C">
        <w:rPr>
          <w:rStyle w:val="Strong"/>
          <w:rFonts w:ascii="Arial" w:hAnsi="Arial" w:cs="Arial"/>
          <w:b w:val="0"/>
          <w:bCs w:val="0"/>
        </w:rPr>
        <w:t>SLA Information</w:t>
      </w:r>
    </w:p>
    <w:p w:rsidRPr="00302F0C" w:rsidR="00E25CF3" w:rsidP="00654EAE" w:rsidRDefault="00E25CF3" w14:paraId="746731A5" w14:textId="77777777">
      <w:pPr>
        <w:numPr>
          <w:ilvl w:val="1"/>
          <w:numId w:val="10"/>
        </w:numPr>
        <w:spacing w:before="100" w:beforeAutospacing="1" w:after="100" w:afterAutospacing="1" w:line="240" w:lineRule="auto"/>
        <w:jc w:val="both"/>
        <w:rPr>
          <w:rFonts w:ascii="Arial" w:hAnsi="Arial" w:cs="Arial"/>
          <w:b/>
          <w:bCs/>
        </w:rPr>
      </w:pPr>
      <w:r w:rsidRPr="00302F0C">
        <w:rPr>
          <w:rStyle w:val="Strong"/>
          <w:rFonts w:ascii="Arial" w:hAnsi="Arial" w:cs="Arial"/>
          <w:b w:val="0"/>
          <w:bCs w:val="0"/>
        </w:rPr>
        <w:t>Document Requirements</w:t>
      </w:r>
    </w:p>
    <w:p w:rsidRPr="00302F0C" w:rsidR="00E25CF3" w:rsidP="00654EAE" w:rsidRDefault="00E25CF3" w14:paraId="6A901C0A" w14:textId="77777777">
      <w:pPr>
        <w:pStyle w:val="ListParagraph"/>
        <w:numPr>
          <w:ilvl w:val="0"/>
          <w:numId w:val="17"/>
        </w:numPr>
        <w:spacing w:after="0" w:line="240" w:lineRule="auto"/>
        <w:jc w:val="both"/>
        <w:rPr>
          <w:rFonts w:ascii="Arial" w:hAnsi="Arial" w:cs="Arial"/>
          <w:u w:val="single"/>
        </w:rPr>
      </w:pPr>
      <w:r w:rsidRPr="00302F0C">
        <w:rPr>
          <w:rFonts w:ascii="Arial" w:hAnsi="Arial" w:cs="Arial"/>
          <w:u w:val="single"/>
        </w:rPr>
        <w:t>Data Retrieval from PSSC Portal</w:t>
      </w:r>
    </w:p>
    <w:p w:rsidRPr="00302F0C" w:rsidR="00467C99" w:rsidP="00467C99" w:rsidRDefault="00E25CF3" w14:paraId="2148F151" w14:textId="66AD251B">
      <w:pPr>
        <w:numPr>
          <w:ilvl w:val="0"/>
          <w:numId w:val="11"/>
        </w:numPr>
        <w:spacing w:before="100" w:beforeAutospacing="1" w:after="100" w:afterAutospacing="1" w:line="240" w:lineRule="auto"/>
        <w:jc w:val="both"/>
        <w:rPr>
          <w:rFonts w:ascii="Arial" w:hAnsi="Arial" w:cs="Arial"/>
        </w:rPr>
      </w:pPr>
      <w:r w:rsidRPr="00302F0C">
        <w:rPr>
          <w:rFonts w:ascii="Arial" w:hAnsi="Arial" w:cs="Arial"/>
        </w:rPr>
        <w:t xml:space="preserve">Connect via API to fetch and display: </w:t>
      </w:r>
    </w:p>
    <w:p w:rsidRPr="00302F0C" w:rsidR="00E25CF3" w:rsidP="00654EAE" w:rsidRDefault="00E25CF3" w14:paraId="087F150A" w14:textId="77777777">
      <w:pPr>
        <w:numPr>
          <w:ilvl w:val="1"/>
          <w:numId w:val="11"/>
        </w:numPr>
        <w:spacing w:before="100" w:beforeAutospacing="1" w:after="100" w:afterAutospacing="1" w:line="240" w:lineRule="auto"/>
        <w:jc w:val="both"/>
        <w:rPr>
          <w:rFonts w:ascii="Arial" w:hAnsi="Arial" w:cs="Arial"/>
        </w:rPr>
      </w:pPr>
      <w:r w:rsidRPr="00302F0C">
        <w:rPr>
          <w:rFonts w:ascii="Arial" w:hAnsi="Arial" w:cs="Arial"/>
        </w:rPr>
        <w:t>Request Reference Details</w:t>
      </w:r>
    </w:p>
    <w:p w:rsidRPr="00302F0C" w:rsidR="00E25CF3" w:rsidP="00654EAE" w:rsidRDefault="00E25CF3" w14:paraId="0E56E5A5" w14:textId="77777777">
      <w:pPr>
        <w:numPr>
          <w:ilvl w:val="1"/>
          <w:numId w:val="11"/>
        </w:numPr>
        <w:spacing w:before="100" w:beforeAutospacing="1" w:after="100" w:afterAutospacing="1" w:line="240" w:lineRule="auto"/>
        <w:jc w:val="both"/>
        <w:rPr>
          <w:rFonts w:ascii="Arial" w:hAnsi="Arial" w:cs="Arial"/>
        </w:rPr>
      </w:pPr>
      <w:r w:rsidRPr="00302F0C">
        <w:rPr>
          <w:rFonts w:ascii="Arial" w:hAnsi="Arial" w:cs="Arial"/>
        </w:rPr>
        <w:t>Status Updates</w:t>
      </w:r>
    </w:p>
    <w:p w:rsidRPr="00302F0C" w:rsidR="00E25CF3" w:rsidP="00654EAE" w:rsidRDefault="00E25CF3" w14:paraId="36B4A995" w14:textId="77777777">
      <w:pPr>
        <w:numPr>
          <w:ilvl w:val="1"/>
          <w:numId w:val="11"/>
        </w:numPr>
        <w:spacing w:before="100" w:beforeAutospacing="1" w:after="100" w:afterAutospacing="1" w:line="240" w:lineRule="auto"/>
        <w:jc w:val="both"/>
        <w:rPr>
          <w:rFonts w:ascii="Arial" w:hAnsi="Arial" w:cs="Arial"/>
        </w:rPr>
      </w:pPr>
      <w:r w:rsidRPr="00302F0C">
        <w:rPr>
          <w:rFonts w:ascii="Arial" w:hAnsi="Arial" w:cs="Arial"/>
        </w:rPr>
        <w:t>Submission Date and Approvers</w:t>
      </w:r>
    </w:p>
    <w:p w:rsidRPr="00302F0C" w:rsidR="00E25CF3" w:rsidP="00654EAE" w:rsidRDefault="00E25CF3" w14:paraId="4BDA8D46" w14:textId="77777777">
      <w:pPr>
        <w:numPr>
          <w:ilvl w:val="1"/>
          <w:numId w:val="11"/>
        </w:numPr>
        <w:spacing w:before="100" w:beforeAutospacing="1" w:after="100" w:afterAutospacing="1" w:line="240" w:lineRule="auto"/>
        <w:jc w:val="both"/>
        <w:rPr>
          <w:rFonts w:ascii="Arial" w:hAnsi="Arial" w:cs="Arial"/>
        </w:rPr>
      </w:pPr>
      <w:r w:rsidRPr="00302F0C">
        <w:rPr>
          <w:rFonts w:ascii="Arial" w:hAnsi="Arial" w:cs="Arial"/>
        </w:rPr>
        <w:t>SLA Breach Status</w:t>
      </w:r>
    </w:p>
    <w:p w:rsidRPr="00302F0C" w:rsidR="00E25CF3" w:rsidP="00654EAE" w:rsidRDefault="00E25CF3" w14:paraId="1A6A8F99" w14:textId="400FA6A0">
      <w:pPr>
        <w:numPr>
          <w:ilvl w:val="1"/>
          <w:numId w:val="11"/>
        </w:numPr>
        <w:spacing w:before="100" w:beforeAutospacing="1" w:after="100" w:afterAutospacing="1" w:line="240" w:lineRule="auto"/>
        <w:jc w:val="both"/>
        <w:rPr>
          <w:rFonts w:ascii="Arial" w:hAnsi="Arial" w:cs="Arial"/>
        </w:rPr>
      </w:pPr>
      <w:r w:rsidRPr="00302F0C">
        <w:rPr>
          <w:rFonts w:ascii="Arial" w:hAnsi="Arial" w:cs="Arial"/>
        </w:rPr>
        <w:t>Attachments or Comments</w:t>
      </w:r>
    </w:p>
    <w:p w:rsidRPr="00302F0C" w:rsidR="00E25CF3" w:rsidP="00654EAE" w:rsidRDefault="00E25CF3" w14:paraId="5D767D25" w14:textId="52EBCF60">
      <w:pPr>
        <w:pStyle w:val="ListParagraph"/>
        <w:numPr>
          <w:ilvl w:val="0"/>
          <w:numId w:val="17"/>
        </w:numPr>
        <w:spacing w:after="0" w:line="240" w:lineRule="auto"/>
        <w:jc w:val="both"/>
        <w:rPr>
          <w:rFonts w:ascii="Arial" w:hAnsi="Arial" w:eastAsia="Times New Roman" w:cs="Arial"/>
          <w:u w:val="single"/>
          <w:lang w:eastAsia="en-GB"/>
        </w:rPr>
      </w:pPr>
      <w:r w:rsidRPr="00302F0C">
        <w:rPr>
          <w:rFonts w:ascii="Arial" w:hAnsi="Arial" w:eastAsia="Times New Roman" w:cs="Arial"/>
          <w:u w:val="single"/>
          <w:lang w:eastAsia="en-GB"/>
        </w:rPr>
        <w:t xml:space="preserve">Integration with ManageEngine </w:t>
      </w:r>
    </w:p>
    <w:p w:rsidRPr="00302F0C" w:rsidR="00E25CF3" w:rsidP="00654EAE" w:rsidRDefault="00E25CF3" w14:paraId="75661673" w14:textId="67C3EE4E">
      <w:pPr>
        <w:numPr>
          <w:ilvl w:val="0"/>
          <w:numId w:val="12"/>
        </w:numPr>
        <w:spacing w:before="100" w:beforeAutospacing="1" w:after="100" w:afterAutospacing="1" w:line="240" w:lineRule="auto"/>
        <w:jc w:val="both"/>
        <w:rPr>
          <w:rFonts w:ascii="Arial" w:hAnsi="Arial" w:eastAsia="Arial" w:cs="Arial"/>
        </w:rPr>
      </w:pPr>
      <w:r w:rsidRPr="00302F0C">
        <w:rPr>
          <w:rFonts w:ascii="Arial" w:hAnsi="Arial" w:eastAsia="Arial" w:cs="Arial"/>
        </w:rPr>
        <w:t xml:space="preserve">Ability to </w:t>
      </w:r>
      <w:r w:rsidRPr="00302F0C">
        <w:rPr>
          <w:rStyle w:val="Strong"/>
          <w:rFonts w:ascii="Arial" w:hAnsi="Arial" w:cs="Arial"/>
          <w:b w:val="0"/>
          <w:bCs w:val="0"/>
        </w:rPr>
        <w:t>raise tickets</w:t>
      </w:r>
      <w:r w:rsidRPr="00302F0C">
        <w:rPr>
          <w:rFonts w:ascii="Arial" w:hAnsi="Arial" w:eastAsia="Arial" w:cs="Arial"/>
        </w:rPr>
        <w:t xml:space="preserve"> on behalf of the user for IT support issues related to the PSSC Portal.</w:t>
      </w:r>
    </w:p>
    <w:p w:rsidRPr="00302F0C" w:rsidR="00E25CF3" w:rsidP="00654EAE" w:rsidRDefault="00E25CF3" w14:paraId="0E17A31D" w14:textId="304763E6">
      <w:pPr>
        <w:numPr>
          <w:ilvl w:val="0"/>
          <w:numId w:val="12"/>
        </w:numPr>
        <w:spacing w:before="100" w:beforeAutospacing="1" w:after="100" w:afterAutospacing="1" w:line="240" w:lineRule="auto"/>
        <w:jc w:val="both"/>
        <w:rPr>
          <w:rFonts w:ascii="Arial" w:hAnsi="Arial" w:eastAsia="Arial" w:cs="Arial"/>
        </w:rPr>
      </w:pPr>
      <w:r w:rsidRPr="00302F0C">
        <w:rPr>
          <w:rFonts w:ascii="Arial" w:hAnsi="Arial" w:eastAsia="Arial" w:cs="Arial"/>
        </w:rPr>
        <w:t xml:space="preserve">Fetch and display </w:t>
      </w:r>
      <w:r w:rsidRPr="00302F0C">
        <w:rPr>
          <w:rStyle w:val="Strong"/>
          <w:rFonts w:ascii="Arial" w:hAnsi="Arial" w:cs="Arial"/>
          <w:b w:val="0"/>
          <w:bCs w:val="0"/>
        </w:rPr>
        <w:t>existing ticket statuses</w:t>
      </w:r>
      <w:r w:rsidRPr="00302F0C">
        <w:rPr>
          <w:rFonts w:ascii="Arial" w:hAnsi="Arial" w:eastAsia="Arial" w:cs="Arial"/>
        </w:rPr>
        <w:t xml:space="preserve"> when users provide their ticket reference.</w:t>
      </w:r>
    </w:p>
    <w:p w:rsidRPr="00302F0C" w:rsidR="00E25CF3" w:rsidP="00654EAE" w:rsidRDefault="00E25CF3" w14:paraId="6BF1EF6F" w14:textId="28E3A49A">
      <w:pPr>
        <w:numPr>
          <w:ilvl w:val="0"/>
          <w:numId w:val="12"/>
        </w:numPr>
        <w:spacing w:before="100" w:beforeAutospacing="1" w:after="100" w:afterAutospacing="1" w:line="240" w:lineRule="auto"/>
        <w:jc w:val="both"/>
        <w:rPr>
          <w:rFonts w:ascii="Arial" w:hAnsi="Arial" w:eastAsia="Arial" w:cs="Arial"/>
        </w:rPr>
      </w:pPr>
      <w:r w:rsidRPr="00302F0C">
        <w:rPr>
          <w:rFonts w:ascii="Arial" w:hAnsi="Arial" w:eastAsia="Arial" w:cs="Arial"/>
        </w:rPr>
        <w:t>Auto-acknowledge ticket creation by sharing ticket ID and summary.</w:t>
      </w:r>
    </w:p>
    <w:p w:rsidRPr="00302F0C" w:rsidR="004F1140" w:rsidP="00654EAE" w:rsidRDefault="004F1140" w14:paraId="626CE75A" w14:textId="7D2C8A9E">
      <w:pPr>
        <w:pStyle w:val="ListParagraph"/>
        <w:numPr>
          <w:ilvl w:val="0"/>
          <w:numId w:val="17"/>
        </w:numPr>
        <w:spacing w:before="100" w:beforeAutospacing="1" w:after="100" w:afterAutospacing="1" w:line="240" w:lineRule="auto"/>
        <w:jc w:val="both"/>
        <w:rPr>
          <w:rFonts w:ascii="Arial" w:hAnsi="Arial" w:eastAsia="Arial" w:cs="Arial"/>
          <w:u w:val="single"/>
        </w:rPr>
      </w:pPr>
      <w:r w:rsidRPr="00302F0C">
        <w:rPr>
          <w:rFonts w:ascii="Arial" w:hAnsi="Arial" w:eastAsia="Arial" w:cs="Arial"/>
          <w:u w:val="single"/>
        </w:rPr>
        <w:t xml:space="preserve">Integration with </w:t>
      </w:r>
      <w:r w:rsidRPr="00302F0C" w:rsidR="00236C32">
        <w:rPr>
          <w:rFonts w:ascii="Arial" w:hAnsi="Arial" w:eastAsia="Arial" w:cs="Arial"/>
          <w:u w:val="single"/>
        </w:rPr>
        <w:t>WhatsApp</w:t>
      </w:r>
      <w:r w:rsidRPr="00302F0C">
        <w:rPr>
          <w:rFonts w:ascii="Arial" w:hAnsi="Arial" w:eastAsia="Arial" w:cs="Arial"/>
          <w:u w:val="single"/>
        </w:rPr>
        <w:t xml:space="preserve"> and teams </w:t>
      </w:r>
    </w:p>
    <w:p w:rsidRPr="00302F0C" w:rsidR="009A6495" w:rsidP="009A6495" w:rsidRDefault="009A6495" w14:paraId="5DF0A463" w14:textId="77777777">
      <w:pPr>
        <w:pStyle w:val="ListParagraph"/>
        <w:spacing w:before="100" w:beforeAutospacing="1" w:after="100" w:afterAutospacing="1" w:line="240" w:lineRule="auto"/>
        <w:ind w:left="420"/>
        <w:jc w:val="both"/>
        <w:rPr>
          <w:rFonts w:ascii="Arial" w:hAnsi="Arial" w:eastAsia="Arial" w:cs="Arial"/>
        </w:rPr>
      </w:pPr>
    </w:p>
    <w:p w:rsidRPr="00302F0C" w:rsidR="004F1140" w:rsidP="009A6495" w:rsidRDefault="004F1140" w14:paraId="67A9D545" w14:textId="77777777">
      <w:pPr>
        <w:pStyle w:val="ListParagraph"/>
        <w:spacing w:before="100" w:beforeAutospacing="1" w:after="100" w:afterAutospacing="1" w:line="240" w:lineRule="auto"/>
        <w:jc w:val="both"/>
        <w:rPr>
          <w:rFonts w:ascii="Arial" w:hAnsi="Arial" w:eastAsia="Arial" w:cs="Arial"/>
        </w:rPr>
      </w:pPr>
    </w:p>
    <w:p w:rsidRPr="00302F0C" w:rsidR="00E25CF3" w:rsidP="00654EAE" w:rsidRDefault="00E25CF3" w14:paraId="4A7F8356" w14:textId="44D1B138">
      <w:pPr>
        <w:pStyle w:val="ListParagraph"/>
        <w:numPr>
          <w:ilvl w:val="0"/>
          <w:numId w:val="17"/>
        </w:numPr>
        <w:spacing w:after="0" w:line="240" w:lineRule="auto"/>
        <w:jc w:val="both"/>
        <w:rPr>
          <w:rFonts w:ascii="Arial" w:hAnsi="Arial" w:eastAsia="Times New Roman" w:cs="Arial"/>
          <w:u w:val="single"/>
          <w:lang w:eastAsia="en-GB"/>
        </w:rPr>
      </w:pPr>
      <w:r w:rsidRPr="00302F0C">
        <w:rPr>
          <w:rFonts w:ascii="Arial" w:hAnsi="Arial" w:eastAsia="Times New Roman" w:cs="Arial"/>
          <w:u w:val="single"/>
          <w:lang w:eastAsia="en-GB"/>
        </w:rPr>
        <w:t>Knowledge Base / FAQ Handling</w:t>
      </w:r>
    </w:p>
    <w:p w:rsidRPr="00302F0C" w:rsidR="00E25CF3" w:rsidP="00654EAE" w:rsidRDefault="00E25CF3" w14:paraId="18DE57D5" w14:textId="77777777">
      <w:pPr>
        <w:numPr>
          <w:ilvl w:val="0"/>
          <w:numId w:val="13"/>
        </w:numPr>
        <w:spacing w:before="100" w:beforeAutospacing="1" w:after="100" w:afterAutospacing="1" w:line="240" w:lineRule="auto"/>
        <w:jc w:val="both"/>
        <w:rPr>
          <w:rFonts w:ascii="Arial" w:hAnsi="Arial" w:cs="Arial"/>
        </w:rPr>
      </w:pPr>
      <w:r w:rsidRPr="00302F0C">
        <w:rPr>
          <w:rFonts w:ascii="Arial" w:hAnsi="Arial" w:cs="Arial"/>
        </w:rPr>
        <w:t xml:space="preserve">Provide responses to common FAQs such as: </w:t>
      </w:r>
    </w:p>
    <w:p w:rsidRPr="00302F0C" w:rsidR="00E25CF3" w:rsidP="00654EAE" w:rsidRDefault="00E25CF3" w14:paraId="24DC34D6" w14:textId="77777777">
      <w:pPr>
        <w:numPr>
          <w:ilvl w:val="1"/>
          <w:numId w:val="13"/>
        </w:numPr>
        <w:spacing w:before="100" w:beforeAutospacing="1" w:after="100" w:afterAutospacing="1" w:line="240" w:lineRule="auto"/>
        <w:jc w:val="both"/>
        <w:rPr>
          <w:rFonts w:ascii="Arial" w:hAnsi="Arial" w:cs="Arial"/>
        </w:rPr>
      </w:pPr>
      <w:r w:rsidRPr="00302F0C">
        <w:rPr>
          <w:rFonts w:ascii="Arial" w:hAnsi="Arial" w:cs="Arial"/>
        </w:rPr>
        <w:t>“How do I submit a request on PSSC?”</w:t>
      </w:r>
    </w:p>
    <w:p w:rsidRPr="00302F0C" w:rsidR="00E25CF3" w:rsidP="00654EAE" w:rsidRDefault="00E25CF3" w14:paraId="2EE3C0E6" w14:textId="77777777">
      <w:pPr>
        <w:numPr>
          <w:ilvl w:val="1"/>
          <w:numId w:val="13"/>
        </w:numPr>
        <w:spacing w:before="100" w:beforeAutospacing="1" w:after="100" w:afterAutospacing="1" w:line="240" w:lineRule="auto"/>
        <w:jc w:val="both"/>
        <w:rPr>
          <w:rFonts w:ascii="Arial" w:hAnsi="Arial" w:cs="Arial"/>
        </w:rPr>
      </w:pPr>
      <w:r w:rsidRPr="00302F0C">
        <w:rPr>
          <w:rFonts w:ascii="Arial" w:hAnsi="Arial" w:cs="Arial"/>
        </w:rPr>
        <w:t>“What documents are needed for vendor onboarding?”</w:t>
      </w:r>
    </w:p>
    <w:p w:rsidRPr="00302F0C" w:rsidR="00E25CF3" w:rsidP="00654EAE" w:rsidRDefault="00E25CF3" w14:paraId="726BF225" w14:textId="77777777">
      <w:pPr>
        <w:numPr>
          <w:ilvl w:val="1"/>
          <w:numId w:val="13"/>
        </w:numPr>
        <w:spacing w:before="100" w:beforeAutospacing="1" w:after="100" w:afterAutospacing="1" w:line="240" w:lineRule="auto"/>
        <w:jc w:val="both"/>
        <w:rPr>
          <w:rFonts w:ascii="Arial" w:hAnsi="Arial" w:cs="Arial"/>
        </w:rPr>
      </w:pPr>
      <w:r w:rsidRPr="00302F0C">
        <w:rPr>
          <w:rFonts w:ascii="Arial" w:hAnsi="Arial" w:cs="Arial"/>
        </w:rPr>
        <w:t>“Whom should I contact for access issues?”</w:t>
      </w:r>
    </w:p>
    <w:p w:rsidRPr="00302F0C" w:rsidR="00E25CF3" w:rsidP="00654EAE" w:rsidRDefault="00E25CF3" w14:paraId="3235774B" w14:textId="77777777">
      <w:pPr>
        <w:numPr>
          <w:ilvl w:val="1"/>
          <w:numId w:val="13"/>
        </w:numPr>
        <w:spacing w:before="100" w:beforeAutospacing="1" w:after="100" w:afterAutospacing="1" w:line="240" w:lineRule="auto"/>
        <w:jc w:val="both"/>
        <w:rPr>
          <w:rFonts w:ascii="Arial" w:hAnsi="Arial" w:cs="Arial"/>
          <w:b/>
          <w:bCs/>
        </w:rPr>
      </w:pPr>
      <w:r w:rsidRPr="00302F0C">
        <w:rPr>
          <w:rStyle w:val="Strong"/>
          <w:rFonts w:ascii="Arial" w:hAnsi="Arial" w:cs="Arial"/>
          <w:b w:val="0"/>
          <w:bCs w:val="0"/>
        </w:rPr>
        <w:t>Fallback and Escalation</w:t>
      </w:r>
    </w:p>
    <w:p w:rsidRPr="00302F0C" w:rsidR="00E25CF3" w:rsidP="00654EAE" w:rsidRDefault="00E25CF3" w14:paraId="482E49D8" w14:textId="77777777">
      <w:pPr>
        <w:numPr>
          <w:ilvl w:val="0"/>
          <w:numId w:val="13"/>
        </w:numPr>
        <w:spacing w:before="100" w:beforeAutospacing="1" w:after="100" w:afterAutospacing="1" w:line="240" w:lineRule="auto"/>
        <w:jc w:val="both"/>
        <w:rPr>
          <w:rFonts w:ascii="Arial" w:hAnsi="Arial" w:cs="Arial"/>
        </w:rPr>
      </w:pPr>
      <w:r w:rsidRPr="00302F0C">
        <w:rPr>
          <w:rFonts w:ascii="Arial" w:hAnsi="Arial" w:cs="Arial"/>
        </w:rPr>
        <w:t xml:space="preserve">If the chatbot fails to understand a query, offer: </w:t>
      </w:r>
    </w:p>
    <w:p w:rsidRPr="00302F0C" w:rsidR="00E25CF3" w:rsidP="00654EAE" w:rsidRDefault="00E25CF3" w14:paraId="32D3B5E4" w14:textId="77777777">
      <w:pPr>
        <w:numPr>
          <w:ilvl w:val="1"/>
          <w:numId w:val="13"/>
        </w:numPr>
        <w:spacing w:before="100" w:beforeAutospacing="1" w:after="100" w:afterAutospacing="1" w:line="240" w:lineRule="auto"/>
        <w:jc w:val="both"/>
        <w:rPr>
          <w:rFonts w:ascii="Arial" w:hAnsi="Arial" w:cs="Arial"/>
        </w:rPr>
      </w:pPr>
      <w:r w:rsidRPr="00302F0C">
        <w:rPr>
          <w:rFonts w:ascii="Arial" w:hAnsi="Arial" w:cs="Arial"/>
        </w:rPr>
        <w:t>Suggested FAQ topics</w:t>
      </w:r>
    </w:p>
    <w:p w:rsidRPr="00302F0C" w:rsidR="00E25CF3" w:rsidP="00654EAE" w:rsidRDefault="00E25CF3" w14:paraId="7EF5BE2C" w14:textId="77777777">
      <w:pPr>
        <w:numPr>
          <w:ilvl w:val="1"/>
          <w:numId w:val="13"/>
        </w:numPr>
        <w:spacing w:before="100" w:beforeAutospacing="1" w:after="100" w:afterAutospacing="1" w:line="240" w:lineRule="auto"/>
        <w:jc w:val="both"/>
        <w:rPr>
          <w:rFonts w:ascii="Arial" w:hAnsi="Arial" w:cs="Arial"/>
        </w:rPr>
      </w:pPr>
      <w:r w:rsidRPr="00302F0C">
        <w:rPr>
          <w:rFonts w:ascii="Arial" w:hAnsi="Arial" w:cs="Arial"/>
        </w:rPr>
        <w:t xml:space="preserve">Escalation to a </w:t>
      </w:r>
      <w:r w:rsidRPr="00302F0C">
        <w:rPr>
          <w:rStyle w:val="Strong"/>
          <w:rFonts w:ascii="Arial" w:hAnsi="Arial" w:cs="Arial"/>
          <w:b w:val="0"/>
          <w:bCs w:val="0"/>
        </w:rPr>
        <w:t>live agent</w:t>
      </w:r>
      <w:r w:rsidRPr="00302F0C">
        <w:rPr>
          <w:rFonts w:ascii="Arial" w:hAnsi="Arial" w:cs="Arial"/>
        </w:rPr>
        <w:t xml:space="preserve"> or </w:t>
      </w:r>
      <w:r w:rsidRPr="00302F0C">
        <w:rPr>
          <w:rStyle w:val="Strong"/>
          <w:rFonts w:ascii="Arial" w:hAnsi="Arial" w:cs="Arial"/>
          <w:b w:val="0"/>
          <w:bCs w:val="0"/>
        </w:rPr>
        <w:t>email contact form</w:t>
      </w:r>
    </w:p>
    <w:p w:rsidRPr="00302F0C" w:rsidR="00E25CF3" w:rsidP="00654EAE" w:rsidRDefault="00E25CF3" w14:paraId="348D8FBA" w14:textId="77777777">
      <w:pPr>
        <w:numPr>
          <w:ilvl w:val="1"/>
          <w:numId w:val="13"/>
        </w:numPr>
        <w:spacing w:before="100" w:beforeAutospacing="1" w:after="100" w:afterAutospacing="1" w:line="240" w:lineRule="auto"/>
        <w:jc w:val="both"/>
        <w:rPr>
          <w:rFonts w:ascii="Arial" w:hAnsi="Arial" w:cs="Arial"/>
        </w:rPr>
      </w:pPr>
      <w:r w:rsidRPr="00302F0C">
        <w:rPr>
          <w:rFonts w:ascii="Arial" w:hAnsi="Arial" w:cs="Arial"/>
        </w:rPr>
        <w:t>Ticket creation in ManageEngine for further follow-up</w:t>
      </w:r>
    </w:p>
    <w:p w:rsidRPr="00302F0C" w:rsidR="00E25CF3" w:rsidP="00654EAE" w:rsidRDefault="00E25CF3" w14:paraId="35CFA238" w14:textId="182CB04F">
      <w:pPr>
        <w:pStyle w:val="ListParagraph"/>
        <w:numPr>
          <w:ilvl w:val="0"/>
          <w:numId w:val="17"/>
        </w:numPr>
        <w:spacing w:after="0" w:line="240" w:lineRule="auto"/>
        <w:jc w:val="both"/>
        <w:rPr>
          <w:rFonts w:ascii="Arial" w:hAnsi="Arial" w:eastAsia="Times New Roman" w:cs="Arial"/>
          <w:u w:val="single"/>
          <w:lang w:eastAsia="en-GB"/>
        </w:rPr>
      </w:pPr>
      <w:r w:rsidRPr="00302F0C">
        <w:rPr>
          <w:rFonts w:ascii="Arial" w:hAnsi="Arial" w:eastAsia="Times New Roman" w:cs="Arial"/>
          <w:u w:val="single"/>
          <w:lang w:eastAsia="en-GB"/>
        </w:rPr>
        <w:t>Chat Transcript Logging</w:t>
      </w:r>
    </w:p>
    <w:p w:rsidRPr="00302F0C" w:rsidR="00E25CF3" w:rsidP="00654EAE" w:rsidRDefault="00E25CF3" w14:paraId="798F1B67" w14:textId="77777777">
      <w:pPr>
        <w:numPr>
          <w:ilvl w:val="0"/>
          <w:numId w:val="14"/>
        </w:numPr>
        <w:spacing w:before="100" w:beforeAutospacing="1" w:after="100" w:afterAutospacing="1" w:line="240" w:lineRule="auto"/>
        <w:jc w:val="both"/>
        <w:rPr>
          <w:rFonts w:ascii="Arial" w:hAnsi="Arial" w:cs="Arial"/>
        </w:rPr>
      </w:pPr>
      <w:r w:rsidRPr="00302F0C">
        <w:rPr>
          <w:rFonts w:ascii="Arial" w:hAnsi="Arial" w:cs="Arial"/>
        </w:rPr>
        <w:t>Store user interactions for audit and improvement purposes.</w:t>
      </w:r>
    </w:p>
    <w:p w:rsidRPr="00302F0C" w:rsidR="00E25CF3" w:rsidP="00654EAE" w:rsidRDefault="00E25CF3" w14:paraId="021B2F30" w14:textId="77777777">
      <w:pPr>
        <w:numPr>
          <w:ilvl w:val="0"/>
          <w:numId w:val="14"/>
        </w:numPr>
        <w:spacing w:before="100" w:beforeAutospacing="1" w:after="100" w:afterAutospacing="1" w:line="240" w:lineRule="auto"/>
        <w:jc w:val="both"/>
        <w:rPr>
          <w:rFonts w:ascii="Arial" w:hAnsi="Arial" w:cs="Arial"/>
        </w:rPr>
      </w:pPr>
      <w:r w:rsidRPr="00302F0C">
        <w:rPr>
          <w:rFonts w:ascii="Arial" w:hAnsi="Arial" w:cs="Arial"/>
        </w:rPr>
        <w:t>Provide transcript access to admin users if required.</w:t>
      </w:r>
    </w:p>
    <w:p w:rsidRPr="00302F0C" w:rsidR="00E25CF3" w:rsidP="00654EAE" w:rsidRDefault="00E25CF3" w14:paraId="67EE0626" w14:textId="64DE1291">
      <w:pPr>
        <w:pStyle w:val="ListParagraph"/>
        <w:numPr>
          <w:ilvl w:val="0"/>
          <w:numId w:val="17"/>
        </w:numPr>
        <w:spacing w:after="0" w:line="240" w:lineRule="auto"/>
        <w:jc w:val="both"/>
        <w:rPr>
          <w:rFonts w:ascii="Arial" w:hAnsi="Arial" w:eastAsia="Times New Roman" w:cs="Arial"/>
          <w:u w:val="single"/>
          <w:lang w:eastAsia="en-GB"/>
        </w:rPr>
      </w:pPr>
      <w:r w:rsidRPr="00302F0C">
        <w:rPr>
          <w:rFonts w:ascii="Arial" w:hAnsi="Arial" w:eastAsia="Times New Roman" w:cs="Arial"/>
          <w:u w:val="single"/>
          <w:lang w:eastAsia="en-GB"/>
        </w:rPr>
        <w:t>User Identification &amp; Personalization</w:t>
      </w:r>
    </w:p>
    <w:p w:rsidRPr="00302F0C" w:rsidR="00E25CF3" w:rsidP="00654EAE" w:rsidRDefault="00E25CF3" w14:paraId="316EC51C" w14:textId="77777777">
      <w:pPr>
        <w:numPr>
          <w:ilvl w:val="0"/>
          <w:numId w:val="15"/>
        </w:numPr>
        <w:spacing w:before="100" w:beforeAutospacing="1" w:after="100" w:afterAutospacing="1" w:line="240" w:lineRule="auto"/>
        <w:jc w:val="both"/>
        <w:rPr>
          <w:rFonts w:ascii="Arial" w:hAnsi="Arial" w:cs="Arial"/>
        </w:rPr>
      </w:pPr>
      <w:r w:rsidRPr="00302F0C">
        <w:rPr>
          <w:rFonts w:ascii="Arial" w:hAnsi="Arial" w:cs="Arial"/>
        </w:rPr>
        <w:t>Recognize logged-in users through Single Sign-On (SSO).</w:t>
      </w:r>
    </w:p>
    <w:p w:rsidRPr="00302F0C" w:rsidR="00E25CF3" w:rsidP="00654EAE" w:rsidRDefault="00E25CF3" w14:paraId="0B75E1FF" w14:textId="599EC9DD">
      <w:pPr>
        <w:numPr>
          <w:ilvl w:val="0"/>
          <w:numId w:val="15"/>
        </w:numPr>
        <w:spacing w:before="100" w:beforeAutospacing="1" w:after="100" w:afterAutospacing="1" w:line="240" w:lineRule="auto"/>
        <w:jc w:val="both"/>
        <w:rPr>
          <w:rFonts w:ascii="Arial" w:hAnsi="Arial" w:cs="Arial"/>
        </w:rPr>
      </w:pPr>
      <w:r w:rsidRPr="00302F0C">
        <w:rPr>
          <w:rFonts w:ascii="Arial" w:hAnsi="Arial" w:cs="Arial"/>
        </w:rPr>
        <w:t>Personalize greetings and provide user-specific request data.</w:t>
      </w:r>
    </w:p>
    <w:p w:rsidRPr="00302F0C" w:rsidR="00E25CF3" w:rsidP="00654EAE" w:rsidRDefault="00E25CF3" w14:paraId="446BAF48" w14:textId="289FE5B7">
      <w:pPr>
        <w:pStyle w:val="ListParagraph"/>
        <w:numPr>
          <w:ilvl w:val="0"/>
          <w:numId w:val="17"/>
        </w:numPr>
        <w:spacing w:after="0" w:line="240" w:lineRule="auto"/>
        <w:jc w:val="both"/>
        <w:rPr>
          <w:rFonts w:ascii="Arial" w:hAnsi="Arial" w:eastAsia="Times New Roman" w:cs="Arial"/>
          <w:u w:val="single"/>
          <w:lang w:eastAsia="en-GB"/>
        </w:rPr>
      </w:pPr>
      <w:r w:rsidRPr="00302F0C">
        <w:rPr>
          <w:rFonts w:ascii="Arial" w:hAnsi="Arial" w:eastAsia="Times New Roman" w:cs="Arial"/>
          <w:u w:val="single"/>
          <w:lang w:eastAsia="en-GB"/>
        </w:rPr>
        <w:t>24/7 Availability</w:t>
      </w:r>
    </w:p>
    <w:p w:rsidRPr="00302F0C" w:rsidR="00FD3413" w:rsidP="00FD3413" w:rsidRDefault="00E25CF3" w14:paraId="433AA01E" w14:textId="17C62A93">
      <w:pPr>
        <w:numPr>
          <w:ilvl w:val="0"/>
          <w:numId w:val="16"/>
        </w:numPr>
        <w:spacing w:before="100" w:beforeAutospacing="1" w:after="100" w:afterAutospacing="1" w:line="240" w:lineRule="auto"/>
        <w:jc w:val="both"/>
        <w:rPr>
          <w:rFonts w:ascii="Arial" w:hAnsi="Arial" w:cs="Arial"/>
        </w:rPr>
      </w:pPr>
      <w:r w:rsidRPr="00302F0C">
        <w:rPr>
          <w:rFonts w:ascii="Arial" w:hAnsi="Arial" w:cs="Arial"/>
        </w:rPr>
        <w:t>Ensure the chatbot runs 24/7 without manual intervention.</w:t>
      </w:r>
    </w:p>
    <w:p w:rsidRPr="00302F0C" w:rsidR="00FD3413" w:rsidP="00FD3413" w:rsidRDefault="00FD3413" w14:paraId="7CF94B17" w14:textId="77777777">
      <w:pPr>
        <w:rPr>
          <w:rFonts w:ascii="Arial" w:hAnsi="Arial" w:cs="Arial"/>
        </w:rPr>
      </w:pPr>
    </w:p>
    <w:p w:rsidRPr="00302F0C" w:rsidR="00695115" w:rsidP="00623E19" w:rsidRDefault="00AE4241" w14:paraId="0FCFFCA0" w14:textId="1CB62800">
      <w:pPr>
        <w:pStyle w:val="Heading2"/>
        <w:rPr>
          <w:rFonts w:ascii="Arial" w:hAnsi="Arial" w:cs="Arial"/>
        </w:rPr>
      </w:pPr>
      <w:bookmarkStart w:name="_Hlk204788552" w:id="4379"/>
      <w:bookmarkStart w:name="_Toc204935555" w:id="4380"/>
      <w:r w:rsidRPr="00302F0C">
        <w:rPr>
          <w:rFonts w:ascii="Arial" w:hAnsi="Arial" w:cs="Arial"/>
        </w:rPr>
        <w:t xml:space="preserve">2.7 </w:t>
      </w:r>
      <w:r w:rsidRPr="00302F0C" w:rsidR="00692ECA">
        <w:rPr>
          <w:rFonts w:ascii="Arial" w:hAnsi="Arial" w:cs="Arial"/>
        </w:rPr>
        <w:t>Land</w:t>
      </w:r>
      <w:bookmarkEnd w:id="4379"/>
      <w:r w:rsidRPr="00302F0C" w:rsidR="00692ECA">
        <w:rPr>
          <w:rFonts w:ascii="Arial" w:hAnsi="Arial" w:cs="Arial"/>
        </w:rPr>
        <w:t>ing page of PSSC team</w:t>
      </w:r>
      <w:r w:rsidRPr="00302F0C" w:rsidR="00854E6B">
        <w:rPr>
          <w:rFonts w:ascii="Arial" w:hAnsi="Arial" w:cs="Arial"/>
        </w:rPr>
        <w:t>(will have requests of PSSC and UVP)</w:t>
      </w:r>
      <w:bookmarkEnd w:id="4380"/>
    </w:p>
    <w:p w:rsidRPr="00302F0C" w:rsidR="00BD127D" w:rsidP="00BD127D" w:rsidRDefault="00B01FF6" w14:paraId="61BA0B83" w14:textId="77777777">
      <w:pPr>
        <w:pStyle w:val="ListParagraph"/>
        <w:numPr>
          <w:ilvl w:val="0"/>
          <w:numId w:val="65"/>
        </w:numPr>
        <w:rPr>
          <w:rFonts w:ascii="Arial" w:hAnsi="Arial" w:cs="Arial"/>
        </w:rPr>
      </w:pPr>
      <w:r w:rsidRPr="00302F0C">
        <w:rPr>
          <w:rFonts w:ascii="Arial" w:hAnsi="Arial" w:cs="Arial"/>
        </w:rPr>
        <w:t xml:space="preserve">A landing page </w:t>
      </w:r>
      <w:r w:rsidRPr="00302F0C" w:rsidR="00A56AC4">
        <w:rPr>
          <w:rFonts w:ascii="Arial" w:hAnsi="Arial" w:cs="Arial"/>
        </w:rPr>
        <w:t xml:space="preserve">has to </w:t>
      </w:r>
      <w:r w:rsidRPr="00302F0C">
        <w:rPr>
          <w:rFonts w:ascii="Arial" w:hAnsi="Arial" w:cs="Arial"/>
        </w:rPr>
        <w:t xml:space="preserve">be developed for the PSSC team, accessible from both the PSSC portal and the UVP. </w:t>
      </w:r>
    </w:p>
    <w:p w:rsidRPr="00302F0C" w:rsidR="00854E6B" w:rsidP="00BD127D" w:rsidRDefault="00B01FF6" w14:paraId="5708F3E5" w14:textId="71E7B93B">
      <w:pPr>
        <w:pStyle w:val="ListParagraph"/>
        <w:numPr>
          <w:ilvl w:val="0"/>
          <w:numId w:val="65"/>
        </w:numPr>
        <w:rPr>
          <w:rFonts w:ascii="Arial" w:hAnsi="Arial" w:cs="Arial"/>
        </w:rPr>
      </w:pPr>
      <w:r w:rsidRPr="00302F0C">
        <w:rPr>
          <w:rFonts w:ascii="Arial" w:hAnsi="Arial" w:cs="Arial"/>
        </w:rPr>
        <w:t xml:space="preserve">The objective is to </w:t>
      </w:r>
      <w:r w:rsidRPr="00302F0C" w:rsidR="004D1488">
        <w:rPr>
          <w:rFonts w:ascii="Arial" w:hAnsi="Arial" w:cs="Arial"/>
        </w:rPr>
        <w:t>have a common screen for</w:t>
      </w:r>
      <w:r w:rsidRPr="00302F0C" w:rsidR="004B6CBA">
        <w:rPr>
          <w:rFonts w:ascii="Arial" w:hAnsi="Arial" w:cs="Arial"/>
        </w:rPr>
        <w:t xml:space="preserve"> both UVP and PSSC portals </w:t>
      </w:r>
      <w:r w:rsidRPr="00302F0C" w:rsidR="0006220E">
        <w:rPr>
          <w:rFonts w:ascii="Arial" w:hAnsi="Arial" w:cs="Arial"/>
        </w:rPr>
        <w:t xml:space="preserve">to </w:t>
      </w:r>
      <w:r w:rsidRPr="00302F0C">
        <w:rPr>
          <w:rFonts w:ascii="Arial" w:hAnsi="Arial" w:cs="Arial"/>
        </w:rPr>
        <w:t>eliminat</w:t>
      </w:r>
      <w:r w:rsidRPr="00302F0C" w:rsidR="00BB3B4D">
        <w:rPr>
          <w:rFonts w:ascii="Arial" w:hAnsi="Arial" w:cs="Arial"/>
        </w:rPr>
        <w:t>e</w:t>
      </w:r>
      <w:r w:rsidRPr="00302F0C">
        <w:rPr>
          <w:rFonts w:ascii="Arial" w:hAnsi="Arial" w:cs="Arial"/>
        </w:rPr>
        <w:t xml:space="preserve"> the need to switch between two platforms for reviewing or approving requests.</w:t>
      </w:r>
    </w:p>
    <w:p w:rsidRPr="00302F0C" w:rsidR="007E3FA6" w:rsidP="00AE4241" w:rsidRDefault="00AE4241" w14:paraId="68F3A332" w14:textId="2FAA4026">
      <w:pPr>
        <w:pStyle w:val="Heading2"/>
        <w:rPr>
          <w:rFonts w:ascii="Arial" w:hAnsi="Arial" w:cs="Arial"/>
        </w:rPr>
      </w:pPr>
      <w:bookmarkStart w:name="_Toc204935556" w:id="4381"/>
      <w:r w:rsidRPr="00302F0C">
        <w:rPr>
          <w:rFonts w:ascii="Arial" w:hAnsi="Arial" w:cs="Arial"/>
        </w:rPr>
        <w:t xml:space="preserve">2.8 </w:t>
      </w:r>
      <w:r w:rsidRPr="00302F0C" w:rsidR="00854E6B">
        <w:rPr>
          <w:rFonts w:ascii="Arial" w:hAnsi="Arial" w:cs="Arial"/>
        </w:rPr>
        <w:t xml:space="preserve">Common approval </w:t>
      </w:r>
      <w:r w:rsidRPr="00302F0C" w:rsidR="007E3FA6">
        <w:rPr>
          <w:rFonts w:ascii="Arial" w:hAnsi="Arial" w:cs="Arial"/>
        </w:rPr>
        <w:t>process</w:t>
      </w:r>
      <w:r w:rsidRPr="00302F0C" w:rsidR="00854E6B">
        <w:rPr>
          <w:rFonts w:ascii="Arial" w:hAnsi="Arial" w:cs="Arial"/>
        </w:rPr>
        <w:t xml:space="preserve"> for PSSC and UVP</w:t>
      </w:r>
      <w:bookmarkEnd w:id="4381"/>
    </w:p>
    <w:p w:rsidRPr="00302F0C" w:rsidR="00151B37" w:rsidP="00631CF3" w:rsidRDefault="00151B37" w14:paraId="3E78C623" w14:textId="3408100C">
      <w:pPr>
        <w:rPr>
          <w:rFonts w:ascii="Arial" w:hAnsi="Arial" w:cs="Arial"/>
        </w:rPr>
      </w:pPr>
      <w:r w:rsidRPr="00302F0C">
        <w:rPr>
          <w:rFonts w:ascii="Arial" w:hAnsi="Arial" w:cs="Arial"/>
          <w:b/>
          <w:bCs/>
        </w:rPr>
        <w:t>Current challenge</w:t>
      </w:r>
      <w:r w:rsidRPr="00302F0C">
        <w:rPr>
          <w:rFonts w:ascii="Arial" w:hAnsi="Arial" w:cs="Arial"/>
        </w:rPr>
        <w:t>- PSSC</w:t>
      </w:r>
      <w:r w:rsidRPr="00302F0C" w:rsidR="009F3B52">
        <w:rPr>
          <w:rFonts w:ascii="Arial" w:hAnsi="Arial" w:cs="Arial"/>
        </w:rPr>
        <w:t>/FSSC</w:t>
      </w:r>
      <w:r w:rsidRPr="00302F0C">
        <w:rPr>
          <w:rFonts w:ascii="Arial" w:hAnsi="Arial" w:cs="Arial"/>
        </w:rPr>
        <w:t xml:space="preserve"> team uses </w:t>
      </w:r>
      <w:r w:rsidRPr="00302F0C" w:rsidR="009F3B52">
        <w:rPr>
          <w:rFonts w:ascii="Arial" w:hAnsi="Arial" w:cs="Arial"/>
        </w:rPr>
        <w:t>two portals for approvals</w:t>
      </w:r>
    </w:p>
    <w:p w:rsidRPr="00302F0C" w:rsidR="00EF14E0" w:rsidP="008E1760" w:rsidRDefault="00631CF3" w14:paraId="27EED189" w14:textId="77777777">
      <w:pPr>
        <w:pStyle w:val="ListParagraph"/>
        <w:numPr>
          <w:ilvl w:val="0"/>
          <w:numId w:val="66"/>
        </w:numPr>
        <w:rPr>
          <w:rFonts w:ascii="Arial" w:hAnsi="Arial" w:cs="Arial"/>
        </w:rPr>
      </w:pPr>
      <w:r w:rsidRPr="00302F0C">
        <w:rPr>
          <w:rFonts w:ascii="Arial" w:hAnsi="Arial" w:cs="Arial"/>
        </w:rPr>
        <w:t xml:space="preserve">A standardized and integrated approval workflow </w:t>
      </w:r>
      <w:r w:rsidRPr="00302F0C" w:rsidR="00DC4ABB">
        <w:rPr>
          <w:rFonts w:ascii="Arial" w:hAnsi="Arial" w:cs="Arial"/>
        </w:rPr>
        <w:t>has to</w:t>
      </w:r>
      <w:r w:rsidRPr="00302F0C">
        <w:rPr>
          <w:rFonts w:ascii="Arial" w:hAnsi="Arial" w:cs="Arial"/>
        </w:rPr>
        <w:t xml:space="preserve"> be implemented across both the PSSC and UVP portals</w:t>
      </w:r>
    </w:p>
    <w:p w:rsidRPr="00302F0C" w:rsidR="00AE7AFF" w:rsidP="008E1760" w:rsidRDefault="00AE7AFF" w14:paraId="50863BC3" w14:textId="7E81D339">
      <w:pPr>
        <w:pStyle w:val="ListParagraph"/>
        <w:numPr>
          <w:ilvl w:val="0"/>
          <w:numId w:val="66"/>
        </w:numPr>
        <w:rPr>
          <w:rFonts w:ascii="Arial" w:hAnsi="Arial" w:cs="Arial"/>
        </w:rPr>
      </w:pPr>
      <w:r w:rsidRPr="00302F0C">
        <w:rPr>
          <w:rFonts w:ascii="Arial" w:hAnsi="Arial" w:cs="Arial"/>
        </w:rPr>
        <w:t>This enhancement aims to resolve the current challenge where the PSSC/FSSC team is required to operate within two separate systems to complete approvals.</w:t>
      </w:r>
    </w:p>
    <w:p w:rsidRPr="00302F0C" w:rsidR="00151B37" w:rsidP="007E3FA6" w:rsidRDefault="00151B37" w14:paraId="532DA3F0" w14:textId="77777777">
      <w:pPr>
        <w:pStyle w:val="ListParagraph"/>
        <w:rPr>
          <w:rFonts w:ascii="Arial" w:hAnsi="Arial" w:cs="Arial" w:eastAsiaTheme="majorEastAsia"/>
          <w:color w:val="532477" w:themeColor="accent1" w:themeShade="BF"/>
          <w:sz w:val="28"/>
          <w:szCs w:val="28"/>
        </w:rPr>
      </w:pPr>
    </w:p>
    <w:p w:rsidRPr="00302F0C" w:rsidR="007E3FA6" w:rsidP="00AE4241" w:rsidRDefault="00AE4241" w14:paraId="31D33213" w14:textId="792D6105">
      <w:pPr>
        <w:pStyle w:val="Heading2"/>
        <w:rPr>
          <w:rFonts w:ascii="Arial" w:hAnsi="Arial" w:cs="Arial"/>
        </w:rPr>
      </w:pPr>
      <w:bookmarkStart w:name="_Toc204935557" w:id="4382"/>
      <w:r w:rsidRPr="00302F0C">
        <w:rPr>
          <w:rFonts w:ascii="Arial" w:hAnsi="Arial" w:cs="Arial"/>
        </w:rPr>
        <w:t xml:space="preserve">2.9 </w:t>
      </w:r>
      <w:r w:rsidRPr="00302F0C" w:rsidR="0071752A">
        <w:rPr>
          <w:rFonts w:ascii="Arial" w:hAnsi="Arial" w:cs="Arial"/>
        </w:rPr>
        <w:t>Team assignment for the first time login</w:t>
      </w:r>
      <w:bookmarkEnd w:id="4382"/>
    </w:p>
    <w:p w:rsidRPr="00302F0C" w:rsidR="0080750C" w:rsidP="00A850B1" w:rsidRDefault="00C1345D" w14:paraId="5BF2435C" w14:textId="66ECE72F">
      <w:pPr>
        <w:rPr>
          <w:rFonts w:ascii="Arial" w:hAnsi="Arial" w:cs="Arial"/>
        </w:rPr>
      </w:pPr>
      <w:r w:rsidRPr="00302F0C">
        <w:rPr>
          <w:rFonts w:ascii="Arial" w:hAnsi="Arial" w:cs="Arial"/>
        </w:rPr>
        <w:t>To streamline user onboarding, an automated setup process will be implemented for first-time login users. Upon initial access to the portal, users will be prompted to complete their team assignment using the following fields</w:t>
      </w:r>
    </w:p>
    <w:tbl>
      <w:tblPr>
        <w:tblpPr w:leftFromText="180" w:rightFromText="180" w:vertAnchor="text" w:horzAnchor="margin" w:tblpY="98"/>
        <w:tblW w:w="8995" w:type="dxa"/>
        <w:tblLook w:val="04A0" w:firstRow="1" w:lastRow="0" w:firstColumn="1" w:lastColumn="0" w:noHBand="0" w:noVBand="1"/>
      </w:tblPr>
      <w:tblGrid>
        <w:gridCol w:w="2965"/>
        <w:gridCol w:w="2880"/>
        <w:gridCol w:w="3150"/>
      </w:tblGrid>
      <w:tr w:rsidRPr="00302F0C" w:rsidR="00977C06" w:rsidTr="008E1760" w14:paraId="17C2BB61" w14:textId="77777777">
        <w:trPr>
          <w:trHeight w:val="290"/>
        </w:trPr>
        <w:tc>
          <w:tcPr>
            <w:tcW w:w="8995" w:type="dxa"/>
            <w:gridSpan w:val="3"/>
            <w:tcBorders>
              <w:top w:val="single" w:color="auto" w:sz="4" w:space="0"/>
              <w:left w:val="single" w:color="auto" w:sz="4" w:space="0"/>
              <w:bottom w:val="single" w:color="auto" w:sz="4" w:space="0"/>
              <w:right w:val="single" w:color="000000" w:sz="4" w:space="0"/>
            </w:tcBorders>
            <w:shd w:val="clear" w:color="000000" w:fill="B4C6E7"/>
            <w:noWrap/>
            <w:vAlign w:val="bottom"/>
            <w:hideMark/>
          </w:tcPr>
          <w:p w:rsidRPr="00302F0C" w:rsidR="00977C06" w:rsidP="008E1760" w:rsidRDefault="00DF2857" w14:paraId="3724BF11" w14:textId="4BF492AF">
            <w:pPr>
              <w:spacing w:after="0" w:line="240" w:lineRule="auto"/>
              <w:jc w:val="center"/>
              <w:rPr>
                <w:rFonts w:ascii="Arial" w:hAnsi="Arial" w:eastAsia="Times New Roman" w:cs="Arial"/>
                <w:b/>
                <w:bCs/>
                <w:color w:val="000000"/>
                <w:sz w:val="22"/>
                <w:szCs w:val="22"/>
                <w:lang w:eastAsia="en-GB"/>
              </w:rPr>
            </w:pPr>
            <w:r w:rsidRPr="00302F0C">
              <w:rPr>
                <w:rFonts w:ascii="Arial" w:hAnsi="Arial" w:eastAsia="Times New Roman" w:cs="Arial"/>
                <w:b/>
                <w:bCs/>
                <w:color w:val="000000"/>
                <w:sz w:val="22"/>
                <w:szCs w:val="22"/>
                <w:lang w:eastAsia="en-GB"/>
              </w:rPr>
              <w:t>Team Assign</w:t>
            </w:r>
            <w:r w:rsidRPr="00302F0C" w:rsidR="00484FC8">
              <w:rPr>
                <w:rFonts w:ascii="Arial" w:hAnsi="Arial" w:eastAsia="Times New Roman" w:cs="Arial"/>
                <w:b/>
                <w:bCs/>
                <w:color w:val="000000"/>
                <w:sz w:val="22"/>
                <w:szCs w:val="22"/>
                <w:lang w:eastAsia="en-GB"/>
              </w:rPr>
              <w:t>ment</w:t>
            </w:r>
            <w:r w:rsidRPr="00302F0C" w:rsidR="002C3E1E">
              <w:rPr>
                <w:rFonts w:ascii="Arial" w:hAnsi="Arial" w:eastAsia="Times New Roman" w:cs="Arial"/>
                <w:b/>
                <w:bCs/>
                <w:color w:val="000000"/>
                <w:sz w:val="22"/>
                <w:szCs w:val="22"/>
                <w:lang w:eastAsia="en-GB"/>
              </w:rPr>
              <w:t xml:space="preserve"> for the first time login</w:t>
            </w:r>
          </w:p>
        </w:tc>
      </w:tr>
      <w:tr w:rsidRPr="00302F0C" w:rsidR="00977C06" w:rsidTr="00FC3152" w14:paraId="3161E9F5" w14:textId="77777777">
        <w:trPr>
          <w:trHeight w:val="290"/>
        </w:trPr>
        <w:tc>
          <w:tcPr>
            <w:tcW w:w="2965" w:type="dxa"/>
            <w:tcBorders>
              <w:top w:val="nil"/>
              <w:left w:val="single" w:color="auto" w:sz="4" w:space="0"/>
              <w:bottom w:val="single" w:color="auto" w:sz="4" w:space="0"/>
              <w:right w:val="single" w:color="auto" w:sz="4" w:space="0"/>
            </w:tcBorders>
            <w:noWrap/>
            <w:vAlign w:val="bottom"/>
            <w:hideMark/>
          </w:tcPr>
          <w:p w:rsidRPr="00302F0C" w:rsidR="00977C06" w:rsidP="008E1760" w:rsidRDefault="00525AAC" w14:paraId="249B47AA" w14:textId="2796C440">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Role</w:t>
            </w:r>
            <w:r w:rsidRPr="00302F0C" w:rsidR="00CE0893">
              <w:rPr>
                <w:rFonts w:ascii="Arial" w:hAnsi="Arial" w:eastAsia="Times New Roman" w:cs="Arial"/>
                <w:color w:val="FF0000"/>
                <w:sz w:val="22"/>
                <w:szCs w:val="22"/>
                <w:lang w:eastAsia="en-GB"/>
              </w:rPr>
              <w:t>*</w:t>
            </w:r>
          </w:p>
        </w:tc>
        <w:tc>
          <w:tcPr>
            <w:tcW w:w="2880" w:type="dxa"/>
            <w:tcBorders>
              <w:top w:val="nil"/>
              <w:left w:val="nil"/>
              <w:bottom w:val="single" w:color="auto" w:sz="4" w:space="0"/>
              <w:right w:val="single" w:color="auto" w:sz="4" w:space="0"/>
            </w:tcBorders>
            <w:noWrap/>
            <w:vAlign w:val="bottom"/>
            <w:hideMark/>
          </w:tcPr>
          <w:p w:rsidRPr="00302F0C" w:rsidR="00977C06" w:rsidP="008E1760" w:rsidRDefault="00525AAC" w14:paraId="74190CE9" w14:textId="134DD07A">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Dropdown </w:t>
            </w:r>
            <w:r w:rsidRPr="00302F0C" w:rsidR="00C5213B">
              <w:rPr>
                <w:rFonts w:ascii="Arial" w:hAnsi="Arial" w:eastAsia="Times New Roman" w:cs="Arial"/>
                <w:color w:val="000000"/>
                <w:sz w:val="22"/>
                <w:szCs w:val="22"/>
                <w:lang w:eastAsia="en-GB"/>
              </w:rPr>
              <w:t>for all teams available in the portal</w:t>
            </w:r>
          </w:p>
        </w:tc>
        <w:tc>
          <w:tcPr>
            <w:tcW w:w="3150" w:type="dxa"/>
            <w:tcBorders>
              <w:top w:val="nil"/>
              <w:left w:val="nil"/>
              <w:bottom w:val="single" w:color="auto" w:sz="4" w:space="0"/>
              <w:right w:val="single" w:color="auto" w:sz="4" w:space="0"/>
            </w:tcBorders>
            <w:noWrap/>
            <w:vAlign w:val="bottom"/>
            <w:hideMark/>
          </w:tcPr>
          <w:p w:rsidRPr="00302F0C" w:rsidR="00977C06" w:rsidP="008E1760" w:rsidRDefault="00977C06" w14:paraId="001143C7" w14:textId="7BCDC083">
            <w:pPr>
              <w:spacing w:after="0" w:line="240" w:lineRule="auto"/>
              <w:rPr>
                <w:rFonts w:ascii="Arial" w:hAnsi="Arial" w:eastAsia="Times New Roman" w:cs="Arial"/>
                <w:color w:val="000000"/>
                <w:sz w:val="22"/>
                <w:szCs w:val="22"/>
                <w:lang w:eastAsia="en-GB"/>
              </w:rPr>
            </w:pPr>
          </w:p>
        </w:tc>
      </w:tr>
      <w:tr w:rsidRPr="00302F0C" w:rsidR="00977C06" w:rsidTr="00FC3152" w14:paraId="38D02793" w14:textId="77777777">
        <w:trPr>
          <w:trHeight w:val="290"/>
        </w:trPr>
        <w:tc>
          <w:tcPr>
            <w:tcW w:w="2965" w:type="dxa"/>
            <w:tcBorders>
              <w:top w:val="single" w:color="auto" w:sz="4" w:space="0"/>
              <w:left w:val="single" w:color="auto" w:sz="4" w:space="0"/>
              <w:bottom w:val="single" w:color="auto" w:sz="4" w:space="0"/>
              <w:right w:val="single" w:color="auto" w:sz="4" w:space="0"/>
            </w:tcBorders>
            <w:noWrap/>
            <w:vAlign w:val="bottom"/>
            <w:hideMark/>
          </w:tcPr>
          <w:p w:rsidRPr="00302F0C" w:rsidR="00977C06" w:rsidP="008E1760" w:rsidRDefault="00977C06" w14:paraId="14592C7B"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Business</w:t>
            </w:r>
            <w:r w:rsidRPr="00302F0C">
              <w:rPr>
                <w:rFonts w:ascii="Arial" w:hAnsi="Arial" w:eastAsia="Times New Roman" w:cs="Arial"/>
                <w:color w:val="FF0000"/>
                <w:sz w:val="22"/>
                <w:szCs w:val="22"/>
                <w:lang w:eastAsia="en-GB"/>
              </w:rPr>
              <w:t>*</w:t>
            </w:r>
          </w:p>
        </w:tc>
        <w:tc>
          <w:tcPr>
            <w:tcW w:w="2880" w:type="dxa"/>
            <w:tcBorders>
              <w:top w:val="single" w:color="auto" w:sz="4" w:space="0"/>
              <w:left w:val="nil"/>
              <w:bottom w:val="single" w:color="auto" w:sz="4" w:space="0"/>
              <w:right w:val="single" w:color="auto" w:sz="4" w:space="0"/>
            </w:tcBorders>
            <w:noWrap/>
            <w:vAlign w:val="bottom"/>
            <w:hideMark/>
          </w:tcPr>
          <w:p w:rsidRPr="00302F0C" w:rsidR="00977C06" w:rsidP="008E1760" w:rsidRDefault="00977C06" w14:paraId="3C0C2EF2" w14:textId="71A99A45">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 xml:space="preserve">Dropdown </w:t>
            </w:r>
            <w:r w:rsidRPr="00302F0C" w:rsidR="00C21595">
              <w:rPr>
                <w:rFonts w:ascii="Arial" w:hAnsi="Arial" w:eastAsia="Times New Roman" w:cs="Arial"/>
                <w:color w:val="000000"/>
                <w:sz w:val="22"/>
                <w:szCs w:val="22"/>
                <w:lang w:eastAsia="en-GB"/>
              </w:rPr>
              <w:t>of all BU’s</w:t>
            </w:r>
          </w:p>
        </w:tc>
        <w:tc>
          <w:tcPr>
            <w:tcW w:w="3150" w:type="dxa"/>
            <w:tcBorders>
              <w:top w:val="single" w:color="auto" w:sz="4" w:space="0"/>
              <w:left w:val="nil"/>
              <w:bottom w:val="single" w:color="auto" w:sz="4" w:space="0"/>
              <w:right w:val="single" w:color="auto" w:sz="4" w:space="0"/>
            </w:tcBorders>
            <w:noWrap/>
            <w:vAlign w:val="bottom"/>
            <w:hideMark/>
          </w:tcPr>
          <w:p w:rsidRPr="00302F0C" w:rsidR="00977C06" w:rsidP="008E1760" w:rsidRDefault="00977C06" w14:paraId="3A71BF99" w14:textId="622BC7D9">
            <w:pPr>
              <w:spacing w:after="0" w:line="240" w:lineRule="auto"/>
              <w:rPr>
                <w:rFonts w:ascii="Arial" w:hAnsi="Arial" w:eastAsia="Times New Roman" w:cs="Arial"/>
                <w:color w:val="000000"/>
                <w:sz w:val="22"/>
                <w:szCs w:val="22"/>
                <w:lang w:eastAsia="en-GB"/>
              </w:rPr>
            </w:pPr>
          </w:p>
        </w:tc>
      </w:tr>
      <w:tr w:rsidRPr="00302F0C" w:rsidR="009D02DC" w:rsidTr="00FC3152" w14:paraId="2183E1DB" w14:textId="77777777">
        <w:trPr>
          <w:trHeight w:val="290"/>
        </w:trPr>
        <w:tc>
          <w:tcPr>
            <w:tcW w:w="2965" w:type="dxa"/>
            <w:tcBorders>
              <w:top w:val="single" w:color="auto" w:sz="4" w:space="0"/>
              <w:left w:val="single" w:color="auto" w:sz="4" w:space="0"/>
              <w:bottom w:val="single" w:color="auto" w:sz="4" w:space="0"/>
              <w:right w:val="single" w:color="auto" w:sz="4" w:space="0"/>
            </w:tcBorders>
            <w:noWrap/>
            <w:vAlign w:val="bottom"/>
          </w:tcPr>
          <w:p w:rsidRPr="00302F0C" w:rsidR="009D02DC" w:rsidP="009D02DC" w:rsidRDefault="009D02DC" w14:paraId="2F431AF8" w14:textId="6CF09A7F">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Legal Entity</w:t>
            </w:r>
            <w:r w:rsidRPr="00302F0C">
              <w:rPr>
                <w:rFonts w:ascii="Arial" w:hAnsi="Arial" w:eastAsia="Times New Roman" w:cs="Arial"/>
                <w:color w:val="FF0000"/>
                <w:sz w:val="22"/>
                <w:szCs w:val="22"/>
                <w:lang w:eastAsia="en-GB"/>
              </w:rPr>
              <w:t>*</w:t>
            </w:r>
          </w:p>
        </w:tc>
        <w:tc>
          <w:tcPr>
            <w:tcW w:w="2880" w:type="dxa"/>
            <w:tcBorders>
              <w:top w:val="single" w:color="auto" w:sz="4" w:space="0"/>
              <w:left w:val="nil"/>
              <w:bottom w:val="single" w:color="auto" w:sz="4" w:space="0"/>
              <w:right w:val="single" w:color="auto" w:sz="4" w:space="0"/>
            </w:tcBorders>
            <w:noWrap/>
            <w:vAlign w:val="bottom"/>
          </w:tcPr>
          <w:p w:rsidRPr="00302F0C" w:rsidR="009D02DC" w:rsidP="009D02DC" w:rsidRDefault="009D02DC" w14:paraId="3C6E70EA" w14:textId="01C7C001">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Dropdown of all Legal entities</w:t>
            </w:r>
          </w:p>
        </w:tc>
        <w:tc>
          <w:tcPr>
            <w:tcW w:w="3150" w:type="dxa"/>
            <w:tcBorders>
              <w:top w:val="single" w:color="auto" w:sz="4" w:space="0"/>
              <w:left w:val="nil"/>
              <w:bottom w:val="single" w:color="auto" w:sz="4" w:space="0"/>
              <w:right w:val="single" w:color="auto" w:sz="4" w:space="0"/>
            </w:tcBorders>
            <w:noWrap/>
            <w:vAlign w:val="bottom"/>
          </w:tcPr>
          <w:p w:rsidRPr="00302F0C" w:rsidR="009D02DC" w:rsidP="009D02DC" w:rsidRDefault="009D02DC" w14:paraId="73EE8C28" w14:textId="77777777">
            <w:pPr>
              <w:spacing w:after="0" w:line="240" w:lineRule="auto"/>
              <w:rPr>
                <w:rFonts w:ascii="Arial" w:hAnsi="Arial" w:eastAsia="Times New Roman" w:cs="Arial"/>
                <w:color w:val="000000"/>
                <w:sz w:val="22"/>
                <w:szCs w:val="22"/>
                <w:lang w:eastAsia="en-GB"/>
              </w:rPr>
            </w:pPr>
          </w:p>
        </w:tc>
      </w:tr>
      <w:tr w:rsidRPr="00302F0C" w:rsidR="009D02DC" w:rsidTr="00FC3152" w14:paraId="153BCED6" w14:textId="77777777">
        <w:trPr>
          <w:trHeight w:val="290"/>
        </w:trPr>
        <w:tc>
          <w:tcPr>
            <w:tcW w:w="2965" w:type="dxa"/>
            <w:tcBorders>
              <w:top w:val="single" w:color="auto" w:sz="4" w:space="0"/>
              <w:left w:val="single" w:color="auto" w:sz="4" w:space="0"/>
              <w:bottom w:val="single" w:color="auto" w:sz="4" w:space="0"/>
              <w:right w:val="single" w:color="auto" w:sz="4" w:space="0"/>
            </w:tcBorders>
            <w:noWrap/>
            <w:vAlign w:val="bottom"/>
          </w:tcPr>
          <w:p w:rsidRPr="00302F0C" w:rsidR="009D02DC" w:rsidP="009D02DC" w:rsidRDefault="009D02DC" w14:paraId="5BC412A4" w14:textId="7707174A">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Line Manager</w:t>
            </w:r>
            <w:r w:rsidRPr="00302F0C">
              <w:rPr>
                <w:rFonts w:ascii="Arial" w:hAnsi="Arial" w:eastAsia="Times New Roman" w:cs="Arial"/>
                <w:color w:val="FF0000"/>
                <w:sz w:val="22"/>
                <w:szCs w:val="22"/>
                <w:lang w:eastAsia="en-GB"/>
              </w:rPr>
              <w:t>*</w:t>
            </w:r>
          </w:p>
        </w:tc>
        <w:tc>
          <w:tcPr>
            <w:tcW w:w="2880" w:type="dxa"/>
            <w:tcBorders>
              <w:top w:val="single" w:color="auto" w:sz="4" w:space="0"/>
              <w:left w:val="nil"/>
              <w:bottom w:val="single" w:color="auto" w:sz="4" w:space="0"/>
              <w:right w:val="single" w:color="auto" w:sz="4" w:space="0"/>
            </w:tcBorders>
            <w:noWrap/>
            <w:vAlign w:val="bottom"/>
          </w:tcPr>
          <w:p w:rsidRPr="00302F0C" w:rsidR="009D02DC" w:rsidP="009D02DC" w:rsidRDefault="009D02DC" w14:paraId="0C0C07E8" w14:textId="003EBD5E">
            <w:pPr>
              <w:spacing w:after="0" w:line="240" w:lineRule="auto"/>
              <w:rPr>
                <w:rFonts w:ascii="Arial" w:hAnsi="Arial" w:eastAsia="Times New Roman" w:cs="Arial"/>
                <w:color w:val="000000"/>
                <w:sz w:val="22"/>
                <w:szCs w:val="22"/>
                <w:lang w:eastAsia="en-GB"/>
              </w:rPr>
            </w:pPr>
            <w:r w:rsidRPr="00302F0C">
              <w:rPr>
                <w:rFonts w:ascii="Arial" w:hAnsi="Arial" w:cs="Arial"/>
              </w:rPr>
              <w:t>Dropdown of all Line managers in system/ other line managers no in the portal</w:t>
            </w:r>
          </w:p>
        </w:tc>
        <w:tc>
          <w:tcPr>
            <w:tcW w:w="3150" w:type="dxa"/>
            <w:tcBorders>
              <w:top w:val="single" w:color="auto" w:sz="4" w:space="0"/>
              <w:left w:val="nil"/>
              <w:bottom w:val="single" w:color="auto" w:sz="4" w:space="0"/>
              <w:right w:val="single" w:color="auto" w:sz="4" w:space="0"/>
            </w:tcBorders>
            <w:noWrap/>
            <w:vAlign w:val="bottom"/>
          </w:tcPr>
          <w:p w:rsidRPr="00302F0C" w:rsidR="009D02DC" w:rsidP="009D02DC" w:rsidRDefault="009D02DC" w14:paraId="4497F917" w14:textId="77777777">
            <w:pPr>
              <w:spacing w:after="0" w:line="240" w:lineRule="auto"/>
              <w:rPr>
                <w:rFonts w:ascii="Arial" w:hAnsi="Arial" w:eastAsia="Times New Roman" w:cs="Arial"/>
                <w:color w:val="000000"/>
                <w:sz w:val="22"/>
                <w:szCs w:val="22"/>
                <w:lang w:eastAsia="en-GB"/>
              </w:rPr>
            </w:pPr>
          </w:p>
        </w:tc>
      </w:tr>
    </w:tbl>
    <w:p w:rsidRPr="00302F0C" w:rsidR="00B47280" w:rsidP="004C4F7F" w:rsidRDefault="00825D24" w14:paraId="5C4AC4EA" w14:textId="48296CA0">
      <w:pPr>
        <w:pStyle w:val="Heading2"/>
        <w:rPr>
          <w:rFonts w:ascii="Arial" w:hAnsi="Arial" w:cs="Arial"/>
        </w:rPr>
      </w:pPr>
      <w:bookmarkStart w:name="_Toc189643522" w:id="4383"/>
      <w:bookmarkStart w:name="_Toc204935558" w:id="4384"/>
      <w:r w:rsidRPr="00302F0C">
        <w:rPr>
          <w:rFonts w:ascii="Arial" w:hAnsi="Arial" w:cs="Arial"/>
        </w:rPr>
        <w:t>2</w:t>
      </w:r>
      <w:r w:rsidRPr="00302F0C" w:rsidR="00DF3231">
        <w:rPr>
          <w:rFonts w:ascii="Arial" w:hAnsi="Arial" w:cs="Arial"/>
        </w:rPr>
        <w:t>.</w:t>
      </w:r>
      <w:r w:rsidRPr="00302F0C" w:rsidR="00AE4241">
        <w:rPr>
          <w:rFonts w:ascii="Arial" w:hAnsi="Arial" w:cs="Arial"/>
        </w:rPr>
        <w:t>10</w:t>
      </w:r>
      <w:r w:rsidRPr="00302F0C" w:rsidR="00DF3231">
        <w:rPr>
          <w:rFonts w:ascii="Arial" w:hAnsi="Arial" w:cs="Arial"/>
        </w:rPr>
        <w:t xml:space="preserve"> </w:t>
      </w:r>
      <w:r w:rsidRPr="00302F0C" w:rsidR="00B47280">
        <w:rPr>
          <w:rFonts w:ascii="Arial" w:hAnsi="Arial" w:cs="Arial"/>
        </w:rPr>
        <w:t>SLA Matrix</w:t>
      </w:r>
      <w:bookmarkEnd w:id="4383"/>
      <w:bookmarkEnd w:id="4384"/>
      <w:r w:rsidRPr="00302F0C" w:rsidR="00B47280">
        <w:rPr>
          <w:rFonts w:ascii="Arial" w:hAnsi="Arial" w:cs="Arial"/>
        </w:rPr>
        <w:tab/>
      </w:r>
    </w:p>
    <w:p w:rsidRPr="00302F0C" w:rsidR="00B47280" w:rsidP="00B47280" w:rsidRDefault="00B47280" w14:paraId="3B711C13" w14:textId="77777777">
      <w:pPr>
        <w:rPr>
          <w:rFonts w:ascii="Arial" w:hAnsi="Arial" w:cs="Arial"/>
        </w:rPr>
      </w:pPr>
    </w:p>
    <w:tbl>
      <w:tblPr>
        <w:tblW w:w="9016" w:type="dxa"/>
        <w:tblLook w:val="04A0" w:firstRow="1" w:lastRow="0" w:firstColumn="1" w:lastColumn="0" w:noHBand="0" w:noVBand="1"/>
        <w:tblPrChange w:author="Akshay Raveendran" w:date="2025-07-21T14:39:00Z" w16du:dateUtc="2025-07-21T10:39:00Z" w:id="4385">
          <w:tblPr>
            <w:tblW w:w="9016" w:type="dxa"/>
            <w:tblLook w:val="04A0" w:firstRow="1" w:lastRow="0" w:firstColumn="1" w:lastColumn="0" w:noHBand="0" w:noVBand="1"/>
          </w:tblPr>
        </w:tblPrChange>
      </w:tblPr>
      <w:tblGrid>
        <w:gridCol w:w="3498"/>
        <w:gridCol w:w="1027"/>
        <w:gridCol w:w="1833"/>
        <w:gridCol w:w="1170"/>
        <w:gridCol w:w="1488"/>
        <w:tblGridChange w:id="4386">
          <w:tblGrid>
            <w:gridCol w:w="3498"/>
            <w:gridCol w:w="6"/>
            <w:gridCol w:w="1021"/>
            <w:gridCol w:w="7"/>
            <w:gridCol w:w="1826"/>
            <w:gridCol w:w="10"/>
            <w:gridCol w:w="135"/>
            <w:gridCol w:w="1025"/>
            <w:gridCol w:w="6"/>
            <w:gridCol w:w="8"/>
            <w:gridCol w:w="1474"/>
          </w:tblGrid>
        </w:tblGridChange>
      </w:tblGrid>
      <w:tr w:rsidRPr="00302F0C" w:rsidR="00B47280" w:rsidTr="00302F0C" w14:paraId="5578AC34" w14:textId="77777777">
        <w:trPr>
          <w:trHeight w:val="290"/>
          <w:trPrChange w:author="Akshay Raveendran" w:date="2025-07-21T14:39:00Z" w16du:dateUtc="2025-07-21T10:39:00Z" w:id="4387">
            <w:trPr>
              <w:trHeight w:val="290"/>
            </w:trPr>
          </w:trPrChange>
        </w:trPr>
        <w:tc>
          <w:tcPr>
            <w:tcW w:w="6358" w:type="dxa"/>
            <w:gridSpan w:val="3"/>
            <w:tcBorders>
              <w:top w:val="single" w:color="auto" w:sz="4" w:space="0"/>
              <w:left w:val="single" w:color="auto" w:sz="4" w:space="0"/>
              <w:bottom w:val="single" w:color="auto" w:sz="4" w:space="0"/>
              <w:right w:val="single" w:color="auto" w:sz="4" w:space="0"/>
            </w:tcBorders>
            <w:shd w:val="clear" w:color="000000" w:fill="7030A0"/>
            <w:noWrap/>
            <w:vAlign w:val="bottom"/>
            <w:hideMark/>
            <w:tcPrChange w:author="Akshay Raveendran" w:date="2025-07-21T14:39:00Z" w16du:dateUtc="2025-07-21T10:39:00Z" w:id="4388">
              <w:tcPr>
                <w:tcW w:w="6567" w:type="dxa"/>
                <w:gridSpan w:val="7"/>
                <w:tcBorders>
                  <w:top w:val="single" w:color="auto" w:sz="4" w:space="0"/>
                  <w:left w:val="single" w:color="auto" w:sz="4" w:space="0"/>
                  <w:bottom w:val="single" w:color="auto" w:sz="4" w:space="0"/>
                  <w:right w:val="single" w:color="auto" w:sz="4" w:space="0"/>
                </w:tcBorders>
                <w:shd w:val="clear" w:color="000000" w:fill="7030A0"/>
                <w:noWrap/>
                <w:vAlign w:val="bottom"/>
                <w:hideMark/>
              </w:tcPr>
            </w:tcPrChange>
          </w:tcPr>
          <w:p w:rsidRPr="00302F0C" w:rsidR="00B47280" w:rsidRDefault="00B47280" w14:paraId="7D4EE149" w14:textId="77777777">
            <w:pPr>
              <w:spacing w:after="0" w:line="240" w:lineRule="auto"/>
              <w:jc w:val="center"/>
              <w:rPr>
                <w:rFonts w:ascii="Arial" w:hAnsi="Arial" w:eastAsia="Times New Roman" w:cs="Arial"/>
                <w:b/>
                <w:bCs/>
                <w:color w:val="FFFFFF"/>
                <w:sz w:val="22"/>
                <w:szCs w:val="22"/>
                <w:lang w:eastAsia="en-GB"/>
              </w:rPr>
            </w:pPr>
            <w:r w:rsidRPr="00302F0C">
              <w:rPr>
                <w:rFonts w:ascii="Arial" w:hAnsi="Arial" w:eastAsia="Times New Roman" w:cs="Arial"/>
                <w:b/>
                <w:bCs/>
                <w:color w:val="FFFFFF"/>
                <w:sz w:val="22"/>
                <w:szCs w:val="22"/>
                <w:lang w:eastAsia="en-GB"/>
              </w:rPr>
              <w:t>SLA MATRIX</w:t>
            </w:r>
          </w:p>
        </w:tc>
        <w:tc>
          <w:tcPr>
            <w:tcW w:w="1170" w:type="dxa"/>
            <w:tcBorders>
              <w:top w:val="single" w:color="auto" w:sz="4" w:space="0"/>
              <w:left w:val="single" w:color="auto" w:sz="4" w:space="0"/>
              <w:bottom w:val="single" w:color="auto" w:sz="4" w:space="0"/>
              <w:right w:val="single" w:color="auto" w:sz="4" w:space="0"/>
            </w:tcBorders>
            <w:shd w:val="clear" w:color="000000" w:fill="7030A0"/>
            <w:tcPrChange w:author="Akshay Raveendran" w:date="2025-07-21T14:39:00Z" w16du:dateUtc="2025-07-21T10:39:00Z" w:id="4389">
              <w:tcPr>
                <w:tcW w:w="969" w:type="dxa"/>
                <w:gridSpan w:val="3"/>
                <w:tcBorders>
                  <w:top w:val="single" w:color="auto" w:sz="4" w:space="0"/>
                  <w:left w:val="single" w:color="auto" w:sz="4" w:space="0"/>
                  <w:bottom w:val="single" w:color="auto" w:sz="4" w:space="0"/>
                  <w:right w:val="single" w:color="auto" w:sz="4" w:space="0"/>
                </w:tcBorders>
                <w:shd w:val="clear" w:color="000000" w:fill="7030A0"/>
              </w:tcPr>
            </w:tcPrChange>
          </w:tcPr>
          <w:p w:rsidRPr="00302F0C" w:rsidR="00B47280" w:rsidRDefault="00B47280" w14:paraId="5625AC4C" w14:textId="77777777">
            <w:pPr>
              <w:spacing w:after="0" w:line="240" w:lineRule="auto"/>
              <w:jc w:val="center"/>
              <w:rPr>
                <w:rFonts w:ascii="Arial" w:hAnsi="Arial" w:eastAsia="Times New Roman" w:cs="Arial"/>
                <w:b/>
                <w:bCs/>
                <w:color w:val="FFFFFF"/>
                <w:sz w:val="22"/>
                <w:szCs w:val="22"/>
                <w:lang w:eastAsia="en-GB"/>
              </w:rPr>
            </w:pPr>
          </w:p>
        </w:tc>
        <w:tc>
          <w:tcPr>
            <w:tcW w:w="1488" w:type="dxa"/>
            <w:tcBorders>
              <w:top w:val="single" w:color="auto" w:sz="4" w:space="0"/>
              <w:left w:val="single" w:color="auto" w:sz="4" w:space="0"/>
              <w:bottom w:val="single" w:color="auto" w:sz="4" w:space="0"/>
              <w:right w:val="single" w:color="auto" w:sz="4" w:space="0"/>
            </w:tcBorders>
            <w:shd w:val="clear" w:color="000000" w:fill="7030A0"/>
            <w:tcPrChange w:author="Akshay Raveendran" w:date="2025-07-21T14:39:00Z" w16du:dateUtc="2025-07-21T10:39:00Z" w:id="4390">
              <w:tcPr>
                <w:tcW w:w="1480" w:type="dxa"/>
                <w:tcBorders>
                  <w:top w:val="single" w:color="auto" w:sz="4" w:space="0"/>
                  <w:left w:val="single" w:color="auto" w:sz="4" w:space="0"/>
                  <w:bottom w:val="single" w:color="auto" w:sz="4" w:space="0"/>
                  <w:right w:val="single" w:color="auto" w:sz="4" w:space="0"/>
                </w:tcBorders>
                <w:shd w:val="clear" w:color="000000" w:fill="7030A0"/>
              </w:tcPr>
            </w:tcPrChange>
          </w:tcPr>
          <w:p w:rsidRPr="00302F0C" w:rsidR="00B47280" w:rsidRDefault="00B47280" w14:paraId="7E4FC655" w14:textId="77777777">
            <w:pPr>
              <w:spacing w:after="0" w:line="240" w:lineRule="auto"/>
              <w:jc w:val="center"/>
              <w:rPr>
                <w:rFonts w:ascii="Arial" w:hAnsi="Arial" w:eastAsia="Times New Roman" w:cs="Arial"/>
                <w:b/>
                <w:bCs/>
                <w:color w:val="FFFFFF"/>
                <w:sz w:val="22"/>
                <w:szCs w:val="22"/>
                <w:lang w:eastAsia="en-GB"/>
              </w:rPr>
            </w:pPr>
          </w:p>
        </w:tc>
      </w:tr>
      <w:tr w:rsidRPr="00302F0C" w:rsidR="00624526" w:rsidTr="00302F0C" w14:paraId="7489956C" w14:textId="77777777">
        <w:trPr>
          <w:trHeight w:val="290"/>
          <w:trPrChange w:author="Akshay Raveendran" w:date="2025-07-21T14:39:00Z" w16du:dateUtc="2025-07-21T10:39:00Z" w:id="4391">
            <w:trPr>
              <w:trHeight w:val="290"/>
            </w:trPr>
          </w:trPrChange>
        </w:trPr>
        <w:tc>
          <w:tcPr>
            <w:tcW w:w="3498" w:type="dxa"/>
            <w:tcBorders>
              <w:top w:val="nil"/>
              <w:left w:val="single" w:color="auto" w:sz="4" w:space="0"/>
              <w:bottom w:val="single" w:color="auto" w:sz="4" w:space="0"/>
              <w:right w:val="single" w:color="auto" w:sz="4" w:space="0"/>
            </w:tcBorders>
            <w:shd w:val="clear" w:color="000000" w:fill="BFBFBF"/>
            <w:noWrap/>
            <w:vAlign w:val="bottom"/>
            <w:hideMark/>
            <w:tcPrChange w:author="Akshay Raveendran" w:date="2025-07-21T14:39:00Z" w16du:dateUtc="2025-07-21T10:39:00Z" w:id="4392">
              <w:tcPr>
                <w:tcW w:w="3518" w:type="dxa"/>
                <w:gridSpan w:val="2"/>
                <w:tcBorders>
                  <w:top w:val="nil"/>
                  <w:left w:val="single" w:color="auto" w:sz="4" w:space="0"/>
                  <w:bottom w:val="single" w:color="auto" w:sz="4" w:space="0"/>
                  <w:right w:val="single" w:color="auto" w:sz="4" w:space="0"/>
                </w:tcBorders>
                <w:shd w:val="clear" w:color="000000" w:fill="BFBFBF"/>
                <w:noWrap/>
                <w:vAlign w:val="bottom"/>
                <w:hideMark/>
              </w:tcPr>
            </w:tcPrChange>
          </w:tcPr>
          <w:p w:rsidRPr="00302F0C" w:rsidR="00B47280" w:rsidRDefault="00B47280" w14:paraId="11733484" w14:textId="77777777">
            <w:pPr>
              <w:spacing w:after="0" w:line="240" w:lineRule="auto"/>
              <w:rPr>
                <w:rFonts w:ascii="Arial" w:hAnsi="Arial" w:eastAsia="Times New Roman" w:cs="Arial"/>
                <w:b/>
                <w:bCs/>
                <w:sz w:val="22"/>
                <w:szCs w:val="22"/>
                <w:lang w:eastAsia="en-GB"/>
              </w:rPr>
            </w:pPr>
            <w:r w:rsidRPr="00302F0C">
              <w:rPr>
                <w:rFonts w:ascii="Arial" w:hAnsi="Arial" w:eastAsia="Times New Roman" w:cs="Arial"/>
                <w:b/>
                <w:bCs/>
                <w:sz w:val="22"/>
                <w:szCs w:val="22"/>
                <w:lang w:eastAsia="en-GB"/>
              </w:rPr>
              <w:t>Request Type</w:t>
            </w:r>
          </w:p>
        </w:tc>
        <w:tc>
          <w:tcPr>
            <w:tcW w:w="1027" w:type="dxa"/>
            <w:tcBorders>
              <w:top w:val="nil"/>
              <w:left w:val="nil"/>
              <w:bottom w:val="single" w:color="auto" w:sz="4" w:space="0"/>
              <w:right w:val="single" w:color="auto" w:sz="4" w:space="0"/>
            </w:tcBorders>
            <w:shd w:val="clear" w:color="000000" w:fill="BFBFBF"/>
            <w:noWrap/>
            <w:vAlign w:val="bottom"/>
            <w:hideMark/>
            <w:tcPrChange w:author="Akshay Raveendran" w:date="2025-07-21T14:39:00Z" w16du:dateUtc="2025-07-21T10:39:00Z" w:id="4393">
              <w:tcPr>
                <w:tcW w:w="1032" w:type="dxa"/>
                <w:gridSpan w:val="2"/>
                <w:tcBorders>
                  <w:top w:val="nil"/>
                  <w:left w:val="nil"/>
                  <w:bottom w:val="single" w:color="auto" w:sz="4" w:space="0"/>
                  <w:right w:val="single" w:color="auto" w:sz="4" w:space="0"/>
                </w:tcBorders>
                <w:shd w:val="clear" w:color="000000" w:fill="BFBFBF"/>
                <w:noWrap/>
                <w:vAlign w:val="bottom"/>
                <w:hideMark/>
              </w:tcPr>
            </w:tcPrChange>
          </w:tcPr>
          <w:p w:rsidRPr="00302F0C" w:rsidR="00B47280" w:rsidRDefault="00B47280" w14:paraId="0BB25578" w14:textId="77777777">
            <w:pPr>
              <w:spacing w:after="0" w:line="240" w:lineRule="auto"/>
              <w:rPr>
                <w:rFonts w:ascii="Arial" w:hAnsi="Arial" w:eastAsia="Times New Roman" w:cs="Arial"/>
                <w:b/>
                <w:bCs/>
                <w:sz w:val="22"/>
                <w:szCs w:val="22"/>
                <w:lang w:eastAsia="en-GB"/>
              </w:rPr>
            </w:pPr>
            <w:r w:rsidRPr="00302F0C">
              <w:rPr>
                <w:rFonts w:ascii="Arial" w:hAnsi="Arial" w:eastAsia="Times New Roman" w:cs="Arial"/>
                <w:b/>
                <w:bCs/>
                <w:sz w:val="22"/>
                <w:szCs w:val="22"/>
                <w:lang w:eastAsia="en-GB"/>
              </w:rPr>
              <w:t>Priority</w:t>
            </w:r>
          </w:p>
        </w:tc>
        <w:tc>
          <w:tcPr>
            <w:tcW w:w="1833" w:type="dxa"/>
            <w:tcBorders>
              <w:top w:val="nil"/>
              <w:left w:val="nil"/>
              <w:bottom w:val="single" w:color="auto" w:sz="4" w:space="0"/>
              <w:right w:val="single" w:color="auto" w:sz="4" w:space="0"/>
            </w:tcBorders>
            <w:shd w:val="clear" w:color="000000" w:fill="BFBFBF"/>
            <w:noWrap/>
            <w:vAlign w:val="bottom"/>
            <w:hideMark/>
            <w:tcPrChange w:author="Akshay Raveendran" w:date="2025-07-21T14:39:00Z" w16du:dateUtc="2025-07-21T10:39:00Z" w:id="4394">
              <w:tcPr>
                <w:tcW w:w="1843" w:type="dxa"/>
                <w:gridSpan w:val="2"/>
                <w:tcBorders>
                  <w:top w:val="nil"/>
                  <w:left w:val="nil"/>
                  <w:bottom w:val="single" w:color="auto" w:sz="4" w:space="0"/>
                  <w:right w:val="single" w:color="auto" w:sz="4" w:space="0"/>
                </w:tcBorders>
                <w:shd w:val="clear" w:color="000000" w:fill="BFBFBF"/>
                <w:noWrap/>
                <w:vAlign w:val="bottom"/>
                <w:hideMark/>
              </w:tcPr>
            </w:tcPrChange>
          </w:tcPr>
          <w:p w:rsidRPr="00302F0C" w:rsidR="00B47280" w:rsidRDefault="00B47280" w14:paraId="538581D5" w14:textId="77777777">
            <w:pPr>
              <w:spacing w:after="0" w:line="240" w:lineRule="auto"/>
              <w:rPr>
                <w:rFonts w:ascii="Arial" w:hAnsi="Arial" w:eastAsia="Times New Roman" w:cs="Arial"/>
                <w:b/>
                <w:bCs/>
                <w:sz w:val="22"/>
                <w:szCs w:val="22"/>
                <w:lang w:eastAsia="en-GB"/>
              </w:rPr>
            </w:pPr>
            <w:r w:rsidRPr="00302F0C">
              <w:rPr>
                <w:rFonts w:ascii="Arial" w:hAnsi="Arial" w:eastAsia="Times New Roman" w:cs="Arial"/>
                <w:b/>
                <w:bCs/>
                <w:sz w:val="22"/>
                <w:szCs w:val="22"/>
                <w:lang w:eastAsia="en-GB"/>
              </w:rPr>
              <w:t>SLA(Working days)</w:t>
            </w:r>
          </w:p>
        </w:tc>
        <w:tc>
          <w:tcPr>
            <w:tcW w:w="1170" w:type="dxa"/>
            <w:tcBorders>
              <w:top w:val="nil"/>
              <w:left w:val="nil"/>
              <w:bottom w:val="single" w:color="auto" w:sz="4" w:space="0"/>
              <w:right w:val="single" w:color="auto" w:sz="4" w:space="0"/>
            </w:tcBorders>
            <w:shd w:val="clear" w:color="000000" w:fill="BFBFBF"/>
            <w:tcPrChange w:author="Akshay Raveendran" w:date="2025-07-21T14:39:00Z" w16du:dateUtc="2025-07-21T10:39:00Z" w:id="4395">
              <w:tcPr>
                <w:tcW w:w="1155" w:type="dxa"/>
                <w:gridSpan w:val="3"/>
                <w:tcBorders>
                  <w:top w:val="nil"/>
                  <w:left w:val="nil"/>
                  <w:bottom w:val="single" w:color="auto" w:sz="4" w:space="0"/>
                  <w:right w:val="single" w:color="auto" w:sz="4" w:space="0"/>
                </w:tcBorders>
                <w:shd w:val="clear" w:color="000000" w:fill="BFBFBF"/>
              </w:tcPr>
            </w:tcPrChange>
          </w:tcPr>
          <w:p w:rsidRPr="00302F0C" w:rsidR="00B47280" w:rsidRDefault="00B47280" w14:paraId="43D2ACC8" w14:textId="77777777">
            <w:pPr>
              <w:spacing w:after="0" w:line="240" w:lineRule="auto"/>
              <w:rPr>
                <w:rFonts w:ascii="Arial" w:hAnsi="Arial" w:eastAsia="Times New Roman" w:cs="Arial"/>
                <w:b/>
                <w:bCs/>
                <w:sz w:val="22"/>
                <w:szCs w:val="22"/>
                <w:lang w:eastAsia="en-GB"/>
              </w:rPr>
            </w:pPr>
            <w:r w:rsidRPr="00302F0C">
              <w:rPr>
                <w:rFonts w:ascii="Arial" w:hAnsi="Arial" w:eastAsia="Times New Roman" w:cs="Arial"/>
                <w:b/>
                <w:bCs/>
                <w:sz w:val="22"/>
                <w:szCs w:val="22"/>
                <w:lang w:eastAsia="en-GB"/>
              </w:rPr>
              <w:t>Default priority setting (Y/N)</w:t>
            </w:r>
          </w:p>
        </w:tc>
        <w:tc>
          <w:tcPr>
            <w:tcW w:w="1488" w:type="dxa"/>
            <w:tcBorders>
              <w:top w:val="nil"/>
              <w:left w:val="nil"/>
              <w:bottom w:val="single" w:color="auto" w:sz="4" w:space="0"/>
              <w:right w:val="single" w:color="auto" w:sz="4" w:space="0"/>
            </w:tcBorders>
            <w:shd w:val="clear" w:color="000000" w:fill="BFBFBF"/>
            <w:tcPrChange w:author="Akshay Raveendran" w:date="2025-07-21T14:39:00Z" w16du:dateUtc="2025-07-21T10:39:00Z" w:id="4396">
              <w:tcPr>
                <w:tcW w:w="1468" w:type="dxa"/>
                <w:gridSpan w:val="2"/>
                <w:tcBorders>
                  <w:top w:val="nil"/>
                  <w:left w:val="nil"/>
                  <w:bottom w:val="single" w:color="auto" w:sz="4" w:space="0"/>
                  <w:right w:val="single" w:color="auto" w:sz="4" w:space="0"/>
                </w:tcBorders>
                <w:shd w:val="clear" w:color="000000" w:fill="BFBFBF"/>
              </w:tcPr>
            </w:tcPrChange>
          </w:tcPr>
          <w:p w:rsidRPr="00302F0C" w:rsidR="00B47280" w:rsidRDefault="00B47280" w14:paraId="043B5DC9" w14:textId="77777777">
            <w:pPr>
              <w:spacing w:after="0" w:line="240" w:lineRule="auto"/>
              <w:rPr>
                <w:rFonts w:ascii="Arial" w:hAnsi="Arial" w:eastAsia="Times New Roman" w:cs="Arial"/>
                <w:b/>
                <w:bCs/>
                <w:sz w:val="22"/>
                <w:szCs w:val="22"/>
                <w:lang w:eastAsia="en-GB"/>
              </w:rPr>
            </w:pPr>
            <w:r w:rsidRPr="00302F0C">
              <w:rPr>
                <w:rFonts w:ascii="Arial" w:hAnsi="Arial" w:eastAsia="Times New Roman" w:cs="Arial"/>
                <w:b/>
                <w:bCs/>
                <w:sz w:val="22"/>
                <w:szCs w:val="22"/>
                <w:lang w:eastAsia="en-GB"/>
              </w:rPr>
              <w:t>SVP/VP Approval requirement (Y/N)</w:t>
            </w:r>
          </w:p>
        </w:tc>
      </w:tr>
      <w:tr w:rsidRPr="00302F0C" w:rsidR="00197D31" w:rsidDel="00197D31" w:rsidTr="00302F0C" w14:paraId="6DA57281" w14:textId="6BBCFE7D">
        <w:trPr>
          <w:trHeight w:val="290"/>
          <w:del w:author="Akshay Raveendran" w:date="2025-07-21T14:39:00Z" w:id="4397"/>
        </w:trPr>
        <w:tc>
          <w:tcPr>
            <w:tcW w:w="3498" w:type="dxa"/>
            <w:tcBorders>
              <w:top w:val="nil"/>
              <w:left w:val="single" w:color="auto" w:sz="4" w:space="0"/>
              <w:bottom w:val="single" w:color="auto" w:sz="4" w:space="0"/>
              <w:right w:val="single" w:color="auto" w:sz="4" w:space="0"/>
            </w:tcBorders>
            <w:noWrap/>
            <w:vAlign w:val="bottom"/>
          </w:tcPr>
          <w:p w:rsidRPr="00302F0C" w:rsidR="00B47280" w:rsidDel="00197D31" w:rsidRDefault="00B47280" w14:paraId="5D365348" w14:textId="11BE7632">
            <w:pPr>
              <w:spacing w:after="0" w:line="240" w:lineRule="auto"/>
              <w:rPr>
                <w:del w:author="Akshay Raveendran" w:date="2025-07-21T14:39:00Z" w16du:dateUtc="2025-07-21T10:39:00Z" w:id="4398"/>
                <w:rFonts w:ascii="Arial" w:hAnsi="Arial" w:eastAsia="Times New Roman" w:cs="Arial"/>
                <w:color w:val="000000"/>
                <w:sz w:val="22"/>
                <w:szCs w:val="22"/>
                <w:lang w:eastAsia="en-GB"/>
              </w:rPr>
            </w:pPr>
            <w:del w:author="Akshay Raveendran" w:date="2025-07-21T14:39:00Z" w16du:dateUtc="2025-07-21T10:39:00Z" w:id="4399">
              <w:r w:rsidRPr="00302F0C" w:rsidDel="00197D31">
                <w:rPr>
                  <w:rFonts w:ascii="Arial" w:hAnsi="Arial" w:eastAsia="Times New Roman" w:cs="Arial"/>
                  <w:color w:val="000000"/>
                  <w:sz w:val="22"/>
                  <w:szCs w:val="22"/>
                  <w:lang w:eastAsia="en-GB"/>
                </w:rPr>
                <w:delText>Savings Initiative tracking</w:delText>
              </w:r>
            </w:del>
          </w:p>
        </w:tc>
        <w:tc>
          <w:tcPr>
            <w:tcW w:w="1027" w:type="dxa"/>
            <w:tcBorders>
              <w:top w:val="nil"/>
              <w:left w:val="nil"/>
              <w:bottom w:val="single" w:color="auto" w:sz="4" w:space="0"/>
              <w:right w:val="single" w:color="auto" w:sz="4" w:space="0"/>
            </w:tcBorders>
            <w:noWrap/>
            <w:vAlign w:val="bottom"/>
          </w:tcPr>
          <w:p w:rsidRPr="00302F0C" w:rsidR="00B47280" w:rsidDel="00197D31" w:rsidRDefault="00B47280" w14:paraId="0825E586" w14:textId="098054B0">
            <w:pPr>
              <w:spacing w:after="0" w:line="240" w:lineRule="auto"/>
              <w:rPr>
                <w:del w:author="Akshay Raveendran" w:date="2025-07-21T14:39:00Z" w16du:dateUtc="2025-07-21T10:39:00Z" w:id="4400"/>
                <w:rFonts w:ascii="Arial" w:hAnsi="Arial" w:eastAsia="Times New Roman" w:cs="Arial"/>
                <w:color w:val="000000"/>
                <w:sz w:val="22"/>
                <w:szCs w:val="22"/>
                <w:lang w:eastAsia="en-GB"/>
              </w:rPr>
            </w:pPr>
            <w:del w:author="Akshay Raveendran" w:date="2025-07-21T14:39:00Z" w16du:dateUtc="2025-07-21T10:39:00Z" w:id="4401">
              <w:r w:rsidRPr="00302F0C" w:rsidDel="00197D31">
                <w:rPr>
                  <w:rFonts w:ascii="Arial" w:hAnsi="Arial" w:eastAsia="Times New Roman" w:cs="Arial"/>
                  <w:color w:val="000000"/>
                  <w:sz w:val="22"/>
                  <w:szCs w:val="22"/>
                  <w:lang w:eastAsia="en-GB"/>
                </w:rPr>
                <w:delText>P1</w:delText>
              </w:r>
            </w:del>
          </w:p>
        </w:tc>
        <w:tc>
          <w:tcPr>
            <w:tcW w:w="1833" w:type="dxa"/>
            <w:tcBorders>
              <w:top w:val="nil"/>
              <w:left w:val="nil"/>
              <w:bottom w:val="single" w:color="auto" w:sz="4" w:space="0"/>
              <w:right w:val="single" w:color="auto" w:sz="4" w:space="0"/>
            </w:tcBorders>
            <w:noWrap/>
            <w:vAlign w:val="bottom"/>
          </w:tcPr>
          <w:p w:rsidRPr="00302F0C" w:rsidR="00B47280" w:rsidDel="00197D31" w:rsidRDefault="007F2C8A" w14:paraId="30E2FC87" w14:textId="610C6A10">
            <w:pPr>
              <w:spacing w:after="0" w:line="240" w:lineRule="auto"/>
              <w:rPr>
                <w:del w:author="Akshay Raveendran" w:date="2025-07-21T14:39:00Z" w16du:dateUtc="2025-07-21T10:39:00Z" w:id="4402"/>
                <w:rFonts w:ascii="Arial" w:hAnsi="Arial" w:eastAsia="Times New Roman" w:cs="Arial"/>
                <w:color w:val="000000"/>
                <w:sz w:val="22"/>
                <w:szCs w:val="22"/>
                <w:lang w:eastAsia="en-GB"/>
              </w:rPr>
            </w:pPr>
            <w:del w:author="Akshay Raveendran" w:date="2025-07-21T14:39:00Z" w16du:dateUtc="2025-07-21T10:39:00Z" w:id="4403">
              <w:r w:rsidRPr="00302F0C" w:rsidDel="00197D31">
                <w:rPr>
                  <w:rFonts w:ascii="Arial" w:hAnsi="Arial" w:eastAsia="Times New Roman" w:cs="Arial"/>
                  <w:color w:val="000000"/>
                  <w:sz w:val="22"/>
                  <w:szCs w:val="22"/>
                  <w:lang w:eastAsia="en-GB"/>
                </w:rPr>
                <w:delText>15</w:delText>
              </w:r>
              <w:r w:rsidRPr="00302F0C" w:rsidDel="00197D31" w:rsidR="00B47280">
                <w:rPr>
                  <w:rFonts w:ascii="Arial" w:hAnsi="Arial" w:eastAsia="Times New Roman" w:cs="Arial"/>
                  <w:color w:val="000000"/>
                  <w:sz w:val="22"/>
                  <w:szCs w:val="22"/>
                  <w:lang w:eastAsia="en-GB"/>
                </w:rPr>
                <w:delText>(bifurcation to be defined by Business)</w:delText>
              </w:r>
            </w:del>
          </w:p>
        </w:tc>
        <w:tc>
          <w:tcPr>
            <w:tcW w:w="1170" w:type="dxa"/>
            <w:tcBorders>
              <w:top w:val="nil"/>
              <w:left w:val="nil"/>
              <w:bottom w:val="single" w:color="auto" w:sz="4" w:space="0"/>
              <w:right w:val="single" w:color="auto" w:sz="4" w:space="0"/>
            </w:tcBorders>
          </w:tcPr>
          <w:p w:rsidRPr="00302F0C" w:rsidR="00B47280" w:rsidDel="00197D31" w:rsidRDefault="00B47280" w14:paraId="0EFE9F63" w14:textId="25A939BD">
            <w:pPr>
              <w:spacing w:after="0" w:line="240" w:lineRule="auto"/>
              <w:rPr>
                <w:del w:author="Akshay Raveendran" w:date="2025-07-21T14:39:00Z" w16du:dateUtc="2025-07-21T10:39:00Z" w:id="4404"/>
                <w:rFonts w:ascii="Arial" w:hAnsi="Arial" w:eastAsia="Times New Roman" w:cs="Arial"/>
                <w:color w:val="000000"/>
                <w:sz w:val="22"/>
                <w:szCs w:val="22"/>
                <w:lang w:eastAsia="en-GB"/>
              </w:rPr>
            </w:pPr>
            <w:del w:author="Akshay Raveendran" w:date="2025-07-21T14:39:00Z" w16du:dateUtc="2025-07-21T10:39:00Z" w:id="4405">
              <w:r w:rsidRPr="00302F0C" w:rsidDel="00197D31">
                <w:rPr>
                  <w:rFonts w:ascii="Arial" w:hAnsi="Arial" w:eastAsia="Times New Roman" w:cs="Arial"/>
                  <w:color w:val="000000"/>
                  <w:sz w:val="22"/>
                  <w:szCs w:val="22"/>
                  <w:lang w:eastAsia="en-GB"/>
                </w:rPr>
                <w:delText>Y</w:delText>
              </w:r>
            </w:del>
          </w:p>
        </w:tc>
        <w:tc>
          <w:tcPr>
            <w:tcW w:w="1488" w:type="dxa"/>
            <w:tcBorders>
              <w:top w:val="nil"/>
              <w:left w:val="nil"/>
              <w:bottom w:val="single" w:color="auto" w:sz="4" w:space="0"/>
              <w:right w:val="single" w:color="auto" w:sz="4" w:space="0"/>
            </w:tcBorders>
          </w:tcPr>
          <w:p w:rsidRPr="00302F0C" w:rsidR="00B47280" w:rsidDel="00197D31" w:rsidRDefault="00B47280" w14:paraId="5935525C" w14:textId="1B7ED4F8">
            <w:pPr>
              <w:spacing w:after="0" w:line="240" w:lineRule="auto"/>
              <w:rPr>
                <w:del w:author="Akshay Raveendran" w:date="2025-07-21T14:39:00Z" w16du:dateUtc="2025-07-21T10:39:00Z" w:id="4406"/>
                <w:rFonts w:ascii="Arial" w:hAnsi="Arial" w:eastAsia="Times New Roman" w:cs="Arial"/>
                <w:color w:val="000000"/>
                <w:sz w:val="22"/>
                <w:szCs w:val="22"/>
                <w:lang w:eastAsia="en-GB"/>
              </w:rPr>
            </w:pPr>
            <w:del w:author="Akshay Raveendran" w:date="2025-07-21T14:39:00Z" w16du:dateUtc="2025-07-21T10:39:00Z" w:id="4407">
              <w:r w:rsidRPr="00302F0C" w:rsidDel="00197D31">
                <w:rPr>
                  <w:rFonts w:ascii="Arial" w:hAnsi="Arial" w:eastAsia="Times New Roman" w:cs="Arial"/>
                  <w:color w:val="000000"/>
                  <w:sz w:val="22"/>
                  <w:szCs w:val="22"/>
                  <w:lang w:eastAsia="en-GB"/>
                </w:rPr>
                <w:delText>Y</w:delText>
              </w:r>
            </w:del>
          </w:p>
        </w:tc>
      </w:tr>
      <w:tr w:rsidRPr="00302F0C" w:rsidR="00197D31" w:rsidTr="00302F0C" w14:paraId="1C88FECE" w14:textId="77777777">
        <w:trPr>
          <w:trHeight w:val="290"/>
        </w:trPr>
        <w:tc>
          <w:tcPr>
            <w:tcW w:w="3498" w:type="dxa"/>
            <w:tcBorders>
              <w:top w:val="nil"/>
              <w:left w:val="single" w:color="auto" w:sz="4" w:space="0"/>
              <w:bottom w:val="single" w:color="auto" w:sz="4" w:space="0"/>
              <w:right w:val="single" w:color="auto" w:sz="4" w:space="0"/>
            </w:tcBorders>
            <w:noWrap/>
            <w:vAlign w:val="bottom"/>
            <w:hideMark/>
          </w:tcPr>
          <w:p w:rsidRPr="00302F0C" w:rsidR="00B47280" w:rsidRDefault="00B47280" w14:paraId="7F26ABF5" w14:textId="6EC57EC1">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Scrap Sales</w:t>
            </w:r>
            <w:ins w:author="Akshay Raveendran" w:date="2025-07-21T14:35:00Z" w16du:dateUtc="2025-07-21T10:35:00Z" w:id="4408">
              <w:r w:rsidRPr="00302F0C" w:rsidR="00BC79E6">
                <w:rPr>
                  <w:rFonts w:ascii="Arial" w:hAnsi="Arial" w:eastAsia="Times New Roman" w:cs="Arial"/>
                  <w:color w:val="000000"/>
                  <w:sz w:val="22"/>
                  <w:szCs w:val="22"/>
                  <w:lang w:eastAsia="en-GB"/>
                </w:rPr>
                <w:t xml:space="preserve"> and De-fleeting(Non-</w:t>
              </w:r>
            </w:ins>
            <w:ins w:author="Akshay Raveendran" w:date="2025-07-21T14:36:00Z" w16du:dateUtc="2025-07-21T10:36:00Z" w:id="4409">
              <w:r w:rsidRPr="00302F0C" w:rsidR="00BC79E6">
                <w:rPr>
                  <w:rFonts w:ascii="Arial" w:hAnsi="Arial" w:eastAsia="Times New Roman" w:cs="Arial"/>
                  <w:color w:val="000000"/>
                  <w:sz w:val="22"/>
                  <w:szCs w:val="22"/>
                  <w:lang w:eastAsia="en-GB"/>
                </w:rPr>
                <w:t>Kabi)</w:t>
              </w:r>
            </w:ins>
          </w:p>
        </w:tc>
        <w:tc>
          <w:tcPr>
            <w:tcW w:w="1027" w:type="dxa"/>
            <w:tcBorders>
              <w:top w:val="nil"/>
              <w:left w:val="nil"/>
              <w:bottom w:val="single" w:color="auto" w:sz="4" w:space="0"/>
              <w:right w:val="single" w:color="auto" w:sz="4" w:space="0"/>
            </w:tcBorders>
            <w:noWrap/>
            <w:vAlign w:val="bottom"/>
            <w:hideMark/>
          </w:tcPr>
          <w:p w:rsidRPr="00302F0C" w:rsidR="00B47280" w:rsidRDefault="00B47280" w14:paraId="099FC1D4"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P1</w:t>
            </w:r>
          </w:p>
        </w:tc>
        <w:tc>
          <w:tcPr>
            <w:tcW w:w="1833" w:type="dxa"/>
            <w:tcBorders>
              <w:top w:val="nil"/>
              <w:left w:val="nil"/>
              <w:bottom w:val="single" w:color="auto" w:sz="4" w:space="0"/>
              <w:right w:val="single" w:color="auto" w:sz="4" w:space="0"/>
            </w:tcBorders>
            <w:noWrap/>
            <w:vAlign w:val="bottom"/>
            <w:hideMark/>
          </w:tcPr>
          <w:p w:rsidRPr="00302F0C" w:rsidR="00B47280" w:rsidRDefault="00B47280" w14:paraId="50DBA42D"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14(bifurcation to be defined by Business)</w:t>
            </w:r>
          </w:p>
        </w:tc>
        <w:tc>
          <w:tcPr>
            <w:tcW w:w="1170" w:type="dxa"/>
            <w:tcBorders>
              <w:top w:val="nil"/>
              <w:left w:val="nil"/>
              <w:bottom w:val="single" w:color="auto" w:sz="4" w:space="0"/>
              <w:right w:val="single" w:color="auto" w:sz="4" w:space="0"/>
            </w:tcBorders>
          </w:tcPr>
          <w:p w:rsidRPr="00302F0C" w:rsidR="00B47280" w:rsidDel="00062F77" w:rsidRDefault="00B47280" w14:paraId="15363B1A"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Y</w:t>
            </w:r>
          </w:p>
        </w:tc>
        <w:tc>
          <w:tcPr>
            <w:tcW w:w="1488" w:type="dxa"/>
            <w:tcBorders>
              <w:top w:val="nil"/>
              <w:left w:val="nil"/>
              <w:bottom w:val="single" w:color="auto" w:sz="4" w:space="0"/>
              <w:right w:val="single" w:color="auto" w:sz="4" w:space="0"/>
            </w:tcBorders>
          </w:tcPr>
          <w:p w:rsidRPr="00302F0C" w:rsidR="00B47280" w:rsidDel="00062F77" w:rsidRDefault="00B47280" w14:paraId="5C86055F" w14:textId="77777777">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Y</w:t>
            </w:r>
          </w:p>
        </w:tc>
      </w:tr>
      <w:tr w:rsidRPr="00302F0C" w:rsidR="00624526" w:rsidTr="00302F0C" w14:paraId="1ABE28AE" w14:textId="77777777">
        <w:trPr>
          <w:trHeight w:val="290"/>
        </w:trPr>
        <w:tc>
          <w:tcPr>
            <w:tcW w:w="3498" w:type="dxa"/>
            <w:tcBorders>
              <w:top w:val="nil"/>
              <w:left w:val="single" w:color="auto" w:sz="4" w:space="0"/>
              <w:bottom w:val="single" w:color="auto" w:sz="4" w:space="0"/>
              <w:right w:val="single" w:color="auto" w:sz="4" w:space="0"/>
            </w:tcBorders>
            <w:noWrap/>
            <w:vAlign w:val="bottom"/>
            <w:hideMark/>
          </w:tcPr>
          <w:p w:rsidRPr="00302F0C" w:rsidR="00B47280" w:rsidRDefault="00EF7438" w14:paraId="4EA3F0E3" w14:textId="447F6F83">
            <w:pPr>
              <w:spacing w:after="0" w:line="240" w:lineRule="auto"/>
              <w:rPr>
                <w:rFonts w:ascii="Arial" w:hAnsi="Arial" w:eastAsia="Times New Roman" w:cs="Arial"/>
                <w:sz w:val="22"/>
                <w:szCs w:val="22"/>
                <w:lang w:eastAsia="en-GB"/>
              </w:rPr>
            </w:pPr>
            <w:r w:rsidRPr="00302F0C">
              <w:rPr>
                <w:rFonts w:ascii="Arial" w:hAnsi="Arial" w:eastAsia="Times New Roman" w:cs="Arial"/>
                <w:color w:val="000000"/>
                <w:sz w:val="22"/>
                <w:szCs w:val="22"/>
                <w:lang w:eastAsia="en-GB"/>
              </w:rPr>
              <w:t>LTPA Creation for Xpedeon</w:t>
            </w:r>
          </w:p>
        </w:tc>
        <w:tc>
          <w:tcPr>
            <w:tcW w:w="1027" w:type="dxa"/>
            <w:tcBorders>
              <w:top w:val="nil"/>
              <w:left w:val="nil"/>
              <w:bottom w:val="single" w:color="auto" w:sz="4" w:space="0"/>
              <w:right w:val="single" w:color="auto" w:sz="4" w:space="0"/>
            </w:tcBorders>
            <w:noWrap/>
            <w:vAlign w:val="bottom"/>
            <w:hideMark/>
          </w:tcPr>
          <w:p w:rsidRPr="00302F0C" w:rsidR="00B47280" w:rsidRDefault="00B47280" w14:paraId="025D1C52" w14:textId="77777777">
            <w:pPr>
              <w:spacing w:after="0" w:line="240" w:lineRule="auto"/>
              <w:rPr>
                <w:rFonts w:ascii="Arial" w:hAnsi="Arial" w:eastAsia="Times New Roman" w:cs="Arial"/>
                <w:sz w:val="22"/>
                <w:szCs w:val="22"/>
                <w:lang w:eastAsia="en-GB"/>
              </w:rPr>
            </w:pPr>
            <w:r w:rsidRPr="00302F0C">
              <w:rPr>
                <w:rFonts w:ascii="Arial" w:hAnsi="Arial" w:eastAsia="Times New Roman" w:cs="Arial"/>
                <w:color w:val="000000"/>
                <w:sz w:val="22"/>
                <w:szCs w:val="22"/>
                <w:lang w:eastAsia="en-GB"/>
              </w:rPr>
              <w:t>P1</w:t>
            </w:r>
          </w:p>
        </w:tc>
        <w:tc>
          <w:tcPr>
            <w:tcW w:w="1833" w:type="dxa"/>
            <w:tcBorders>
              <w:top w:val="nil"/>
              <w:left w:val="nil"/>
              <w:bottom w:val="single" w:color="auto" w:sz="4" w:space="0"/>
              <w:right w:val="single" w:color="auto" w:sz="4" w:space="0"/>
            </w:tcBorders>
            <w:noWrap/>
            <w:vAlign w:val="bottom"/>
            <w:hideMark/>
          </w:tcPr>
          <w:p w:rsidRPr="00302F0C" w:rsidR="00B47280" w:rsidRDefault="00B47280" w14:paraId="49141FD3" w14:textId="77777777">
            <w:pPr>
              <w:spacing w:after="0" w:line="240" w:lineRule="auto"/>
              <w:rPr>
                <w:rFonts w:ascii="Arial" w:hAnsi="Arial" w:eastAsia="Times New Roman" w:cs="Arial"/>
                <w:sz w:val="22"/>
                <w:szCs w:val="22"/>
                <w:lang w:eastAsia="en-GB"/>
              </w:rPr>
            </w:pPr>
            <w:r w:rsidRPr="00302F0C">
              <w:rPr>
                <w:rFonts w:ascii="Arial" w:hAnsi="Arial" w:eastAsia="Times New Roman" w:cs="Arial"/>
                <w:color w:val="000000"/>
                <w:sz w:val="22"/>
                <w:szCs w:val="22"/>
                <w:lang w:eastAsia="en-GB"/>
              </w:rPr>
              <w:t xml:space="preserve">2 </w:t>
            </w:r>
          </w:p>
        </w:tc>
        <w:tc>
          <w:tcPr>
            <w:tcW w:w="1170" w:type="dxa"/>
            <w:tcBorders>
              <w:top w:val="nil"/>
              <w:left w:val="nil"/>
              <w:bottom w:val="single" w:color="auto" w:sz="4" w:space="0"/>
              <w:right w:val="single" w:color="auto" w:sz="4" w:space="0"/>
            </w:tcBorders>
          </w:tcPr>
          <w:p w:rsidRPr="00302F0C" w:rsidR="00B47280" w:rsidDel="00062F77" w:rsidRDefault="00B47280" w14:paraId="2415B7AD" w14:textId="77777777">
            <w:pPr>
              <w:spacing w:after="0" w:line="240" w:lineRule="auto"/>
              <w:rPr>
                <w:rFonts w:ascii="Arial" w:hAnsi="Arial" w:eastAsia="Times New Roman" w:cs="Arial"/>
                <w:sz w:val="22"/>
                <w:szCs w:val="22"/>
                <w:lang w:eastAsia="en-GB"/>
              </w:rPr>
            </w:pPr>
            <w:r w:rsidRPr="00302F0C">
              <w:rPr>
                <w:rFonts w:ascii="Arial" w:hAnsi="Arial" w:eastAsia="Times New Roman" w:cs="Arial"/>
                <w:color w:val="000000"/>
                <w:sz w:val="22"/>
                <w:szCs w:val="22"/>
                <w:lang w:eastAsia="en-GB"/>
              </w:rPr>
              <w:t>Y</w:t>
            </w:r>
            <w:commentRangeStart w:id="4410"/>
            <w:commentRangeEnd w:id="4410"/>
            <w:r w:rsidRPr="00302F0C" w:rsidDel="0032731A">
              <w:rPr>
                <w:rStyle w:val="CommentReference"/>
                <w:rFonts w:ascii="Arial" w:hAnsi="Arial" w:eastAsia="Times New Roman" w:cs="Arial"/>
                <w:sz w:val="22"/>
                <w:szCs w:val="22"/>
                <w:lang w:eastAsia="en-GB"/>
              </w:rPr>
              <w:commentReference w:id="4410"/>
            </w:r>
          </w:p>
        </w:tc>
        <w:tc>
          <w:tcPr>
            <w:tcW w:w="1488" w:type="dxa"/>
            <w:tcBorders>
              <w:top w:val="nil"/>
              <w:left w:val="nil"/>
              <w:bottom w:val="single" w:color="auto" w:sz="4" w:space="0"/>
              <w:right w:val="single" w:color="auto" w:sz="4" w:space="0"/>
            </w:tcBorders>
          </w:tcPr>
          <w:p w:rsidRPr="00302F0C" w:rsidR="00B47280" w:rsidDel="00062F77" w:rsidRDefault="00B47280" w14:paraId="7034200B" w14:textId="77777777">
            <w:pPr>
              <w:spacing w:after="0" w:line="240" w:lineRule="auto"/>
              <w:rPr>
                <w:rFonts w:ascii="Arial" w:hAnsi="Arial" w:eastAsia="Times New Roman" w:cs="Arial"/>
                <w:sz w:val="22"/>
                <w:szCs w:val="22"/>
                <w:lang w:eastAsia="en-GB"/>
              </w:rPr>
            </w:pPr>
            <w:r w:rsidRPr="00302F0C">
              <w:rPr>
                <w:rFonts w:ascii="Arial" w:hAnsi="Arial" w:eastAsia="Times New Roman" w:cs="Arial"/>
                <w:color w:val="000000"/>
                <w:sz w:val="22"/>
                <w:szCs w:val="22"/>
                <w:lang w:eastAsia="en-GB"/>
              </w:rPr>
              <w:t>N</w:t>
            </w:r>
          </w:p>
        </w:tc>
      </w:tr>
      <w:tr w:rsidRPr="00302F0C" w:rsidR="00302F0C" w:rsidTr="00302F0C" w14:paraId="59BA8402" w14:textId="77777777">
        <w:trPr>
          <w:trHeight w:val="290"/>
        </w:trPr>
        <w:tc>
          <w:tcPr>
            <w:tcW w:w="3498" w:type="dxa"/>
            <w:tcBorders>
              <w:top w:val="nil"/>
              <w:left w:val="single" w:color="auto" w:sz="4" w:space="0"/>
              <w:bottom w:val="single" w:color="auto" w:sz="4" w:space="0"/>
              <w:right w:val="single" w:color="auto" w:sz="4" w:space="0"/>
            </w:tcBorders>
            <w:noWrap/>
            <w:vAlign w:val="bottom"/>
          </w:tcPr>
          <w:p w:rsidRPr="00302F0C" w:rsidR="00302F0C" w:rsidP="00302F0C" w:rsidRDefault="00302F0C" w14:paraId="6D8F7B3B" w14:textId="24D3198D">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LTPA amendment/renewal for Xpedeon</w:t>
            </w:r>
          </w:p>
        </w:tc>
        <w:tc>
          <w:tcPr>
            <w:tcW w:w="1027" w:type="dxa"/>
            <w:tcBorders>
              <w:top w:val="nil"/>
              <w:left w:val="nil"/>
              <w:bottom w:val="single" w:color="auto" w:sz="4" w:space="0"/>
              <w:right w:val="single" w:color="auto" w:sz="4" w:space="0"/>
            </w:tcBorders>
            <w:noWrap/>
            <w:vAlign w:val="bottom"/>
          </w:tcPr>
          <w:p w:rsidRPr="00302F0C" w:rsidR="00302F0C" w:rsidP="00302F0C" w:rsidRDefault="00302F0C" w14:paraId="34777AA6" w14:textId="0BCEE90F">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P1</w:t>
            </w:r>
          </w:p>
        </w:tc>
        <w:tc>
          <w:tcPr>
            <w:tcW w:w="1833" w:type="dxa"/>
            <w:tcBorders>
              <w:top w:val="nil"/>
              <w:left w:val="nil"/>
              <w:bottom w:val="single" w:color="auto" w:sz="4" w:space="0"/>
              <w:right w:val="single" w:color="auto" w:sz="4" w:space="0"/>
            </w:tcBorders>
            <w:noWrap/>
            <w:vAlign w:val="bottom"/>
          </w:tcPr>
          <w:p w:rsidRPr="00302F0C" w:rsidR="00302F0C" w:rsidP="00302F0C" w:rsidRDefault="003842F8" w14:paraId="66A901A7" w14:textId="06F08396">
            <w:pPr>
              <w:spacing w:after="0" w:line="240" w:lineRule="auto"/>
              <w:rPr>
                <w:rFonts w:ascii="Arial" w:hAnsi="Arial" w:eastAsia="Times New Roman" w:cs="Arial"/>
                <w:color w:val="000000"/>
                <w:sz w:val="22"/>
                <w:szCs w:val="22"/>
                <w:lang w:eastAsia="en-GB"/>
              </w:rPr>
            </w:pPr>
            <w:r>
              <w:rPr>
                <w:rFonts w:ascii="Arial" w:hAnsi="Arial" w:eastAsia="Times New Roman" w:cs="Arial"/>
                <w:color w:val="000000"/>
                <w:sz w:val="22"/>
                <w:szCs w:val="22"/>
                <w:lang w:eastAsia="en-GB"/>
              </w:rPr>
              <w:t>2</w:t>
            </w:r>
          </w:p>
        </w:tc>
        <w:tc>
          <w:tcPr>
            <w:tcW w:w="1170" w:type="dxa"/>
            <w:tcBorders>
              <w:top w:val="nil"/>
              <w:left w:val="nil"/>
              <w:bottom w:val="single" w:color="auto" w:sz="4" w:space="0"/>
              <w:right w:val="single" w:color="auto" w:sz="4" w:space="0"/>
            </w:tcBorders>
          </w:tcPr>
          <w:p w:rsidRPr="00302F0C" w:rsidR="00302F0C" w:rsidP="00302F0C" w:rsidRDefault="00302F0C" w14:paraId="7CB14B37" w14:textId="0ADFA2B0">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Y</w:t>
            </w:r>
            <w:commentRangeStart w:id="4411"/>
            <w:commentRangeEnd w:id="4411"/>
            <w:r w:rsidRPr="00302F0C" w:rsidDel="0032731A">
              <w:rPr>
                <w:rStyle w:val="CommentReference"/>
                <w:rFonts w:ascii="Arial" w:hAnsi="Arial" w:eastAsia="Times New Roman" w:cs="Arial"/>
                <w:sz w:val="22"/>
                <w:szCs w:val="22"/>
                <w:lang w:eastAsia="en-GB"/>
              </w:rPr>
              <w:commentReference w:id="4411"/>
            </w:r>
          </w:p>
        </w:tc>
        <w:tc>
          <w:tcPr>
            <w:tcW w:w="1488" w:type="dxa"/>
            <w:tcBorders>
              <w:top w:val="nil"/>
              <w:left w:val="nil"/>
              <w:bottom w:val="single" w:color="auto" w:sz="4" w:space="0"/>
              <w:right w:val="single" w:color="auto" w:sz="4" w:space="0"/>
            </w:tcBorders>
          </w:tcPr>
          <w:p w:rsidRPr="00302F0C" w:rsidR="00302F0C" w:rsidP="00302F0C" w:rsidRDefault="00302F0C" w14:paraId="389F7E3C" w14:textId="468A761A">
            <w:pPr>
              <w:spacing w:after="0" w:line="240" w:lineRule="auto"/>
              <w:rPr>
                <w:rFonts w:ascii="Arial" w:hAnsi="Arial" w:eastAsia="Times New Roman" w:cs="Arial"/>
                <w:color w:val="000000"/>
                <w:sz w:val="22"/>
                <w:szCs w:val="22"/>
                <w:lang w:eastAsia="en-GB"/>
              </w:rPr>
            </w:pPr>
            <w:r w:rsidRPr="00302F0C">
              <w:rPr>
                <w:rFonts w:ascii="Arial" w:hAnsi="Arial" w:eastAsia="Times New Roman" w:cs="Arial"/>
                <w:color w:val="000000"/>
                <w:sz w:val="22"/>
                <w:szCs w:val="22"/>
                <w:lang w:eastAsia="en-GB"/>
              </w:rPr>
              <w:t>N</w:t>
            </w:r>
          </w:p>
        </w:tc>
      </w:tr>
      <w:tr w:rsidRPr="00302F0C" w:rsidR="00302F0C" w:rsidTr="00302F0C" w14:paraId="48390E9E" w14:textId="77777777">
        <w:trPr>
          <w:trHeight w:val="290"/>
          <w:ins w:author="Akshay Raveendran" w:date="2025-07-21T10:25:00Z" w:id="4412"/>
        </w:trPr>
        <w:tc>
          <w:tcPr>
            <w:tcW w:w="3498" w:type="dxa"/>
            <w:tcBorders>
              <w:top w:val="single" w:color="auto" w:sz="4" w:space="0"/>
              <w:left w:val="single" w:color="auto" w:sz="4" w:space="0"/>
              <w:bottom w:val="single" w:color="auto" w:sz="4" w:space="0"/>
              <w:right w:val="single" w:color="auto" w:sz="4" w:space="0"/>
            </w:tcBorders>
            <w:noWrap/>
            <w:vAlign w:val="bottom"/>
          </w:tcPr>
          <w:p w:rsidRPr="00302F0C" w:rsidR="00302F0C" w:rsidP="00302F0C" w:rsidRDefault="00302F0C" w14:paraId="11E55401" w14:textId="5509B24D">
            <w:pPr>
              <w:spacing w:after="0" w:line="240" w:lineRule="auto"/>
              <w:rPr>
                <w:ins w:author="Akshay Raveendran" w:date="2025-07-21T10:25:00Z" w16du:dateUtc="2025-07-21T06:25:00Z" w:id="4413"/>
                <w:rFonts w:ascii="Arial" w:hAnsi="Arial" w:eastAsia="Times New Roman" w:cs="Arial"/>
                <w:color w:val="000000"/>
                <w:sz w:val="22"/>
                <w:szCs w:val="22"/>
                <w:lang w:eastAsia="en-GB"/>
              </w:rPr>
            </w:pPr>
            <w:ins w:author="Akshay Raveendran" w:date="2025-07-21T14:36:00Z" w16du:dateUtc="2025-07-21T10:36:00Z" w:id="4414">
              <w:r w:rsidRPr="00302F0C">
                <w:rPr>
                  <w:rFonts w:ascii="Arial" w:hAnsi="Arial" w:eastAsia="Times New Roman" w:cs="Arial"/>
                  <w:color w:val="000000"/>
                  <w:sz w:val="22"/>
                  <w:szCs w:val="22"/>
                  <w:lang w:eastAsia="en-GB"/>
                </w:rPr>
                <w:t>Insurance Sourcing Request</w:t>
              </w:r>
            </w:ins>
          </w:p>
        </w:tc>
        <w:tc>
          <w:tcPr>
            <w:tcW w:w="1027" w:type="dxa"/>
            <w:tcBorders>
              <w:top w:val="single" w:color="auto" w:sz="4" w:space="0"/>
              <w:left w:val="nil"/>
              <w:bottom w:val="single" w:color="auto" w:sz="4" w:space="0"/>
              <w:right w:val="single" w:color="auto" w:sz="4" w:space="0"/>
            </w:tcBorders>
            <w:noWrap/>
            <w:vAlign w:val="bottom"/>
          </w:tcPr>
          <w:p w:rsidRPr="00302F0C" w:rsidR="00302F0C" w:rsidP="00302F0C" w:rsidRDefault="00302F0C" w14:paraId="25D45945" w14:textId="4D360488">
            <w:pPr>
              <w:spacing w:after="0" w:line="240" w:lineRule="auto"/>
              <w:rPr>
                <w:ins w:author="Akshay Raveendran" w:date="2025-07-21T10:25:00Z" w16du:dateUtc="2025-07-21T06:25:00Z" w:id="4415"/>
                <w:rFonts w:ascii="Arial" w:hAnsi="Arial" w:eastAsia="Times New Roman" w:cs="Arial"/>
                <w:color w:val="000000"/>
                <w:sz w:val="22"/>
                <w:szCs w:val="22"/>
                <w:lang w:eastAsia="en-GB"/>
              </w:rPr>
            </w:pPr>
            <w:ins w:author="Akshay Raveendran" w:date="2025-07-21T14:37:00Z" w16du:dateUtc="2025-07-21T10:37:00Z" w:id="4416">
              <w:r w:rsidRPr="00302F0C">
                <w:rPr>
                  <w:rFonts w:ascii="Arial" w:hAnsi="Arial" w:eastAsia="Times New Roman" w:cs="Arial"/>
                  <w:color w:val="000000"/>
                  <w:sz w:val="22"/>
                  <w:szCs w:val="22"/>
                  <w:lang w:eastAsia="en-GB"/>
                </w:rPr>
                <w:t>P1</w:t>
              </w:r>
            </w:ins>
          </w:p>
        </w:tc>
        <w:tc>
          <w:tcPr>
            <w:tcW w:w="1833" w:type="dxa"/>
            <w:tcBorders>
              <w:top w:val="single" w:color="auto" w:sz="4" w:space="0"/>
              <w:left w:val="nil"/>
              <w:bottom w:val="single" w:color="auto" w:sz="4" w:space="0"/>
              <w:right w:val="single" w:color="auto" w:sz="4" w:space="0"/>
            </w:tcBorders>
            <w:noWrap/>
            <w:vAlign w:val="bottom"/>
          </w:tcPr>
          <w:p w:rsidRPr="00302F0C" w:rsidR="00302F0C" w:rsidP="00302F0C" w:rsidRDefault="00302F0C" w14:paraId="5E717AAA" w14:textId="6B562BB6">
            <w:pPr>
              <w:spacing w:after="0" w:line="240" w:lineRule="auto"/>
              <w:rPr>
                <w:ins w:author="Akshay Raveendran" w:date="2025-07-21T10:25:00Z" w16du:dateUtc="2025-07-21T06:25:00Z" w:id="4417"/>
                <w:rFonts w:ascii="Arial" w:hAnsi="Arial" w:eastAsia="Times New Roman" w:cs="Arial"/>
                <w:color w:val="000000"/>
                <w:sz w:val="22"/>
                <w:szCs w:val="22"/>
                <w:lang w:eastAsia="en-GB"/>
              </w:rPr>
            </w:pPr>
            <w:ins w:author="Akshay Raveendran" w:date="2025-07-21T14:38:00Z" w16du:dateUtc="2025-07-21T10:38:00Z" w:id="4418">
              <w:r w:rsidRPr="00302F0C">
                <w:rPr>
                  <w:rFonts w:ascii="Arial" w:hAnsi="Arial" w:eastAsia="Times New Roman" w:cs="Arial"/>
                  <w:color w:val="000000"/>
                  <w:sz w:val="22"/>
                  <w:szCs w:val="22"/>
                  <w:lang w:eastAsia="en-GB"/>
                </w:rPr>
                <w:t>14(bifurcation to be defined by Business)</w:t>
              </w:r>
            </w:ins>
          </w:p>
        </w:tc>
        <w:tc>
          <w:tcPr>
            <w:tcW w:w="1170" w:type="dxa"/>
            <w:tcBorders>
              <w:top w:val="single" w:color="auto" w:sz="4" w:space="0"/>
              <w:left w:val="nil"/>
              <w:bottom w:val="single" w:color="auto" w:sz="4" w:space="0"/>
              <w:right w:val="single" w:color="auto" w:sz="4" w:space="0"/>
            </w:tcBorders>
          </w:tcPr>
          <w:p w:rsidRPr="00302F0C" w:rsidR="00302F0C" w:rsidP="00302F0C" w:rsidRDefault="00302F0C" w14:paraId="427BBA5A" w14:textId="417069BE">
            <w:pPr>
              <w:spacing w:after="0" w:line="240" w:lineRule="auto"/>
              <w:rPr>
                <w:ins w:author="Akshay Raveendran" w:date="2025-07-21T10:25:00Z" w16du:dateUtc="2025-07-21T06:25:00Z" w:id="4419"/>
                <w:rFonts w:ascii="Arial" w:hAnsi="Arial" w:eastAsia="Times New Roman" w:cs="Arial"/>
                <w:color w:val="000000"/>
                <w:sz w:val="22"/>
                <w:szCs w:val="22"/>
                <w:lang w:eastAsia="en-GB"/>
              </w:rPr>
            </w:pPr>
            <w:ins w:author="Akshay Raveendran" w:date="2025-07-21T14:38:00Z" w16du:dateUtc="2025-07-21T10:38:00Z" w:id="4420">
              <w:r w:rsidRPr="00302F0C">
                <w:rPr>
                  <w:rFonts w:ascii="Arial" w:hAnsi="Arial" w:eastAsia="Times New Roman" w:cs="Arial"/>
                  <w:color w:val="000000"/>
                  <w:sz w:val="22"/>
                  <w:szCs w:val="22"/>
                  <w:lang w:eastAsia="en-GB"/>
                </w:rPr>
                <w:t>Y</w:t>
              </w:r>
            </w:ins>
          </w:p>
        </w:tc>
        <w:tc>
          <w:tcPr>
            <w:tcW w:w="1488" w:type="dxa"/>
            <w:tcBorders>
              <w:top w:val="single" w:color="auto" w:sz="4" w:space="0"/>
              <w:left w:val="nil"/>
              <w:bottom w:val="single" w:color="auto" w:sz="4" w:space="0"/>
              <w:right w:val="single" w:color="auto" w:sz="4" w:space="0"/>
            </w:tcBorders>
          </w:tcPr>
          <w:p w:rsidRPr="00302F0C" w:rsidR="00302F0C" w:rsidP="00302F0C" w:rsidRDefault="00302F0C" w14:paraId="1FA8EC6F" w14:textId="6C7F0508">
            <w:pPr>
              <w:spacing w:after="0" w:line="240" w:lineRule="auto"/>
              <w:rPr>
                <w:ins w:author="Akshay Raveendran" w:date="2025-07-21T10:25:00Z" w16du:dateUtc="2025-07-21T06:25:00Z" w:id="4421"/>
                <w:rFonts w:ascii="Arial" w:hAnsi="Arial" w:eastAsia="Times New Roman" w:cs="Arial"/>
                <w:color w:val="000000"/>
                <w:sz w:val="22"/>
                <w:szCs w:val="22"/>
                <w:lang w:eastAsia="en-GB"/>
              </w:rPr>
            </w:pPr>
            <w:ins w:author="Akshay Raveendran" w:date="2025-07-21T14:38:00Z" w16du:dateUtc="2025-07-21T10:38:00Z" w:id="4422">
              <w:r w:rsidRPr="00302F0C">
                <w:rPr>
                  <w:rFonts w:ascii="Arial" w:hAnsi="Arial" w:eastAsia="Times New Roman" w:cs="Arial"/>
                  <w:color w:val="000000"/>
                  <w:sz w:val="22"/>
                  <w:szCs w:val="22"/>
                  <w:lang w:eastAsia="en-GB"/>
                </w:rPr>
                <w:t>Y</w:t>
              </w:r>
            </w:ins>
          </w:p>
        </w:tc>
      </w:tr>
      <w:tr w:rsidRPr="00302F0C" w:rsidR="00302F0C" w:rsidTr="00302F0C" w14:paraId="153FDAB2" w14:textId="77777777">
        <w:trPr>
          <w:trHeight w:val="290"/>
          <w:ins w:author="Akshay Raveendran" w:date="2025-07-21T10:25:00Z" w:id="4423"/>
        </w:trPr>
        <w:tc>
          <w:tcPr>
            <w:tcW w:w="3498" w:type="dxa"/>
            <w:tcBorders>
              <w:top w:val="single" w:color="auto" w:sz="4" w:space="0"/>
              <w:left w:val="single" w:color="auto" w:sz="4" w:space="0"/>
              <w:bottom w:val="single" w:color="auto" w:sz="4" w:space="0"/>
              <w:right w:val="single" w:color="auto" w:sz="4" w:space="0"/>
            </w:tcBorders>
            <w:noWrap/>
            <w:vAlign w:val="bottom"/>
          </w:tcPr>
          <w:p w:rsidRPr="00302F0C" w:rsidR="00302F0C" w:rsidP="00302F0C" w:rsidRDefault="00302F0C" w14:paraId="0287DB8B" w14:textId="1F73FFC4">
            <w:pPr>
              <w:spacing w:after="0" w:line="240" w:lineRule="auto"/>
              <w:rPr>
                <w:ins w:author="Akshay Raveendran" w:date="2025-07-21T10:25:00Z" w16du:dateUtc="2025-07-21T06:25:00Z" w:id="4424"/>
                <w:rFonts w:ascii="Arial" w:hAnsi="Arial" w:eastAsia="Times New Roman" w:cs="Arial"/>
                <w:color w:val="000000"/>
                <w:sz w:val="22"/>
                <w:szCs w:val="22"/>
                <w:lang w:eastAsia="en-GB"/>
              </w:rPr>
            </w:pPr>
            <w:ins w:author="Akshay Raveendran" w:date="2025-07-21T14:36:00Z" w16du:dateUtc="2025-07-21T10:36:00Z" w:id="4425">
              <w:r w:rsidRPr="00302F0C">
                <w:rPr>
                  <w:rFonts w:ascii="Arial" w:hAnsi="Arial" w:eastAsia="Times New Roman" w:cs="Arial"/>
                  <w:color w:val="000000"/>
                  <w:sz w:val="22"/>
                  <w:szCs w:val="22"/>
                  <w:lang w:eastAsia="en-GB"/>
                </w:rPr>
                <w:t>External Hire Request</w:t>
              </w:r>
            </w:ins>
          </w:p>
        </w:tc>
        <w:tc>
          <w:tcPr>
            <w:tcW w:w="1027" w:type="dxa"/>
            <w:tcBorders>
              <w:top w:val="single" w:color="auto" w:sz="4" w:space="0"/>
              <w:left w:val="nil"/>
              <w:bottom w:val="single" w:color="auto" w:sz="4" w:space="0"/>
              <w:right w:val="single" w:color="auto" w:sz="4" w:space="0"/>
            </w:tcBorders>
            <w:noWrap/>
            <w:vAlign w:val="bottom"/>
          </w:tcPr>
          <w:p w:rsidRPr="00302F0C" w:rsidR="00302F0C" w:rsidP="00302F0C" w:rsidRDefault="00302F0C" w14:paraId="30FE2642" w14:textId="5AD66F8D">
            <w:pPr>
              <w:spacing w:after="0" w:line="240" w:lineRule="auto"/>
              <w:rPr>
                <w:ins w:author="Akshay Raveendran" w:date="2025-07-21T10:25:00Z" w16du:dateUtc="2025-07-21T06:25:00Z" w:id="4426"/>
                <w:rFonts w:ascii="Arial" w:hAnsi="Arial" w:eastAsia="Times New Roman" w:cs="Arial"/>
                <w:color w:val="000000"/>
                <w:sz w:val="22"/>
                <w:szCs w:val="22"/>
                <w:lang w:eastAsia="en-GB"/>
              </w:rPr>
            </w:pPr>
            <w:ins w:author="Akshay Raveendran" w:date="2025-07-21T14:37:00Z" w16du:dateUtc="2025-07-21T10:37:00Z" w:id="4427">
              <w:r w:rsidRPr="00302F0C">
                <w:rPr>
                  <w:rFonts w:ascii="Arial" w:hAnsi="Arial" w:eastAsia="Times New Roman" w:cs="Arial"/>
                  <w:color w:val="000000"/>
                  <w:sz w:val="22"/>
                  <w:szCs w:val="22"/>
                  <w:lang w:eastAsia="en-GB"/>
                </w:rPr>
                <w:t>P1</w:t>
              </w:r>
            </w:ins>
          </w:p>
        </w:tc>
        <w:tc>
          <w:tcPr>
            <w:tcW w:w="1833" w:type="dxa"/>
            <w:tcBorders>
              <w:top w:val="single" w:color="auto" w:sz="4" w:space="0"/>
              <w:left w:val="nil"/>
              <w:bottom w:val="single" w:color="auto" w:sz="4" w:space="0"/>
              <w:right w:val="single" w:color="auto" w:sz="4" w:space="0"/>
            </w:tcBorders>
            <w:noWrap/>
            <w:vAlign w:val="bottom"/>
          </w:tcPr>
          <w:p w:rsidRPr="00302F0C" w:rsidR="00302F0C" w:rsidP="00302F0C" w:rsidRDefault="00302F0C" w14:paraId="210E85C0" w14:textId="4FFBC1A9">
            <w:pPr>
              <w:spacing w:after="0" w:line="240" w:lineRule="auto"/>
              <w:rPr>
                <w:ins w:author="Akshay Raveendran" w:date="2025-07-21T10:25:00Z" w16du:dateUtc="2025-07-21T06:25:00Z" w:id="4428"/>
                <w:rFonts w:ascii="Arial" w:hAnsi="Arial" w:eastAsia="Times New Roman" w:cs="Arial"/>
                <w:color w:val="000000"/>
                <w:sz w:val="22"/>
                <w:szCs w:val="22"/>
                <w:lang w:eastAsia="en-GB"/>
              </w:rPr>
            </w:pPr>
            <w:ins w:author="Akshay Raveendran" w:date="2025-07-21T14:37:00Z" w16du:dateUtc="2025-07-21T10:37:00Z" w:id="4429">
              <w:r w:rsidRPr="00302F0C">
                <w:rPr>
                  <w:rFonts w:ascii="Arial" w:hAnsi="Arial" w:eastAsia="Times New Roman" w:cs="Arial"/>
                  <w:color w:val="000000"/>
                  <w:sz w:val="22"/>
                  <w:szCs w:val="22"/>
                  <w:lang w:eastAsia="en-GB"/>
                </w:rPr>
                <w:t>14(bifurcation to be defined by Business)</w:t>
              </w:r>
            </w:ins>
          </w:p>
        </w:tc>
        <w:tc>
          <w:tcPr>
            <w:tcW w:w="1170" w:type="dxa"/>
            <w:tcBorders>
              <w:top w:val="single" w:color="auto" w:sz="4" w:space="0"/>
              <w:left w:val="nil"/>
              <w:bottom w:val="single" w:color="auto" w:sz="4" w:space="0"/>
              <w:right w:val="single" w:color="auto" w:sz="4" w:space="0"/>
            </w:tcBorders>
          </w:tcPr>
          <w:p w:rsidRPr="00302F0C" w:rsidR="00302F0C" w:rsidP="00302F0C" w:rsidRDefault="00302F0C" w14:paraId="452DE413" w14:textId="610B27FB">
            <w:pPr>
              <w:spacing w:after="0" w:line="240" w:lineRule="auto"/>
              <w:rPr>
                <w:ins w:author="Akshay Raveendran" w:date="2025-07-21T10:25:00Z" w16du:dateUtc="2025-07-21T06:25:00Z" w:id="4430"/>
                <w:rFonts w:ascii="Arial" w:hAnsi="Arial" w:eastAsia="Times New Roman" w:cs="Arial"/>
                <w:color w:val="000000"/>
                <w:sz w:val="22"/>
                <w:szCs w:val="22"/>
                <w:lang w:eastAsia="en-GB"/>
              </w:rPr>
            </w:pPr>
            <w:ins w:author="Akshay Raveendran" w:date="2025-07-21T14:38:00Z" w16du:dateUtc="2025-07-21T10:38:00Z" w:id="4431">
              <w:r w:rsidRPr="00302F0C">
                <w:rPr>
                  <w:rFonts w:ascii="Arial" w:hAnsi="Arial" w:eastAsia="Times New Roman" w:cs="Arial"/>
                  <w:color w:val="000000"/>
                  <w:sz w:val="22"/>
                  <w:szCs w:val="22"/>
                  <w:lang w:eastAsia="en-GB"/>
                </w:rPr>
                <w:t>Y</w:t>
              </w:r>
            </w:ins>
          </w:p>
        </w:tc>
        <w:tc>
          <w:tcPr>
            <w:tcW w:w="1488" w:type="dxa"/>
            <w:tcBorders>
              <w:top w:val="single" w:color="auto" w:sz="4" w:space="0"/>
              <w:left w:val="nil"/>
              <w:bottom w:val="single" w:color="auto" w:sz="4" w:space="0"/>
              <w:right w:val="single" w:color="auto" w:sz="4" w:space="0"/>
            </w:tcBorders>
          </w:tcPr>
          <w:p w:rsidRPr="00302F0C" w:rsidR="00302F0C" w:rsidP="00302F0C" w:rsidRDefault="00302F0C" w14:paraId="0C939821" w14:textId="0FA80C2B">
            <w:pPr>
              <w:spacing w:after="0" w:line="240" w:lineRule="auto"/>
              <w:rPr>
                <w:ins w:author="Akshay Raveendran" w:date="2025-07-21T10:25:00Z" w16du:dateUtc="2025-07-21T06:25:00Z" w:id="4432"/>
                <w:rFonts w:ascii="Arial" w:hAnsi="Arial" w:eastAsia="Times New Roman" w:cs="Arial"/>
                <w:color w:val="000000"/>
                <w:sz w:val="22"/>
                <w:szCs w:val="22"/>
                <w:lang w:eastAsia="en-GB"/>
              </w:rPr>
            </w:pPr>
            <w:ins w:author="Akshay Raveendran" w:date="2025-07-21T14:38:00Z" w16du:dateUtc="2025-07-21T10:38:00Z" w:id="4433">
              <w:r w:rsidRPr="00302F0C">
                <w:rPr>
                  <w:rFonts w:ascii="Arial" w:hAnsi="Arial" w:eastAsia="Times New Roman" w:cs="Arial"/>
                  <w:color w:val="000000"/>
                  <w:sz w:val="22"/>
                  <w:szCs w:val="22"/>
                  <w:lang w:eastAsia="en-GB"/>
                </w:rPr>
                <w:t>Y</w:t>
              </w:r>
            </w:ins>
          </w:p>
        </w:tc>
      </w:tr>
      <w:tr w:rsidRPr="00302F0C" w:rsidR="00302F0C" w:rsidTr="00302F0C" w14:paraId="2B350A13" w14:textId="77777777">
        <w:trPr>
          <w:trHeight w:val="290"/>
          <w:ins w:author="Akshay Raveendran" w:date="2025-07-21T14:36:00Z" w:id="4434"/>
        </w:trPr>
        <w:tc>
          <w:tcPr>
            <w:tcW w:w="3498" w:type="dxa"/>
            <w:tcBorders>
              <w:top w:val="single" w:color="auto" w:sz="4" w:space="0"/>
              <w:left w:val="single" w:color="auto" w:sz="4" w:space="0"/>
              <w:bottom w:val="single" w:color="auto" w:sz="4" w:space="0"/>
              <w:right w:val="single" w:color="auto" w:sz="4" w:space="0"/>
            </w:tcBorders>
            <w:noWrap/>
            <w:vAlign w:val="bottom"/>
          </w:tcPr>
          <w:p w:rsidRPr="00302F0C" w:rsidR="00302F0C" w:rsidP="00302F0C" w:rsidRDefault="00302F0C" w14:paraId="23E7C659" w14:textId="10428FA2">
            <w:pPr>
              <w:spacing w:after="0" w:line="240" w:lineRule="auto"/>
              <w:rPr>
                <w:ins w:author="Akshay Raveendran" w:date="2025-07-21T14:36:00Z" w16du:dateUtc="2025-07-21T10:36:00Z" w:id="4435"/>
                <w:rFonts w:ascii="Arial" w:hAnsi="Arial" w:eastAsia="Times New Roman" w:cs="Arial"/>
                <w:color w:val="000000"/>
                <w:sz w:val="22"/>
                <w:szCs w:val="22"/>
                <w:lang w:eastAsia="en-GB"/>
              </w:rPr>
            </w:pPr>
            <w:ins w:author="Akshay Raveendran" w:date="2025-07-21T14:36:00Z" w16du:dateUtc="2025-07-21T10:36:00Z" w:id="4436">
              <w:r w:rsidRPr="00302F0C">
                <w:rPr>
                  <w:rFonts w:ascii="Arial" w:hAnsi="Arial" w:eastAsia="Times New Roman" w:cs="Arial"/>
                  <w:color w:val="000000"/>
                  <w:sz w:val="22"/>
                  <w:szCs w:val="22"/>
                  <w:lang w:eastAsia="en-GB"/>
                </w:rPr>
                <w:t>Exc</w:t>
              </w:r>
            </w:ins>
            <w:ins w:author="Akshay Raveendran" w:date="2025-07-21T14:37:00Z" w16du:dateUtc="2025-07-21T10:37:00Z" w:id="4437">
              <w:r w:rsidRPr="00302F0C">
                <w:rPr>
                  <w:rFonts w:ascii="Arial" w:hAnsi="Arial" w:eastAsia="Times New Roman" w:cs="Arial"/>
                  <w:color w:val="000000"/>
                  <w:sz w:val="22"/>
                  <w:szCs w:val="22"/>
                  <w:lang w:eastAsia="en-GB"/>
                </w:rPr>
                <w:t>eptional Approval Request</w:t>
              </w:r>
            </w:ins>
          </w:p>
        </w:tc>
        <w:tc>
          <w:tcPr>
            <w:tcW w:w="1027" w:type="dxa"/>
            <w:tcBorders>
              <w:top w:val="single" w:color="auto" w:sz="4" w:space="0"/>
              <w:left w:val="nil"/>
              <w:bottom w:val="single" w:color="auto" w:sz="4" w:space="0"/>
              <w:right w:val="single" w:color="auto" w:sz="4" w:space="0"/>
            </w:tcBorders>
            <w:noWrap/>
            <w:vAlign w:val="bottom"/>
          </w:tcPr>
          <w:p w:rsidRPr="00302F0C" w:rsidR="00302F0C" w:rsidP="00302F0C" w:rsidRDefault="00302F0C" w14:paraId="0DB11BA0" w14:textId="5C28C741">
            <w:pPr>
              <w:spacing w:after="0" w:line="240" w:lineRule="auto"/>
              <w:rPr>
                <w:ins w:author="Akshay Raveendran" w:date="2025-07-21T14:36:00Z" w16du:dateUtc="2025-07-21T10:36:00Z" w:id="4438"/>
                <w:rFonts w:ascii="Arial" w:hAnsi="Arial" w:eastAsia="Times New Roman" w:cs="Arial"/>
                <w:color w:val="000000"/>
                <w:sz w:val="22"/>
                <w:szCs w:val="22"/>
                <w:lang w:eastAsia="en-GB"/>
              </w:rPr>
            </w:pPr>
            <w:ins w:author="Akshay Raveendran" w:date="2025-07-21T14:37:00Z" w16du:dateUtc="2025-07-21T10:37:00Z" w:id="4439">
              <w:r w:rsidRPr="00302F0C">
                <w:rPr>
                  <w:rFonts w:ascii="Arial" w:hAnsi="Arial" w:eastAsia="Times New Roman" w:cs="Arial"/>
                  <w:color w:val="000000"/>
                  <w:sz w:val="22"/>
                  <w:szCs w:val="22"/>
                  <w:lang w:eastAsia="en-GB"/>
                </w:rPr>
                <w:t>P1</w:t>
              </w:r>
            </w:ins>
          </w:p>
        </w:tc>
        <w:tc>
          <w:tcPr>
            <w:tcW w:w="1833" w:type="dxa"/>
            <w:tcBorders>
              <w:top w:val="single" w:color="auto" w:sz="4" w:space="0"/>
              <w:left w:val="nil"/>
              <w:bottom w:val="single" w:color="auto" w:sz="4" w:space="0"/>
              <w:right w:val="single" w:color="auto" w:sz="4" w:space="0"/>
            </w:tcBorders>
            <w:noWrap/>
            <w:vAlign w:val="bottom"/>
          </w:tcPr>
          <w:p w:rsidRPr="00302F0C" w:rsidR="00302F0C" w:rsidP="00302F0C" w:rsidRDefault="00302F0C" w14:paraId="5E7D940D" w14:textId="3F1EE344">
            <w:pPr>
              <w:spacing w:after="0" w:line="240" w:lineRule="auto"/>
              <w:rPr>
                <w:ins w:author="Akshay Raveendran" w:date="2025-07-21T14:36:00Z" w16du:dateUtc="2025-07-21T10:36:00Z" w:id="4440"/>
                <w:rFonts w:ascii="Arial" w:hAnsi="Arial" w:eastAsia="Times New Roman" w:cs="Arial"/>
                <w:color w:val="000000"/>
                <w:sz w:val="22"/>
                <w:szCs w:val="22"/>
                <w:lang w:eastAsia="en-GB"/>
              </w:rPr>
            </w:pPr>
            <w:ins w:author="Akshay Raveendran" w:date="2025-07-21T14:38:00Z" w16du:dateUtc="2025-07-21T10:38:00Z" w:id="4441">
              <w:r w:rsidRPr="00302F0C">
                <w:rPr>
                  <w:rFonts w:ascii="Arial" w:hAnsi="Arial" w:eastAsia="Times New Roman" w:cs="Arial"/>
                  <w:color w:val="000000"/>
                  <w:sz w:val="22"/>
                  <w:szCs w:val="22"/>
                  <w:lang w:eastAsia="en-GB"/>
                </w:rPr>
                <w:t>2</w:t>
              </w:r>
            </w:ins>
          </w:p>
        </w:tc>
        <w:tc>
          <w:tcPr>
            <w:tcW w:w="1170" w:type="dxa"/>
            <w:tcBorders>
              <w:top w:val="single" w:color="auto" w:sz="4" w:space="0"/>
              <w:left w:val="nil"/>
              <w:bottom w:val="single" w:color="auto" w:sz="4" w:space="0"/>
              <w:right w:val="single" w:color="auto" w:sz="4" w:space="0"/>
            </w:tcBorders>
          </w:tcPr>
          <w:p w:rsidRPr="00302F0C" w:rsidR="00302F0C" w:rsidP="00302F0C" w:rsidRDefault="00302F0C" w14:paraId="12A5A924" w14:textId="0ECFA85E">
            <w:pPr>
              <w:spacing w:after="0" w:line="240" w:lineRule="auto"/>
              <w:rPr>
                <w:ins w:author="Akshay Raveendran" w:date="2025-07-21T14:36:00Z" w16du:dateUtc="2025-07-21T10:36:00Z" w:id="4442"/>
                <w:rFonts w:ascii="Arial" w:hAnsi="Arial" w:eastAsia="Times New Roman" w:cs="Arial"/>
                <w:color w:val="000000"/>
                <w:sz w:val="22"/>
                <w:szCs w:val="22"/>
                <w:lang w:eastAsia="en-GB"/>
              </w:rPr>
            </w:pPr>
            <w:ins w:author="Akshay Raveendran" w:date="2025-07-21T14:38:00Z" w16du:dateUtc="2025-07-21T10:38:00Z" w:id="4443">
              <w:r w:rsidRPr="00302F0C">
                <w:rPr>
                  <w:rFonts w:ascii="Arial" w:hAnsi="Arial" w:eastAsia="Times New Roman" w:cs="Arial"/>
                  <w:color w:val="000000"/>
                  <w:sz w:val="22"/>
                  <w:szCs w:val="22"/>
                  <w:lang w:eastAsia="en-GB"/>
                </w:rPr>
                <w:t>Y</w:t>
              </w:r>
            </w:ins>
          </w:p>
        </w:tc>
        <w:tc>
          <w:tcPr>
            <w:tcW w:w="1488" w:type="dxa"/>
            <w:tcBorders>
              <w:top w:val="single" w:color="auto" w:sz="4" w:space="0"/>
              <w:left w:val="nil"/>
              <w:bottom w:val="single" w:color="auto" w:sz="4" w:space="0"/>
              <w:right w:val="single" w:color="auto" w:sz="4" w:space="0"/>
            </w:tcBorders>
          </w:tcPr>
          <w:p w:rsidRPr="00302F0C" w:rsidR="00302F0C" w:rsidP="00302F0C" w:rsidRDefault="00302F0C" w14:paraId="78568B90" w14:textId="59854275">
            <w:pPr>
              <w:spacing w:after="0" w:line="240" w:lineRule="auto"/>
              <w:rPr>
                <w:ins w:author="Akshay Raveendran" w:date="2025-07-21T14:36:00Z" w16du:dateUtc="2025-07-21T10:36:00Z" w:id="4444"/>
                <w:rFonts w:ascii="Arial" w:hAnsi="Arial" w:eastAsia="Times New Roman" w:cs="Arial"/>
                <w:color w:val="000000"/>
                <w:sz w:val="22"/>
                <w:szCs w:val="22"/>
                <w:lang w:eastAsia="en-GB"/>
              </w:rPr>
            </w:pPr>
            <w:ins w:author="Akshay Raveendran" w:date="2025-07-21T14:39:00Z" w16du:dateUtc="2025-07-21T10:39:00Z" w:id="4445">
              <w:r w:rsidRPr="00302F0C">
                <w:rPr>
                  <w:rFonts w:ascii="Arial" w:hAnsi="Arial" w:eastAsia="Times New Roman" w:cs="Arial"/>
                  <w:color w:val="000000"/>
                  <w:sz w:val="22"/>
                  <w:szCs w:val="22"/>
                  <w:lang w:eastAsia="en-GB"/>
                </w:rPr>
                <w:t>Y</w:t>
              </w:r>
            </w:ins>
          </w:p>
        </w:tc>
      </w:tr>
    </w:tbl>
    <w:p w:rsidR="00935157" w:rsidP="00935157" w:rsidRDefault="00935157" w14:paraId="7D7F42A0" w14:textId="77777777">
      <w:pPr>
        <w:rPr>
          <w:rFonts w:ascii="Arial" w:hAnsi="Arial" w:cs="Arial"/>
        </w:rPr>
      </w:pPr>
    </w:p>
    <w:p w:rsidR="00847B74" w:rsidP="00847B74" w:rsidRDefault="00847B74" w14:paraId="3E710E59" w14:textId="7D1A1B38">
      <w:pPr>
        <w:rPr>
          <w:rFonts w:ascii="Arial" w:hAnsi="Arial" w:cs="Arial"/>
          <w:b/>
          <w:bCs/>
        </w:rPr>
      </w:pPr>
      <w:ins w:author="Akshay Raveendran" w:date="2025-07-21T00:31:00Z" w16du:dateUtc="2025-07-20T20:31:00Z" w:id="4446">
        <w:r w:rsidRPr="00302F0C">
          <w:rPr>
            <w:rFonts w:ascii="Arial" w:hAnsi="Arial" w:cs="Arial"/>
            <w:b/>
            <w:bCs/>
            <w:rPrChange w:author="Akshay Raveendran" w:date="2025-07-21T14:16:00Z" w16du:dateUtc="2025-07-21T10:16:00Z" w:id="4447">
              <w:rPr>
                <w:rFonts w:ascii="Arial" w:hAnsi="Arial" w:cs="Arial"/>
              </w:rPr>
            </w:rPrChange>
          </w:rPr>
          <w:t>Notes:</w:t>
        </w:r>
      </w:ins>
    </w:p>
    <w:p w:rsidRPr="00073219" w:rsidR="00847B74" w:rsidP="00073219" w:rsidRDefault="00073219" w14:paraId="6C65AC4E" w14:textId="35FF8F0B">
      <w:pPr>
        <w:pStyle w:val="ListParagraph"/>
        <w:numPr>
          <w:ilvl w:val="0"/>
          <w:numId w:val="71"/>
        </w:numPr>
        <w:rPr>
          <w:rFonts w:ascii="Arial" w:hAnsi="Arial" w:cs="Arial"/>
          <w:b/>
          <w:bCs/>
        </w:rPr>
      </w:pPr>
      <w:r>
        <w:rPr>
          <w:rFonts w:ascii="Arial" w:hAnsi="Arial" w:cs="Arial"/>
        </w:rPr>
        <w:t xml:space="preserve">The admin should have access to update the SLAs based </w:t>
      </w:r>
      <w:r w:rsidR="00F93CD9">
        <w:rPr>
          <w:rFonts w:ascii="Arial" w:hAnsi="Arial" w:cs="Arial"/>
        </w:rPr>
        <w:t>as per business requirement.</w:t>
      </w:r>
    </w:p>
    <w:p w:rsidRPr="00302F0C" w:rsidR="00EF7438" w:rsidP="00825D24" w:rsidRDefault="00EF7438" w14:paraId="3BEDA91E" w14:textId="4EE23B5C">
      <w:pPr>
        <w:numPr>
          <w:ilvl w:val="0"/>
          <w:numId w:val="19"/>
        </w:numPr>
        <w:rPr>
          <w:del w:author="George Varghese" w:date="2024-12-05T16:35:00Z" w16du:dateUtc="2024-12-05T12:35:00Z" w:id="4448"/>
          <w:rFonts w:ascii="Arial" w:hAnsi="Arial" w:cs="Arial"/>
          <w:b/>
        </w:rPr>
      </w:pPr>
      <w:bookmarkStart w:name="_Toc204255850" w:id="4449"/>
      <w:bookmarkStart w:name="_Toc204255911" w:id="4450"/>
      <w:bookmarkStart w:name="_Toc204328687" w:id="4451"/>
      <w:bookmarkStart w:name="_Toc204758623" w:id="4452"/>
      <w:bookmarkStart w:name="_Toc204857260" w:id="4453"/>
      <w:bookmarkStart w:name="_Toc204863693" w:id="4454"/>
      <w:bookmarkStart w:name="_Toc204863780" w:id="4455"/>
      <w:bookmarkStart w:name="_Toc204934971" w:id="4456"/>
      <w:bookmarkStart w:name="_Toc204935085" w:id="4457"/>
      <w:bookmarkStart w:name="_Toc204935559" w:id="4458"/>
      <w:bookmarkEnd w:id="4449"/>
      <w:bookmarkEnd w:id="4450"/>
      <w:bookmarkEnd w:id="4451"/>
      <w:bookmarkEnd w:id="4452"/>
      <w:bookmarkEnd w:id="4453"/>
      <w:bookmarkEnd w:id="4454"/>
      <w:bookmarkEnd w:id="4455"/>
      <w:bookmarkEnd w:id="4456"/>
      <w:bookmarkEnd w:id="4457"/>
      <w:bookmarkEnd w:id="4458"/>
    </w:p>
    <w:p w:rsidRPr="00302F0C" w:rsidR="00CE700B" w:rsidP="00825D24" w:rsidRDefault="00CE700B" w14:paraId="2517E24C" w14:textId="77777777">
      <w:pPr>
        <w:pStyle w:val="Heading1"/>
        <w:numPr>
          <w:ilvl w:val="0"/>
          <w:numId w:val="19"/>
        </w:numPr>
        <w:rPr>
          <w:rFonts w:ascii="Arial" w:hAnsi="Arial" w:cs="Arial"/>
          <w:b/>
        </w:rPr>
      </w:pPr>
      <w:bookmarkStart w:name="_Toc183525916" w:id="4459"/>
      <w:bookmarkStart w:name="_Toc204935560" w:id="4460"/>
      <w:r w:rsidRPr="00302F0C">
        <w:rPr>
          <w:rFonts w:ascii="Arial" w:hAnsi="Arial" w:cs="Arial"/>
          <w:b/>
        </w:rPr>
        <w:t>SECTION C: SOW REQUIREMENTS</w:t>
      </w:r>
      <w:bookmarkEnd w:id="4459"/>
      <w:bookmarkEnd w:id="4460"/>
    </w:p>
    <w:p w:rsidRPr="00302F0C" w:rsidR="00CE700B" w:rsidP="00CE700B" w:rsidRDefault="00CE700B" w14:paraId="20514864" w14:textId="77777777">
      <w:pPr>
        <w:pStyle w:val="Heading2"/>
        <w:rPr>
          <w:rFonts w:ascii="Arial" w:hAnsi="Arial" w:cs="Arial"/>
          <w:b/>
        </w:rPr>
      </w:pPr>
    </w:p>
    <w:p w:rsidRPr="00302F0C" w:rsidR="00CE700B" w:rsidP="00CE700B" w:rsidRDefault="00477FDC" w14:paraId="6952E271" w14:textId="3FDE2C33">
      <w:pPr>
        <w:pStyle w:val="Heading2"/>
        <w:rPr>
          <w:rFonts w:ascii="Arial" w:hAnsi="Arial" w:cs="Arial"/>
          <w:b/>
        </w:rPr>
      </w:pPr>
      <w:bookmarkStart w:name="_Toc183525917" w:id="4461"/>
      <w:bookmarkStart w:name="_Toc204935561" w:id="4462"/>
      <w:r w:rsidRPr="00302F0C">
        <w:rPr>
          <w:rFonts w:ascii="Arial" w:hAnsi="Arial" w:cs="Arial"/>
          <w:b/>
        </w:rPr>
        <w:t xml:space="preserve">3.1 </w:t>
      </w:r>
      <w:r w:rsidRPr="00302F0C" w:rsidR="00CE700B">
        <w:rPr>
          <w:rFonts w:ascii="Arial" w:hAnsi="Arial" w:cs="Arial"/>
          <w:b/>
        </w:rPr>
        <w:t>Project Plan:</w:t>
      </w:r>
      <w:bookmarkEnd w:id="4461"/>
      <w:bookmarkEnd w:id="4462"/>
    </w:p>
    <w:p w:rsidRPr="00302F0C" w:rsidR="00CE700B" w:rsidP="005F66EB" w:rsidRDefault="00CE700B" w14:paraId="2BC5F925" w14:textId="77777777">
      <w:pPr>
        <w:pStyle w:val="ListParagraph"/>
        <w:numPr>
          <w:ilvl w:val="0"/>
          <w:numId w:val="2"/>
        </w:numPr>
        <w:spacing w:before="100" w:beforeAutospacing="1" w:after="100" w:afterAutospacing="1" w:line="240" w:lineRule="auto"/>
        <w:jc w:val="both"/>
        <w:rPr>
          <w:rFonts w:ascii="Arial" w:hAnsi="Arial" w:eastAsia="Times New Roman" w:cs="Arial"/>
          <w:sz w:val="24"/>
          <w:szCs w:val="24"/>
          <w:lang w:eastAsia="en-GB"/>
        </w:rPr>
      </w:pPr>
      <w:r w:rsidRPr="00302F0C">
        <w:rPr>
          <w:rFonts w:ascii="Arial" w:hAnsi="Arial" w:cs="Arial"/>
        </w:rPr>
        <w:t>Provide a timeline and project plan for completing the ERP assessment. Include key milestones and deliverables</w:t>
      </w:r>
      <w:r w:rsidRPr="00302F0C">
        <w:rPr>
          <w:rFonts w:ascii="Arial" w:hAnsi="Arial" w:eastAsia="Times New Roman" w:cs="Arial"/>
          <w:sz w:val="24"/>
          <w:szCs w:val="24"/>
          <w:lang w:eastAsia="en-GB"/>
        </w:rPr>
        <w:t>.</w:t>
      </w:r>
    </w:p>
    <w:p w:rsidRPr="00302F0C" w:rsidR="00CE700B" w:rsidP="00CE700B" w:rsidRDefault="0044492F" w14:paraId="64F3D017" w14:textId="6F89CF45">
      <w:pPr>
        <w:pStyle w:val="Heading2"/>
        <w:rPr>
          <w:rFonts w:ascii="Arial" w:hAnsi="Arial" w:cs="Arial"/>
          <w:b/>
        </w:rPr>
      </w:pPr>
      <w:bookmarkStart w:name="_Toc183525918" w:id="4463"/>
      <w:bookmarkStart w:name="_Toc204935562" w:id="4464"/>
      <w:r w:rsidRPr="00302F0C">
        <w:rPr>
          <w:rFonts w:ascii="Arial" w:hAnsi="Arial" w:cs="Arial"/>
          <w:b/>
        </w:rPr>
        <w:t xml:space="preserve">3.2 </w:t>
      </w:r>
      <w:r w:rsidRPr="00302F0C" w:rsidR="00CE700B">
        <w:rPr>
          <w:rFonts w:ascii="Arial" w:hAnsi="Arial" w:cs="Arial"/>
          <w:b/>
        </w:rPr>
        <w:t>Team Composition:</w:t>
      </w:r>
      <w:bookmarkEnd w:id="4463"/>
      <w:bookmarkEnd w:id="4464"/>
    </w:p>
    <w:p w:rsidRPr="00302F0C" w:rsidR="00CE700B" w:rsidP="006D722F" w:rsidRDefault="00CE700B" w14:paraId="7882DF6A" w14:textId="77777777">
      <w:pPr>
        <w:pStyle w:val="ListParagraph"/>
        <w:numPr>
          <w:ilvl w:val="0"/>
          <w:numId w:val="2"/>
        </w:numPr>
        <w:spacing w:before="100" w:beforeAutospacing="1" w:after="100" w:afterAutospacing="1" w:line="240" w:lineRule="auto"/>
        <w:rPr>
          <w:rFonts w:ascii="Arial" w:hAnsi="Arial" w:cs="Arial"/>
        </w:rPr>
      </w:pPr>
      <w:r w:rsidRPr="00302F0C">
        <w:rPr>
          <w:rFonts w:ascii="Arial" w:hAnsi="Arial" w:cs="Arial"/>
        </w:rPr>
        <w:t xml:space="preserve">List the proposed team members and their roles. </w:t>
      </w:r>
    </w:p>
    <w:p w:rsidRPr="00302F0C" w:rsidR="00CE700B" w:rsidP="00CE700B" w:rsidRDefault="0044492F" w14:paraId="4FC1D646" w14:textId="24A0F1F8">
      <w:pPr>
        <w:pStyle w:val="Heading2"/>
        <w:rPr>
          <w:rFonts w:ascii="Arial" w:hAnsi="Arial" w:cs="Arial"/>
          <w:b/>
        </w:rPr>
      </w:pPr>
      <w:bookmarkStart w:name="_Toc183525919" w:id="4465"/>
      <w:bookmarkStart w:name="_Toc204935563" w:id="4466"/>
      <w:r w:rsidRPr="00302F0C">
        <w:rPr>
          <w:rFonts w:ascii="Arial" w:hAnsi="Arial" w:cs="Arial"/>
          <w:b/>
        </w:rPr>
        <w:t xml:space="preserve">3.3 </w:t>
      </w:r>
      <w:r w:rsidRPr="00302F0C" w:rsidR="00CE700B">
        <w:rPr>
          <w:rFonts w:ascii="Arial" w:hAnsi="Arial" w:cs="Arial"/>
          <w:b/>
        </w:rPr>
        <w:t>RACI Matrix:</w:t>
      </w:r>
      <w:bookmarkEnd w:id="4465"/>
      <w:bookmarkEnd w:id="4466"/>
    </w:p>
    <w:p w:rsidRPr="00302F0C" w:rsidR="00CE700B" w:rsidP="004628CD" w:rsidRDefault="00CE700B" w14:paraId="5A462381" w14:textId="77777777">
      <w:pPr>
        <w:pStyle w:val="ListParagraph"/>
        <w:numPr>
          <w:ilvl w:val="0"/>
          <w:numId w:val="2"/>
        </w:numPr>
        <w:spacing w:before="100" w:beforeAutospacing="1" w:after="100" w:afterAutospacing="1" w:line="240" w:lineRule="auto"/>
        <w:jc w:val="both"/>
        <w:rPr>
          <w:rFonts w:ascii="Arial" w:hAnsi="Arial" w:cs="Arial"/>
        </w:rPr>
      </w:pPr>
      <w:r w:rsidRPr="00302F0C">
        <w:rPr>
          <w:rFonts w:ascii="Arial" w:hAnsi="Arial" w:cs="Arial"/>
        </w:rPr>
        <w:t>Outline any terms and conditions, such as payment terms, confidentiality agreements, and warranty information.</w:t>
      </w:r>
    </w:p>
    <w:p w:rsidRPr="00302F0C" w:rsidR="00CE700B" w:rsidP="004628CD" w:rsidRDefault="00CE700B" w14:paraId="4FCCF12A" w14:textId="77777777">
      <w:pPr>
        <w:pStyle w:val="ListParagraph"/>
        <w:spacing w:before="100" w:beforeAutospacing="1" w:after="100" w:afterAutospacing="1" w:line="240" w:lineRule="auto"/>
        <w:rPr>
          <w:rFonts w:ascii="Arial" w:hAnsi="Arial" w:cs="Arial"/>
        </w:rPr>
      </w:pPr>
    </w:p>
    <w:p w:rsidRPr="00302F0C" w:rsidR="00CE700B" w:rsidP="00CE700B" w:rsidRDefault="0044492F" w14:paraId="044CC848" w14:textId="35039796">
      <w:pPr>
        <w:pStyle w:val="Heading2"/>
        <w:rPr>
          <w:rFonts w:ascii="Arial" w:hAnsi="Arial" w:cs="Arial"/>
          <w:b/>
        </w:rPr>
      </w:pPr>
      <w:bookmarkStart w:name="_Toc183525920" w:id="4467"/>
      <w:bookmarkStart w:name="_Toc204935564" w:id="4468"/>
      <w:r w:rsidRPr="00302F0C">
        <w:rPr>
          <w:rFonts w:ascii="Arial" w:hAnsi="Arial" w:cs="Arial"/>
          <w:b/>
        </w:rPr>
        <w:t xml:space="preserve">3.4 </w:t>
      </w:r>
      <w:r w:rsidRPr="00302F0C" w:rsidR="00CE700B">
        <w:rPr>
          <w:rFonts w:ascii="Arial" w:hAnsi="Arial" w:cs="Arial"/>
          <w:b/>
        </w:rPr>
        <w:t>Pricing:</w:t>
      </w:r>
      <w:bookmarkEnd w:id="4467"/>
      <w:bookmarkEnd w:id="4468"/>
    </w:p>
    <w:p w:rsidRPr="00302F0C" w:rsidR="00CE700B" w:rsidP="006D722F" w:rsidRDefault="00CE700B" w14:paraId="10AC147A" w14:textId="77777777">
      <w:pPr>
        <w:pStyle w:val="ListParagraph"/>
        <w:numPr>
          <w:ilvl w:val="0"/>
          <w:numId w:val="2"/>
        </w:numPr>
        <w:spacing w:before="100" w:beforeAutospacing="1" w:after="100" w:afterAutospacing="1" w:line="240" w:lineRule="auto"/>
        <w:rPr>
          <w:rFonts w:ascii="Arial" w:hAnsi="Arial" w:cs="Arial"/>
        </w:rPr>
      </w:pPr>
      <w:r w:rsidRPr="00302F0C">
        <w:rPr>
          <w:rFonts w:ascii="Arial" w:hAnsi="Arial" w:cs="Arial"/>
        </w:rPr>
        <w:t xml:space="preserve">Provide a breakdown of costs, including fees by priority, travel (if applicable), and any additional expenses. Please note P4 Priority items are not part of the scope and are just mentioned for reference. Any work on P4 Priority items shall be documented as separate SOW. </w:t>
      </w:r>
    </w:p>
    <w:p w:rsidRPr="00302F0C" w:rsidR="00CE700B" w:rsidP="00CE700B" w:rsidRDefault="0044492F" w14:paraId="349A4724" w14:textId="60341F76">
      <w:pPr>
        <w:pStyle w:val="Heading2"/>
        <w:rPr>
          <w:rFonts w:ascii="Arial" w:hAnsi="Arial" w:cs="Arial"/>
          <w:b/>
        </w:rPr>
      </w:pPr>
      <w:bookmarkStart w:name="_Toc183525921" w:id="4469"/>
      <w:bookmarkStart w:name="_Toc204935565" w:id="4470"/>
      <w:r w:rsidRPr="00302F0C">
        <w:rPr>
          <w:rFonts w:ascii="Arial" w:hAnsi="Arial" w:cs="Arial"/>
          <w:b/>
        </w:rPr>
        <w:t xml:space="preserve">3.5 </w:t>
      </w:r>
      <w:r w:rsidRPr="00302F0C" w:rsidR="00CE700B">
        <w:rPr>
          <w:rFonts w:ascii="Arial" w:hAnsi="Arial" w:cs="Arial"/>
          <w:b/>
        </w:rPr>
        <w:t>Payment Terms:</w:t>
      </w:r>
      <w:bookmarkEnd w:id="4469"/>
      <w:bookmarkEnd w:id="4470"/>
    </w:p>
    <w:p w:rsidRPr="00302F0C" w:rsidR="00CE700B" w:rsidP="006D722F" w:rsidRDefault="00CE700B" w14:paraId="1DA7FA1C" w14:textId="77777777">
      <w:pPr>
        <w:pStyle w:val="ListParagraph"/>
        <w:numPr>
          <w:ilvl w:val="0"/>
          <w:numId w:val="2"/>
        </w:numPr>
        <w:spacing w:before="100" w:beforeAutospacing="1" w:after="100" w:afterAutospacing="1" w:line="240" w:lineRule="auto"/>
        <w:rPr>
          <w:rFonts w:ascii="Arial" w:hAnsi="Arial" w:cs="Arial"/>
        </w:rPr>
      </w:pPr>
      <w:r w:rsidRPr="00302F0C">
        <w:rPr>
          <w:rFonts w:ascii="Arial" w:hAnsi="Arial" w:cs="Arial"/>
        </w:rPr>
        <w:t>Outline any terms and conditions, such as payment terms, confidentiality agreements, and warranty information.</w:t>
      </w:r>
    </w:p>
    <w:p w:rsidRPr="00302F0C" w:rsidR="00CE700B" w:rsidP="00825D24" w:rsidRDefault="00CE700B" w14:paraId="5032C954" w14:textId="4C94EF55">
      <w:pPr>
        <w:pStyle w:val="Heading1"/>
        <w:numPr>
          <w:ilvl w:val="0"/>
          <w:numId w:val="19"/>
        </w:numPr>
        <w:rPr>
          <w:rFonts w:ascii="Arial" w:hAnsi="Arial" w:cs="Arial"/>
          <w:b/>
          <w:bCs/>
        </w:rPr>
      </w:pPr>
      <w:bookmarkStart w:name="_Toc183525922" w:id="4471"/>
      <w:bookmarkStart w:name="_Toc204935566" w:id="4472"/>
      <w:r w:rsidRPr="00302F0C">
        <w:rPr>
          <w:rFonts w:ascii="Arial" w:hAnsi="Arial" w:cs="Arial"/>
          <w:b/>
          <w:bCs/>
        </w:rPr>
        <w:t>SECTION D: SIGNATORIES</w:t>
      </w:r>
      <w:bookmarkEnd w:id="4471"/>
      <w:bookmarkEnd w:id="4472"/>
    </w:p>
    <w:tbl>
      <w:tblPr>
        <w:tblW w:w="9804" w:type="dxa"/>
        <w:tblInd w:w="-57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107" w:type="dxa"/>
          <w:right w:w="107" w:type="dxa"/>
        </w:tblCellMar>
        <w:tblLook w:val="0000" w:firstRow="0" w:lastRow="0" w:firstColumn="0" w:lastColumn="0" w:noHBand="0" w:noVBand="0"/>
      </w:tblPr>
      <w:tblGrid>
        <w:gridCol w:w="2449"/>
        <w:gridCol w:w="2449"/>
        <w:gridCol w:w="1339"/>
        <w:gridCol w:w="3567"/>
      </w:tblGrid>
      <w:tr w:rsidRPr="00302F0C" w:rsidR="004F748F" w14:paraId="36D071B2" w14:textId="77777777">
        <w:trPr>
          <w:cantSplit/>
          <w:trHeight w:val="362"/>
          <w:tblHeader/>
        </w:trPr>
        <w:tc>
          <w:tcPr>
            <w:tcW w:w="9804" w:type="dxa"/>
            <w:gridSpan w:val="4"/>
            <w:tcBorders>
              <w:top w:val="single" w:color="auto" w:sz="6" w:space="0"/>
              <w:left w:val="single" w:color="auto" w:sz="6" w:space="0"/>
              <w:bottom w:val="single" w:color="auto" w:sz="6" w:space="0"/>
              <w:right w:val="single" w:color="auto" w:sz="6" w:space="0"/>
            </w:tcBorders>
          </w:tcPr>
          <w:p w:rsidRPr="00302F0C" w:rsidR="00CE700B" w:rsidRDefault="00CE700B" w14:paraId="2AFFEA68" w14:textId="41EAD966">
            <w:pPr>
              <w:rPr>
                <w:rFonts w:ascii="Arial" w:hAnsi="Arial" w:cs="Arial"/>
                <w:b/>
                <w:sz w:val="20"/>
                <w:szCs w:val="20"/>
              </w:rPr>
            </w:pPr>
            <w:r w:rsidRPr="00302F0C">
              <w:rPr>
                <w:rFonts w:ascii="Arial" w:hAnsi="Arial" w:cs="Arial"/>
                <w:b/>
                <w:sz w:val="20"/>
                <w:szCs w:val="20"/>
              </w:rPr>
              <w:t>Accepted: #</w:t>
            </w:r>
            <w:r w:rsidRPr="00302F0C" w:rsidR="002925DC">
              <w:rPr>
                <w:rFonts w:ascii="Arial" w:hAnsi="Arial" w:cs="Arial"/>
                <w:b/>
                <w:sz w:val="20"/>
                <w:szCs w:val="20"/>
              </w:rPr>
              <w:t xml:space="preserve"> </w:t>
            </w:r>
            <w:r w:rsidRPr="00302F0C" w:rsidR="00AE1200">
              <w:rPr>
                <w:rFonts w:ascii="Arial" w:hAnsi="Arial" w:cs="Arial"/>
                <w:b/>
                <w:sz w:val="20"/>
                <w:szCs w:val="20"/>
              </w:rPr>
              <w:t>Al Ghurair</w:t>
            </w:r>
            <w:r w:rsidRPr="00302F0C" w:rsidR="006978D5">
              <w:rPr>
                <w:rFonts w:ascii="Arial" w:hAnsi="Arial" w:cs="Arial"/>
                <w:b/>
                <w:sz w:val="20"/>
                <w:szCs w:val="20"/>
              </w:rPr>
              <w:t xml:space="preserve"> </w:t>
            </w:r>
            <w:r w:rsidRPr="00302F0C">
              <w:rPr>
                <w:rFonts w:ascii="Arial" w:hAnsi="Arial" w:cs="Arial"/>
                <w:b/>
                <w:sz w:val="20"/>
                <w:szCs w:val="20"/>
              </w:rPr>
              <w:t>to</w:t>
            </w:r>
            <w:r w:rsidRPr="00302F0C" w:rsidR="006978D5">
              <w:rPr>
                <w:rFonts w:ascii="Arial" w:hAnsi="Arial" w:cs="Arial"/>
                <w:b/>
                <w:sz w:val="20"/>
                <w:szCs w:val="20"/>
              </w:rPr>
              <w:t xml:space="preserve"> </w:t>
            </w:r>
            <w:r w:rsidRPr="00302F0C">
              <w:rPr>
                <w:rFonts w:ascii="Arial" w:hAnsi="Arial" w:cs="Arial"/>
                <w:b/>
                <w:sz w:val="20"/>
                <w:szCs w:val="20"/>
              </w:rPr>
              <w:t>provide (Yes</w:t>
            </w:r>
            <w:sdt>
              <w:sdtPr>
                <w:rPr>
                  <w:rFonts w:ascii="Arial" w:hAnsi="Arial" w:cs="Arial"/>
                  <w:b/>
                  <w:sz w:val="20"/>
                  <w:szCs w:val="20"/>
                </w:rPr>
                <w:id w:val="-1132626534"/>
                <w14:checkbox>
                  <w14:checked w14:val="0"/>
                  <w14:checkedState w14:val="2612" w14:font="MS Gothic"/>
                  <w14:uncheckedState w14:val="2610" w14:font="MS Gothic"/>
                </w14:checkbox>
              </w:sdtPr>
              <w:sdtContent>
                <w:r w:rsidRPr="00302F0C" w:rsidR="002925DC">
                  <w:rPr>
                    <w:rFonts w:ascii="Segoe UI Symbol" w:hAnsi="Segoe UI Symbol" w:eastAsia="MS Gothic" w:cs="Segoe UI Symbol"/>
                    <w:b/>
                    <w:sz w:val="20"/>
                    <w:szCs w:val="20"/>
                  </w:rPr>
                  <w:t>☐</w:t>
                </w:r>
              </w:sdtContent>
            </w:sdt>
            <w:r w:rsidRPr="00302F0C" w:rsidR="006978D5">
              <w:rPr>
                <w:rFonts w:ascii="Arial" w:hAnsi="Arial" w:cs="Arial"/>
                <w:b/>
                <w:sz w:val="20"/>
                <w:szCs w:val="20"/>
              </w:rPr>
              <w:t xml:space="preserve"> </w:t>
            </w:r>
            <w:r w:rsidRPr="00302F0C">
              <w:rPr>
                <w:rFonts w:ascii="Arial" w:hAnsi="Arial" w:cs="Arial"/>
                <w:b/>
                <w:sz w:val="20"/>
                <w:szCs w:val="20"/>
              </w:rPr>
              <w:t>/ No</w:t>
            </w:r>
            <w:r w:rsidRPr="00302F0C" w:rsidR="002925DC">
              <w:rPr>
                <w:rFonts w:ascii="Arial" w:hAnsi="Arial" w:cs="Arial"/>
                <w:b/>
                <w:sz w:val="20"/>
                <w:szCs w:val="20"/>
              </w:rPr>
              <w:t xml:space="preserve"> </w:t>
            </w:r>
            <w:sdt>
              <w:sdtPr>
                <w:rPr>
                  <w:rFonts w:ascii="Arial" w:hAnsi="Arial" w:cs="Arial"/>
                  <w:b/>
                  <w:sz w:val="20"/>
                  <w:szCs w:val="20"/>
                </w:rPr>
                <w:id w:val="793020871"/>
                <w14:checkbox>
                  <w14:checked w14:val="0"/>
                  <w14:checkedState w14:val="2612" w14:font="MS Gothic"/>
                  <w14:uncheckedState w14:val="2610" w14:font="MS Gothic"/>
                </w14:checkbox>
              </w:sdtPr>
              <w:sdtContent>
                <w:r w:rsidRPr="00302F0C" w:rsidR="002925DC">
                  <w:rPr>
                    <w:rFonts w:ascii="Segoe UI Symbol" w:hAnsi="Segoe UI Symbol" w:eastAsia="MS Gothic" w:cs="Segoe UI Symbol"/>
                    <w:b/>
                    <w:sz w:val="20"/>
                    <w:szCs w:val="20"/>
                  </w:rPr>
                  <w:t>☐</w:t>
                </w:r>
              </w:sdtContent>
            </w:sdt>
            <w:r w:rsidRPr="00302F0C" w:rsidR="002925DC">
              <w:rPr>
                <w:rFonts w:ascii="Arial" w:hAnsi="Arial" w:cs="Arial"/>
                <w:b/>
                <w:sz w:val="20"/>
                <w:szCs w:val="20"/>
              </w:rPr>
              <w:t xml:space="preserve"> </w:t>
            </w:r>
            <w:r w:rsidRPr="00302F0C">
              <w:rPr>
                <w:rFonts w:ascii="Arial" w:hAnsi="Arial" w:cs="Arial"/>
                <w:b/>
                <w:sz w:val="20"/>
                <w:szCs w:val="20"/>
              </w:rPr>
              <w:t>)</w:t>
            </w:r>
          </w:p>
        </w:tc>
      </w:tr>
      <w:tr w:rsidRPr="00302F0C" w:rsidR="004F748F" w14:paraId="5E5CFC0F" w14:textId="77777777">
        <w:trPr>
          <w:cantSplit/>
          <w:trHeight w:val="362"/>
          <w:tblHeader/>
        </w:trPr>
        <w:tc>
          <w:tcPr>
            <w:tcW w:w="4898" w:type="dxa"/>
            <w:gridSpan w:val="2"/>
            <w:tcBorders>
              <w:top w:val="single" w:color="auto" w:sz="6" w:space="0"/>
              <w:left w:val="single" w:color="auto" w:sz="6" w:space="0"/>
              <w:bottom w:val="single" w:color="auto" w:sz="6" w:space="0"/>
              <w:right w:val="single" w:color="auto" w:sz="6" w:space="0"/>
            </w:tcBorders>
          </w:tcPr>
          <w:p w:rsidRPr="00302F0C" w:rsidR="00CE700B" w:rsidRDefault="00CE700B" w14:paraId="75A6924D" w14:textId="77777777">
            <w:pPr>
              <w:rPr>
                <w:rFonts w:ascii="Arial" w:hAnsi="Arial" w:cs="Arial"/>
                <w:b/>
                <w:sz w:val="20"/>
                <w:szCs w:val="20"/>
              </w:rPr>
            </w:pPr>
            <w:r w:rsidRPr="00302F0C">
              <w:rPr>
                <w:rFonts w:ascii="Arial" w:hAnsi="Arial" w:eastAsia="Trebuchet MS" w:cs="Arial"/>
                <w:b/>
                <w:sz w:val="20"/>
                <w:szCs w:val="20"/>
              </w:rPr>
              <w:t>On behalf of Supplier</w:t>
            </w:r>
          </w:p>
        </w:tc>
        <w:tc>
          <w:tcPr>
            <w:tcW w:w="4906" w:type="dxa"/>
            <w:gridSpan w:val="2"/>
            <w:tcBorders>
              <w:top w:val="single" w:color="auto" w:sz="6" w:space="0"/>
              <w:left w:val="single" w:color="auto" w:sz="6" w:space="0"/>
              <w:bottom w:val="single" w:color="auto" w:sz="6" w:space="0"/>
              <w:right w:val="single" w:color="auto" w:sz="6" w:space="0"/>
            </w:tcBorders>
          </w:tcPr>
          <w:p w:rsidRPr="00302F0C" w:rsidR="00CE700B" w:rsidRDefault="00CE700B" w14:paraId="12478F9C" w14:textId="77777777">
            <w:pPr>
              <w:rPr>
                <w:rFonts w:ascii="Arial" w:hAnsi="Arial" w:cs="Arial"/>
                <w:sz w:val="20"/>
                <w:szCs w:val="20"/>
              </w:rPr>
            </w:pPr>
            <w:r w:rsidRPr="00302F0C">
              <w:rPr>
                <w:rFonts w:ascii="Arial" w:hAnsi="Arial" w:eastAsia="Trebuchet MS" w:cs="Arial"/>
                <w:b/>
                <w:sz w:val="20"/>
                <w:szCs w:val="20"/>
              </w:rPr>
              <w:t>On behalf of Al Ghurair (Client):</w:t>
            </w:r>
          </w:p>
        </w:tc>
      </w:tr>
      <w:tr w:rsidRPr="00302F0C" w:rsidR="007552BA" w:rsidTr="00475484" w14:paraId="2BA50FF8" w14:textId="77777777">
        <w:trPr>
          <w:cantSplit/>
          <w:trHeight w:val="387"/>
          <w:tblHeader/>
        </w:trPr>
        <w:tc>
          <w:tcPr>
            <w:tcW w:w="2449" w:type="dxa"/>
            <w:tcBorders>
              <w:top w:val="single" w:color="auto" w:sz="6" w:space="0"/>
              <w:left w:val="single" w:color="auto" w:sz="6" w:space="0"/>
              <w:right w:val="single" w:color="auto" w:sz="6" w:space="0"/>
            </w:tcBorders>
          </w:tcPr>
          <w:p w:rsidRPr="00302F0C" w:rsidR="00475484" w:rsidP="00475484" w:rsidRDefault="00475484" w14:paraId="6132473D" w14:textId="77777777">
            <w:pPr>
              <w:rPr>
                <w:rFonts w:ascii="Arial" w:hAnsi="Arial" w:cs="Arial"/>
                <w:b/>
                <w:sz w:val="20"/>
                <w:szCs w:val="20"/>
              </w:rPr>
            </w:pPr>
            <w:r w:rsidRPr="00302F0C">
              <w:rPr>
                <w:rFonts w:ascii="Arial" w:hAnsi="Arial" w:cs="Arial"/>
                <w:b/>
                <w:sz w:val="20"/>
                <w:szCs w:val="20"/>
              </w:rPr>
              <w:t>Name:</w:t>
            </w:r>
          </w:p>
          <w:p w:rsidRPr="00302F0C" w:rsidR="00475484" w:rsidRDefault="00475484" w14:paraId="595D0915" w14:textId="77777777">
            <w:pPr>
              <w:rPr>
                <w:rFonts w:ascii="Arial" w:hAnsi="Arial" w:cs="Arial"/>
                <w:b/>
                <w:sz w:val="20"/>
                <w:szCs w:val="20"/>
              </w:rPr>
            </w:pPr>
          </w:p>
          <w:p w:rsidRPr="00302F0C" w:rsidR="007552BA" w:rsidRDefault="007552BA" w14:paraId="3891F002" w14:textId="08EF24A2">
            <w:pPr>
              <w:rPr>
                <w:rFonts w:ascii="Arial" w:hAnsi="Arial" w:cs="Arial"/>
                <w:b/>
                <w:sz w:val="20"/>
                <w:szCs w:val="20"/>
              </w:rPr>
            </w:pPr>
            <w:r w:rsidRPr="00302F0C">
              <w:rPr>
                <w:rFonts w:ascii="Arial" w:hAnsi="Arial" w:cs="Arial"/>
                <w:b/>
                <w:sz w:val="20"/>
                <w:szCs w:val="20"/>
              </w:rPr>
              <w:t>Signature:</w:t>
            </w:r>
          </w:p>
          <w:p w:rsidRPr="00302F0C" w:rsidR="00475484" w:rsidRDefault="00475484" w14:paraId="2BD9A500" w14:textId="77777777">
            <w:pPr>
              <w:rPr>
                <w:rFonts w:ascii="Arial" w:hAnsi="Arial" w:cs="Arial"/>
                <w:b/>
                <w:sz w:val="20"/>
                <w:szCs w:val="20"/>
              </w:rPr>
            </w:pPr>
          </w:p>
          <w:p w:rsidRPr="00302F0C" w:rsidR="00475484" w:rsidP="00475484" w:rsidRDefault="00475484" w14:paraId="29169535" w14:textId="77777777">
            <w:pPr>
              <w:rPr>
                <w:rFonts w:ascii="Arial" w:hAnsi="Arial" w:cs="Arial"/>
                <w:b/>
                <w:sz w:val="20"/>
                <w:szCs w:val="20"/>
              </w:rPr>
            </w:pPr>
            <w:r w:rsidRPr="00302F0C">
              <w:rPr>
                <w:rFonts w:ascii="Arial" w:hAnsi="Arial" w:cs="Arial"/>
                <w:b/>
                <w:sz w:val="20"/>
                <w:szCs w:val="20"/>
              </w:rPr>
              <w:t xml:space="preserve">Date: </w:t>
            </w:r>
          </w:p>
          <w:p w:rsidRPr="00302F0C" w:rsidR="007552BA" w:rsidRDefault="007552BA" w14:paraId="125CEADC" w14:textId="77777777">
            <w:pPr>
              <w:rPr>
                <w:rFonts w:ascii="Arial" w:hAnsi="Arial" w:cs="Arial"/>
                <w:b/>
                <w:sz w:val="20"/>
                <w:szCs w:val="20"/>
              </w:rPr>
            </w:pPr>
          </w:p>
          <w:p w:rsidRPr="00302F0C" w:rsidR="00475484" w:rsidRDefault="00475484" w14:paraId="45292192" w14:textId="30F2EF19">
            <w:pPr>
              <w:rPr>
                <w:rFonts w:ascii="Arial" w:hAnsi="Arial" w:cs="Arial"/>
                <w:b/>
                <w:sz w:val="20"/>
                <w:szCs w:val="20"/>
              </w:rPr>
            </w:pPr>
            <w:r w:rsidRPr="00302F0C">
              <w:rPr>
                <w:rFonts w:ascii="Arial" w:hAnsi="Arial" w:cs="Arial"/>
                <w:b/>
                <w:sz w:val="20"/>
                <w:szCs w:val="20"/>
              </w:rPr>
              <w:t>Company Name</w:t>
            </w:r>
          </w:p>
        </w:tc>
        <w:tc>
          <w:tcPr>
            <w:tcW w:w="2449" w:type="dxa"/>
            <w:tcBorders>
              <w:top w:val="single" w:color="auto" w:sz="6" w:space="0"/>
              <w:left w:val="single" w:color="auto" w:sz="6" w:space="0"/>
              <w:right w:val="single" w:color="auto" w:sz="6" w:space="0"/>
            </w:tcBorders>
          </w:tcPr>
          <w:p w:rsidRPr="00302F0C" w:rsidR="007552BA" w:rsidP="007552BA" w:rsidRDefault="007552BA" w14:paraId="483B28A0" w14:textId="77777777">
            <w:pPr>
              <w:rPr>
                <w:rFonts w:ascii="Arial" w:hAnsi="Arial" w:eastAsia="Trebuchet MS" w:cs="Arial"/>
                <w:b/>
                <w:sz w:val="20"/>
                <w:szCs w:val="20"/>
              </w:rPr>
            </w:pPr>
          </w:p>
        </w:tc>
        <w:tc>
          <w:tcPr>
            <w:tcW w:w="1339" w:type="dxa"/>
            <w:tcBorders>
              <w:top w:val="single" w:color="auto" w:sz="6" w:space="0"/>
              <w:left w:val="single" w:color="auto" w:sz="6" w:space="0"/>
              <w:bottom w:val="single" w:color="auto" w:sz="6" w:space="0"/>
              <w:right w:val="single" w:color="auto" w:sz="6" w:space="0"/>
            </w:tcBorders>
          </w:tcPr>
          <w:p w:rsidRPr="00302F0C" w:rsidR="00D64232" w:rsidP="00D64232" w:rsidRDefault="00D64232" w14:paraId="1EE065D7" w14:textId="77777777">
            <w:pPr>
              <w:rPr>
                <w:rFonts w:ascii="Arial" w:hAnsi="Arial" w:cs="Arial"/>
                <w:b/>
                <w:sz w:val="20"/>
                <w:szCs w:val="20"/>
              </w:rPr>
            </w:pPr>
            <w:r w:rsidRPr="00302F0C">
              <w:rPr>
                <w:rFonts w:ascii="Arial" w:hAnsi="Arial" w:cs="Arial"/>
                <w:b/>
                <w:sz w:val="20"/>
                <w:szCs w:val="20"/>
              </w:rPr>
              <w:t>Name &amp; Signature:</w:t>
            </w:r>
          </w:p>
          <w:p w:rsidRPr="00302F0C" w:rsidR="00D64232" w:rsidP="00D64232" w:rsidRDefault="00D64232" w14:paraId="21AFA520" w14:textId="77777777">
            <w:pPr>
              <w:rPr>
                <w:rFonts w:ascii="Arial" w:hAnsi="Arial" w:cs="Arial"/>
                <w:b/>
                <w:sz w:val="20"/>
                <w:szCs w:val="20"/>
              </w:rPr>
            </w:pPr>
          </w:p>
          <w:p w:rsidRPr="00302F0C" w:rsidR="00D64232" w:rsidP="00D64232" w:rsidRDefault="00D64232" w14:paraId="6A5E830E" w14:textId="77777777">
            <w:pPr>
              <w:rPr>
                <w:rFonts w:ascii="Arial" w:hAnsi="Arial" w:cs="Arial"/>
                <w:b/>
                <w:sz w:val="20"/>
                <w:szCs w:val="20"/>
              </w:rPr>
            </w:pPr>
            <w:r w:rsidRPr="00302F0C">
              <w:rPr>
                <w:rFonts w:ascii="Arial" w:hAnsi="Arial" w:cs="Arial"/>
                <w:b/>
                <w:sz w:val="20"/>
                <w:szCs w:val="20"/>
              </w:rPr>
              <w:t>Role:</w:t>
            </w:r>
          </w:p>
          <w:p w:rsidRPr="00302F0C" w:rsidR="00D64232" w:rsidP="00D64232" w:rsidRDefault="00D64232" w14:paraId="46D6A666" w14:textId="77777777">
            <w:pPr>
              <w:rPr>
                <w:rFonts w:ascii="Arial" w:hAnsi="Arial" w:cs="Arial"/>
                <w:b/>
                <w:sz w:val="20"/>
                <w:szCs w:val="20"/>
              </w:rPr>
            </w:pPr>
          </w:p>
          <w:p w:rsidRPr="00302F0C" w:rsidR="007552BA" w:rsidP="00D64232" w:rsidRDefault="00D64232" w14:paraId="335F8DD8" w14:textId="33BA69A0">
            <w:pPr>
              <w:rPr>
                <w:rFonts w:ascii="Arial" w:hAnsi="Arial" w:cs="Arial"/>
                <w:b/>
                <w:sz w:val="20"/>
                <w:szCs w:val="20"/>
              </w:rPr>
            </w:pPr>
            <w:r w:rsidRPr="00302F0C">
              <w:rPr>
                <w:rFonts w:ascii="Arial" w:hAnsi="Arial" w:cs="Arial"/>
                <w:b/>
                <w:sz w:val="20"/>
                <w:szCs w:val="20"/>
              </w:rPr>
              <w:t>Date:</w:t>
            </w:r>
          </w:p>
        </w:tc>
        <w:tc>
          <w:tcPr>
            <w:tcW w:w="3567" w:type="dxa"/>
            <w:tcBorders>
              <w:top w:val="single" w:color="auto" w:sz="6" w:space="0"/>
              <w:left w:val="single" w:color="auto" w:sz="6" w:space="0"/>
              <w:right w:val="single" w:color="auto" w:sz="6" w:space="0"/>
            </w:tcBorders>
          </w:tcPr>
          <w:p w:rsidRPr="00302F0C" w:rsidR="007552BA" w:rsidP="001808FD" w:rsidRDefault="007552BA" w14:paraId="27F499F1" w14:textId="560C5D2E">
            <w:pPr>
              <w:rPr>
                <w:rFonts w:ascii="Arial" w:hAnsi="Arial" w:cs="Arial"/>
                <w:b/>
                <w:sz w:val="20"/>
                <w:szCs w:val="20"/>
              </w:rPr>
            </w:pPr>
          </w:p>
          <w:p w:rsidRPr="00302F0C" w:rsidR="007552BA" w:rsidP="001808FD" w:rsidRDefault="007552BA" w14:paraId="209267CE" w14:textId="6183DB11">
            <w:pPr>
              <w:rPr>
                <w:rFonts w:ascii="Arial" w:hAnsi="Arial" w:eastAsia="Trebuchet MS" w:cs="Arial"/>
                <w:b/>
                <w:sz w:val="20"/>
                <w:szCs w:val="20"/>
              </w:rPr>
            </w:pPr>
          </w:p>
        </w:tc>
      </w:tr>
      <w:tr w:rsidRPr="00302F0C" w:rsidR="007552BA" w:rsidTr="00475484" w14:paraId="3156DF69" w14:textId="77777777">
        <w:trPr>
          <w:cantSplit/>
          <w:trHeight w:val="390"/>
          <w:tblHeader/>
        </w:trPr>
        <w:tc>
          <w:tcPr>
            <w:tcW w:w="2449" w:type="dxa"/>
            <w:tcBorders>
              <w:left w:val="single" w:color="auto" w:sz="6" w:space="0"/>
              <w:right w:val="single" w:color="auto" w:sz="6" w:space="0"/>
            </w:tcBorders>
          </w:tcPr>
          <w:p w:rsidRPr="00302F0C" w:rsidR="007552BA" w:rsidP="00475484" w:rsidRDefault="007552BA" w14:paraId="4DD3ABAB" w14:textId="77777777">
            <w:pPr>
              <w:rPr>
                <w:rFonts w:ascii="Arial" w:hAnsi="Arial" w:cs="Arial"/>
                <w:b/>
                <w:sz w:val="20"/>
                <w:szCs w:val="20"/>
              </w:rPr>
            </w:pPr>
          </w:p>
        </w:tc>
        <w:tc>
          <w:tcPr>
            <w:tcW w:w="2449" w:type="dxa"/>
            <w:tcBorders>
              <w:left w:val="single" w:color="auto" w:sz="6" w:space="0"/>
              <w:right w:val="single" w:color="auto" w:sz="6" w:space="0"/>
            </w:tcBorders>
          </w:tcPr>
          <w:p w:rsidRPr="00302F0C" w:rsidR="007552BA" w:rsidRDefault="007552BA" w14:paraId="3118A0E5" w14:textId="424AE22D">
            <w:pPr>
              <w:rPr>
                <w:rFonts w:ascii="Arial" w:hAnsi="Arial" w:cs="Arial"/>
                <w:b/>
                <w:sz w:val="20"/>
                <w:szCs w:val="20"/>
              </w:rPr>
            </w:pPr>
          </w:p>
        </w:tc>
        <w:tc>
          <w:tcPr>
            <w:tcW w:w="1339" w:type="dxa"/>
            <w:tcBorders>
              <w:top w:val="single" w:color="auto" w:sz="6" w:space="0"/>
              <w:left w:val="single" w:color="auto" w:sz="6" w:space="0"/>
              <w:bottom w:val="single" w:color="auto" w:sz="6" w:space="0"/>
              <w:right w:val="single" w:color="auto" w:sz="6" w:space="0"/>
            </w:tcBorders>
          </w:tcPr>
          <w:p w:rsidRPr="00302F0C" w:rsidR="00D64232" w:rsidP="00D64232" w:rsidRDefault="00D64232" w14:paraId="1DC54B16" w14:textId="77777777">
            <w:pPr>
              <w:rPr>
                <w:rFonts w:ascii="Arial" w:hAnsi="Arial" w:cs="Arial"/>
                <w:b/>
                <w:sz w:val="20"/>
                <w:szCs w:val="20"/>
              </w:rPr>
            </w:pPr>
            <w:r w:rsidRPr="00302F0C">
              <w:rPr>
                <w:rFonts w:ascii="Arial" w:hAnsi="Arial" w:cs="Arial"/>
                <w:b/>
                <w:sz w:val="20"/>
                <w:szCs w:val="20"/>
              </w:rPr>
              <w:t>Name &amp; Signature:</w:t>
            </w:r>
          </w:p>
          <w:p w:rsidRPr="00302F0C" w:rsidR="00D64232" w:rsidP="00D64232" w:rsidRDefault="00D64232" w14:paraId="34DE4FA1" w14:textId="77777777">
            <w:pPr>
              <w:rPr>
                <w:rFonts w:ascii="Arial" w:hAnsi="Arial" w:cs="Arial"/>
                <w:b/>
                <w:sz w:val="20"/>
                <w:szCs w:val="20"/>
              </w:rPr>
            </w:pPr>
          </w:p>
          <w:p w:rsidRPr="00302F0C" w:rsidR="00D64232" w:rsidP="00D64232" w:rsidRDefault="00D64232" w14:paraId="4FA195A6" w14:textId="77777777">
            <w:pPr>
              <w:rPr>
                <w:rFonts w:ascii="Arial" w:hAnsi="Arial" w:cs="Arial"/>
                <w:b/>
                <w:sz w:val="20"/>
                <w:szCs w:val="20"/>
              </w:rPr>
            </w:pPr>
            <w:r w:rsidRPr="00302F0C">
              <w:rPr>
                <w:rFonts w:ascii="Arial" w:hAnsi="Arial" w:cs="Arial"/>
                <w:b/>
                <w:sz w:val="20"/>
                <w:szCs w:val="20"/>
              </w:rPr>
              <w:t>Role:</w:t>
            </w:r>
          </w:p>
          <w:p w:rsidRPr="00302F0C" w:rsidR="00D64232" w:rsidP="00D64232" w:rsidRDefault="00D64232" w14:paraId="04F6EA0F" w14:textId="77777777">
            <w:pPr>
              <w:rPr>
                <w:rFonts w:ascii="Arial" w:hAnsi="Arial" w:cs="Arial"/>
                <w:b/>
                <w:sz w:val="20"/>
                <w:szCs w:val="20"/>
              </w:rPr>
            </w:pPr>
          </w:p>
          <w:p w:rsidRPr="00302F0C" w:rsidR="007552BA" w:rsidP="00D64232" w:rsidRDefault="00D64232" w14:paraId="18E13022" w14:textId="0F7DF261">
            <w:pPr>
              <w:rPr>
                <w:rFonts w:ascii="Arial" w:hAnsi="Arial" w:cs="Arial"/>
                <w:b/>
                <w:sz w:val="20"/>
                <w:szCs w:val="20"/>
              </w:rPr>
            </w:pPr>
            <w:r w:rsidRPr="00302F0C">
              <w:rPr>
                <w:rFonts w:ascii="Arial" w:hAnsi="Arial" w:cs="Arial"/>
                <w:b/>
                <w:sz w:val="20"/>
                <w:szCs w:val="20"/>
              </w:rPr>
              <w:t>Date:</w:t>
            </w:r>
          </w:p>
        </w:tc>
        <w:tc>
          <w:tcPr>
            <w:tcW w:w="3567" w:type="dxa"/>
            <w:tcBorders>
              <w:left w:val="single" w:color="auto" w:sz="6" w:space="0"/>
              <w:right w:val="single" w:color="auto" w:sz="6" w:space="0"/>
            </w:tcBorders>
          </w:tcPr>
          <w:p w:rsidRPr="00302F0C" w:rsidR="007552BA" w:rsidP="001808FD" w:rsidRDefault="007552BA" w14:paraId="12005202" w14:textId="77777777">
            <w:pPr>
              <w:rPr>
                <w:rFonts w:ascii="Arial" w:hAnsi="Arial" w:cs="Arial"/>
                <w:b/>
                <w:sz w:val="20"/>
                <w:szCs w:val="20"/>
              </w:rPr>
            </w:pPr>
          </w:p>
        </w:tc>
      </w:tr>
      <w:tr w:rsidRPr="00302F0C" w:rsidR="007552BA" w:rsidTr="00475484" w14:paraId="67D864A6" w14:textId="77777777">
        <w:trPr>
          <w:cantSplit/>
          <w:trHeight w:val="387"/>
          <w:tblHeader/>
        </w:trPr>
        <w:tc>
          <w:tcPr>
            <w:tcW w:w="2449" w:type="dxa"/>
            <w:tcBorders>
              <w:left w:val="single" w:color="auto" w:sz="6" w:space="0"/>
              <w:right w:val="single" w:color="auto" w:sz="6" w:space="0"/>
            </w:tcBorders>
          </w:tcPr>
          <w:p w:rsidRPr="00302F0C" w:rsidR="007552BA" w:rsidRDefault="007552BA" w14:paraId="6A40FA72" w14:textId="3B8523A3">
            <w:pPr>
              <w:rPr>
                <w:rFonts w:ascii="Arial" w:hAnsi="Arial" w:cs="Arial"/>
                <w:b/>
                <w:sz w:val="20"/>
                <w:szCs w:val="20"/>
              </w:rPr>
            </w:pPr>
          </w:p>
        </w:tc>
        <w:tc>
          <w:tcPr>
            <w:tcW w:w="2449" w:type="dxa"/>
            <w:tcBorders>
              <w:left w:val="single" w:color="auto" w:sz="6" w:space="0"/>
              <w:right w:val="single" w:color="auto" w:sz="6" w:space="0"/>
            </w:tcBorders>
          </w:tcPr>
          <w:p w:rsidRPr="00302F0C" w:rsidR="007552BA" w:rsidRDefault="007552BA" w14:paraId="6CC579F6" w14:textId="0318D21B">
            <w:pPr>
              <w:rPr>
                <w:rFonts w:ascii="Arial" w:hAnsi="Arial" w:cs="Arial"/>
                <w:b/>
                <w:sz w:val="20"/>
                <w:szCs w:val="20"/>
              </w:rPr>
            </w:pPr>
          </w:p>
        </w:tc>
        <w:tc>
          <w:tcPr>
            <w:tcW w:w="1339" w:type="dxa"/>
            <w:tcBorders>
              <w:top w:val="single" w:color="auto" w:sz="6" w:space="0"/>
              <w:left w:val="single" w:color="auto" w:sz="6" w:space="0"/>
              <w:bottom w:val="single" w:color="auto" w:sz="6" w:space="0"/>
              <w:right w:val="single" w:color="auto" w:sz="6" w:space="0"/>
            </w:tcBorders>
          </w:tcPr>
          <w:p w:rsidRPr="00302F0C" w:rsidR="00D64232" w:rsidP="00D64232" w:rsidRDefault="00D64232" w14:paraId="2B9D477D" w14:textId="77777777">
            <w:pPr>
              <w:rPr>
                <w:rFonts w:ascii="Arial" w:hAnsi="Arial" w:cs="Arial"/>
                <w:b/>
                <w:sz w:val="20"/>
                <w:szCs w:val="20"/>
              </w:rPr>
            </w:pPr>
            <w:r w:rsidRPr="00302F0C">
              <w:rPr>
                <w:rFonts w:ascii="Arial" w:hAnsi="Arial" w:cs="Arial"/>
                <w:b/>
                <w:sz w:val="20"/>
                <w:szCs w:val="20"/>
              </w:rPr>
              <w:t>Name &amp; Signature:</w:t>
            </w:r>
          </w:p>
          <w:p w:rsidRPr="00302F0C" w:rsidR="00D64232" w:rsidP="00D64232" w:rsidRDefault="00D64232" w14:paraId="4BCC4E57" w14:textId="77777777">
            <w:pPr>
              <w:rPr>
                <w:rFonts w:ascii="Arial" w:hAnsi="Arial" w:cs="Arial"/>
                <w:b/>
                <w:sz w:val="20"/>
                <w:szCs w:val="20"/>
              </w:rPr>
            </w:pPr>
          </w:p>
          <w:p w:rsidRPr="00302F0C" w:rsidR="00D64232" w:rsidP="00D64232" w:rsidRDefault="00D64232" w14:paraId="77E647D4" w14:textId="77777777">
            <w:pPr>
              <w:rPr>
                <w:rFonts w:ascii="Arial" w:hAnsi="Arial" w:cs="Arial"/>
                <w:b/>
                <w:sz w:val="20"/>
                <w:szCs w:val="20"/>
              </w:rPr>
            </w:pPr>
            <w:r w:rsidRPr="00302F0C">
              <w:rPr>
                <w:rFonts w:ascii="Arial" w:hAnsi="Arial" w:cs="Arial"/>
                <w:b/>
                <w:sz w:val="20"/>
                <w:szCs w:val="20"/>
              </w:rPr>
              <w:t>Role:</w:t>
            </w:r>
          </w:p>
          <w:p w:rsidRPr="00302F0C" w:rsidR="00D64232" w:rsidP="00D64232" w:rsidRDefault="00D64232" w14:paraId="585E8341" w14:textId="77777777">
            <w:pPr>
              <w:rPr>
                <w:rFonts w:ascii="Arial" w:hAnsi="Arial" w:cs="Arial"/>
                <w:b/>
                <w:sz w:val="20"/>
                <w:szCs w:val="20"/>
              </w:rPr>
            </w:pPr>
          </w:p>
          <w:p w:rsidRPr="00302F0C" w:rsidR="007552BA" w:rsidP="00D64232" w:rsidRDefault="00D64232" w14:paraId="6EE4C2C2" w14:textId="3CDE3C8A">
            <w:pPr>
              <w:rPr>
                <w:rFonts w:ascii="Arial" w:hAnsi="Arial" w:cs="Arial"/>
                <w:b/>
                <w:sz w:val="20"/>
                <w:szCs w:val="20"/>
              </w:rPr>
            </w:pPr>
            <w:r w:rsidRPr="00302F0C">
              <w:rPr>
                <w:rFonts w:ascii="Arial" w:hAnsi="Arial" w:cs="Arial"/>
                <w:b/>
                <w:sz w:val="20"/>
                <w:szCs w:val="20"/>
              </w:rPr>
              <w:t>Date:</w:t>
            </w:r>
          </w:p>
        </w:tc>
        <w:tc>
          <w:tcPr>
            <w:tcW w:w="3567" w:type="dxa"/>
            <w:tcBorders>
              <w:left w:val="single" w:color="auto" w:sz="6" w:space="0"/>
              <w:right w:val="single" w:color="auto" w:sz="6" w:space="0"/>
            </w:tcBorders>
          </w:tcPr>
          <w:p w:rsidRPr="00302F0C" w:rsidR="007552BA" w:rsidP="001808FD" w:rsidRDefault="007552BA" w14:paraId="591077FF" w14:textId="77777777">
            <w:pPr>
              <w:rPr>
                <w:rFonts w:ascii="Arial" w:hAnsi="Arial" w:cs="Arial"/>
                <w:b/>
                <w:sz w:val="20"/>
                <w:szCs w:val="20"/>
              </w:rPr>
            </w:pPr>
          </w:p>
        </w:tc>
      </w:tr>
      <w:tr w:rsidRPr="00302F0C" w:rsidR="007552BA" w:rsidTr="00475484" w14:paraId="3DA58F3A" w14:textId="77777777">
        <w:trPr>
          <w:cantSplit/>
          <w:trHeight w:val="387"/>
          <w:tblHeader/>
        </w:trPr>
        <w:tc>
          <w:tcPr>
            <w:tcW w:w="2449" w:type="dxa"/>
            <w:tcBorders>
              <w:left w:val="single" w:color="auto" w:sz="6" w:space="0"/>
              <w:right w:val="single" w:color="auto" w:sz="6" w:space="0"/>
            </w:tcBorders>
          </w:tcPr>
          <w:p w:rsidRPr="00302F0C" w:rsidR="007552BA" w:rsidP="00475484" w:rsidRDefault="007552BA" w14:paraId="25261AC6" w14:textId="77777777">
            <w:pPr>
              <w:rPr>
                <w:rFonts w:ascii="Arial" w:hAnsi="Arial" w:cs="Arial"/>
                <w:b/>
                <w:sz w:val="20"/>
                <w:szCs w:val="20"/>
              </w:rPr>
            </w:pPr>
          </w:p>
        </w:tc>
        <w:tc>
          <w:tcPr>
            <w:tcW w:w="2449" w:type="dxa"/>
            <w:tcBorders>
              <w:left w:val="single" w:color="auto" w:sz="6" w:space="0"/>
              <w:right w:val="single" w:color="auto" w:sz="6" w:space="0"/>
            </w:tcBorders>
          </w:tcPr>
          <w:p w:rsidRPr="00302F0C" w:rsidR="007552BA" w:rsidRDefault="007552BA" w14:paraId="739A2D89" w14:textId="175EA67F">
            <w:pPr>
              <w:rPr>
                <w:rFonts w:ascii="Arial" w:hAnsi="Arial" w:cs="Arial"/>
                <w:b/>
                <w:sz w:val="20"/>
                <w:szCs w:val="20"/>
              </w:rPr>
            </w:pPr>
          </w:p>
        </w:tc>
        <w:tc>
          <w:tcPr>
            <w:tcW w:w="1339" w:type="dxa"/>
            <w:tcBorders>
              <w:top w:val="single" w:color="auto" w:sz="6" w:space="0"/>
              <w:left w:val="single" w:color="auto" w:sz="6" w:space="0"/>
              <w:bottom w:val="single" w:color="auto" w:sz="6" w:space="0"/>
              <w:right w:val="single" w:color="auto" w:sz="6" w:space="0"/>
            </w:tcBorders>
          </w:tcPr>
          <w:p w:rsidRPr="00302F0C" w:rsidR="00D64232" w:rsidP="00D64232" w:rsidRDefault="00D64232" w14:paraId="131B48CF" w14:textId="77777777">
            <w:pPr>
              <w:rPr>
                <w:rFonts w:ascii="Arial" w:hAnsi="Arial" w:cs="Arial"/>
                <w:b/>
                <w:sz w:val="20"/>
                <w:szCs w:val="20"/>
              </w:rPr>
            </w:pPr>
            <w:r w:rsidRPr="00302F0C">
              <w:rPr>
                <w:rFonts w:ascii="Arial" w:hAnsi="Arial" w:cs="Arial"/>
                <w:b/>
                <w:sz w:val="20"/>
                <w:szCs w:val="20"/>
              </w:rPr>
              <w:t>Name &amp; Signature:</w:t>
            </w:r>
          </w:p>
          <w:p w:rsidRPr="00302F0C" w:rsidR="00D64232" w:rsidP="00D64232" w:rsidRDefault="00D64232" w14:paraId="18C4EEC4" w14:textId="77777777">
            <w:pPr>
              <w:rPr>
                <w:rFonts w:ascii="Arial" w:hAnsi="Arial" w:cs="Arial"/>
                <w:b/>
                <w:sz w:val="20"/>
                <w:szCs w:val="20"/>
              </w:rPr>
            </w:pPr>
          </w:p>
          <w:p w:rsidRPr="00302F0C" w:rsidR="00D64232" w:rsidP="00D64232" w:rsidRDefault="00D64232" w14:paraId="56088635" w14:textId="77777777">
            <w:pPr>
              <w:rPr>
                <w:rFonts w:ascii="Arial" w:hAnsi="Arial" w:cs="Arial"/>
                <w:b/>
                <w:sz w:val="20"/>
                <w:szCs w:val="20"/>
              </w:rPr>
            </w:pPr>
            <w:r w:rsidRPr="00302F0C">
              <w:rPr>
                <w:rFonts w:ascii="Arial" w:hAnsi="Arial" w:cs="Arial"/>
                <w:b/>
                <w:sz w:val="20"/>
                <w:szCs w:val="20"/>
              </w:rPr>
              <w:t>Role:</w:t>
            </w:r>
          </w:p>
          <w:p w:rsidRPr="00302F0C" w:rsidR="00D64232" w:rsidP="00D64232" w:rsidRDefault="00D64232" w14:paraId="20117127" w14:textId="77777777">
            <w:pPr>
              <w:rPr>
                <w:rFonts w:ascii="Arial" w:hAnsi="Arial" w:cs="Arial"/>
                <w:b/>
                <w:sz w:val="20"/>
                <w:szCs w:val="20"/>
              </w:rPr>
            </w:pPr>
          </w:p>
          <w:p w:rsidRPr="00302F0C" w:rsidR="007552BA" w:rsidP="00D64232" w:rsidRDefault="00D64232" w14:paraId="7CD1DCEC" w14:textId="582EAD19">
            <w:pPr>
              <w:rPr>
                <w:rFonts w:ascii="Arial" w:hAnsi="Arial" w:cs="Arial"/>
                <w:b/>
                <w:sz w:val="20"/>
                <w:szCs w:val="20"/>
              </w:rPr>
            </w:pPr>
            <w:r w:rsidRPr="00302F0C">
              <w:rPr>
                <w:rFonts w:ascii="Arial" w:hAnsi="Arial" w:cs="Arial"/>
                <w:b/>
                <w:sz w:val="20"/>
                <w:szCs w:val="20"/>
              </w:rPr>
              <w:t>Date:</w:t>
            </w:r>
          </w:p>
        </w:tc>
        <w:tc>
          <w:tcPr>
            <w:tcW w:w="3567" w:type="dxa"/>
            <w:tcBorders>
              <w:left w:val="single" w:color="auto" w:sz="6" w:space="0"/>
              <w:right w:val="single" w:color="auto" w:sz="6" w:space="0"/>
            </w:tcBorders>
          </w:tcPr>
          <w:p w:rsidRPr="00302F0C" w:rsidR="007552BA" w:rsidP="001808FD" w:rsidRDefault="007552BA" w14:paraId="1A154931" w14:textId="77777777">
            <w:pPr>
              <w:rPr>
                <w:rFonts w:ascii="Arial" w:hAnsi="Arial" w:cs="Arial"/>
                <w:b/>
                <w:sz w:val="20"/>
                <w:szCs w:val="20"/>
              </w:rPr>
            </w:pPr>
          </w:p>
        </w:tc>
      </w:tr>
      <w:tr w:rsidRPr="00302F0C" w:rsidR="005E329F" w:rsidTr="00475484" w14:paraId="79B1C6B1" w14:textId="77777777">
        <w:trPr>
          <w:cantSplit/>
          <w:trHeight w:val="387"/>
          <w:tblHeader/>
        </w:trPr>
        <w:tc>
          <w:tcPr>
            <w:tcW w:w="2449" w:type="dxa"/>
            <w:tcBorders>
              <w:left w:val="single" w:color="auto" w:sz="6" w:space="0"/>
              <w:bottom w:val="single" w:color="auto" w:sz="6" w:space="0"/>
              <w:right w:val="single" w:color="auto" w:sz="6" w:space="0"/>
            </w:tcBorders>
          </w:tcPr>
          <w:p w:rsidRPr="00302F0C" w:rsidR="005E329F" w:rsidP="005E329F" w:rsidRDefault="005E329F" w14:paraId="01497097" w14:textId="77777777">
            <w:pPr>
              <w:rPr>
                <w:rFonts w:ascii="Arial" w:hAnsi="Arial" w:cs="Arial"/>
                <w:b/>
                <w:sz w:val="20"/>
                <w:szCs w:val="20"/>
              </w:rPr>
            </w:pPr>
          </w:p>
        </w:tc>
        <w:tc>
          <w:tcPr>
            <w:tcW w:w="2449" w:type="dxa"/>
            <w:tcBorders>
              <w:left w:val="single" w:color="auto" w:sz="6" w:space="0"/>
              <w:bottom w:val="single" w:color="auto" w:sz="6" w:space="0"/>
              <w:right w:val="single" w:color="auto" w:sz="6" w:space="0"/>
            </w:tcBorders>
          </w:tcPr>
          <w:p w:rsidRPr="00302F0C" w:rsidR="005E329F" w:rsidP="005E329F" w:rsidRDefault="005E329F" w14:paraId="7970FE09" w14:textId="77777777">
            <w:pPr>
              <w:rPr>
                <w:rFonts w:ascii="Arial" w:hAnsi="Arial" w:cs="Arial"/>
                <w:b/>
                <w:sz w:val="20"/>
                <w:szCs w:val="20"/>
              </w:rPr>
            </w:pPr>
          </w:p>
        </w:tc>
        <w:tc>
          <w:tcPr>
            <w:tcW w:w="1339" w:type="dxa"/>
            <w:tcBorders>
              <w:top w:val="single" w:color="auto" w:sz="6" w:space="0"/>
              <w:left w:val="single" w:color="auto" w:sz="6" w:space="0"/>
              <w:bottom w:val="single" w:color="auto" w:sz="6" w:space="0"/>
              <w:right w:val="single" w:color="auto" w:sz="6" w:space="0"/>
            </w:tcBorders>
          </w:tcPr>
          <w:p w:rsidRPr="00302F0C" w:rsidR="00D64232" w:rsidP="00D64232" w:rsidRDefault="00D64232" w14:paraId="12CBCB38" w14:textId="77777777">
            <w:pPr>
              <w:rPr>
                <w:rFonts w:ascii="Arial" w:hAnsi="Arial" w:cs="Arial"/>
                <w:b/>
                <w:sz w:val="20"/>
                <w:szCs w:val="20"/>
              </w:rPr>
            </w:pPr>
            <w:r w:rsidRPr="00302F0C">
              <w:rPr>
                <w:rFonts w:ascii="Arial" w:hAnsi="Arial" w:cs="Arial"/>
                <w:b/>
                <w:sz w:val="20"/>
                <w:szCs w:val="20"/>
              </w:rPr>
              <w:t>Name &amp; Signature:</w:t>
            </w:r>
          </w:p>
          <w:p w:rsidRPr="00302F0C" w:rsidR="00D64232" w:rsidP="00D64232" w:rsidRDefault="00D64232" w14:paraId="2F3FEA87" w14:textId="77777777">
            <w:pPr>
              <w:rPr>
                <w:rFonts w:ascii="Arial" w:hAnsi="Arial" w:cs="Arial"/>
                <w:b/>
                <w:sz w:val="20"/>
                <w:szCs w:val="20"/>
              </w:rPr>
            </w:pPr>
          </w:p>
          <w:p w:rsidRPr="00302F0C" w:rsidR="00D64232" w:rsidP="00D64232" w:rsidRDefault="00D64232" w14:paraId="421505F3" w14:textId="77777777">
            <w:pPr>
              <w:rPr>
                <w:rFonts w:ascii="Arial" w:hAnsi="Arial" w:cs="Arial"/>
                <w:b/>
                <w:sz w:val="20"/>
                <w:szCs w:val="20"/>
              </w:rPr>
            </w:pPr>
            <w:r w:rsidRPr="00302F0C">
              <w:rPr>
                <w:rFonts w:ascii="Arial" w:hAnsi="Arial" w:cs="Arial"/>
                <w:b/>
                <w:sz w:val="20"/>
                <w:szCs w:val="20"/>
              </w:rPr>
              <w:t>Role:</w:t>
            </w:r>
          </w:p>
          <w:p w:rsidRPr="00302F0C" w:rsidR="00D64232" w:rsidP="00D64232" w:rsidRDefault="00D64232" w14:paraId="3B920B00" w14:textId="77777777">
            <w:pPr>
              <w:rPr>
                <w:rFonts w:ascii="Arial" w:hAnsi="Arial" w:cs="Arial"/>
                <w:b/>
                <w:sz w:val="20"/>
                <w:szCs w:val="20"/>
              </w:rPr>
            </w:pPr>
          </w:p>
          <w:p w:rsidRPr="00302F0C" w:rsidR="005E329F" w:rsidP="00D64232" w:rsidRDefault="00D64232" w14:paraId="7ECE9B11" w14:textId="6CBCE307">
            <w:pPr>
              <w:rPr>
                <w:rFonts w:ascii="Arial" w:hAnsi="Arial" w:cs="Arial"/>
                <w:b/>
                <w:sz w:val="20"/>
                <w:szCs w:val="20"/>
              </w:rPr>
            </w:pPr>
            <w:r w:rsidRPr="00302F0C">
              <w:rPr>
                <w:rFonts w:ascii="Arial" w:hAnsi="Arial" w:cs="Arial"/>
                <w:b/>
                <w:sz w:val="20"/>
                <w:szCs w:val="20"/>
              </w:rPr>
              <w:t>Date:</w:t>
            </w:r>
          </w:p>
        </w:tc>
        <w:tc>
          <w:tcPr>
            <w:tcW w:w="3567" w:type="dxa"/>
            <w:tcBorders>
              <w:left w:val="single" w:color="auto" w:sz="6" w:space="0"/>
              <w:bottom w:val="single" w:color="auto" w:sz="6" w:space="0"/>
              <w:right w:val="single" w:color="auto" w:sz="6" w:space="0"/>
            </w:tcBorders>
          </w:tcPr>
          <w:p w:rsidRPr="00302F0C" w:rsidR="005E329F" w:rsidP="005E329F" w:rsidRDefault="005E329F" w14:paraId="571FCABE" w14:textId="77777777">
            <w:pPr>
              <w:rPr>
                <w:rFonts w:ascii="Arial" w:hAnsi="Arial" w:cs="Arial"/>
                <w:b/>
                <w:sz w:val="20"/>
                <w:szCs w:val="20"/>
              </w:rPr>
            </w:pPr>
          </w:p>
        </w:tc>
      </w:tr>
    </w:tbl>
    <w:p w:rsidRPr="00302F0C" w:rsidR="0050035F" w:rsidP="00CE700B" w:rsidRDefault="008E1760" w14:paraId="6787CF22" w14:textId="33569A71">
      <w:pPr>
        <w:pStyle w:val="Heading1"/>
        <w:rPr>
          <w:rFonts w:ascii="Arial" w:hAnsi="Arial" w:cs="Arial"/>
        </w:rPr>
      </w:pPr>
      <w:bookmarkStart w:name="_Toc204758631" w:id="4473"/>
      <w:bookmarkStart w:name="_Toc204935567" w:id="4474"/>
      <w:r>
        <w:rPr>
          <w:rFonts w:ascii="Arial" w:hAnsi="Arial" w:eastAsia="Times New Roman" w:cs="Arial"/>
          <w:sz w:val="24"/>
          <w:szCs w:val="24"/>
          <w:lang w:eastAsia="en-GB"/>
        </w:rPr>
        <w:pict w14:anchorId="5D9E8317">
          <v:rect id="_x0000_i1038" style="width:0;height:1.5pt" o:hr="t" o:hrstd="t" o:hralign="center" fillcolor="#a0a0a0" stroked="f"/>
        </w:pict>
      </w:r>
      <w:bookmarkEnd w:id="4473"/>
      <w:bookmarkEnd w:id="4474"/>
    </w:p>
    <w:sectPr w:rsidRPr="00302F0C" w:rsidR="0050035F" w:rsidSect="00676728">
      <w:headerReference w:type="default" r:id="rId48"/>
      <w:footerReference w:type="default" r:id="rId49"/>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A" w:author="Huzaifa Azeem" w:date="2025-05-15T14:13:00Z" w:id="65">
    <w:p w:rsidR="004C50DA" w:rsidRDefault="004C50DA" w14:paraId="5AA3E81D" w14:textId="3C2CC5B9">
      <w:pPr>
        <w:pStyle w:val="CommentText"/>
      </w:pPr>
      <w:r>
        <w:rPr>
          <w:rStyle w:val="CommentReference"/>
        </w:rPr>
        <w:annotationRef/>
      </w:r>
      <w:r w:rsidRPr="785C643B">
        <w:t>Not Aligned with Scope</w:t>
      </w:r>
    </w:p>
    <w:p w:rsidR="004C50DA" w:rsidRDefault="004C50DA" w14:paraId="7A07863E" w14:textId="3AEFFD53">
      <w:pPr>
        <w:pStyle w:val="CommentText"/>
      </w:pPr>
    </w:p>
  </w:comment>
  <w:comment w:initials="AR" w:author="Akshay Raveendran" w:date="2025-07-22T14:15:00Z" w:id="126">
    <w:p w:rsidR="007822F4" w:rsidP="007822F4" w:rsidRDefault="007822F4" w14:paraId="7543B20B" w14:textId="77777777">
      <w:pPr>
        <w:pStyle w:val="CommentText"/>
      </w:pPr>
      <w:r>
        <w:rPr>
          <w:rStyle w:val="CommentReference"/>
        </w:rPr>
        <w:annotationRef/>
      </w:r>
      <w:r>
        <w:t>Check whether available in D365 for rate card/BPA</w:t>
      </w:r>
    </w:p>
  </w:comment>
  <w:comment w:initials="HA" w:author="Huzaifa Azeem" w:date="2025-07-14T16:49:00Z" w:id="219">
    <w:p w:rsidR="005D16CF" w:rsidRDefault="005D16CF" w14:paraId="244A1BBA" w14:textId="7120119E">
      <w:pPr>
        <w:pStyle w:val="CommentText"/>
      </w:pPr>
      <w:r>
        <w:rPr>
          <w:rStyle w:val="CommentReference"/>
        </w:rPr>
        <w:annotationRef/>
      </w:r>
      <w:r w:rsidRPr="00714BFA">
        <w:t>Need to be put under a process,  can't be a stand alone process</w:t>
      </w:r>
    </w:p>
  </w:comment>
  <w:comment w:initials="AR" w:author="Akshay Raveendran" w:date="2025-07-21T10:23:00Z" w:id="220">
    <w:p w:rsidR="00763D40" w:rsidP="00763D40" w:rsidRDefault="00763D40" w14:paraId="7E3292B1" w14:textId="77777777">
      <w:pPr>
        <w:pStyle w:val="CommentText"/>
      </w:pPr>
      <w:r>
        <w:rPr>
          <w:rStyle w:val="CommentReference"/>
        </w:rPr>
        <w:annotationRef/>
      </w:r>
      <w:r>
        <w:t>Done</w:t>
      </w:r>
    </w:p>
  </w:comment>
  <w:comment w:initials="HA" w:author="Huzaifa Azeem" w:date="2025-07-14T16:42:00Z" w:id="265">
    <w:p w:rsidR="008210FB" w:rsidRDefault="008210FB" w14:paraId="44EDB8B5" w14:textId="52A5F37A">
      <w:pPr>
        <w:pStyle w:val="CommentText"/>
      </w:pPr>
      <w:r>
        <w:rPr>
          <w:rStyle w:val="CommentReference"/>
        </w:rPr>
        <w:annotationRef/>
      </w:r>
      <w:r w:rsidRPr="06269D79">
        <w:t>Selection from D365 not SSO</w:t>
      </w:r>
    </w:p>
  </w:comment>
  <w:comment w:initials="AR" w:author="Akshay Raveendran" w:date="2025-07-15T09:11:00Z" w:id="266">
    <w:p w:rsidR="006E6659" w:rsidP="006E6659" w:rsidRDefault="006E6659" w14:paraId="2C76C09F" w14:textId="77777777">
      <w:pPr>
        <w:pStyle w:val="CommentText"/>
      </w:pPr>
      <w:r>
        <w:rPr>
          <w:rStyle w:val="CommentReference"/>
        </w:rPr>
        <w:annotationRef/>
      </w:r>
      <w:r>
        <w:t>Changed</w:t>
      </w:r>
    </w:p>
  </w:comment>
  <w:comment w:initials="HA" w:author="Huzaifa Azeem" w:date="2025-07-14T16:49:00Z" w:id="296">
    <w:p w:rsidR="00EC4182" w:rsidRDefault="00EC4182" w14:paraId="3BE91F84" w14:textId="6413ECDC">
      <w:pPr>
        <w:pStyle w:val="CommentText"/>
      </w:pPr>
      <w:r>
        <w:rPr>
          <w:rStyle w:val="CommentReference"/>
        </w:rPr>
        <w:annotationRef/>
      </w:r>
      <w:r w:rsidRPr="3D93FB22">
        <w:t>remove these fields RFQ/PR</w:t>
      </w:r>
    </w:p>
  </w:comment>
  <w:comment w:initials="AR" w:author="Akshay Raveendran" w:date="2025-05-14T15:45:00Z" w:id="838">
    <w:p w:rsidR="0085471C" w:rsidP="0085471C" w:rsidRDefault="0085471C" w14:paraId="1094E0AF" w14:textId="77777777">
      <w:pPr>
        <w:pStyle w:val="CommentText"/>
      </w:pPr>
      <w:r>
        <w:rPr>
          <w:rStyle w:val="CommentReference"/>
        </w:rPr>
        <w:annotationRef/>
      </w:r>
      <w:r>
        <w:t>Add chatbot details</w:t>
      </w:r>
    </w:p>
  </w:comment>
  <w:comment w:initials="HA" w:author="Huzaifa Azeem" w:date="2025-07-14T17:05:00Z" w:id="959">
    <w:p w:rsidR="003A7F7E" w:rsidRDefault="003A7F7E" w14:paraId="509AD246" w14:textId="2CF94066">
      <w:pPr>
        <w:pStyle w:val="CommentText"/>
      </w:pPr>
      <w:r>
        <w:rPr>
          <w:rStyle w:val="CommentReference"/>
        </w:rPr>
        <w:annotationRef/>
      </w:r>
      <w:r w:rsidRPr="5AC4397B">
        <w:t xml:space="preserve">from D365 </w:t>
      </w:r>
    </w:p>
  </w:comment>
  <w:comment w:initials="AR" w:author="Akshay Raveendran" w:date="2025-07-17T14:35:00Z" w:id="960">
    <w:p w:rsidR="00CA2CF9" w:rsidP="00CA2CF9" w:rsidRDefault="00CA2CF9" w14:paraId="54E12BF1" w14:textId="77777777">
      <w:pPr>
        <w:pStyle w:val="CommentText"/>
      </w:pPr>
      <w:r>
        <w:rPr>
          <w:rStyle w:val="CommentReference"/>
        </w:rPr>
        <w:annotationRef/>
      </w:r>
      <w:r>
        <w:t>Done</w:t>
      </w:r>
    </w:p>
  </w:comment>
  <w:comment w:initials="AR" w:author="Akshay Raveendran" w:date="2025-07-09T11:27:00Z" w:id="994">
    <w:p w:rsidR="0009385C" w:rsidP="00631A7B" w:rsidRDefault="0009385C" w14:paraId="05E5CE26" w14:textId="5C889FB3">
      <w:pPr>
        <w:pStyle w:val="CommentText"/>
      </w:pPr>
      <w:r>
        <w:rPr>
          <w:rStyle w:val="CommentReference"/>
        </w:rPr>
        <w:annotationRef/>
      </w:r>
      <w:r>
        <w:t>Added field to capture asset code, in case material is mapped in ERP</w:t>
      </w:r>
    </w:p>
  </w:comment>
  <w:comment w:initials="AR" w:author="Akshay Raveendran" w:date="2025-07-02T11:58:00Z" w:id="1016">
    <w:p w:rsidR="0009385C" w:rsidP="00707B11" w:rsidRDefault="0009385C" w14:paraId="0CEAC2B4" w14:textId="7D2812D9">
      <w:pPr>
        <w:pStyle w:val="CommentText"/>
      </w:pPr>
      <w:r>
        <w:rPr>
          <w:rStyle w:val="CommentReference"/>
        </w:rPr>
        <w:annotationRef/>
      </w:r>
      <w:r>
        <w:t>Inserted field to input vehicle details</w:t>
      </w:r>
    </w:p>
  </w:comment>
  <w:comment w:initials="AR" w:author="Akshay Raveendran" w:date="2025-07-09T16:12:00Z" w:id="1019">
    <w:p w:rsidR="0009385C" w:rsidP="0080152A" w:rsidRDefault="0009385C" w14:paraId="6382D40B" w14:textId="77777777">
      <w:pPr>
        <w:pStyle w:val="CommentText"/>
      </w:pPr>
      <w:r>
        <w:rPr>
          <w:rStyle w:val="CommentReference"/>
        </w:rPr>
        <w:annotationRef/>
      </w:r>
      <w:r>
        <w:t>Need sample of docs</w:t>
      </w:r>
    </w:p>
  </w:comment>
  <w:comment w:initials="AR" w:author="Akshay Raveendran" w:date="2025-06-16T09:56:00Z" w:id="1020">
    <w:p w:rsidR="0009385C" w:rsidP="00EC7B52" w:rsidRDefault="0009385C" w14:paraId="3A55557C" w14:textId="3EED6034">
      <w:pPr>
        <w:pStyle w:val="CommentText"/>
      </w:pPr>
      <w:r>
        <w:rPr>
          <w:rStyle w:val="CommentReference"/>
        </w:rPr>
        <w:annotationRef/>
      </w:r>
      <w:r>
        <w:t>Added field to upload annexure copy in case if the asset which is de-fleeted is a vehicle</w:t>
      </w:r>
    </w:p>
  </w:comment>
  <w:comment w:initials="HA" w:author="Huzaifa Azeem" w:date="2025-07-14T17:10:00Z" w:id="1035">
    <w:p w:rsidR="00374370" w:rsidRDefault="00374370" w14:paraId="63142289" w14:textId="630D6F0A">
      <w:pPr>
        <w:pStyle w:val="CommentText"/>
      </w:pPr>
      <w:r>
        <w:rPr>
          <w:rStyle w:val="CommentReference"/>
        </w:rPr>
        <w:annotationRef/>
      </w:r>
      <w:r w:rsidRPr="7225A704">
        <w:t xml:space="preserve">Scrap / surplus mention it </w:t>
      </w:r>
    </w:p>
  </w:comment>
  <w:comment w:initials="AR" w:author="Akshay Raveendran" w:date="2025-07-16T01:37:00Z" w:id="1036">
    <w:p w:rsidR="001E1B06" w:rsidP="001E1B06" w:rsidRDefault="001E1B06" w14:paraId="27DC68D1" w14:textId="77777777">
      <w:pPr>
        <w:pStyle w:val="CommentText"/>
      </w:pPr>
      <w:r>
        <w:rPr>
          <w:rStyle w:val="CommentReference"/>
        </w:rPr>
        <w:annotationRef/>
      </w:r>
      <w:r>
        <w:t>Done</w:t>
      </w:r>
    </w:p>
  </w:comment>
  <w:comment w:initials="HA" w:author="Huzaifa Azeem" w:date="2025-07-14T17:14:00Z" w:id="1071">
    <w:p w:rsidR="00EA416C" w:rsidRDefault="00EA416C" w14:paraId="1BE87953" w14:textId="6084176B">
      <w:pPr>
        <w:pStyle w:val="CommentText"/>
      </w:pPr>
      <w:r>
        <w:rPr>
          <w:rStyle w:val="CommentReference"/>
        </w:rPr>
        <w:annotationRef/>
      </w:r>
      <w:r w:rsidRPr="497B9E5C">
        <w:t>Once DOA is approved,   vendor sourcing form needs to be created and assigned to PSSC Team</w:t>
      </w:r>
    </w:p>
  </w:comment>
  <w:comment w:initials="AR" w:author="Akshay Raveendran" w:date="2025-07-17T14:44:00Z" w:id="1072">
    <w:p w:rsidR="00742889" w:rsidP="00742889" w:rsidRDefault="00742889" w14:paraId="4D695D08" w14:textId="77777777">
      <w:pPr>
        <w:pStyle w:val="CommentText"/>
      </w:pPr>
      <w:r>
        <w:rPr>
          <w:rStyle w:val="CommentReference"/>
        </w:rPr>
        <w:annotationRef/>
      </w:r>
      <w:r>
        <w:t>Defined in the notes</w:t>
      </w:r>
    </w:p>
  </w:comment>
  <w:comment w:initials="HA" w:author="Huzaifa Azeem" w:date="2025-07-14T17:15:00Z" w:id="1108">
    <w:p w:rsidR="005653E9" w:rsidRDefault="005653E9" w14:paraId="2CFC9F99" w14:textId="1D5A72A6">
      <w:pPr>
        <w:pStyle w:val="CommentText"/>
      </w:pPr>
      <w:r>
        <w:rPr>
          <w:rStyle w:val="CommentReference"/>
        </w:rPr>
        <w:annotationRef/>
      </w:r>
      <w:r w:rsidRPr="1BE50E3B">
        <w:t>This should come from DRf form</w:t>
      </w:r>
    </w:p>
  </w:comment>
  <w:comment w:initials="AR" w:author="Akshay Raveendran" w:date="2025-07-17T14:45:00Z" w:id="1109">
    <w:p w:rsidR="008B14CD" w:rsidP="008B14CD" w:rsidRDefault="008B14CD" w14:paraId="439C10E0" w14:textId="77777777">
      <w:pPr>
        <w:pStyle w:val="CommentText"/>
      </w:pPr>
      <w:r>
        <w:rPr>
          <w:rStyle w:val="CommentReference"/>
        </w:rPr>
        <w:annotationRef/>
      </w:r>
      <w:r>
        <w:t>Clearly mentioned</w:t>
      </w:r>
    </w:p>
  </w:comment>
  <w:comment w:initials="HA" w:author="Huzaifa Azeem" w:date="2025-07-14T17:15:00Z" w:id="1118">
    <w:p w:rsidR="00A232C4" w:rsidRDefault="00A232C4" w14:paraId="554C12FC" w14:textId="04759715">
      <w:pPr>
        <w:pStyle w:val="CommentText"/>
      </w:pPr>
      <w:r>
        <w:rPr>
          <w:rStyle w:val="CommentReference"/>
        </w:rPr>
        <w:annotationRef/>
      </w:r>
      <w:r w:rsidRPr="4F3CD8FE">
        <w:t>Please mention the types</w:t>
      </w:r>
    </w:p>
  </w:comment>
  <w:comment w:initials="AR" w:author="Akshay Raveendran" w:date="2025-07-17T14:45:00Z" w:id="1119">
    <w:p w:rsidR="002D0F14" w:rsidP="002D0F14" w:rsidRDefault="002D0F14" w14:paraId="5DC1BDEB" w14:textId="77777777">
      <w:pPr>
        <w:pStyle w:val="CommentText"/>
      </w:pPr>
      <w:r>
        <w:rPr>
          <w:rStyle w:val="CommentReference"/>
        </w:rPr>
        <w:annotationRef/>
      </w:r>
      <w:r>
        <w:t>Done</w:t>
      </w:r>
    </w:p>
  </w:comment>
  <w:comment w:initials="HA" w:author="Huzaifa Azeem" w:date="2025-07-14T17:16:00Z" w:id="1133">
    <w:p w:rsidR="00785A2D" w:rsidRDefault="00785A2D" w14:paraId="74A49A5D" w14:textId="2D7BD508">
      <w:pPr>
        <w:pStyle w:val="CommentText"/>
      </w:pPr>
      <w:r>
        <w:rPr>
          <w:rStyle w:val="CommentReference"/>
        </w:rPr>
        <w:annotationRef/>
      </w:r>
      <w:r w:rsidRPr="18102554">
        <w:t>Please mention disposal modes</w:t>
      </w:r>
    </w:p>
  </w:comment>
  <w:comment w:initials="AR" w:author="Akshay Raveendran" w:date="2025-07-17T14:47:00Z" w:id="1134">
    <w:p w:rsidR="00D878C8" w:rsidP="00D878C8" w:rsidRDefault="00D878C8" w14:paraId="224C2FDD" w14:textId="77777777">
      <w:pPr>
        <w:pStyle w:val="CommentText"/>
      </w:pPr>
      <w:r>
        <w:rPr>
          <w:rStyle w:val="CommentReference"/>
        </w:rPr>
        <w:annotationRef/>
      </w:r>
      <w:r>
        <w:t>Done</w:t>
      </w:r>
    </w:p>
  </w:comment>
  <w:comment w:initials="AR" w:author="Akshay Raveendran" w:date="2025-07-09T16:27:00Z" w:id="1180">
    <w:p w:rsidR="007532E9" w:rsidP="006F50C1" w:rsidRDefault="007532E9" w14:paraId="4728D0E3" w14:textId="7B569A39">
      <w:pPr>
        <w:pStyle w:val="CommentText"/>
      </w:pPr>
      <w:r>
        <w:rPr>
          <w:rStyle w:val="CommentReference"/>
        </w:rPr>
        <w:annotationRef/>
      </w:r>
      <w:r>
        <w:t>Need to do vendor onboardng</w:t>
      </w:r>
    </w:p>
  </w:comment>
  <w:comment w:initials="AR" w:author="Akshay Raveendran" w:date="2025-07-11T01:13:00Z" w:id="1181">
    <w:p w:rsidR="007532E9" w:rsidP="0033153C" w:rsidRDefault="007532E9" w14:paraId="0B48CAB5" w14:textId="77777777">
      <w:pPr>
        <w:pStyle w:val="CommentText"/>
      </w:pPr>
      <w:r>
        <w:rPr>
          <w:rStyle w:val="CommentReference"/>
        </w:rPr>
        <w:annotationRef/>
      </w:r>
      <w:r>
        <w:t>Removed manual text field</w:t>
      </w:r>
    </w:p>
  </w:comment>
  <w:comment w:initials="HA" w:author="Huzaifa Azeem" w:date="2025-07-14T17:17:00Z" w:id="1183">
    <w:p w:rsidR="007532E9" w:rsidRDefault="007532E9" w14:paraId="1144D879" w14:textId="08368049">
      <w:pPr>
        <w:pStyle w:val="CommentText"/>
      </w:pPr>
      <w:r>
        <w:rPr>
          <w:rStyle w:val="CommentReference"/>
        </w:rPr>
        <w:annotationRef/>
      </w:r>
      <w:r w:rsidRPr="37A1A211">
        <w:t>Vendor should come from D365</w:t>
      </w:r>
    </w:p>
  </w:comment>
  <w:comment w:initials="AR" w:author="Akshay Raveendran" w:date="2025-07-17T14:48:00Z" w:id="1184">
    <w:p w:rsidR="007532E9" w:rsidP="00F156FF" w:rsidRDefault="007532E9" w14:paraId="04768C8A" w14:textId="77777777">
      <w:pPr>
        <w:pStyle w:val="CommentText"/>
      </w:pPr>
      <w:r>
        <w:rPr>
          <w:rStyle w:val="CommentReference"/>
        </w:rPr>
        <w:annotationRef/>
      </w:r>
      <w:r>
        <w:t>Mentioned</w:t>
      </w:r>
    </w:p>
  </w:comment>
  <w:comment w:initials="AR" w:author="Akshay Raveendran" w:date="2025-07-09T16:29:00Z" w:id="1213">
    <w:p w:rsidR="007532E9" w:rsidP="00695019" w:rsidRDefault="007532E9" w14:paraId="242C7386" w14:textId="78475868">
      <w:pPr>
        <w:pStyle w:val="CommentText"/>
      </w:pPr>
      <w:r>
        <w:rPr>
          <w:rStyle w:val="CommentReference"/>
        </w:rPr>
        <w:annotationRef/>
      </w:r>
      <w:r>
        <w:t>Add more detail</w:t>
      </w:r>
    </w:p>
  </w:comment>
  <w:comment w:initials="AR" w:author="Akshay Raveendran" w:date="2025-07-11T01:35:00Z" w:id="1214">
    <w:p w:rsidR="007532E9" w:rsidP="00E63315" w:rsidRDefault="007532E9" w14:paraId="227F04A5" w14:textId="77777777">
      <w:pPr>
        <w:pStyle w:val="CommentText"/>
      </w:pPr>
      <w:r>
        <w:rPr>
          <w:rStyle w:val="CommentReference"/>
        </w:rPr>
        <w:annotationRef/>
      </w:r>
      <w:r>
        <w:t>Completed</w:t>
      </w:r>
    </w:p>
  </w:comment>
  <w:comment w:initials="AR" w:author="Akshay Raveendran" w:date="2025-07-09T16:30:00Z" w:id="1215">
    <w:p w:rsidR="00BF1415" w:rsidP="00BF1415" w:rsidRDefault="00BF1415" w14:paraId="2804BC26" w14:textId="76BFDBA6">
      <w:pPr>
        <w:pStyle w:val="CommentText"/>
      </w:pPr>
      <w:r>
        <w:rPr>
          <w:rStyle w:val="CommentReference"/>
        </w:rPr>
        <w:annotationRef/>
      </w:r>
      <w:r>
        <w:t>Change to executioner</w:t>
      </w:r>
    </w:p>
  </w:comment>
  <w:comment w:initials="AR" w:author="Akshay Raveendran" w:date="2025-07-11T01:31:00Z" w:id="1216">
    <w:p w:rsidR="00754108" w:rsidP="00754108" w:rsidRDefault="00754108" w14:paraId="48B7B4EC" w14:textId="77777777">
      <w:pPr>
        <w:pStyle w:val="CommentText"/>
      </w:pPr>
      <w:r>
        <w:rPr>
          <w:rStyle w:val="CommentReference"/>
        </w:rPr>
        <w:annotationRef/>
      </w:r>
      <w:r>
        <w:t>Done</w:t>
      </w:r>
    </w:p>
  </w:comment>
  <w:comment w:initials="HA" w:author="Huzaifa Azeem" w:date="2025-07-14T17:21:00Z" w:id="1220">
    <w:p w:rsidR="002C0F24" w:rsidRDefault="002C0F24" w14:paraId="5682ED8B" w14:textId="5C2DB502">
      <w:pPr>
        <w:pStyle w:val="CommentText"/>
      </w:pPr>
      <w:r>
        <w:rPr>
          <w:rStyle w:val="CommentReference"/>
        </w:rPr>
        <w:annotationRef/>
      </w:r>
      <w:r w:rsidRPr="050888CE">
        <w:t>Once an email is sent to vendors, a new form to be created, status to be updated, and new form to be asigned to PSSC</w:t>
      </w:r>
    </w:p>
  </w:comment>
  <w:comment w:initials="AR" w:author="Akshay Raveendran" w:date="2025-07-17T14:52:00Z" w:id="1221">
    <w:p w:rsidR="00230D2A" w:rsidP="00230D2A" w:rsidRDefault="00230D2A" w14:paraId="38BB738B" w14:textId="77777777">
      <w:pPr>
        <w:pStyle w:val="CommentText"/>
      </w:pPr>
      <w:r>
        <w:rPr>
          <w:rStyle w:val="CommentReference"/>
        </w:rPr>
        <w:annotationRef/>
      </w:r>
      <w:r>
        <w:t>Added</w:t>
      </w:r>
    </w:p>
  </w:comment>
  <w:comment w:initials="HA" w:author="Huzaifa Azeem" w:date="2025-07-14T17:27:00Z" w:id="1313">
    <w:p w:rsidR="00D938B9" w:rsidRDefault="00D938B9" w14:paraId="1037DA8E" w14:textId="0851192B">
      <w:pPr>
        <w:pStyle w:val="CommentText"/>
      </w:pPr>
      <w:r>
        <w:rPr>
          <w:rStyle w:val="CommentReference"/>
        </w:rPr>
        <w:annotationRef/>
      </w:r>
      <w:r w:rsidRPr="102B7A37">
        <w:t>System driven status not user input base</w:t>
      </w:r>
    </w:p>
  </w:comment>
  <w:comment w:initials="AR" w:author="Akshay Raveendran" w:date="2025-07-17T14:59:00Z" w:id="1314">
    <w:p w:rsidR="006420F7" w:rsidP="006420F7" w:rsidRDefault="006420F7" w14:paraId="0A9E8948" w14:textId="77777777">
      <w:pPr>
        <w:pStyle w:val="CommentText"/>
      </w:pPr>
      <w:r>
        <w:rPr>
          <w:rStyle w:val="CommentReference"/>
        </w:rPr>
        <w:annotationRef/>
      </w:r>
      <w:r>
        <w:t>Defined</w:t>
      </w:r>
    </w:p>
  </w:comment>
  <w:comment w:initials="HA" w:author="Huzaifa Azeem" w:date="2025-07-14T17:24:00Z" w:id="1321">
    <w:p w:rsidR="000F0D78" w:rsidRDefault="000F0D78" w14:paraId="0D2043CD" w14:textId="0AC51518">
      <w:pPr>
        <w:pStyle w:val="CommentText"/>
      </w:pPr>
      <w:r>
        <w:rPr>
          <w:rStyle w:val="CommentReference"/>
        </w:rPr>
        <w:annotationRef/>
      </w:r>
      <w:r w:rsidRPr="00AFE5D0">
        <w:t>Please add the types here</w:t>
      </w:r>
    </w:p>
  </w:comment>
  <w:comment w:initials="HA" w:author="Huzaifa Azeem" w:date="2025-07-14T17:27:00Z" w:id="1362">
    <w:p w:rsidR="004035FE" w:rsidP="004035FE" w:rsidRDefault="004035FE" w14:paraId="561A793F" w14:textId="77777777">
      <w:pPr>
        <w:pStyle w:val="CommentText"/>
      </w:pPr>
      <w:r>
        <w:rPr>
          <w:rStyle w:val="CommentReference"/>
        </w:rPr>
        <w:annotationRef/>
      </w:r>
      <w:r w:rsidRPr="102B7A37">
        <w:t>System driven status not user input base</w:t>
      </w:r>
    </w:p>
  </w:comment>
  <w:comment w:initials="AR" w:author="Akshay Raveendran" w:date="2025-07-17T14:59:00Z" w:id="1363">
    <w:p w:rsidR="004035FE" w:rsidP="004035FE" w:rsidRDefault="004035FE" w14:paraId="50AA46D8" w14:textId="77777777">
      <w:pPr>
        <w:pStyle w:val="CommentText"/>
      </w:pPr>
      <w:r>
        <w:rPr>
          <w:rStyle w:val="CommentReference"/>
        </w:rPr>
        <w:annotationRef/>
      </w:r>
      <w:r>
        <w:t>Defined</w:t>
      </w:r>
    </w:p>
  </w:comment>
  <w:comment w:initials="HA" w:author="Huzaifa Azeem" w:date="2025-07-14T17:27:00Z" w:id="1370">
    <w:p w:rsidR="00445208" w:rsidP="00445208" w:rsidRDefault="00445208" w14:paraId="345AF946" w14:textId="77777777">
      <w:pPr>
        <w:pStyle w:val="CommentText"/>
      </w:pPr>
      <w:r>
        <w:rPr>
          <w:rStyle w:val="CommentReference"/>
        </w:rPr>
        <w:annotationRef/>
      </w:r>
      <w:r w:rsidRPr="102B7A37">
        <w:t>System driven status not user input base</w:t>
      </w:r>
    </w:p>
  </w:comment>
  <w:comment w:initials="AR" w:author="Akshay Raveendran" w:date="2025-07-17T14:59:00Z" w:id="1371">
    <w:p w:rsidR="00445208" w:rsidP="00445208" w:rsidRDefault="00445208" w14:paraId="2119CE25" w14:textId="77777777">
      <w:pPr>
        <w:pStyle w:val="CommentText"/>
      </w:pPr>
      <w:r>
        <w:rPr>
          <w:rStyle w:val="CommentReference"/>
        </w:rPr>
        <w:annotationRef/>
      </w:r>
      <w:r>
        <w:t>Defined</w:t>
      </w:r>
    </w:p>
  </w:comment>
  <w:comment w:initials="HA" w:author="Huzaifa Azeem" w:date="2025-07-14T17:27:00Z" w:id="1379">
    <w:p w:rsidR="004035FE" w:rsidP="004035FE" w:rsidRDefault="004035FE" w14:paraId="2ED2A99D" w14:textId="77777777">
      <w:pPr>
        <w:pStyle w:val="CommentText"/>
      </w:pPr>
      <w:r>
        <w:rPr>
          <w:rStyle w:val="CommentReference"/>
        </w:rPr>
        <w:annotationRef/>
      </w:r>
      <w:r w:rsidRPr="102B7A37">
        <w:t>System driven status not user input base</w:t>
      </w:r>
    </w:p>
  </w:comment>
  <w:comment w:initials="AR" w:author="Akshay Raveendran" w:date="2025-07-17T14:59:00Z" w:id="1380">
    <w:p w:rsidR="004035FE" w:rsidP="004035FE" w:rsidRDefault="004035FE" w14:paraId="62C1AF65" w14:textId="77777777">
      <w:pPr>
        <w:pStyle w:val="CommentText"/>
      </w:pPr>
      <w:r>
        <w:rPr>
          <w:rStyle w:val="CommentReference"/>
        </w:rPr>
        <w:annotationRef/>
      </w:r>
      <w:r>
        <w:t>Defined</w:t>
      </w:r>
    </w:p>
  </w:comment>
  <w:comment w:initials="HA" w:author="Huzaifa Azeem" w:date="2025-07-14T17:28:00Z" w:id="1413">
    <w:p w:rsidR="00996AC5" w:rsidP="00996AC5" w:rsidRDefault="00996AC5" w14:paraId="6B67C06F" w14:textId="77777777">
      <w:pPr>
        <w:pStyle w:val="CommentText"/>
      </w:pPr>
      <w:r>
        <w:rPr>
          <w:rStyle w:val="CommentReference"/>
        </w:rPr>
        <w:annotationRef/>
      </w:r>
      <w:r w:rsidRPr="68372FB0">
        <w:t>To be defined clearly in DOA</w:t>
      </w:r>
    </w:p>
  </w:comment>
  <w:comment w:initials="AR" w:author="Akshay Raveendran" w:date="2025-07-17T15:28:00Z" w:id="1414">
    <w:p w:rsidR="00D564E1" w:rsidP="00D564E1" w:rsidRDefault="00D564E1" w14:paraId="1013E301" w14:textId="77777777">
      <w:pPr>
        <w:pStyle w:val="CommentText"/>
      </w:pPr>
      <w:r>
        <w:rPr>
          <w:rStyle w:val="CommentReference"/>
        </w:rPr>
        <w:annotationRef/>
      </w:r>
      <w:r>
        <w:t>Done</w:t>
      </w:r>
    </w:p>
  </w:comment>
  <w:comment w:initials="HA" w:author="Huzaifa Azeem" w:date="2025-07-14T17:22:00Z" w:id="1513">
    <w:p w:rsidR="0064295B" w:rsidRDefault="0064295B" w14:paraId="62602E47" w14:textId="2482B28D">
      <w:pPr>
        <w:pStyle w:val="CommentText"/>
      </w:pPr>
      <w:r>
        <w:rPr>
          <w:rStyle w:val="CommentReference"/>
        </w:rPr>
        <w:annotationRef/>
      </w:r>
      <w:r w:rsidRPr="290301E3">
        <w:t>Add the Cost comparison step here as a process</w:t>
      </w:r>
    </w:p>
  </w:comment>
  <w:comment w:initials="AR" w:author="Akshay Raveendran" w:date="2025-07-17T15:09:00Z" w:id="1514">
    <w:p w:rsidR="002155B8" w:rsidP="002155B8" w:rsidRDefault="002155B8" w14:paraId="282830E2" w14:textId="77777777">
      <w:pPr>
        <w:pStyle w:val="CommentText"/>
      </w:pPr>
      <w:r>
        <w:rPr>
          <w:rStyle w:val="CommentReference"/>
        </w:rPr>
        <w:annotationRef/>
      </w:r>
      <w:r>
        <w:t>Done</w:t>
      </w:r>
    </w:p>
  </w:comment>
  <w:comment w:initials="HA" w:author="Huzaifa Azeem" w:date="2025-07-14T17:27:00Z" w:id="1577">
    <w:p w:rsidR="00BD0F8E" w:rsidP="00BD0F8E" w:rsidRDefault="00BD0F8E" w14:paraId="7E92CF21" w14:textId="77777777">
      <w:pPr>
        <w:pStyle w:val="CommentText"/>
      </w:pPr>
      <w:r>
        <w:rPr>
          <w:rStyle w:val="CommentReference"/>
        </w:rPr>
        <w:annotationRef/>
      </w:r>
      <w:r w:rsidRPr="102B7A37">
        <w:t>System driven status not user input base</w:t>
      </w:r>
    </w:p>
  </w:comment>
  <w:comment w:initials="AR" w:author="Akshay Raveendran" w:date="2025-07-17T14:59:00Z" w:id="1578">
    <w:p w:rsidR="00BD0F8E" w:rsidP="00BD0F8E" w:rsidRDefault="00BD0F8E" w14:paraId="6121238A" w14:textId="77777777">
      <w:pPr>
        <w:pStyle w:val="CommentText"/>
      </w:pPr>
      <w:r>
        <w:rPr>
          <w:rStyle w:val="CommentReference"/>
        </w:rPr>
        <w:annotationRef/>
      </w:r>
      <w:r>
        <w:t>Defined</w:t>
      </w:r>
    </w:p>
  </w:comment>
  <w:comment w:initials="HA" w:author="Huzaifa Azeem" w:date="2025-07-14T17:28:00Z" w:id="1730">
    <w:p w:rsidR="00F85C2D" w:rsidRDefault="00F85C2D" w14:paraId="2B15A62F" w14:textId="08C08BE5">
      <w:pPr>
        <w:pStyle w:val="CommentText"/>
      </w:pPr>
      <w:r>
        <w:rPr>
          <w:rStyle w:val="CommentReference"/>
        </w:rPr>
        <w:annotationRef/>
      </w:r>
      <w:r w:rsidRPr="68372FB0">
        <w:t>To be defined clearly in DOA</w:t>
      </w:r>
    </w:p>
  </w:comment>
  <w:comment w:initials="HA" w:author="Huzaifa Azeem" w:date="2025-07-14T17:32:00Z" w:id="2049">
    <w:p w:rsidR="00FE2655" w:rsidRDefault="00FE2655" w14:paraId="28891941" w14:textId="57D14FE2">
      <w:pPr>
        <w:pStyle w:val="CommentText"/>
      </w:pPr>
      <w:r>
        <w:rPr>
          <w:rStyle w:val="CommentReference"/>
        </w:rPr>
        <w:annotationRef/>
      </w:r>
      <w:r w:rsidRPr="4440C302">
        <w:t>mention this separately as 3 options are there</w:t>
      </w:r>
    </w:p>
  </w:comment>
  <w:comment w:initials="AR" w:author="Akshay Raveendran" w:date="2025-07-17T15:32:00Z" w:id="2050">
    <w:p w:rsidR="00265EBA" w:rsidP="00265EBA" w:rsidRDefault="00265EBA" w14:paraId="2DC52A78" w14:textId="77777777">
      <w:pPr>
        <w:pStyle w:val="CommentText"/>
      </w:pPr>
      <w:r>
        <w:rPr>
          <w:rStyle w:val="CommentReference"/>
        </w:rPr>
        <w:annotationRef/>
      </w:r>
      <w:r>
        <w:t>Done</w:t>
      </w:r>
    </w:p>
  </w:comment>
  <w:comment w:initials="HA" w:author="Huzaifa Azeem" w:date="2025-07-14T17:32:00Z" w:id="2071">
    <w:p w:rsidR="00A269C5" w:rsidP="00A269C5" w:rsidRDefault="00A269C5" w14:paraId="5D9A8459" w14:textId="0FCFDBE0">
      <w:pPr>
        <w:pStyle w:val="CommentText"/>
      </w:pPr>
      <w:r>
        <w:rPr>
          <w:rStyle w:val="CommentReference"/>
        </w:rPr>
        <w:annotationRef/>
      </w:r>
      <w:r w:rsidRPr="4440C302">
        <w:t>mention this separately as 3 options are there</w:t>
      </w:r>
    </w:p>
  </w:comment>
  <w:comment w:initials="HA" w:author="Huzaifa Azeem" w:date="2025-07-14T17:34:00Z" w:id="2079">
    <w:p w:rsidR="002B5567" w:rsidRDefault="002B5567" w14:paraId="0FEB6528" w14:textId="6F78C023">
      <w:pPr>
        <w:pStyle w:val="CommentText"/>
      </w:pPr>
      <w:r>
        <w:rPr>
          <w:rStyle w:val="CommentReference"/>
        </w:rPr>
        <w:annotationRef/>
      </w:r>
      <w:r w:rsidRPr="1D6B5EA5">
        <w:t>link with D365  not xpedeon</w:t>
      </w:r>
    </w:p>
  </w:comment>
  <w:comment w:initials="HA" w:author="Huzaifa Azeem" w:date="2025-07-14T17:35:00Z" w:id="2080">
    <w:p w:rsidR="00CC4918" w:rsidRDefault="00CC4918" w14:paraId="170CC0D9" w14:textId="65FACCB1">
      <w:pPr>
        <w:pStyle w:val="CommentText"/>
      </w:pPr>
      <w:r>
        <w:rPr>
          <w:rStyle w:val="CommentReference"/>
        </w:rPr>
        <w:annotationRef/>
      </w:r>
      <w:r w:rsidRPr="4F5CE867">
        <w:t>only Expedeon legal entity, filtered data</w:t>
      </w:r>
    </w:p>
  </w:comment>
  <w:comment w:initials="AR" w:author="Akshay Raveendran" w:date="2025-07-17T15:34:00Z" w:id="2081">
    <w:p w:rsidR="00FF5ECA" w:rsidP="00FF5ECA" w:rsidRDefault="00FF5ECA" w14:paraId="7F16C723" w14:textId="77777777">
      <w:pPr>
        <w:pStyle w:val="CommentText"/>
      </w:pPr>
      <w:r>
        <w:rPr>
          <w:rStyle w:val="CommentReference"/>
        </w:rPr>
        <w:annotationRef/>
      </w:r>
      <w:r>
        <w:t>Done</w:t>
      </w:r>
    </w:p>
  </w:comment>
  <w:comment w:initials="HA" w:author="Huzaifa Azeem" w:date="2025-07-14T17:35:00Z" w:id="2094">
    <w:p w:rsidR="00CC4918" w:rsidRDefault="00CC4918" w14:paraId="775F9226" w14:textId="15E8C570">
      <w:pPr>
        <w:pStyle w:val="CommentText"/>
      </w:pPr>
      <w:r>
        <w:rPr>
          <w:rStyle w:val="CommentReference"/>
        </w:rPr>
        <w:annotationRef/>
      </w:r>
      <w:r w:rsidRPr="7028C388">
        <w:t>selection of vendor from D365 but only for Expedeon Entities</w:t>
      </w:r>
    </w:p>
  </w:comment>
  <w:comment w:initials="AR" w:author="Akshay Raveendran" w:date="2025-07-17T15:35:00Z" w:id="2095">
    <w:p w:rsidR="00524A02" w:rsidP="00524A02" w:rsidRDefault="00524A02" w14:paraId="086E65F2" w14:textId="77777777">
      <w:pPr>
        <w:pStyle w:val="CommentText"/>
      </w:pPr>
      <w:r>
        <w:rPr>
          <w:rStyle w:val="CommentReference"/>
        </w:rPr>
        <w:annotationRef/>
      </w:r>
      <w:r>
        <w:t>Done</w:t>
      </w:r>
    </w:p>
  </w:comment>
  <w:comment w:initials="GV" w:author="George Varghese" w:date="2025-07-30T16:41:00Z" w:id="2250">
    <w:p w:rsidR="00440112" w:rsidP="00440112" w:rsidRDefault="00D1186C" w14:paraId="57DC0BBE" w14:textId="77777777">
      <w:pPr>
        <w:pStyle w:val="CommentText"/>
      </w:pPr>
      <w:r>
        <w:rPr>
          <w:rStyle w:val="CommentReference"/>
        </w:rPr>
        <w:annotationRef/>
      </w:r>
      <w:r w:rsidR="00440112">
        <w:t xml:space="preserve">Add in the SOW  when CLM would come in to play , initiation would start in PSSC portal , once contract is created and signed , CLM takes over for contract lifecycle management </w:t>
      </w:r>
    </w:p>
  </w:comment>
  <w:comment w:initials="AR" w:author="Akshay Raveendran" w:date="2025-07-31T01:29:00Z" w:id="2251">
    <w:p w:rsidR="00244334" w:rsidP="00244334" w:rsidRDefault="00244334" w14:paraId="34423C9A" w14:textId="77777777">
      <w:pPr>
        <w:pStyle w:val="CommentText"/>
      </w:pPr>
      <w:r>
        <w:rPr>
          <w:rStyle w:val="CommentReference"/>
        </w:rPr>
        <w:annotationRef/>
      </w:r>
      <w:r>
        <w:t>Done</w:t>
      </w:r>
    </w:p>
  </w:comment>
  <w:comment w:initials="AR" w:author="Akshay Raveendran" w:date="2025-07-14T14:38:00Z" w:id="2299">
    <w:p w:rsidR="00FD1247" w:rsidP="00FD1247" w:rsidRDefault="00FD1247" w14:paraId="738CBDEB" w14:textId="3C4BD7DC">
      <w:pPr>
        <w:pStyle w:val="CommentText"/>
      </w:pPr>
      <w:r>
        <w:rPr>
          <w:rStyle w:val="CommentReference"/>
        </w:rPr>
        <w:annotationRef/>
      </w:r>
      <w:r>
        <w:t>Confirmation pending from Hussain regarding going with CLM for insurance registry</w:t>
      </w:r>
    </w:p>
  </w:comment>
  <w:comment w:initials="HA" w:author="Huzaifa Azeem" w:date="2025-07-14T17:40:00Z" w:id="2507">
    <w:p w:rsidR="00C16C5C" w:rsidRDefault="00C16C5C" w14:paraId="516EB8BD" w14:textId="302F4CB4">
      <w:pPr>
        <w:pStyle w:val="CommentText"/>
      </w:pPr>
      <w:r>
        <w:rPr>
          <w:rStyle w:val="CommentReference"/>
        </w:rPr>
        <w:annotationRef/>
      </w:r>
      <w:r w:rsidRPr="040CCB82">
        <w:t>from D365 not SSO</w:t>
      </w:r>
    </w:p>
  </w:comment>
  <w:comment w:initials="AR" w:author="Akshay Raveendran" w:date="2025-07-17T15:39:00Z" w:id="2508">
    <w:p w:rsidR="00991676" w:rsidP="00991676" w:rsidRDefault="00991676" w14:paraId="7F6266B0" w14:textId="77777777">
      <w:pPr>
        <w:pStyle w:val="CommentText"/>
      </w:pPr>
      <w:r>
        <w:rPr>
          <w:rStyle w:val="CommentReference"/>
        </w:rPr>
        <w:annotationRef/>
      </w:r>
      <w:r>
        <w:t>Changed</w:t>
      </w:r>
    </w:p>
  </w:comment>
  <w:comment w:initials="HA" w:author="Huzaifa Azeem" w:date="2025-07-14T17:40:00Z" w:id="2515">
    <w:p w:rsidR="003A4361" w:rsidP="003A4361" w:rsidRDefault="003A4361" w14:paraId="53CC1C3A" w14:textId="77777777">
      <w:pPr>
        <w:pStyle w:val="CommentText"/>
      </w:pPr>
      <w:r>
        <w:rPr>
          <w:rStyle w:val="CommentReference"/>
        </w:rPr>
        <w:annotationRef/>
      </w:r>
      <w:r w:rsidRPr="040CCB82">
        <w:t>from D365 not SSO</w:t>
      </w:r>
    </w:p>
  </w:comment>
  <w:comment w:initials="AR" w:author="Akshay Raveendran" w:date="2025-07-17T15:39:00Z" w:id="2516">
    <w:p w:rsidR="003A4361" w:rsidP="003A4361" w:rsidRDefault="003A4361" w14:paraId="5863C18C" w14:textId="77777777">
      <w:pPr>
        <w:pStyle w:val="CommentText"/>
      </w:pPr>
      <w:r>
        <w:rPr>
          <w:rStyle w:val="CommentReference"/>
        </w:rPr>
        <w:annotationRef/>
      </w:r>
      <w:r>
        <w:t>Changed</w:t>
      </w:r>
    </w:p>
  </w:comment>
  <w:comment w:initials="GV" w:author="George Varghese" w:date="2025-07-30T16:52:00Z" w:id="2534">
    <w:p w:rsidR="009B0FE7" w:rsidP="009B0FE7" w:rsidRDefault="009B0FE7" w14:paraId="0161FE20" w14:textId="77777777">
      <w:pPr>
        <w:pStyle w:val="CommentText"/>
      </w:pPr>
      <w:r>
        <w:rPr>
          <w:rStyle w:val="CommentReference"/>
        </w:rPr>
        <w:annotationRef/>
      </w:r>
      <w:r>
        <w:t>Segregate drop down - make dropdown dynamic based on Group policy , or specific policy</w:t>
      </w:r>
    </w:p>
  </w:comment>
  <w:comment w:initials="AR" w:author="Akshay Raveendran" w:date="2025-07-30T23:11:00Z" w:id="2535">
    <w:p w:rsidR="00CB3E44" w:rsidP="00CB3E44" w:rsidRDefault="00CB3E44" w14:paraId="716D625C" w14:textId="77777777">
      <w:pPr>
        <w:pStyle w:val="CommentText"/>
      </w:pPr>
      <w:r>
        <w:rPr>
          <w:rStyle w:val="CommentReference"/>
        </w:rPr>
        <w:annotationRef/>
      </w:r>
      <w:r>
        <w:t>Segregated into All group types and Specific types received</w:t>
      </w:r>
    </w:p>
  </w:comment>
  <w:comment w:initials="GV" w:author="George Varghese" w:date="2025-07-30T16:57:00Z" w:id="2538">
    <w:p w:rsidR="007E2421" w:rsidP="007E2421" w:rsidRDefault="007E2421" w14:paraId="02DCE7B6" w14:textId="44E2ADF3">
      <w:pPr>
        <w:pStyle w:val="CommentText"/>
      </w:pPr>
      <w:r>
        <w:rPr>
          <w:rStyle w:val="CommentReference"/>
        </w:rPr>
        <w:annotationRef/>
      </w:r>
      <w:r>
        <w:t xml:space="preserve">Add currency  drop down </w:t>
      </w:r>
    </w:p>
  </w:comment>
  <w:comment w:initials="AR" w:author="Akshay Raveendran" w:date="2025-07-30T23:24:00Z" w:id="2539">
    <w:p w:rsidR="004513AC" w:rsidP="004513AC" w:rsidRDefault="004513AC" w14:paraId="5DA85B2B" w14:textId="77777777">
      <w:pPr>
        <w:pStyle w:val="CommentText"/>
      </w:pPr>
      <w:r>
        <w:rPr>
          <w:rStyle w:val="CommentReference"/>
        </w:rPr>
        <w:annotationRef/>
      </w:r>
      <w:r>
        <w:t>Done</w:t>
      </w:r>
    </w:p>
  </w:comment>
  <w:comment w:initials="GV" w:author="George Varghese" w:date="2025-07-30T16:56:00Z" w:id="2546">
    <w:p w:rsidR="000C15D3" w:rsidP="000C15D3" w:rsidRDefault="000C15D3" w14:paraId="709F9DB1" w14:textId="11294F05">
      <w:pPr>
        <w:pStyle w:val="CommentText"/>
      </w:pPr>
      <w:r>
        <w:rPr>
          <w:rStyle w:val="CommentReference"/>
        </w:rPr>
        <w:annotationRef/>
      </w:r>
      <w:r>
        <w:t xml:space="preserve">Check if we require a field to capture exceptional conditions </w:t>
      </w:r>
    </w:p>
  </w:comment>
  <w:comment w:initials="AR" w:author="Akshay Raveendran" w:date="2025-07-31T01:31:00Z" w:id="2547">
    <w:p w:rsidR="00704DAB" w:rsidP="00704DAB" w:rsidRDefault="00704DAB" w14:paraId="5849025C" w14:textId="77777777">
      <w:pPr>
        <w:pStyle w:val="CommentText"/>
      </w:pPr>
      <w:r>
        <w:rPr>
          <w:rStyle w:val="CommentReference"/>
        </w:rPr>
        <w:annotationRef/>
      </w:r>
      <w:r>
        <w:t>Done</w:t>
      </w:r>
    </w:p>
  </w:comment>
  <w:comment w:initials="AR" w:author="Akshay Raveendran" w:date="2025-07-08T10:47:00Z" w:id="2556">
    <w:p w:rsidR="00296EDB" w:rsidP="00296EDB" w:rsidRDefault="00FC7D83" w14:paraId="78802BD9" w14:textId="4C18DD8E">
      <w:pPr>
        <w:pStyle w:val="CommentText"/>
      </w:pPr>
      <w:r>
        <w:rPr>
          <w:rStyle w:val="CommentReference"/>
        </w:rPr>
        <w:annotationRef/>
      </w:r>
      <w:r w:rsidR="00296EDB">
        <w:t>Hussain to be reviewer and Akil to be final approver - to check with Akil first</w:t>
      </w:r>
    </w:p>
  </w:comment>
  <w:comment w:initials="AR" w:author="Akshay Raveendran" w:date="2025-07-22T15:37:00Z" w:id="2557">
    <w:p w:rsidR="00190643" w:rsidP="00190643" w:rsidRDefault="00190643" w14:paraId="18C50639" w14:textId="77777777">
      <w:pPr>
        <w:pStyle w:val="CommentText"/>
      </w:pPr>
      <w:r>
        <w:rPr>
          <w:rStyle w:val="CommentReference"/>
        </w:rPr>
        <w:annotationRef/>
      </w:r>
      <w:r>
        <w:t>Align with finance</w:t>
      </w:r>
    </w:p>
  </w:comment>
  <w:comment w:initials="HA" w:author="Huzaifa Azeem" w:date="2025-07-14T17:19:00Z" w:id="2986">
    <w:p w:rsidR="009F5D7C" w:rsidP="009F5D7C" w:rsidRDefault="009F5D7C" w14:paraId="34A86F41" w14:textId="16B94500">
      <w:pPr>
        <w:pStyle w:val="CommentText"/>
      </w:pPr>
      <w:r>
        <w:rPr>
          <w:rStyle w:val="CommentReference"/>
        </w:rPr>
        <w:annotationRef/>
      </w:r>
      <w:r w:rsidRPr="79CF7B1E">
        <w:t>Vendor can not be created like this randomly</w:t>
      </w:r>
    </w:p>
    <w:p w:rsidR="009F5D7C" w:rsidP="009F5D7C" w:rsidRDefault="009F5D7C" w14:paraId="3CC0EB34" w14:textId="77777777">
      <w:pPr>
        <w:pStyle w:val="CommentText"/>
      </w:pPr>
    </w:p>
  </w:comment>
  <w:comment w:initials="AR" w:author="Akshay Raveendran" w:date="2025-07-17T14:50:00Z" w:id="2987">
    <w:p w:rsidR="009F5D7C" w:rsidP="009F5D7C" w:rsidRDefault="009F5D7C" w14:paraId="500BF485" w14:textId="77777777">
      <w:pPr>
        <w:pStyle w:val="CommentText"/>
      </w:pPr>
      <w:r>
        <w:rPr>
          <w:rStyle w:val="CommentReference"/>
        </w:rPr>
        <w:annotationRef/>
      </w:r>
      <w:r>
        <w:t>This is for adding existing vendors to the sourcing list</w:t>
      </w:r>
    </w:p>
  </w:comment>
  <w:comment w:initials="AR" w:author="Akshay Raveendran" w:date="2025-07-09T16:40:00Z" w:id="2995">
    <w:p w:rsidR="009F5D7C" w:rsidP="009F5D7C" w:rsidRDefault="009F5D7C" w14:paraId="75B068DB" w14:textId="77777777">
      <w:pPr>
        <w:pStyle w:val="CommentText"/>
      </w:pPr>
      <w:r>
        <w:rPr>
          <w:rStyle w:val="CommentReference"/>
        </w:rPr>
        <w:annotationRef/>
      </w:r>
      <w:r>
        <w:t>Request is on PSSC portal not on ariba</w:t>
      </w:r>
    </w:p>
  </w:comment>
  <w:comment w:initials="AR" w:author="Akshay Raveendran" w:date="2025-07-11T01:39:00Z" w:id="2996">
    <w:p w:rsidR="009F5D7C" w:rsidP="009F5D7C" w:rsidRDefault="009F5D7C" w14:paraId="0BB391E6" w14:textId="77777777">
      <w:pPr>
        <w:pStyle w:val="CommentText"/>
      </w:pPr>
      <w:r>
        <w:rPr>
          <w:rStyle w:val="CommentReference"/>
        </w:rPr>
        <w:annotationRef/>
      </w:r>
      <w:r>
        <w:t>Mentioned specifically</w:t>
      </w:r>
    </w:p>
  </w:comment>
  <w:comment w:initials="HA" w:author="Huzaifa Azeem" w:date="2025-07-14T17:27:00Z" w:id="3037">
    <w:p w:rsidR="002B632F" w:rsidP="002B632F" w:rsidRDefault="002B632F" w14:paraId="048D1B01" w14:textId="77777777">
      <w:pPr>
        <w:pStyle w:val="CommentText"/>
      </w:pPr>
      <w:r>
        <w:rPr>
          <w:rStyle w:val="CommentReference"/>
        </w:rPr>
        <w:annotationRef/>
      </w:r>
      <w:r w:rsidRPr="102B7A37">
        <w:t>System driven status not user input base</w:t>
      </w:r>
    </w:p>
  </w:comment>
  <w:comment w:initials="AR" w:author="Akshay Raveendran" w:date="2025-07-17T14:59:00Z" w:id="3038">
    <w:p w:rsidR="002B632F" w:rsidP="002B632F" w:rsidRDefault="002B632F" w14:paraId="34519C7A" w14:textId="77777777">
      <w:pPr>
        <w:pStyle w:val="CommentText"/>
      </w:pPr>
      <w:r>
        <w:rPr>
          <w:rStyle w:val="CommentReference"/>
        </w:rPr>
        <w:annotationRef/>
      </w:r>
      <w:r>
        <w:t>Defined</w:t>
      </w:r>
    </w:p>
  </w:comment>
  <w:comment w:initials="HA" w:author="Huzaifa Azeem" w:date="2025-07-14T17:24:00Z" w:id="3042">
    <w:p w:rsidR="002B632F" w:rsidP="002B632F" w:rsidRDefault="002B632F" w14:paraId="39ECC71E" w14:textId="77777777">
      <w:pPr>
        <w:pStyle w:val="CommentText"/>
      </w:pPr>
      <w:r>
        <w:rPr>
          <w:rStyle w:val="CommentReference"/>
        </w:rPr>
        <w:annotationRef/>
      </w:r>
      <w:r w:rsidRPr="00AFE5D0">
        <w:t>Please add the types here</w:t>
      </w:r>
    </w:p>
  </w:comment>
  <w:comment w:initials="HA" w:author="Huzaifa Azeem" w:date="2025-07-14T17:27:00Z" w:id="3071">
    <w:p w:rsidR="002B632F" w:rsidP="002B632F" w:rsidRDefault="002B632F" w14:paraId="4B9F98B9" w14:textId="77777777">
      <w:pPr>
        <w:pStyle w:val="CommentText"/>
      </w:pPr>
      <w:r>
        <w:rPr>
          <w:rStyle w:val="CommentReference"/>
        </w:rPr>
        <w:annotationRef/>
      </w:r>
      <w:r w:rsidRPr="102B7A37">
        <w:t>System driven status not user input base</w:t>
      </w:r>
    </w:p>
  </w:comment>
  <w:comment w:initials="AR" w:author="Akshay Raveendran" w:date="2025-07-17T14:59:00Z" w:id="3072">
    <w:p w:rsidR="002B632F" w:rsidP="002B632F" w:rsidRDefault="002B632F" w14:paraId="44B2CE58" w14:textId="77777777">
      <w:pPr>
        <w:pStyle w:val="CommentText"/>
      </w:pPr>
      <w:r>
        <w:rPr>
          <w:rStyle w:val="CommentReference"/>
        </w:rPr>
        <w:annotationRef/>
      </w:r>
      <w:r>
        <w:t>Defined</w:t>
      </w:r>
    </w:p>
  </w:comment>
  <w:comment w:initials="HA" w:author="Huzaifa Azeem" w:date="2025-07-14T17:27:00Z" w:id="3080">
    <w:p w:rsidR="002B632F" w:rsidP="002B632F" w:rsidRDefault="002B632F" w14:paraId="1AA2D758" w14:textId="77777777">
      <w:pPr>
        <w:pStyle w:val="CommentText"/>
      </w:pPr>
      <w:r>
        <w:rPr>
          <w:rStyle w:val="CommentReference"/>
        </w:rPr>
        <w:annotationRef/>
      </w:r>
      <w:r w:rsidRPr="102B7A37">
        <w:t>System driven status not user input base</w:t>
      </w:r>
    </w:p>
  </w:comment>
  <w:comment w:initials="AR" w:author="Akshay Raveendran" w:date="2025-07-17T14:59:00Z" w:id="3081">
    <w:p w:rsidR="002B632F" w:rsidP="002B632F" w:rsidRDefault="002B632F" w14:paraId="742C087B" w14:textId="77777777">
      <w:pPr>
        <w:pStyle w:val="CommentText"/>
      </w:pPr>
      <w:r>
        <w:rPr>
          <w:rStyle w:val="CommentReference"/>
        </w:rPr>
        <w:annotationRef/>
      </w:r>
      <w:r>
        <w:t>Defined</w:t>
      </w:r>
    </w:p>
  </w:comment>
  <w:comment w:initials="HA" w:author="Huzaifa Azeem" w:date="2025-07-14T17:28:00Z" w:id="3103">
    <w:p w:rsidR="003A103F" w:rsidP="003A103F" w:rsidRDefault="003A103F" w14:paraId="22E17790" w14:textId="77777777">
      <w:pPr>
        <w:pStyle w:val="CommentText"/>
      </w:pPr>
      <w:r>
        <w:rPr>
          <w:rStyle w:val="CommentReference"/>
        </w:rPr>
        <w:annotationRef/>
      </w:r>
      <w:r w:rsidRPr="68372FB0">
        <w:t>To be defined clearly in DOA</w:t>
      </w:r>
    </w:p>
  </w:comment>
  <w:comment w:initials="AR" w:author="Akshay Raveendran" w:date="2025-07-17T15:28:00Z" w:id="3104">
    <w:p w:rsidR="003A103F" w:rsidP="003A103F" w:rsidRDefault="003A103F" w14:paraId="3EB489C2" w14:textId="77777777">
      <w:pPr>
        <w:pStyle w:val="CommentText"/>
      </w:pPr>
      <w:r>
        <w:rPr>
          <w:rStyle w:val="CommentReference"/>
        </w:rPr>
        <w:annotationRef/>
      </w:r>
      <w:r>
        <w:t>Done</w:t>
      </w:r>
    </w:p>
  </w:comment>
  <w:comment w:initials="HA" w:author="Huzaifa Azeem" w:date="2025-07-14T17:27:00Z" w:id="3197">
    <w:p w:rsidR="002B632F" w:rsidP="002B632F" w:rsidRDefault="002B632F" w14:paraId="43BA3EFF" w14:textId="77777777">
      <w:pPr>
        <w:pStyle w:val="CommentText"/>
      </w:pPr>
      <w:r>
        <w:rPr>
          <w:rStyle w:val="CommentReference"/>
        </w:rPr>
        <w:annotationRef/>
      </w:r>
      <w:r w:rsidRPr="102B7A37">
        <w:t>System driven status not user input base</w:t>
      </w:r>
    </w:p>
  </w:comment>
  <w:comment w:initials="AR" w:author="Akshay Raveendran" w:date="2025-07-17T14:59:00Z" w:id="3198">
    <w:p w:rsidR="002B632F" w:rsidP="002B632F" w:rsidRDefault="002B632F" w14:paraId="5B0FA336" w14:textId="77777777">
      <w:pPr>
        <w:pStyle w:val="CommentText"/>
      </w:pPr>
      <w:r>
        <w:rPr>
          <w:rStyle w:val="CommentReference"/>
        </w:rPr>
        <w:annotationRef/>
      </w:r>
      <w:r>
        <w:t>Defined</w:t>
      </w:r>
    </w:p>
  </w:comment>
  <w:comment w:initials="HA" w:author="Huzaifa Azeem" w:date="2025-07-14T17:44:00Z" w:id="3360">
    <w:p w:rsidR="00652A3D" w:rsidRDefault="00652A3D" w14:paraId="5C3900C9" w14:textId="2E012D8B">
      <w:pPr>
        <w:pStyle w:val="CommentText"/>
      </w:pPr>
      <w:r>
        <w:rPr>
          <w:rStyle w:val="CommentReference"/>
        </w:rPr>
        <w:annotationRef/>
      </w:r>
      <w:r w:rsidRPr="1261B8C4">
        <w:t>clearly define the DOA</w:t>
      </w:r>
    </w:p>
  </w:comment>
  <w:comment w:initials="AR" w:author="Akshay Raveendran" w:date="2025-07-17T15:52:00Z" w:id="3361">
    <w:p w:rsidR="00EE183F" w:rsidP="00EE183F" w:rsidRDefault="00EE183F" w14:paraId="503E5AF8" w14:textId="77777777">
      <w:pPr>
        <w:pStyle w:val="CommentText"/>
      </w:pPr>
      <w:r>
        <w:rPr>
          <w:rStyle w:val="CommentReference"/>
        </w:rPr>
        <w:annotationRef/>
      </w:r>
      <w:r>
        <w:t>Done</w:t>
      </w:r>
    </w:p>
  </w:comment>
  <w:comment w:initials="HA" w:author="Huzaifa Azeem" w:date="2025-07-14T17:19:00Z" w:id="3676">
    <w:p w:rsidR="00A35E48" w:rsidP="00A35E48" w:rsidRDefault="00A35E48" w14:paraId="3EF096FE" w14:textId="77777777">
      <w:pPr>
        <w:pStyle w:val="CommentText"/>
      </w:pPr>
      <w:r>
        <w:rPr>
          <w:rStyle w:val="CommentReference"/>
        </w:rPr>
        <w:annotationRef/>
      </w:r>
      <w:r w:rsidRPr="79CF7B1E">
        <w:t>Vendor can not be created like this randomly</w:t>
      </w:r>
    </w:p>
    <w:p w:rsidR="00A35E48" w:rsidP="00A35E48" w:rsidRDefault="00A35E48" w14:paraId="2EDD70BB" w14:textId="77777777">
      <w:pPr>
        <w:pStyle w:val="CommentText"/>
      </w:pPr>
    </w:p>
  </w:comment>
  <w:comment w:initials="AR" w:author="Akshay Raveendran" w:date="2025-07-17T14:50:00Z" w:id="3677">
    <w:p w:rsidR="00A35E48" w:rsidP="00A35E48" w:rsidRDefault="00A35E48" w14:paraId="003A8357" w14:textId="77777777">
      <w:pPr>
        <w:pStyle w:val="CommentText"/>
      </w:pPr>
      <w:r>
        <w:rPr>
          <w:rStyle w:val="CommentReference"/>
        </w:rPr>
        <w:annotationRef/>
      </w:r>
      <w:r>
        <w:t>This is for adding existing vendors to the sourcing list</w:t>
      </w:r>
    </w:p>
  </w:comment>
  <w:comment w:initials="AR" w:author="Akshay Raveendran" w:date="2025-07-09T16:40:00Z" w:id="3680">
    <w:p w:rsidR="00A35E48" w:rsidP="00A35E48" w:rsidRDefault="00A35E48" w14:paraId="5FCD4611" w14:textId="77777777">
      <w:pPr>
        <w:pStyle w:val="CommentText"/>
      </w:pPr>
      <w:r>
        <w:rPr>
          <w:rStyle w:val="CommentReference"/>
        </w:rPr>
        <w:annotationRef/>
      </w:r>
      <w:r>
        <w:t>Request is on PSSC portal not on ariba</w:t>
      </w:r>
    </w:p>
  </w:comment>
  <w:comment w:initials="AR" w:author="Akshay Raveendran" w:date="2025-07-11T01:39:00Z" w:id="3681">
    <w:p w:rsidR="00A35E48" w:rsidP="00A35E48" w:rsidRDefault="00A35E48" w14:paraId="6105F37C" w14:textId="77777777">
      <w:pPr>
        <w:pStyle w:val="CommentText"/>
      </w:pPr>
      <w:r>
        <w:rPr>
          <w:rStyle w:val="CommentReference"/>
        </w:rPr>
        <w:annotationRef/>
      </w:r>
      <w:r>
        <w:t>Mentioned specifically</w:t>
      </w:r>
    </w:p>
  </w:comment>
  <w:comment w:initials="HA" w:author="Huzaifa Azeem" w:date="2025-07-14T17:27:00Z" w:id="3751">
    <w:p w:rsidR="00413DFB" w:rsidP="00413DFB" w:rsidRDefault="00413DFB" w14:paraId="3D7EB3A8" w14:textId="77777777">
      <w:pPr>
        <w:pStyle w:val="CommentText"/>
      </w:pPr>
      <w:r>
        <w:rPr>
          <w:rStyle w:val="CommentReference"/>
        </w:rPr>
        <w:annotationRef/>
      </w:r>
      <w:r w:rsidRPr="102B7A37">
        <w:t>System driven status not user input base</w:t>
      </w:r>
    </w:p>
  </w:comment>
  <w:comment w:initials="AR" w:author="Akshay Raveendran" w:date="2025-07-17T14:59:00Z" w:id="3752">
    <w:p w:rsidR="00413DFB" w:rsidP="00413DFB" w:rsidRDefault="00413DFB" w14:paraId="40BF0E18" w14:textId="77777777">
      <w:pPr>
        <w:pStyle w:val="CommentText"/>
      </w:pPr>
      <w:r>
        <w:rPr>
          <w:rStyle w:val="CommentReference"/>
        </w:rPr>
        <w:annotationRef/>
      </w:r>
      <w:r>
        <w:t>Defined</w:t>
      </w:r>
    </w:p>
  </w:comment>
  <w:comment w:initials="HA" w:author="Huzaifa Azeem" w:date="2025-07-14T17:27:00Z" w:id="3760">
    <w:p w:rsidR="00413DFB" w:rsidP="00413DFB" w:rsidRDefault="00413DFB" w14:paraId="7C8C954B" w14:textId="77777777">
      <w:pPr>
        <w:pStyle w:val="CommentText"/>
      </w:pPr>
      <w:r>
        <w:rPr>
          <w:rStyle w:val="CommentReference"/>
        </w:rPr>
        <w:annotationRef/>
      </w:r>
      <w:r w:rsidRPr="102B7A37">
        <w:t>System driven status not user input base</w:t>
      </w:r>
    </w:p>
  </w:comment>
  <w:comment w:initials="AR" w:author="Akshay Raveendran" w:date="2025-07-17T14:59:00Z" w:id="3761">
    <w:p w:rsidR="00413DFB" w:rsidP="00413DFB" w:rsidRDefault="00413DFB" w14:paraId="384851A3" w14:textId="77777777">
      <w:pPr>
        <w:pStyle w:val="CommentText"/>
      </w:pPr>
      <w:r>
        <w:rPr>
          <w:rStyle w:val="CommentReference"/>
        </w:rPr>
        <w:annotationRef/>
      </w:r>
      <w:r>
        <w:t>Defined</w:t>
      </w:r>
    </w:p>
  </w:comment>
  <w:comment w:initials="HA" w:author="Huzaifa Azeem" w:date="2025-07-14T17:28:00Z" w:id="3779">
    <w:p w:rsidR="00E44B6D" w:rsidP="003A103F" w:rsidRDefault="00E44B6D" w14:paraId="74709F38" w14:textId="77777777">
      <w:pPr>
        <w:pStyle w:val="CommentText"/>
      </w:pPr>
      <w:r>
        <w:rPr>
          <w:rStyle w:val="CommentReference"/>
        </w:rPr>
        <w:annotationRef/>
      </w:r>
      <w:r w:rsidRPr="68372FB0">
        <w:t>To be defined clearly in DOA</w:t>
      </w:r>
    </w:p>
  </w:comment>
  <w:comment w:initials="AR" w:author="Akshay Raveendran" w:date="2025-07-17T15:28:00Z" w:id="3780">
    <w:p w:rsidR="00E44B6D" w:rsidP="003A103F" w:rsidRDefault="00E44B6D" w14:paraId="1F990DA0" w14:textId="77777777">
      <w:pPr>
        <w:pStyle w:val="CommentText"/>
      </w:pPr>
      <w:r>
        <w:rPr>
          <w:rStyle w:val="CommentReference"/>
        </w:rPr>
        <w:annotationRef/>
      </w:r>
      <w:r>
        <w:t>Done</w:t>
      </w:r>
    </w:p>
  </w:comment>
  <w:comment w:initials="HA" w:author="Huzaifa Azeem" w:date="2025-07-14T17:27:00Z" w:id="3847">
    <w:p w:rsidR="00E44B6D" w:rsidP="00413DFB" w:rsidRDefault="00E44B6D" w14:paraId="4970A990" w14:textId="77777777">
      <w:pPr>
        <w:pStyle w:val="CommentText"/>
      </w:pPr>
      <w:r>
        <w:rPr>
          <w:rStyle w:val="CommentReference"/>
        </w:rPr>
        <w:annotationRef/>
      </w:r>
      <w:r w:rsidRPr="102B7A37">
        <w:t>System driven status not user input base</w:t>
      </w:r>
    </w:p>
  </w:comment>
  <w:comment w:initials="AR" w:author="Akshay Raveendran" w:date="2025-07-17T14:59:00Z" w:id="3848">
    <w:p w:rsidR="00E44B6D" w:rsidP="00413DFB" w:rsidRDefault="00E44B6D" w14:paraId="0225E0DE" w14:textId="77777777">
      <w:pPr>
        <w:pStyle w:val="CommentText"/>
      </w:pPr>
      <w:r>
        <w:rPr>
          <w:rStyle w:val="CommentReference"/>
        </w:rPr>
        <w:annotationRef/>
      </w:r>
      <w:r>
        <w:t>Defined</w:t>
      </w:r>
    </w:p>
  </w:comment>
  <w:comment w:initials="HA" w:author="Huzaifa Azeem" w:date="2025-07-14T17:44:00Z" w:id="4033">
    <w:p w:rsidR="00EF3CF4" w:rsidP="00EF3CF4" w:rsidRDefault="00EF3CF4" w14:paraId="7E8E5394" w14:textId="77777777">
      <w:pPr>
        <w:pStyle w:val="CommentText"/>
      </w:pPr>
      <w:r>
        <w:rPr>
          <w:rStyle w:val="CommentReference"/>
        </w:rPr>
        <w:annotationRef/>
      </w:r>
      <w:r w:rsidRPr="1261B8C4">
        <w:t>clearly define the DOA</w:t>
      </w:r>
    </w:p>
  </w:comment>
  <w:comment w:initials="AR" w:author="Akshay Raveendran" w:date="2025-07-17T15:52:00Z" w:id="4034">
    <w:p w:rsidR="00EF3CF4" w:rsidP="00EF3CF4" w:rsidRDefault="00EF3CF4" w14:paraId="352962AE" w14:textId="77777777">
      <w:pPr>
        <w:pStyle w:val="CommentText"/>
      </w:pPr>
      <w:r>
        <w:rPr>
          <w:rStyle w:val="CommentReference"/>
        </w:rPr>
        <w:annotationRef/>
      </w:r>
      <w:r>
        <w:t>Done</w:t>
      </w:r>
    </w:p>
  </w:comment>
  <w:comment w:initials="AR" w:author="Akshay Raveendran" w:date="2025-05-14T15:45:00Z" w:id="4257">
    <w:p w:rsidR="00C36E4A" w:rsidP="00C36E4A" w:rsidRDefault="00C36E4A" w14:paraId="3D78B0B4" w14:textId="77777777">
      <w:pPr>
        <w:pStyle w:val="CommentText"/>
      </w:pPr>
      <w:r>
        <w:rPr>
          <w:rStyle w:val="CommentReference"/>
        </w:rPr>
        <w:annotationRef/>
      </w:r>
      <w:r>
        <w:t>Add chatbot details</w:t>
      </w:r>
    </w:p>
  </w:comment>
  <w:comment w:initials="GV" w:author="George Varghese" w:date="2024-12-05T16:35:00Z" w:id="4410">
    <w:p w:rsidR="00B47280" w:rsidP="00B47280" w:rsidRDefault="00B47280" w14:paraId="0C2B573B" w14:textId="633530A1">
      <w:pPr>
        <w:pStyle w:val="CommentText"/>
      </w:pPr>
      <w:r>
        <w:rPr>
          <w:rStyle w:val="CommentReference"/>
        </w:rPr>
        <w:annotationRef/>
      </w:r>
      <w:r>
        <w:t>Check with Akil</w:t>
      </w:r>
    </w:p>
  </w:comment>
  <w:comment w:initials="GV" w:author="George Varghese" w:date="2024-12-05T16:35:00Z" w:id="4411">
    <w:p w:rsidR="00302F0C" w:rsidP="00B47280" w:rsidRDefault="00302F0C" w14:paraId="4070E83E" w14:textId="77777777">
      <w:pPr>
        <w:pStyle w:val="CommentText"/>
      </w:pPr>
      <w:r>
        <w:rPr>
          <w:rStyle w:val="CommentReference"/>
        </w:rPr>
        <w:annotationRef/>
      </w:r>
      <w:r>
        <w:t>Check with Akil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07863E" w15:done="1"/>
  <w15:commentEx w15:paraId="7543B20B" w15:done="0"/>
  <w15:commentEx w15:paraId="244A1BBA" w15:done="1"/>
  <w15:commentEx w15:paraId="7E3292B1" w15:paraIdParent="244A1BBA" w15:done="1"/>
  <w15:commentEx w15:paraId="44EDB8B5" w15:done="0"/>
  <w15:commentEx w15:paraId="2C76C09F" w15:paraIdParent="44EDB8B5" w15:done="0"/>
  <w15:commentEx w15:paraId="3BE91F84" w15:done="1"/>
  <w15:commentEx w15:paraId="1094E0AF" w15:done="1"/>
  <w15:commentEx w15:paraId="509AD246" w15:done="0"/>
  <w15:commentEx w15:paraId="54E12BF1" w15:paraIdParent="509AD246" w15:done="0"/>
  <w15:commentEx w15:paraId="05E5CE26" w15:done="0"/>
  <w15:commentEx w15:paraId="0CEAC2B4" w15:done="0"/>
  <w15:commentEx w15:paraId="6382D40B" w15:done="0"/>
  <w15:commentEx w15:paraId="3A55557C" w15:done="0"/>
  <w15:commentEx w15:paraId="63142289" w15:done="0"/>
  <w15:commentEx w15:paraId="27DC68D1" w15:paraIdParent="63142289" w15:done="0"/>
  <w15:commentEx w15:paraId="1BE87953" w15:done="0"/>
  <w15:commentEx w15:paraId="4D695D08" w15:paraIdParent="1BE87953" w15:done="0"/>
  <w15:commentEx w15:paraId="2CFC9F99" w15:done="0"/>
  <w15:commentEx w15:paraId="439C10E0" w15:paraIdParent="2CFC9F99" w15:done="0"/>
  <w15:commentEx w15:paraId="554C12FC" w15:done="0"/>
  <w15:commentEx w15:paraId="5DC1BDEB" w15:paraIdParent="554C12FC" w15:done="0"/>
  <w15:commentEx w15:paraId="74A49A5D" w15:done="0"/>
  <w15:commentEx w15:paraId="224C2FDD" w15:paraIdParent="74A49A5D" w15:done="0"/>
  <w15:commentEx w15:paraId="4728D0E3" w15:done="0"/>
  <w15:commentEx w15:paraId="0B48CAB5" w15:paraIdParent="4728D0E3" w15:done="0"/>
  <w15:commentEx w15:paraId="1144D879" w15:done="0"/>
  <w15:commentEx w15:paraId="04768C8A" w15:paraIdParent="1144D879" w15:done="0"/>
  <w15:commentEx w15:paraId="242C7386" w15:done="0"/>
  <w15:commentEx w15:paraId="227F04A5" w15:paraIdParent="242C7386" w15:done="0"/>
  <w15:commentEx w15:paraId="2804BC26" w15:done="0"/>
  <w15:commentEx w15:paraId="48B7B4EC" w15:paraIdParent="2804BC26" w15:done="0"/>
  <w15:commentEx w15:paraId="5682ED8B" w15:done="0"/>
  <w15:commentEx w15:paraId="38BB738B" w15:paraIdParent="5682ED8B" w15:done="0"/>
  <w15:commentEx w15:paraId="1037DA8E" w15:done="0"/>
  <w15:commentEx w15:paraId="0A9E8948" w15:paraIdParent="1037DA8E" w15:done="0"/>
  <w15:commentEx w15:paraId="0D2043CD" w15:done="0"/>
  <w15:commentEx w15:paraId="561A793F" w15:done="0"/>
  <w15:commentEx w15:paraId="50AA46D8" w15:paraIdParent="561A793F" w15:done="0"/>
  <w15:commentEx w15:paraId="345AF946" w15:done="0"/>
  <w15:commentEx w15:paraId="2119CE25" w15:paraIdParent="345AF946" w15:done="0"/>
  <w15:commentEx w15:paraId="2ED2A99D" w15:done="0"/>
  <w15:commentEx w15:paraId="62C1AF65" w15:paraIdParent="2ED2A99D" w15:done="0"/>
  <w15:commentEx w15:paraId="6B67C06F" w15:done="0"/>
  <w15:commentEx w15:paraId="1013E301" w15:paraIdParent="6B67C06F" w15:done="0"/>
  <w15:commentEx w15:paraId="62602E47" w15:done="0"/>
  <w15:commentEx w15:paraId="282830E2" w15:paraIdParent="62602E47" w15:done="0"/>
  <w15:commentEx w15:paraId="7E92CF21" w15:done="0"/>
  <w15:commentEx w15:paraId="6121238A" w15:paraIdParent="7E92CF21" w15:done="0"/>
  <w15:commentEx w15:paraId="2B15A62F" w15:done="0"/>
  <w15:commentEx w15:paraId="28891941" w15:done="0"/>
  <w15:commentEx w15:paraId="2DC52A78" w15:paraIdParent="28891941" w15:done="0"/>
  <w15:commentEx w15:paraId="5D9A8459" w15:done="0"/>
  <w15:commentEx w15:paraId="0FEB6528" w15:done="0"/>
  <w15:commentEx w15:paraId="170CC0D9" w15:paraIdParent="0FEB6528" w15:done="0"/>
  <w15:commentEx w15:paraId="7F16C723" w15:paraIdParent="0FEB6528" w15:done="0"/>
  <w15:commentEx w15:paraId="775F9226" w15:done="0"/>
  <w15:commentEx w15:paraId="086E65F2" w15:paraIdParent="775F9226" w15:done="0"/>
  <w15:commentEx w15:paraId="57DC0BBE" w15:done="0"/>
  <w15:commentEx w15:paraId="34423C9A" w15:paraIdParent="57DC0BBE" w15:done="0"/>
  <w15:commentEx w15:paraId="738CBDEB" w15:done="0"/>
  <w15:commentEx w15:paraId="516EB8BD" w15:done="0"/>
  <w15:commentEx w15:paraId="7F6266B0" w15:paraIdParent="516EB8BD" w15:done="0"/>
  <w15:commentEx w15:paraId="53CC1C3A" w15:done="0"/>
  <w15:commentEx w15:paraId="5863C18C" w15:paraIdParent="53CC1C3A" w15:done="0"/>
  <w15:commentEx w15:paraId="0161FE20" w15:done="0"/>
  <w15:commentEx w15:paraId="716D625C" w15:paraIdParent="0161FE20" w15:done="0"/>
  <w15:commentEx w15:paraId="02DCE7B6" w15:done="0"/>
  <w15:commentEx w15:paraId="5DA85B2B" w15:paraIdParent="02DCE7B6" w15:done="0"/>
  <w15:commentEx w15:paraId="709F9DB1" w15:done="0"/>
  <w15:commentEx w15:paraId="5849025C" w15:paraIdParent="709F9DB1" w15:done="0"/>
  <w15:commentEx w15:paraId="78802BD9" w15:done="0"/>
  <w15:commentEx w15:paraId="18C50639" w15:done="0"/>
  <w15:commentEx w15:paraId="3CC0EB34" w15:done="0"/>
  <w15:commentEx w15:paraId="500BF485" w15:paraIdParent="3CC0EB34" w15:done="0"/>
  <w15:commentEx w15:paraId="75B068DB" w15:done="0"/>
  <w15:commentEx w15:paraId="0BB391E6" w15:paraIdParent="75B068DB" w15:done="0"/>
  <w15:commentEx w15:paraId="048D1B01" w15:done="0"/>
  <w15:commentEx w15:paraId="34519C7A" w15:paraIdParent="048D1B01" w15:done="0"/>
  <w15:commentEx w15:paraId="39ECC71E" w15:done="0"/>
  <w15:commentEx w15:paraId="4B9F98B9" w15:done="0"/>
  <w15:commentEx w15:paraId="44B2CE58" w15:paraIdParent="4B9F98B9" w15:done="0"/>
  <w15:commentEx w15:paraId="1AA2D758" w15:done="0"/>
  <w15:commentEx w15:paraId="742C087B" w15:paraIdParent="1AA2D758" w15:done="0"/>
  <w15:commentEx w15:paraId="22E17790" w15:done="0"/>
  <w15:commentEx w15:paraId="3EB489C2" w15:paraIdParent="22E17790" w15:done="0"/>
  <w15:commentEx w15:paraId="43BA3EFF" w15:done="0"/>
  <w15:commentEx w15:paraId="5B0FA336" w15:paraIdParent="43BA3EFF" w15:done="0"/>
  <w15:commentEx w15:paraId="5C3900C9" w15:done="0"/>
  <w15:commentEx w15:paraId="503E5AF8" w15:paraIdParent="5C3900C9" w15:done="0"/>
  <w15:commentEx w15:paraId="2EDD70BB" w15:done="0"/>
  <w15:commentEx w15:paraId="003A8357" w15:paraIdParent="2EDD70BB" w15:done="0"/>
  <w15:commentEx w15:paraId="5FCD4611" w15:done="0"/>
  <w15:commentEx w15:paraId="6105F37C" w15:paraIdParent="5FCD4611" w15:done="0"/>
  <w15:commentEx w15:paraId="3D7EB3A8" w15:done="0"/>
  <w15:commentEx w15:paraId="40BF0E18" w15:paraIdParent="3D7EB3A8" w15:done="0"/>
  <w15:commentEx w15:paraId="7C8C954B" w15:done="0"/>
  <w15:commentEx w15:paraId="384851A3" w15:paraIdParent="7C8C954B" w15:done="0"/>
  <w15:commentEx w15:paraId="74709F38" w15:done="0"/>
  <w15:commentEx w15:paraId="1F990DA0" w15:paraIdParent="74709F38" w15:done="0"/>
  <w15:commentEx w15:paraId="4970A990" w15:done="0"/>
  <w15:commentEx w15:paraId="0225E0DE" w15:paraIdParent="4970A990" w15:done="0"/>
  <w15:commentEx w15:paraId="7E8E5394" w15:done="0"/>
  <w15:commentEx w15:paraId="352962AE" w15:paraIdParent="7E8E5394" w15:done="0"/>
  <w15:commentEx w15:paraId="3D78B0B4" w15:done="1"/>
  <w15:commentEx w15:paraId="0C2B573B" w15:done="1"/>
  <w15:commentEx w15:paraId="4070E83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E91B68" w16cex:dateUtc="2025-05-15T10:13:00Z"/>
  <w16cex:commentExtensible w16cex:durableId="447F3D53" w16cex:dateUtc="2025-07-22T10:15:00Z"/>
  <w16cex:commentExtensible w16cex:durableId="58D64BCA" w16cex:dateUtc="2025-07-14T12:49:00Z"/>
  <w16cex:commentExtensible w16cex:durableId="3C7FA8B9" w16cex:dateUtc="2025-07-21T06:23:00Z"/>
  <w16cex:commentExtensible w16cex:durableId="7EE624E1" w16cex:dateUtc="2025-07-14T12:42:00Z"/>
  <w16cex:commentExtensible w16cex:durableId="23E756AF" w16cex:dateUtc="2025-07-15T05:11:00Z"/>
  <w16cex:commentExtensible w16cex:durableId="16AF2D82" w16cex:dateUtc="2025-07-14T12:49:00Z"/>
  <w16cex:commentExtensible w16cex:durableId="1BFF6529" w16cex:dateUtc="2025-05-14T11:45:00Z"/>
  <w16cex:commentExtensible w16cex:durableId="37FC9231" w16cex:dateUtc="2025-07-14T13:05:00Z"/>
  <w16cex:commentExtensible w16cex:durableId="626A192D" w16cex:dateUtc="2025-07-17T10:35:00Z"/>
  <w16cex:commentExtensible w16cex:durableId="4B979DCE" w16cex:dateUtc="2025-07-09T07:27:00Z"/>
  <w16cex:commentExtensible w16cex:durableId="1B32B5E4" w16cex:dateUtc="2025-07-02T07:58:00Z"/>
  <w16cex:commentExtensible w16cex:durableId="173B39B8" w16cex:dateUtc="2025-07-09T12:12:00Z"/>
  <w16cex:commentExtensible w16cex:durableId="18A8B068" w16cex:dateUtc="2025-06-16T05:56:00Z"/>
  <w16cex:commentExtensible w16cex:durableId="136B0E58" w16cex:dateUtc="2025-07-14T13:10:00Z"/>
  <w16cex:commentExtensible w16cex:durableId="182F9663" w16cex:dateUtc="2025-07-15T21:37:00Z"/>
  <w16cex:commentExtensible w16cex:durableId="7C946FD7" w16cex:dateUtc="2025-07-14T13:14:00Z"/>
  <w16cex:commentExtensible w16cex:durableId="6B99D900" w16cex:dateUtc="2025-07-17T10:44:00Z"/>
  <w16cex:commentExtensible w16cex:durableId="2A65DEBC" w16cex:dateUtc="2025-07-14T13:15:00Z"/>
  <w16cex:commentExtensible w16cex:durableId="2157B419" w16cex:dateUtc="2025-07-17T10:45:00Z"/>
  <w16cex:commentExtensible w16cex:durableId="64A20608" w16cex:dateUtc="2025-07-14T13:15:00Z"/>
  <w16cex:commentExtensible w16cex:durableId="24A24D60" w16cex:dateUtc="2025-07-17T10:45:00Z"/>
  <w16cex:commentExtensible w16cex:durableId="4C87C2A7" w16cex:dateUtc="2025-07-14T13:16:00Z"/>
  <w16cex:commentExtensible w16cex:durableId="413AA4E5" w16cex:dateUtc="2025-07-17T10:47:00Z"/>
  <w16cex:commentExtensible w16cex:durableId="392D1693" w16cex:dateUtc="2025-07-09T12:27:00Z"/>
  <w16cex:commentExtensible w16cex:durableId="34CC31EF" w16cex:dateUtc="2025-07-10T21:13:00Z"/>
  <w16cex:commentExtensible w16cex:durableId="2E68CC4A" w16cex:dateUtc="2025-07-14T13:17:00Z"/>
  <w16cex:commentExtensible w16cex:durableId="5AF0E3CC" w16cex:dateUtc="2025-07-17T10:48:00Z"/>
  <w16cex:commentExtensible w16cex:durableId="10326612" w16cex:dateUtc="2025-07-09T12:29:00Z"/>
  <w16cex:commentExtensible w16cex:durableId="340336F2" w16cex:dateUtc="2025-07-10T21:35:00Z"/>
  <w16cex:commentExtensible w16cex:durableId="7FB877AC" w16cex:dateUtc="2025-07-09T12:30:00Z"/>
  <w16cex:commentExtensible w16cex:durableId="4042A6C0" w16cex:dateUtc="2025-07-10T21:31:00Z"/>
  <w16cex:commentExtensible w16cex:durableId="355A4D08" w16cex:dateUtc="2025-07-14T13:21:00Z"/>
  <w16cex:commentExtensible w16cex:durableId="76A87B11" w16cex:dateUtc="2025-07-17T10:52:00Z"/>
  <w16cex:commentExtensible w16cex:durableId="1B654D9C" w16cex:dateUtc="2025-07-14T13:27:00Z"/>
  <w16cex:commentExtensible w16cex:durableId="20FB7849" w16cex:dateUtc="2025-07-17T10:59:00Z"/>
  <w16cex:commentExtensible w16cex:durableId="6A5DB380" w16cex:dateUtc="2025-07-14T13:24:00Z"/>
  <w16cex:commentExtensible w16cex:durableId="3A18265A" w16cex:dateUtc="2025-07-14T13:27:00Z"/>
  <w16cex:commentExtensible w16cex:durableId="61DBD522" w16cex:dateUtc="2025-07-17T10:59:00Z"/>
  <w16cex:commentExtensible w16cex:durableId="516E3563" w16cex:dateUtc="2025-07-14T13:27:00Z"/>
  <w16cex:commentExtensible w16cex:durableId="39815228" w16cex:dateUtc="2025-07-17T10:59:00Z"/>
  <w16cex:commentExtensible w16cex:durableId="56CCB515" w16cex:dateUtc="2025-07-14T13:27:00Z"/>
  <w16cex:commentExtensible w16cex:durableId="2FCCF124" w16cex:dateUtc="2025-07-17T10:59:00Z"/>
  <w16cex:commentExtensible w16cex:durableId="07827BD1" w16cex:dateUtc="2025-07-14T13:28:00Z"/>
  <w16cex:commentExtensible w16cex:durableId="6DBA083F" w16cex:dateUtc="2025-07-17T11:28:00Z"/>
  <w16cex:commentExtensible w16cex:durableId="3A07EEF1" w16cex:dateUtc="2025-07-14T13:22:00Z"/>
  <w16cex:commentExtensible w16cex:durableId="4C8B241C" w16cex:dateUtc="2025-07-17T11:09:00Z"/>
  <w16cex:commentExtensible w16cex:durableId="23152B06" w16cex:dateUtc="2025-07-14T13:27:00Z"/>
  <w16cex:commentExtensible w16cex:durableId="6F768B7C" w16cex:dateUtc="2025-07-17T10:59:00Z"/>
  <w16cex:commentExtensible w16cex:durableId="14D23AE9" w16cex:dateUtc="2025-07-14T13:28:00Z"/>
  <w16cex:commentExtensible w16cex:durableId="6C289835" w16cex:dateUtc="2025-07-14T13:32:00Z"/>
  <w16cex:commentExtensible w16cex:durableId="3641C20D" w16cex:dateUtc="2025-07-17T11:32:00Z"/>
  <w16cex:commentExtensible w16cex:durableId="16AAACE4" w16cex:dateUtc="2025-07-14T13:32:00Z"/>
  <w16cex:commentExtensible w16cex:durableId="40C13615" w16cex:dateUtc="2025-07-14T13:34:00Z"/>
  <w16cex:commentExtensible w16cex:durableId="6B2ACF60" w16cex:dateUtc="2025-07-14T13:35:00Z"/>
  <w16cex:commentExtensible w16cex:durableId="1C3035B4" w16cex:dateUtc="2025-07-17T11:34:00Z"/>
  <w16cex:commentExtensible w16cex:durableId="4338A4BD" w16cex:dateUtc="2025-07-14T13:35:00Z"/>
  <w16cex:commentExtensible w16cex:durableId="513404F1" w16cex:dateUtc="2025-07-17T11:35:00Z"/>
  <w16cex:commentExtensible w16cex:durableId="48A91F2C" w16cex:dateUtc="2025-07-30T12:41:00Z"/>
  <w16cex:commentExtensible w16cex:durableId="1E4AABE5" w16cex:dateUtc="2025-07-30T21:29:00Z"/>
  <w16cex:commentExtensible w16cex:durableId="07ECE28B" w16cex:dateUtc="2025-07-14T10:38:00Z"/>
  <w16cex:commentExtensible w16cex:durableId="1599C698" w16cex:dateUtc="2025-07-14T13:40:00Z"/>
  <w16cex:commentExtensible w16cex:durableId="18BA796E" w16cex:dateUtc="2025-07-17T11:39:00Z"/>
  <w16cex:commentExtensible w16cex:durableId="62595A4D" w16cex:dateUtc="2025-07-14T13:40:00Z"/>
  <w16cex:commentExtensible w16cex:durableId="0AC5A331" w16cex:dateUtc="2025-07-17T11:39:00Z"/>
  <w16cex:commentExtensible w16cex:durableId="1A7B2AFD" w16cex:dateUtc="2025-07-30T12:52:00Z"/>
  <w16cex:commentExtensible w16cex:durableId="63550164" w16cex:dateUtc="2025-07-30T19:11:00Z"/>
  <w16cex:commentExtensible w16cex:durableId="2C9E5387" w16cex:dateUtc="2025-07-30T12:57:00Z"/>
  <w16cex:commentExtensible w16cex:durableId="36E6052E" w16cex:dateUtc="2025-07-30T19:24:00Z"/>
  <w16cex:commentExtensible w16cex:durableId="4B3FBD45" w16cex:dateUtc="2025-07-30T12:56:00Z"/>
  <w16cex:commentExtensible w16cex:durableId="1F2B96A1" w16cex:dateUtc="2025-07-30T21:31:00Z"/>
  <w16cex:commentExtensible w16cex:durableId="6D61A895" w16cex:dateUtc="2025-07-08T06:47:00Z"/>
  <w16cex:commentExtensible w16cex:durableId="42DE1C61" w16cex:dateUtc="2025-07-22T11:37:00Z"/>
  <w16cex:commentExtensible w16cex:durableId="77283C63" w16cex:dateUtc="2025-07-14T13:19:00Z"/>
  <w16cex:commentExtensible w16cex:durableId="5F0643E0" w16cex:dateUtc="2025-07-17T10:50:00Z"/>
  <w16cex:commentExtensible w16cex:durableId="4089D178" w16cex:dateUtc="2025-07-09T12:40:00Z"/>
  <w16cex:commentExtensible w16cex:durableId="1AB6192B" w16cex:dateUtc="2025-07-10T21:39:00Z"/>
  <w16cex:commentExtensible w16cex:durableId="0A1C196C" w16cex:dateUtc="2025-07-14T13:27:00Z"/>
  <w16cex:commentExtensible w16cex:durableId="12795A2E" w16cex:dateUtc="2025-07-17T10:59:00Z"/>
  <w16cex:commentExtensible w16cex:durableId="59FD3E82" w16cex:dateUtc="2025-07-14T13:24:00Z"/>
  <w16cex:commentExtensible w16cex:durableId="45570A89" w16cex:dateUtc="2025-07-14T13:27:00Z"/>
  <w16cex:commentExtensible w16cex:durableId="46205478" w16cex:dateUtc="2025-07-17T10:59:00Z"/>
  <w16cex:commentExtensible w16cex:durableId="72869C53" w16cex:dateUtc="2025-07-14T13:27:00Z"/>
  <w16cex:commentExtensible w16cex:durableId="346897EC" w16cex:dateUtc="2025-07-17T10:59:00Z"/>
  <w16cex:commentExtensible w16cex:durableId="77B88BB7" w16cex:dateUtc="2025-07-14T13:28:00Z"/>
  <w16cex:commentExtensible w16cex:durableId="66BC17F2" w16cex:dateUtc="2025-07-17T11:28:00Z"/>
  <w16cex:commentExtensible w16cex:durableId="6A047892" w16cex:dateUtc="2025-07-14T13:27:00Z"/>
  <w16cex:commentExtensible w16cex:durableId="38825932" w16cex:dateUtc="2025-07-17T10:59:00Z"/>
  <w16cex:commentExtensible w16cex:durableId="2FE0EA2B" w16cex:dateUtc="2025-07-14T13:44:00Z"/>
  <w16cex:commentExtensible w16cex:durableId="43B19CAA" w16cex:dateUtc="2025-07-17T11:52:00Z"/>
  <w16cex:commentExtensible w16cex:durableId="2673AC25" w16cex:dateUtc="2025-07-14T13:19:00Z"/>
  <w16cex:commentExtensible w16cex:durableId="77683E23" w16cex:dateUtc="2025-07-17T10:50:00Z"/>
  <w16cex:commentExtensible w16cex:durableId="4F262799" w16cex:dateUtc="2025-07-09T12:40:00Z"/>
  <w16cex:commentExtensible w16cex:durableId="0080BAEA" w16cex:dateUtc="2025-07-10T21:39:00Z"/>
  <w16cex:commentExtensible w16cex:durableId="524C63BB" w16cex:dateUtc="2025-07-14T13:27:00Z"/>
  <w16cex:commentExtensible w16cex:durableId="43D23F1A" w16cex:dateUtc="2025-07-17T10:59:00Z"/>
  <w16cex:commentExtensible w16cex:durableId="40BC0B43" w16cex:dateUtc="2025-07-14T13:27:00Z"/>
  <w16cex:commentExtensible w16cex:durableId="382CB0C5" w16cex:dateUtc="2025-07-17T10:59:00Z"/>
  <w16cex:commentExtensible w16cex:durableId="19A3C5F5" w16cex:dateUtc="2025-07-14T13:28:00Z"/>
  <w16cex:commentExtensible w16cex:durableId="5F54C7CC" w16cex:dateUtc="2025-07-17T11:28:00Z"/>
  <w16cex:commentExtensible w16cex:durableId="06657D71" w16cex:dateUtc="2025-07-14T13:27:00Z"/>
  <w16cex:commentExtensible w16cex:durableId="331DE2BE" w16cex:dateUtc="2025-07-17T10:59:00Z"/>
  <w16cex:commentExtensible w16cex:durableId="2D7B92F1" w16cex:dateUtc="2025-07-14T13:44:00Z"/>
  <w16cex:commentExtensible w16cex:durableId="658F11F1" w16cex:dateUtc="2025-07-17T11:52:00Z"/>
  <w16cex:commentExtensible w16cex:durableId="08815CDE" w16cex:dateUtc="2025-05-14T11:45:00Z"/>
  <w16cex:commentExtensible w16cex:durableId="0F1C9922" w16cex:dateUtc="2024-12-05T12:35:00Z"/>
  <w16cex:commentExtensible w16cex:durableId="20F1F3A4" w16cex:dateUtc="2024-12-05T1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07863E" w16cid:durableId="1FE91B68"/>
  <w16cid:commentId w16cid:paraId="7543B20B" w16cid:durableId="447F3D53"/>
  <w16cid:commentId w16cid:paraId="244A1BBA" w16cid:durableId="58D64BCA"/>
  <w16cid:commentId w16cid:paraId="7E3292B1" w16cid:durableId="3C7FA8B9"/>
  <w16cid:commentId w16cid:paraId="44EDB8B5" w16cid:durableId="7EE624E1"/>
  <w16cid:commentId w16cid:paraId="2C76C09F" w16cid:durableId="23E756AF"/>
  <w16cid:commentId w16cid:paraId="3BE91F84" w16cid:durableId="16AF2D82"/>
  <w16cid:commentId w16cid:paraId="1094E0AF" w16cid:durableId="1BFF6529"/>
  <w16cid:commentId w16cid:paraId="509AD246" w16cid:durableId="37FC9231"/>
  <w16cid:commentId w16cid:paraId="54E12BF1" w16cid:durableId="626A192D"/>
  <w16cid:commentId w16cid:paraId="05E5CE26" w16cid:durableId="4B979DCE"/>
  <w16cid:commentId w16cid:paraId="0CEAC2B4" w16cid:durableId="1B32B5E4"/>
  <w16cid:commentId w16cid:paraId="6382D40B" w16cid:durableId="173B39B8"/>
  <w16cid:commentId w16cid:paraId="3A55557C" w16cid:durableId="18A8B068"/>
  <w16cid:commentId w16cid:paraId="63142289" w16cid:durableId="136B0E58"/>
  <w16cid:commentId w16cid:paraId="27DC68D1" w16cid:durableId="182F9663"/>
  <w16cid:commentId w16cid:paraId="1BE87953" w16cid:durableId="7C946FD7"/>
  <w16cid:commentId w16cid:paraId="4D695D08" w16cid:durableId="6B99D900"/>
  <w16cid:commentId w16cid:paraId="2CFC9F99" w16cid:durableId="2A65DEBC"/>
  <w16cid:commentId w16cid:paraId="439C10E0" w16cid:durableId="2157B419"/>
  <w16cid:commentId w16cid:paraId="554C12FC" w16cid:durableId="64A20608"/>
  <w16cid:commentId w16cid:paraId="5DC1BDEB" w16cid:durableId="24A24D60"/>
  <w16cid:commentId w16cid:paraId="74A49A5D" w16cid:durableId="4C87C2A7"/>
  <w16cid:commentId w16cid:paraId="224C2FDD" w16cid:durableId="413AA4E5"/>
  <w16cid:commentId w16cid:paraId="4728D0E3" w16cid:durableId="392D1693"/>
  <w16cid:commentId w16cid:paraId="0B48CAB5" w16cid:durableId="34CC31EF"/>
  <w16cid:commentId w16cid:paraId="1144D879" w16cid:durableId="2E68CC4A"/>
  <w16cid:commentId w16cid:paraId="04768C8A" w16cid:durableId="5AF0E3CC"/>
  <w16cid:commentId w16cid:paraId="242C7386" w16cid:durableId="10326612"/>
  <w16cid:commentId w16cid:paraId="227F04A5" w16cid:durableId="340336F2"/>
  <w16cid:commentId w16cid:paraId="2804BC26" w16cid:durableId="7FB877AC"/>
  <w16cid:commentId w16cid:paraId="48B7B4EC" w16cid:durableId="4042A6C0"/>
  <w16cid:commentId w16cid:paraId="5682ED8B" w16cid:durableId="355A4D08"/>
  <w16cid:commentId w16cid:paraId="38BB738B" w16cid:durableId="76A87B11"/>
  <w16cid:commentId w16cid:paraId="1037DA8E" w16cid:durableId="1B654D9C"/>
  <w16cid:commentId w16cid:paraId="0A9E8948" w16cid:durableId="20FB7849"/>
  <w16cid:commentId w16cid:paraId="0D2043CD" w16cid:durableId="6A5DB380"/>
  <w16cid:commentId w16cid:paraId="561A793F" w16cid:durableId="3A18265A"/>
  <w16cid:commentId w16cid:paraId="50AA46D8" w16cid:durableId="61DBD522"/>
  <w16cid:commentId w16cid:paraId="345AF946" w16cid:durableId="516E3563"/>
  <w16cid:commentId w16cid:paraId="2119CE25" w16cid:durableId="39815228"/>
  <w16cid:commentId w16cid:paraId="2ED2A99D" w16cid:durableId="56CCB515"/>
  <w16cid:commentId w16cid:paraId="62C1AF65" w16cid:durableId="2FCCF124"/>
  <w16cid:commentId w16cid:paraId="6B67C06F" w16cid:durableId="07827BD1"/>
  <w16cid:commentId w16cid:paraId="1013E301" w16cid:durableId="6DBA083F"/>
  <w16cid:commentId w16cid:paraId="62602E47" w16cid:durableId="3A07EEF1"/>
  <w16cid:commentId w16cid:paraId="282830E2" w16cid:durableId="4C8B241C"/>
  <w16cid:commentId w16cid:paraId="7E92CF21" w16cid:durableId="23152B06"/>
  <w16cid:commentId w16cid:paraId="6121238A" w16cid:durableId="6F768B7C"/>
  <w16cid:commentId w16cid:paraId="2B15A62F" w16cid:durableId="14D23AE9"/>
  <w16cid:commentId w16cid:paraId="28891941" w16cid:durableId="6C289835"/>
  <w16cid:commentId w16cid:paraId="2DC52A78" w16cid:durableId="3641C20D"/>
  <w16cid:commentId w16cid:paraId="5D9A8459" w16cid:durableId="16AAACE4"/>
  <w16cid:commentId w16cid:paraId="0FEB6528" w16cid:durableId="40C13615"/>
  <w16cid:commentId w16cid:paraId="170CC0D9" w16cid:durableId="6B2ACF60"/>
  <w16cid:commentId w16cid:paraId="7F16C723" w16cid:durableId="1C3035B4"/>
  <w16cid:commentId w16cid:paraId="775F9226" w16cid:durableId="4338A4BD"/>
  <w16cid:commentId w16cid:paraId="086E65F2" w16cid:durableId="513404F1"/>
  <w16cid:commentId w16cid:paraId="57DC0BBE" w16cid:durableId="48A91F2C"/>
  <w16cid:commentId w16cid:paraId="34423C9A" w16cid:durableId="1E4AABE5"/>
  <w16cid:commentId w16cid:paraId="738CBDEB" w16cid:durableId="07ECE28B"/>
  <w16cid:commentId w16cid:paraId="516EB8BD" w16cid:durableId="1599C698"/>
  <w16cid:commentId w16cid:paraId="7F6266B0" w16cid:durableId="18BA796E"/>
  <w16cid:commentId w16cid:paraId="53CC1C3A" w16cid:durableId="62595A4D"/>
  <w16cid:commentId w16cid:paraId="5863C18C" w16cid:durableId="0AC5A331"/>
  <w16cid:commentId w16cid:paraId="0161FE20" w16cid:durableId="1A7B2AFD"/>
  <w16cid:commentId w16cid:paraId="716D625C" w16cid:durableId="63550164"/>
  <w16cid:commentId w16cid:paraId="02DCE7B6" w16cid:durableId="2C9E5387"/>
  <w16cid:commentId w16cid:paraId="5DA85B2B" w16cid:durableId="36E6052E"/>
  <w16cid:commentId w16cid:paraId="709F9DB1" w16cid:durableId="4B3FBD45"/>
  <w16cid:commentId w16cid:paraId="5849025C" w16cid:durableId="1F2B96A1"/>
  <w16cid:commentId w16cid:paraId="78802BD9" w16cid:durableId="6D61A895"/>
  <w16cid:commentId w16cid:paraId="18C50639" w16cid:durableId="42DE1C61"/>
  <w16cid:commentId w16cid:paraId="3CC0EB34" w16cid:durableId="77283C63"/>
  <w16cid:commentId w16cid:paraId="500BF485" w16cid:durableId="5F0643E0"/>
  <w16cid:commentId w16cid:paraId="75B068DB" w16cid:durableId="4089D178"/>
  <w16cid:commentId w16cid:paraId="0BB391E6" w16cid:durableId="1AB6192B"/>
  <w16cid:commentId w16cid:paraId="048D1B01" w16cid:durableId="0A1C196C"/>
  <w16cid:commentId w16cid:paraId="34519C7A" w16cid:durableId="12795A2E"/>
  <w16cid:commentId w16cid:paraId="39ECC71E" w16cid:durableId="59FD3E82"/>
  <w16cid:commentId w16cid:paraId="4B9F98B9" w16cid:durableId="45570A89"/>
  <w16cid:commentId w16cid:paraId="44B2CE58" w16cid:durableId="46205478"/>
  <w16cid:commentId w16cid:paraId="1AA2D758" w16cid:durableId="72869C53"/>
  <w16cid:commentId w16cid:paraId="742C087B" w16cid:durableId="346897EC"/>
  <w16cid:commentId w16cid:paraId="22E17790" w16cid:durableId="77B88BB7"/>
  <w16cid:commentId w16cid:paraId="3EB489C2" w16cid:durableId="66BC17F2"/>
  <w16cid:commentId w16cid:paraId="43BA3EFF" w16cid:durableId="6A047892"/>
  <w16cid:commentId w16cid:paraId="5B0FA336" w16cid:durableId="38825932"/>
  <w16cid:commentId w16cid:paraId="5C3900C9" w16cid:durableId="2FE0EA2B"/>
  <w16cid:commentId w16cid:paraId="503E5AF8" w16cid:durableId="43B19CAA"/>
  <w16cid:commentId w16cid:paraId="2EDD70BB" w16cid:durableId="2673AC25"/>
  <w16cid:commentId w16cid:paraId="003A8357" w16cid:durableId="77683E23"/>
  <w16cid:commentId w16cid:paraId="5FCD4611" w16cid:durableId="4F262799"/>
  <w16cid:commentId w16cid:paraId="6105F37C" w16cid:durableId="0080BAEA"/>
  <w16cid:commentId w16cid:paraId="3D7EB3A8" w16cid:durableId="524C63BB"/>
  <w16cid:commentId w16cid:paraId="40BF0E18" w16cid:durableId="43D23F1A"/>
  <w16cid:commentId w16cid:paraId="7C8C954B" w16cid:durableId="40BC0B43"/>
  <w16cid:commentId w16cid:paraId="384851A3" w16cid:durableId="382CB0C5"/>
  <w16cid:commentId w16cid:paraId="74709F38" w16cid:durableId="19A3C5F5"/>
  <w16cid:commentId w16cid:paraId="1F990DA0" w16cid:durableId="5F54C7CC"/>
  <w16cid:commentId w16cid:paraId="4970A990" w16cid:durableId="06657D71"/>
  <w16cid:commentId w16cid:paraId="0225E0DE" w16cid:durableId="331DE2BE"/>
  <w16cid:commentId w16cid:paraId="7E8E5394" w16cid:durableId="2D7B92F1"/>
  <w16cid:commentId w16cid:paraId="352962AE" w16cid:durableId="658F11F1"/>
  <w16cid:commentId w16cid:paraId="3D78B0B4" w16cid:durableId="08815CDE"/>
  <w16cid:commentId w16cid:paraId="0C2B573B" w16cid:durableId="0F1C9922"/>
  <w16cid:commentId w16cid:paraId="4070E83E" w16cid:durableId="20F1F3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683B" w:rsidP="0022391A" w:rsidRDefault="007C683B" w14:paraId="0110340C" w14:textId="77777777">
      <w:pPr>
        <w:spacing w:after="0" w:line="240" w:lineRule="auto"/>
      </w:pPr>
      <w:r>
        <w:separator/>
      </w:r>
    </w:p>
  </w:endnote>
  <w:endnote w:type="continuationSeparator" w:id="0">
    <w:p w:rsidR="007C683B" w:rsidP="0022391A" w:rsidRDefault="007C683B" w14:paraId="2D0C0A11" w14:textId="77777777">
      <w:pPr>
        <w:spacing w:after="0" w:line="240" w:lineRule="auto"/>
      </w:pPr>
      <w:r>
        <w:continuationSeparator/>
      </w:r>
    </w:p>
  </w:endnote>
  <w:endnote w:type="continuationNotice" w:id="1">
    <w:p w:rsidR="007C683B" w:rsidRDefault="007C683B" w14:paraId="6C83427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2DCE" w:rsidRDefault="008E1760" w14:paraId="1CB8CABF" w14:textId="7E853749">
    <w:pPr>
      <w:pStyle w:val="Footer"/>
      <w:jc w:val="center"/>
      <w:rPr>
        <w:ins w:author="George Varghese" w:date="2025-03-24T11:27:00Z" w16du:dateUtc="2025-03-24T07:27:00Z" w:id="4475"/>
      </w:rPr>
    </w:pPr>
    <w:customXmlInsRangeStart w:author="George Varghese" w:date="2025-03-24T11:27:00Z" w:id="4476"/>
    <w:sdt>
      <w:sdtPr>
        <w:id w:val="-167410159"/>
        <w:docPartObj>
          <w:docPartGallery w:val="Page Numbers (Bottom of Page)"/>
          <w:docPartUnique/>
        </w:docPartObj>
      </w:sdtPr>
      <w:sdtEndPr>
        <w:rPr>
          <w:noProof/>
        </w:rPr>
      </w:sdtEndPr>
      <w:sdtContent>
        <w:customXmlInsRangeEnd w:id="4476"/>
        <w:ins w:author="George Varghese" w:date="2025-03-24T11:27:00Z" w16du:dateUtc="2025-03-24T07:27:00Z" w:id="4477">
          <w:r w:rsidR="00DE2DCE">
            <w:fldChar w:fldCharType="begin"/>
          </w:r>
          <w:r w:rsidR="00DE2DCE">
            <w:instrText xml:space="preserve"> PAGE   \* MERGEFORMAT </w:instrText>
          </w:r>
          <w:r w:rsidR="00DE2DCE">
            <w:fldChar w:fldCharType="separate"/>
          </w:r>
          <w:r w:rsidR="00DE2DCE">
            <w:rPr>
              <w:noProof/>
            </w:rPr>
            <w:t>2</w:t>
          </w:r>
          <w:r w:rsidR="00DE2DCE">
            <w:rPr>
              <w:noProof/>
            </w:rPr>
            <w:fldChar w:fldCharType="end"/>
          </w:r>
        </w:ins>
        <w:customXmlInsRangeStart w:author="George Varghese" w:date="2025-03-24T11:27:00Z" w:id="4478"/>
      </w:sdtContent>
    </w:sdt>
    <w:customXmlInsRangeEnd w:id="4478"/>
  </w:p>
  <w:p w:rsidR="00DE2DCE" w:rsidRDefault="00DE2DCE" w14:paraId="7D6E28B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683B" w:rsidP="0022391A" w:rsidRDefault="007C683B" w14:paraId="699EC1FB" w14:textId="77777777">
      <w:pPr>
        <w:spacing w:after="0" w:line="240" w:lineRule="auto"/>
      </w:pPr>
      <w:r>
        <w:separator/>
      </w:r>
    </w:p>
  </w:footnote>
  <w:footnote w:type="continuationSeparator" w:id="0">
    <w:p w:rsidR="007C683B" w:rsidP="0022391A" w:rsidRDefault="007C683B" w14:paraId="1FB027FF" w14:textId="77777777">
      <w:pPr>
        <w:spacing w:after="0" w:line="240" w:lineRule="auto"/>
      </w:pPr>
      <w:r>
        <w:continuationSeparator/>
      </w:r>
    </w:p>
  </w:footnote>
  <w:footnote w:type="continuationNotice" w:id="1">
    <w:p w:rsidR="007C683B" w:rsidRDefault="007C683B" w14:paraId="11E4710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2391A" w:rsidP="007D75E6" w:rsidRDefault="00E67DFA" w14:paraId="570A54B2" w14:textId="7A5479AE">
    <w:pPr>
      <w:pStyle w:val="Header"/>
      <w:jc w:val="center"/>
    </w:pPr>
    <w:r>
      <w:rPr>
        <w:b/>
        <w:noProof/>
        <w:color w:val="000080"/>
      </w:rPr>
      <mc:AlternateContent>
        <mc:Choice Requires="wps">
          <w:drawing>
            <wp:anchor distT="0" distB="0" distL="114300" distR="114300" simplePos="0" relativeHeight="251658240" behindDoc="0" locked="0" layoutInCell="1" allowOverlap="1" wp14:anchorId="27D81FDA" wp14:editId="17597DD4">
              <wp:simplePos x="0" y="0"/>
              <wp:positionH relativeFrom="column">
                <wp:posOffset>-527050</wp:posOffset>
              </wp:positionH>
              <wp:positionV relativeFrom="paragraph">
                <wp:posOffset>-11430</wp:posOffset>
              </wp:positionV>
              <wp:extent cx="3168650" cy="368300"/>
              <wp:effectExtent l="0" t="0" r="0" b="0"/>
              <wp:wrapNone/>
              <wp:docPr id="1686427904" name="Text Box 1686427904"/>
              <wp:cNvGraphicFramePr/>
              <a:graphic xmlns:a="http://schemas.openxmlformats.org/drawingml/2006/main">
                <a:graphicData uri="http://schemas.microsoft.com/office/word/2010/wordprocessingShape">
                  <wps:wsp>
                    <wps:cNvSpPr txBox="1"/>
                    <wps:spPr>
                      <a:xfrm>
                        <a:off x="0" y="0"/>
                        <a:ext cx="3168650" cy="368300"/>
                      </a:xfrm>
                      <a:prstGeom prst="rect">
                        <a:avLst/>
                      </a:prstGeom>
                      <a:solidFill>
                        <a:schemeClr val="lt1"/>
                      </a:solidFill>
                      <a:ln w="6350">
                        <a:noFill/>
                      </a:ln>
                    </wps:spPr>
                    <wps:txbx>
                      <w:txbxContent>
                        <w:p w:rsidRPr="007B4646" w:rsidR="0022391A" w:rsidP="0022391A" w:rsidRDefault="0022391A" w14:paraId="30EF40B9" w14:textId="4C8A6CD0">
                          <w:pPr>
                            <w:rPr>
                              <w:rFonts w:ascii="Arial" w:hAnsi="Arial" w:cs="Arial"/>
                              <w:sz w:val="28"/>
                              <w:szCs w:val="28"/>
                            </w:rPr>
                          </w:pPr>
                          <w:r w:rsidRPr="00964954">
                            <w:rPr>
                              <w:rFonts w:ascii="Arial" w:hAnsi="Arial" w:cs="Arial"/>
                              <w:color w:val="B51A8A" w:themeColor="background2"/>
                              <w:sz w:val="28"/>
                              <w:szCs w:val="28"/>
                            </w:rPr>
                            <w:t xml:space="preserve">Group </w:t>
                          </w:r>
                          <w:r w:rsidRPr="00964954" w:rsidR="00D657D0">
                            <w:rPr>
                              <w:rFonts w:ascii="Arial" w:hAnsi="Arial" w:cs="Arial"/>
                              <w:color w:val="B51A8A" w:themeColor="background2"/>
                              <w:sz w:val="28"/>
                              <w:szCs w:val="28"/>
                            </w:rPr>
                            <w:t>Digital &amp; Technology</w:t>
                          </w:r>
                          <w:r w:rsidRPr="007B4646" w:rsidR="00756DD6">
                            <w:rPr>
                              <w:rFonts w:ascii="Arial" w:hAnsi="Arial" w:cs="Arial"/>
                              <w:sz w:val="28"/>
                              <w:szCs w:val="28"/>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68A4F37">
            <v:shapetype id="_x0000_t202" coordsize="21600,21600" o:spt="202" path="m,l,21600r21600,l21600,xe" w14:anchorId="27D81FDA">
              <v:stroke joinstyle="miter"/>
              <v:path gradientshapeok="t" o:connecttype="rect"/>
            </v:shapetype>
            <v:shape id="Text Box 1686427904" style="position:absolute;left:0;text-align:left;margin-left:-41.5pt;margin-top:-.9pt;width:249.5pt;height: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">
              <v:textbox>
                <w:txbxContent>
                  <w:p w:rsidRPr="007B4646" w:rsidR="0022391A" w:rsidP="0022391A" w:rsidRDefault="0022391A" w14:paraId="6DBC7D6C" w14:textId="4C8A6CD0">
                    <w:pPr>
                      <w:rPr>
                        <w:rFonts w:ascii="Arial" w:hAnsi="Arial" w:cs="Arial"/>
                        <w:sz w:val="28"/>
                        <w:szCs w:val="28"/>
                      </w:rPr>
                    </w:pPr>
                    <w:r w:rsidRPr="00964954">
                      <w:rPr>
                        <w:rFonts w:ascii="Arial" w:hAnsi="Arial" w:cs="Arial"/>
                        <w:color w:val="B51A8A" w:themeColor="background2"/>
                        <w:sz w:val="28"/>
                        <w:szCs w:val="28"/>
                      </w:rPr>
                      <w:t xml:space="preserve">Group </w:t>
                    </w:r>
                    <w:r w:rsidRPr="00964954" w:rsidR="00D657D0">
                      <w:rPr>
                        <w:rFonts w:ascii="Arial" w:hAnsi="Arial" w:cs="Arial"/>
                        <w:color w:val="B51A8A" w:themeColor="background2"/>
                        <w:sz w:val="28"/>
                        <w:szCs w:val="28"/>
                      </w:rPr>
                      <w:t>Digital &amp; Technology</w:t>
                    </w:r>
                    <w:r w:rsidRPr="007B4646" w:rsidR="00756DD6">
                      <w:rPr>
                        <w:rFonts w:ascii="Arial" w:hAnsi="Arial" w:cs="Arial"/>
                        <w:sz w:val="28"/>
                        <w:szCs w:val="28"/>
                      </w:rPr>
                      <w:tab/>
                    </w:r>
                  </w:p>
                </w:txbxContent>
              </v:textbox>
            </v:shape>
          </w:pict>
        </mc:Fallback>
      </mc:AlternateContent>
    </w:r>
    <w:r w:rsidR="00A447D5">
      <w:rPr>
        <w:noProof/>
      </w:rPr>
      <w:drawing>
        <wp:anchor distT="0" distB="0" distL="114300" distR="114300" simplePos="0" relativeHeight="251658241" behindDoc="0" locked="0" layoutInCell="1" allowOverlap="1" wp14:anchorId="19709A1D" wp14:editId="75E3152C">
          <wp:simplePos x="0" y="0"/>
          <wp:positionH relativeFrom="column">
            <wp:posOffset>4660900</wp:posOffset>
          </wp:positionH>
          <wp:positionV relativeFrom="paragraph">
            <wp:posOffset>-144780</wp:posOffset>
          </wp:positionV>
          <wp:extent cx="1584325" cy="621665"/>
          <wp:effectExtent l="0" t="0" r="0" b="6985"/>
          <wp:wrapSquare wrapText="bothSides"/>
          <wp:docPr id="561449057" name="Picture 1" descr="A logo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49057" name="Picture 1" descr="A logo with a white background&#10;&#10;AI-generated content may be incorrect."/>
                  <pic:cNvPicPr/>
                </pic:nvPicPr>
                <pic:blipFill rotWithShape="1">
                  <a:blip r:embed="rId1">
                    <a:extLst>
                      <a:ext uri="{28A0092B-C50C-407E-A947-70E740481C1C}">
                        <a14:useLocalDpi xmlns:a14="http://schemas.microsoft.com/office/drawing/2010/main" val="0"/>
                      </a:ext>
                    </a:extLst>
                  </a:blip>
                  <a:srcRect l="5698" t="12314" r="5390" b="12218"/>
                  <a:stretch/>
                </pic:blipFill>
                <pic:spPr bwMode="auto">
                  <a:xfrm>
                    <a:off x="0" y="0"/>
                    <a:ext cx="1584325" cy="621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D75E6">
      <w:rPr>
        <w:b/>
        <w:noProof/>
        <w:color w:val="000080"/>
      </w:rPr>
      <w:t xml:space="preserve">                                      </w:t>
    </w:r>
    <w:r w:rsidR="007D75E6">
      <w:rPr>
        <w:b/>
        <w:noProof/>
        <w:color w:val="000080"/>
      </w:rPr>
      <w:tab/>
    </w:r>
    <w:r w:rsidR="007D75E6">
      <w:rPr>
        <w:b/>
        <w:noProof/>
        <w:color w:val="000080"/>
      </w:rPr>
      <w:tab/>
    </w:r>
    <w:r w:rsidR="007D75E6">
      <w:rPr>
        <w:b/>
        <w:noProof/>
        <w:color w:val="00008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1B5"/>
    <w:multiLevelType w:val="multilevel"/>
    <w:tmpl w:val="76C61A14"/>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630"/>
        </w:tabs>
        <w:ind w:left="630" w:hanging="360"/>
      </w:pPr>
      <w:rPr>
        <w:rFonts w:hint="default" w:ascii="Courier New" w:hAnsi="Courier New"/>
        <w:sz w:val="20"/>
      </w:rPr>
    </w:lvl>
    <w:lvl w:ilvl="2" w:tentative="1">
      <w:start w:val="1"/>
      <w:numFmt w:val="bullet"/>
      <w:lvlText w:val=""/>
      <w:lvlJc w:val="left"/>
      <w:pPr>
        <w:tabs>
          <w:tab w:val="num" w:pos="360"/>
        </w:tabs>
        <w:ind w:left="360" w:hanging="360"/>
      </w:pPr>
      <w:rPr>
        <w:rFonts w:hint="default" w:ascii="Wingdings" w:hAnsi="Wingdings"/>
        <w:sz w:val="20"/>
      </w:rPr>
    </w:lvl>
    <w:lvl w:ilvl="3" w:tentative="1">
      <w:start w:val="1"/>
      <w:numFmt w:val="bullet"/>
      <w:lvlText w:val=""/>
      <w:lvlJc w:val="left"/>
      <w:pPr>
        <w:tabs>
          <w:tab w:val="num" w:pos="1080"/>
        </w:tabs>
        <w:ind w:left="1080" w:hanging="360"/>
      </w:pPr>
      <w:rPr>
        <w:rFonts w:hint="default" w:ascii="Wingdings" w:hAnsi="Wingdings"/>
        <w:sz w:val="20"/>
      </w:rPr>
    </w:lvl>
    <w:lvl w:ilvl="4" w:tentative="1">
      <w:start w:val="1"/>
      <w:numFmt w:val="bullet"/>
      <w:lvlText w:val=""/>
      <w:lvlJc w:val="left"/>
      <w:pPr>
        <w:tabs>
          <w:tab w:val="num" w:pos="1800"/>
        </w:tabs>
        <w:ind w:left="1800" w:hanging="360"/>
      </w:pPr>
      <w:rPr>
        <w:rFonts w:hint="default" w:ascii="Wingdings" w:hAnsi="Wingdings"/>
        <w:sz w:val="20"/>
      </w:rPr>
    </w:lvl>
    <w:lvl w:ilvl="5" w:tentative="1">
      <w:start w:val="1"/>
      <w:numFmt w:val="bullet"/>
      <w:lvlText w:val=""/>
      <w:lvlJc w:val="left"/>
      <w:pPr>
        <w:tabs>
          <w:tab w:val="num" w:pos="2520"/>
        </w:tabs>
        <w:ind w:left="2520" w:hanging="360"/>
      </w:pPr>
      <w:rPr>
        <w:rFonts w:hint="default" w:ascii="Wingdings" w:hAnsi="Wingdings"/>
        <w:sz w:val="20"/>
      </w:rPr>
    </w:lvl>
    <w:lvl w:ilvl="6" w:tentative="1">
      <w:start w:val="1"/>
      <w:numFmt w:val="bullet"/>
      <w:lvlText w:val=""/>
      <w:lvlJc w:val="left"/>
      <w:pPr>
        <w:tabs>
          <w:tab w:val="num" w:pos="3240"/>
        </w:tabs>
        <w:ind w:left="3240" w:hanging="360"/>
      </w:pPr>
      <w:rPr>
        <w:rFonts w:hint="default" w:ascii="Wingdings" w:hAnsi="Wingdings"/>
        <w:sz w:val="20"/>
      </w:rPr>
    </w:lvl>
    <w:lvl w:ilvl="7" w:tentative="1">
      <w:start w:val="1"/>
      <w:numFmt w:val="bullet"/>
      <w:lvlText w:val=""/>
      <w:lvlJc w:val="left"/>
      <w:pPr>
        <w:tabs>
          <w:tab w:val="num" w:pos="3960"/>
        </w:tabs>
        <w:ind w:left="3960" w:hanging="360"/>
      </w:pPr>
      <w:rPr>
        <w:rFonts w:hint="default" w:ascii="Wingdings" w:hAnsi="Wingdings"/>
        <w:sz w:val="20"/>
      </w:rPr>
    </w:lvl>
    <w:lvl w:ilvl="8" w:tentative="1">
      <w:start w:val="1"/>
      <w:numFmt w:val="bullet"/>
      <w:lvlText w:val=""/>
      <w:lvlJc w:val="left"/>
      <w:pPr>
        <w:tabs>
          <w:tab w:val="num" w:pos="4680"/>
        </w:tabs>
        <w:ind w:left="4680" w:hanging="360"/>
      </w:pPr>
      <w:rPr>
        <w:rFonts w:hint="default" w:ascii="Wingdings" w:hAnsi="Wingdings"/>
        <w:sz w:val="20"/>
      </w:rPr>
    </w:lvl>
  </w:abstractNum>
  <w:abstractNum w:abstractNumId="1" w15:restartNumberingAfterBreak="0">
    <w:nsid w:val="02580910"/>
    <w:multiLevelType w:val="hybridMultilevel"/>
    <w:tmpl w:val="AD3A394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5D01F27"/>
    <w:multiLevelType w:val="hybridMultilevel"/>
    <w:tmpl w:val="A48C290C"/>
    <w:lvl w:ilvl="0" w:tplc="FFFFFFFF">
      <w:start w:val="1"/>
      <w:numFmt w:val="decimal"/>
      <w:lvlText w:val="%1."/>
      <w:lvlJc w:val="left"/>
      <w:pPr>
        <w:ind w:left="144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70D1F94"/>
    <w:multiLevelType w:val="hybridMultilevel"/>
    <w:tmpl w:val="5B8ED1CE"/>
    <w:lvl w:ilvl="0" w:tplc="FFFFFFFF">
      <w:start w:val="1"/>
      <w:numFmt w:val="decimal"/>
      <w:lvlText w:val="%1."/>
      <w:lvlJc w:val="left"/>
      <w:pPr>
        <w:ind w:left="1530" w:hanging="360"/>
      </w:p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4" w15:restartNumberingAfterBreak="0">
    <w:nsid w:val="07852FEC"/>
    <w:multiLevelType w:val="hybridMultilevel"/>
    <w:tmpl w:val="3B0A7C7E"/>
    <w:lvl w:ilvl="0" w:tplc="C6AC62D8">
      <w:start w:val="1"/>
      <w:numFmt w:val="bullet"/>
      <w:lvlText w:val=""/>
      <w:lvlJc w:val="left"/>
      <w:pPr>
        <w:ind w:left="720" w:hanging="360"/>
      </w:pPr>
      <w:rPr>
        <w:rFonts w:hint="default" w:ascii="Symbol" w:hAnsi="Symbol"/>
      </w:rPr>
    </w:lvl>
    <w:lvl w:ilvl="1" w:tplc="81426114" w:tentative="1">
      <w:start w:val="1"/>
      <w:numFmt w:val="bullet"/>
      <w:lvlText w:val="o"/>
      <w:lvlJc w:val="left"/>
      <w:pPr>
        <w:ind w:left="1440" w:hanging="360"/>
      </w:pPr>
      <w:rPr>
        <w:rFonts w:hint="default" w:ascii="Courier New" w:hAnsi="Courier New"/>
      </w:rPr>
    </w:lvl>
    <w:lvl w:ilvl="2" w:tplc="D59EC6F6" w:tentative="1">
      <w:start w:val="1"/>
      <w:numFmt w:val="bullet"/>
      <w:lvlText w:val=""/>
      <w:lvlJc w:val="left"/>
      <w:pPr>
        <w:ind w:left="2160" w:hanging="360"/>
      </w:pPr>
      <w:rPr>
        <w:rFonts w:hint="default" w:ascii="Wingdings" w:hAnsi="Wingdings"/>
      </w:rPr>
    </w:lvl>
    <w:lvl w:ilvl="3" w:tplc="6B9A8572" w:tentative="1">
      <w:start w:val="1"/>
      <w:numFmt w:val="bullet"/>
      <w:lvlText w:val=""/>
      <w:lvlJc w:val="left"/>
      <w:pPr>
        <w:ind w:left="2880" w:hanging="360"/>
      </w:pPr>
      <w:rPr>
        <w:rFonts w:hint="default" w:ascii="Symbol" w:hAnsi="Symbol"/>
      </w:rPr>
    </w:lvl>
    <w:lvl w:ilvl="4" w:tplc="06FC7410" w:tentative="1">
      <w:start w:val="1"/>
      <w:numFmt w:val="bullet"/>
      <w:lvlText w:val="o"/>
      <w:lvlJc w:val="left"/>
      <w:pPr>
        <w:ind w:left="3600" w:hanging="360"/>
      </w:pPr>
      <w:rPr>
        <w:rFonts w:hint="default" w:ascii="Courier New" w:hAnsi="Courier New"/>
      </w:rPr>
    </w:lvl>
    <w:lvl w:ilvl="5" w:tplc="2216F494" w:tentative="1">
      <w:start w:val="1"/>
      <w:numFmt w:val="bullet"/>
      <w:lvlText w:val=""/>
      <w:lvlJc w:val="left"/>
      <w:pPr>
        <w:ind w:left="4320" w:hanging="360"/>
      </w:pPr>
      <w:rPr>
        <w:rFonts w:hint="default" w:ascii="Wingdings" w:hAnsi="Wingdings"/>
      </w:rPr>
    </w:lvl>
    <w:lvl w:ilvl="6" w:tplc="644C31EE" w:tentative="1">
      <w:start w:val="1"/>
      <w:numFmt w:val="bullet"/>
      <w:lvlText w:val=""/>
      <w:lvlJc w:val="left"/>
      <w:pPr>
        <w:ind w:left="5040" w:hanging="360"/>
      </w:pPr>
      <w:rPr>
        <w:rFonts w:hint="default" w:ascii="Symbol" w:hAnsi="Symbol"/>
      </w:rPr>
    </w:lvl>
    <w:lvl w:ilvl="7" w:tplc="D9E4A70A" w:tentative="1">
      <w:start w:val="1"/>
      <w:numFmt w:val="bullet"/>
      <w:lvlText w:val="o"/>
      <w:lvlJc w:val="left"/>
      <w:pPr>
        <w:ind w:left="5760" w:hanging="360"/>
      </w:pPr>
      <w:rPr>
        <w:rFonts w:hint="default" w:ascii="Courier New" w:hAnsi="Courier New"/>
      </w:rPr>
    </w:lvl>
    <w:lvl w:ilvl="8" w:tplc="DEFE776E" w:tentative="1">
      <w:start w:val="1"/>
      <w:numFmt w:val="bullet"/>
      <w:lvlText w:val=""/>
      <w:lvlJc w:val="left"/>
      <w:pPr>
        <w:ind w:left="6480" w:hanging="360"/>
      </w:pPr>
      <w:rPr>
        <w:rFonts w:hint="default" w:ascii="Wingdings" w:hAnsi="Wingdings"/>
      </w:rPr>
    </w:lvl>
  </w:abstractNum>
  <w:abstractNum w:abstractNumId="5" w15:restartNumberingAfterBreak="0">
    <w:nsid w:val="0AD11620"/>
    <w:multiLevelType w:val="hybridMultilevel"/>
    <w:tmpl w:val="C1624AB2"/>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EA537C"/>
    <w:multiLevelType w:val="hybridMultilevel"/>
    <w:tmpl w:val="24A42A3A"/>
    <w:lvl w:ilvl="0" w:tplc="42AC1414">
      <w:start w:val="1"/>
      <w:numFmt w:val="bullet"/>
      <w:lvlText w:val=""/>
      <w:lvlJc w:val="left"/>
      <w:pPr>
        <w:ind w:left="720" w:hanging="360"/>
      </w:pPr>
      <w:rPr>
        <w:rFonts w:hint="default" w:ascii="Wingdings" w:hAnsi="Wingdings"/>
      </w:rPr>
    </w:lvl>
    <w:lvl w:ilvl="1" w:tplc="8D72C042" w:tentative="1">
      <w:start w:val="1"/>
      <w:numFmt w:val="bullet"/>
      <w:lvlText w:val="o"/>
      <w:lvlJc w:val="left"/>
      <w:pPr>
        <w:ind w:left="1440" w:hanging="360"/>
      </w:pPr>
      <w:rPr>
        <w:rFonts w:hint="default" w:ascii="Courier New" w:hAnsi="Courier New"/>
      </w:rPr>
    </w:lvl>
    <w:lvl w:ilvl="2" w:tplc="40903A12" w:tentative="1">
      <w:start w:val="1"/>
      <w:numFmt w:val="bullet"/>
      <w:lvlText w:val=""/>
      <w:lvlJc w:val="left"/>
      <w:pPr>
        <w:ind w:left="2160" w:hanging="360"/>
      </w:pPr>
      <w:rPr>
        <w:rFonts w:hint="default" w:ascii="Wingdings" w:hAnsi="Wingdings"/>
      </w:rPr>
    </w:lvl>
    <w:lvl w:ilvl="3" w:tplc="258A94A0" w:tentative="1">
      <w:start w:val="1"/>
      <w:numFmt w:val="bullet"/>
      <w:lvlText w:val=""/>
      <w:lvlJc w:val="left"/>
      <w:pPr>
        <w:ind w:left="2880" w:hanging="360"/>
      </w:pPr>
      <w:rPr>
        <w:rFonts w:hint="default" w:ascii="Symbol" w:hAnsi="Symbol"/>
      </w:rPr>
    </w:lvl>
    <w:lvl w:ilvl="4" w:tplc="4A446B6E" w:tentative="1">
      <w:start w:val="1"/>
      <w:numFmt w:val="bullet"/>
      <w:lvlText w:val="o"/>
      <w:lvlJc w:val="left"/>
      <w:pPr>
        <w:ind w:left="3600" w:hanging="360"/>
      </w:pPr>
      <w:rPr>
        <w:rFonts w:hint="default" w:ascii="Courier New" w:hAnsi="Courier New"/>
      </w:rPr>
    </w:lvl>
    <w:lvl w:ilvl="5" w:tplc="BCFA59DE" w:tentative="1">
      <w:start w:val="1"/>
      <w:numFmt w:val="bullet"/>
      <w:lvlText w:val=""/>
      <w:lvlJc w:val="left"/>
      <w:pPr>
        <w:ind w:left="4320" w:hanging="360"/>
      </w:pPr>
      <w:rPr>
        <w:rFonts w:hint="default" w:ascii="Wingdings" w:hAnsi="Wingdings"/>
      </w:rPr>
    </w:lvl>
    <w:lvl w:ilvl="6" w:tplc="F5209430" w:tentative="1">
      <w:start w:val="1"/>
      <w:numFmt w:val="bullet"/>
      <w:lvlText w:val=""/>
      <w:lvlJc w:val="left"/>
      <w:pPr>
        <w:ind w:left="5040" w:hanging="360"/>
      </w:pPr>
      <w:rPr>
        <w:rFonts w:hint="default" w:ascii="Symbol" w:hAnsi="Symbol"/>
      </w:rPr>
    </w:lvl>
    <w:lvl w:ilvl="7" w:tplc="6938F2C0" w:tentative="1">
      <w:start w:val="1"/>
      <w:numFmt w:val="bullet"/>
      <w:lvlText w:val="o"/>
      <w:lvlJc w:val="left"/>
      <w:pPr>
        <w:ind w:left="5760" w:hanging="360"/>
      </w:pPr>
      <w:rPr>
        <w:rFonts w:hint="default" w:ascii="Courier New" w:hAnsi="Courier New"/>
      </w:rPr>
    </w:lvl>
    <w:lvl w:ilvl="8" w:tplc="30B4AE46" w:tentative="1">
      <w:start w:val="1"/>
      <w:numFmt w:val="bullet"/>
      <w:lvlText w:val=""/>
      <w:lvlJc w:val="left"/>
      <w:pPr>
        <w:ind w:left="6480" w:hanging="360"/>
      </w:pPr>
      <w:rPr>
        <w:rFonts w:hint="default" w:ascii="Wingdings" w:hAnsi="Wingdings"/>
      </w:rPr>
    </w:lvl>
  </w:abstractNum>
  <w:abstractNum w:abstractNumId="7" w15:restartNumberingAfterBreak="0">
    <w:nsid w:val="0CB82178"/>
    <w:multiLevelType w:val="hybridMultilevel"/>
    <w:tmpl w:val="42C297F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0CEC7BFC"/>
    <w:multiLevelType w:val="multilevel"/>
    <w:tmpl w:val="850229B6"/>
    <w:lvl w:ilvl="0">
      <w:start w:val="1"/>
      <w:numFmt w:val="bullet"/>
      <w:lvlText w:val=""/>
      <w:lvlJc w:val="left"/>
      <w:pPr>
        <w:tabs>
          <w:tab w:val="num" w:pos="990"/>
        </w:tabs>
        <w:ind w:left="990" w:hanging="360"/>
      </w:pPr>
      <w:rPr>
        <w:rFonts w:hint="default" w:ascii="Symbol" w:hAnsi="Symbol"/>
        <w:sz w:val="20"/>
      </w:rPr>
    </w:lvl>
    <w:lvl w:ilvl="1" w:tentative="1">
      <w:start w:val="1"/>
      <w:numFmt w:val="bullet"/>
      <w:lvlText w:val="o"/>
      <w:lvlJc w:val="left"/>
      <w:pPr>
        <w:tabs>
          <w:tab w:val="num" w:pos="1710"/>
        </w:tabs>
        <w:ind w:left="1710" w:hanging="360"/>
      </w:pPr>
      <w:rPr>
        <w:rFonts w:hint="default" w:ascii="Courier New" w:hAnsi="Courier New"/>
        <w:sz w:val="20"/>
      </w:rPr>
    </w:lvl>
    <w:lvl w:ilvl="2" w:tentative="1">
      <w:start w:val="1"/>
      <w:numFmt w:val="bullet"/>
      <w:lvlText w:val=""/>
      <w:lvlJc w:val="left"/>
      <w:pPr>
        <w:tabs>
          <w:tab w:val="num" w:pos="2430"/>
        </w:tabs>
        <w:ind w:left="2430" w:hanging="360"/>
      </w:pPr>
      <w:rPr>
        <w:rFonts w:hint="default" w:ascii="Wingdings" w:hAnsi="Wingdings"/>
        <w:sz w:val="20"/>
      </w:rPr>
    </w:lvl>
    <w:lvl w:ilvl="3" w:tentative="1">
      <w:start w:val="1"/>
      <w:numFmt w:val="bullet"/>
      <w:lvlText w:val=""/>
      <w:lvlJc w:val="left"/>
      <w:pPr>
        <w:tabs>
          <w:tab w:val="num" w:pos="3150"/>
        </w:tabs>
        <w:ind w:left="3150" w:hanging="360"/>
      </w:pPr>
      <w:rPr>
        <w:rFonts w:hint="default" w:ascii="Wingdings" w:hAnsi="Wingdings"/>
        <w:sz w:val="20"/>
      </w:rPr>
    </w:lvl>
    <w:lvl w:ilvl="4" w:tentative="1">
      <w:start w:val="1"/>
      <w:numFmt w:val="bullet"/>
      <w:lvlText w:val=""/>
      <w:lvlJc w:val="left"/>
      <w:pPr>
        <w:tabs>
          <w:tab w:val="num" w:pos="3870"/>
        </w:tabs>
        <w:ind w:left="3870" w:hanging="360"/>
      </w:pPr>
      <w:rPr>
        <w:rFonts w:hint="default" w:ascii="Wingdings" w:hAnsi="Wingdings"/>
        <w:sz w:val="20"/>
      </w:rPr>
    </w:lvl>
    <w:lvl w:ilvl="5" w:tentative="1">
      <w:start w:val="1"/>
      <w:numFmt w:val="bullet"/>
      <w:lvlText w:val=""/>
      <w:lvlJc w:val="left"/>
      <w:pPr>
        <w:tabs>
          <w:tab w:val="num" w:pos="4590"/>
        </w:tabs>
        <w:ind w:left="4590" w:hanging="360"/>
      </w:pPr>
      <w:rPr>
        <w:rFonts w:hint="default" w:ascii="Wingdings" w:hAnsi="Wingdings"/>
        <w:sz w:val="20"/>
      </w:rPr>
    </w:lvl>
    <w:lvl w:ilvl="6" w:tentative="1">
      <w:start w:val="1"/>
      <w:numFmt w:val="bullet"/>
      <w:lvlText w:val=""/>
      <w:lvlJc w:val="left"/>
      <w:pPr>
        <w:tabs>
          <w:tab w:val="num" w:pos="5310"/>
        </w:tabs>
        <w:ind w:left="5310" w:hanging="360"/>
      </w:pPr>
      <w:rPr>
        <w:rFonts w:hint="default" w:ascii="Wingdings" w:hAnsi="Wingdings"/>
        <w:sz w:val="20"/>
      </w:rPr>
    </w:lvl>
    <w:lvl w:ilvl="7" w:tentative="1">
      <w:start w:val="1"/>
      <w:numFmt w:val="bullet"/>
      <w:lvlText w:val=""/>
      <w:lvlJc w:val="left"/>
      <w:pPr>
        <w:tabs>
          <w:tab w:val="num" w:pos="6030"/>
        </w:tabs>
        <w:ind w:left="6030" w:hanging="360"/>
      </w:pPr>
      <w:rPr>
        <w:rFonts w:hint="default" w:ascii="Wingdings" w:hAnsi="Wingdings"/>
        <w:sz w:val="20"/>
      </w:rPr>
    </w:lvl>
    <w:lvl w:ilvl="8" w:tentative="1">
      <w:start w:val="1"/>
      <w:numFmt w:val="bullet"/>
      <w:lvlText w:val=""/>
      <w:lvlJc w:val="left"/>
      <w:pPr>
        <w:tabs>
          <w:tab w:val="num" w:pos="6750"/>
        </w:tabs>
        <w:ind w:left="6750" w:hanging="360"/>
      </w:pPr>
      <w:rPr>
        <w:rFonts w:hint="default" w:ascii="Wingdings" w:hAnsi="Wingdings"/>
        <w:sz w:val="20"/>
      </w:rPr>
    </w:lvl>
  </w:abstractNum>
  <w:abstractNum w:abstractNumId="9" w15:restartNumberingAfterBreak="0">
    <w:nsid w:val="0D471EA6"/>
    <w:multiLevelType w:val="hybridMultilevel"/>
    <w:tmpl w:val="F984C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EBE3D65"/>
    <w:multiLevelType w:val="hybridMultilevel"/>
    <w:tmpl w:val="26BC40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EDC48CC"/>
    <w:multiLevelType w:val="hybridMultilevel"/>
    <w:tmpl w:val="22127172"/>
    <w:lvl w:ilvl="0" w:tplc="FFFFFFFF">
      <w:start w:val="1"/>
      <w:numFmt w:val="decimal"/>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CB6EA8"/>
    <w:multiLevelType w:val="hybridMultilevel"/>
    <w:tmpl w:val="DF2AC7F8"/>
    <w:lvl w:ilvl="0" w:tplc="EF620278">
      <w:start w:val="1"/>
      <w:numFmt w:val="bullet"/>
      <w:lvlText w:val=""/>
      <w:lvlJc w:val="left"/>
      <w:pPr>
        <w:ind w:left="720" w:hanging="360"/>
      </w:pPr>
      <w:rPr>
        <w:rFonts w:hint="default" w:ascii="Symbol" w:hAnsi="Symbol"/>
      </w:rPr>
    </w:lvl>
    <w:lvl w:ilvl="1" w:tplc="1AEC3226" w:tentative="1">
      <w:start w:val="1"/>
      <w:numFmt w:val="bullet"/>
      <w:lvlText w:val="o"/>
      <w:lvlJc w:val="left"/>
      <w:pPr>
        <w:ind w:left="1440" w:hanging="360"/>
      </w:pPr>
      <w:rPr>
        <w:rFonts w:hint="default" w:ascii="Courier New" w:hAnsi="Courier New"/>
      </w:rPr>
    </w:lvl>
    <w:lvl w:ilvl="2" w:tplc="5CA6BC66" w:tentative="1">
      <w:start w:val="1"/>
      <w:numFmt w:val="bullet"/>
      <w:lvlText w:val=""/>
      <w:lvlJc w:val="left"/>
      <w:pPr>
        <w:ind w:left="2160" w:hanging="360"/>
      </w:pPr>
      <w:rPr>
        <w:rFonts w:hint="default" w:ascii="Wingdings" w:hAnsi="Wingdings"/>
      </w:rPr>
    </w:lvl>
    <w:lvl w:ilvl="3" w:tplc="0680C4A0" w:tentative="1">
      <w:start w:val="1"/>
      <w:numFmt w:val="bullet"/>
      <w:lvlText w:val=""/>
      <w:lvlJc w:val="left"/>
      <w:pPr>
        <w:ind w:left="2880" w:hanging="360"/>
      </w:pPr>
      <w:rPr>
        <w:rFonts w:hint="default" w:ascii="Symbol" w:hAnsi="Symbol"/>
      </w:rPr>
    </w:lvl>
    <w:lvl w:ilvl="4" w:tplc="BBA8AFF4" w:tentative="1">
      <w:start w:val="1"/>
      <w:numFmt w:val="bullet"/>
      <w:lvlText w:val="o"/>
      <w:lvlJc w:val="left"/>
      <w:pPr>
        <w:ind w:left="3600" w:hanging="360"/>
      </w:pPr>
      <w:rPr>
        <w:rFonts w:hint="default" w:ascii="Courier New" w:hAnsi="Courier New"/>
      </w:rPr>
    </w:lvl>
    <w:lvl w:ilvl="5" w:tplc="B7FCE8DE" w:tentative="1">
      <w:start w:val="1"/>
      <w:numFmt w:val="bullet"/>
      <w:lvlText w:val=""/>
      <w:lvlJc w:val="left"/>
      <w:pPr>
        <w:ind w:left="4320" w:hanging="360"/>
      </w:pPr>
      <w:rPr>
        <w:rFonts w:hint="default" w:ascii="Wingdings" w:hAnsi="Wingdings"/>
      </w:rPr>
    </w:lvl>
    <w:lvl w:ilvl="6" w:tplc="315E3D2A" w:tentative="1">
      <w:start w:val="1"/>
      <w:numFmt w:val="bullet"/>
      <w:lvlText w:val=""/>
      <w:lvlJc w:val="left"/>
      <w:pPr>
        <w:ind w:left="5040" w:hanging="360"/>
      </w:pPr>
      <w:rPr>
        <w:rFonts w:hint="default" w:ascii="Symbol" w:hAnsi="Symbol"/>
      </w:rPr>
    </w:lvl>
    <w:lvl w:ilvl="7" w:tplc="C24EE0D4" w:tentative="1">
      <w:start w:val="1"/>
      <w:numFmt w:val="bullet"/>
      <w:lvlText w:val="o"/>
      <w:lvlJc w:val="left"/>
      <w:pPr>
        <w:ind w:left="5760" w:hanging="360"/>
      </w:pPr>
      <w:rPr>
        <w:rFonts w:hint="default" w:ascii="Courier New" w:hAnsi="Courier New"/>
      </w:rPr>
    </w:lvl>
    <w:lvl w:ilvl="8" w:tplc="B52CF51C" w:tentative="1">
      <w:start w:val="1"/>
      <w:numFmt w:val="bullet"/>
      <w:lvlText w:val=""/>
      <w:lvlJc w:val="left"/>
      <w:pPr>
        <w:ind w:left="6480" w:hanging="360"/>
      </w:pPr>
      <w:rPr>
        <w:rFonts w:hint="default" w:ascii="Wingdings" w:hAnsi="Wingdings"/>
      </w:rPr>
    </w:lvl>
  </w:abstractNum>
  <w:abstractNum w:abstractNumId="13" w15:restartNumberingAfterBreak="0">
    <w:nsid w:val="116F6FE4"/>
    <w:multiLevelType w:val="hybridMultilevel"/>
    <w:tmpl w:val="778CAA4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18B4624C"/>
    <w:multiLevelType w:val="hybridMultilevel"/>
    <w:tmpl w:val="B6E065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1942346B"/>
    <w:multiLevelType w:val="hybridMultilevel"/>
    <w:tmpl w:val="493AB86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1B6D61A8"/>
    <w:multiLevelType w:val="hybridMultilevel"/>
    <w:tmpl w:val="C1624AB2"/>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2EA3541"/>
    <w:multiLevelType w:val="hybridMultilevel"/>
    <w:tmpl w:val="8CB46B8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251C5640"/>
    <w:multiLevelType w:val="hybridMultilevel"/>
    <w:tmpl w:val="4D60D0C8"/>
    <w:lvl w:ilvl="0" w:tplc="FFFFFFF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25962FED"/>
    <w:multiLevelType w:val="hybridMultilevel"/>
    <w:tmpl w:val="85442542"/>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0" w15:restartNumberingAfterBreak="0">
    <w:nsid w:val="278B3C31"/>
    <w:multiLevelType w:val="hybridMultilevel"/>
    <w:tmpl w:val="8E54B1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90F5ECA"/>
    <w:multiLevelType w:val="hybridMultilevel"/>
    <w:tmpl w:val="76CA8A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9961A2B"/>
    <w:multiLevelType w:val="hybridMultilevel"/>
    <w:tmpl w:val="359E7F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A577C64"/>
    <w:multiLevelType w:val="hybridMultilevel"/>
    <w:tmpl w:val="C1624AB2"/>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B6923D2"/>
    <w:multiLevelType w:val="hybridMultilevel"/>
    <w:tmpl w:val="BA7A846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2C9D43BD"/>
    <w:multiLevelType w:val="hybridMultilevel"/>
    <w:tmpl w:val="B436273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15:restartNumberingAfterBreak="0">
    <w:nsid w:val="31456517"/>
    <w:multiLevelType w:val="hybridMultilevel"/>
    <w:tmpl w:val="B3D8E100"/>
    <w:lvl w:ilvl="0" w:tplc="C5305468">
      <w:start w:val="1"/>
      <w:numFmt w:val="bullet"/>
      <w:lvlText w:val=""/>
      <w:lvlJc w:val="left"/>
      <w:pPr>
        <w:ind w:left="720" w:hanging="360"/>
      </w:pPr>
      <w:rPr>
        <w:rFonts w:hint="default" w:ascii="Symbol" w:hAnsi="Symbol"/>
      </w:rPr>
    </w:lvl>
    <w:lvl w:ilvl="1" w:tplc="6CF0BE14">
      <w:start w:val="1"/>
      <w:numFmt w:val="bullet"/>
      <w:lvlText w:val="o"/>
      <w:lvlJc w:val="left"/>
      <w:pPr>
        <w:ind w:left="1440" w:hanging="360"/>
      </w:pPr>
      <w:rPr>
        <w:rFonts w:hint="default" w:ascii="Courier New" w:hAnsi="Courier New"/>
      </w:rPr>
    </w:lvl>
    <w:lvl w:ilvl="2" w:tplc="8676BECC" w:tentative="1">
      <w:start w:val="1"/>
      <w:numFmt w:val="bullet"/>
      <w:lvlText w:val=""/>
      <w:lvlJc w:val="left"/>
      <w:pPr>
        <w:ind w:left="2160" w:hanging="360"/>
      </w:pPr>
      <w:rPr>
        <w:rFonts w:hint="default" w:ascii="Wingdings" w:hAnsi="Wingdings"/>
      </w:rPr>
    </w:lvl>
    <w:lvl w:ilvl="3" w:tplc="3688869E" w:tentative="1">
      <w:start w:val="1"/>
      <w:numFmt w:val="bullet"/>
      <w:lvlText w:val=""/>
      <w:lvlJc w:val="left"/>
      <w:pPr>
        <w:ind w:left="2880" w:hanging="360"/>
      </w:pPr>
      <w:rPr>
        <w:rFonts w:hint="default" w:ascii="Symbol" w:hAnsi="Symbol"/>
      </w:rPr>
    </w:lvl>
    <w:lvl w:ilvl="4" w:tplc="F6F82B46" w:tentative="1">
      <w:start w:val="1"/>
      <w:numFmt w:val="bullet"/>
      <w:lvlText w:val="o"/>
      <w:lvlJc w:val="left"/>
      <w:pPr>
        <w:ind w:left="3600" w:hanging="360"/>
      </w:pPr>
      <w:rPr>
        <w:rFonts w:hint="default" w:ascii="Courier New" w:hAnsi="Courier New"/>
      </w:rPr>
    </w:lvl>
    <w:lvl w:ilvl="5" w:tplc="73AAA872" w:tentative="1">
      <w:start w:val="1"/>
      <w:numFmt w:val="bullet"/>
      <w:lvlText w:val=""/>
      <w:lvlJc w:val="left"/>
      <w:pPr>
        <w:ind w:left="4320" w:hanging="360"/>
      </w:pPr>
      <w:rPr>
        <w:rFonts w:hint="default" w:ascii="Wingdings" w:hAnsi="Wingdings"/>
      </w:rPr>
    </w:lvl>
    <w:lvl w:ilvl="6" w:tplc="CA829358" w:tentative="1">
      <w:start w:val="1"/>
      <w:numFmt w:val="bullet"/>
      <w:lvlText w:val=""/>
      <w:lvlJc w:val="left"/>
      <w:pPr>
        <w:ind w:left="5040" w:hanging="360"/>
      </w:pPr>
      <w:rPr>
        <w:rFonts w:hint="default" w:ascii="Symbol" w:hAnsi="Symbol"/>
      </w:rPr>
    </w:lvl>
    <w:lvl w:ilvl="7" w:tplc="0E286696" w:tentative="1">
      <w:start w:val="1"/>
      <w:numFmt w:val="bullet"/>
      <w:lvlText w:val="o"/>
      <w:lvlJc w:val="left"/>
      <w:pPr>
        <w:ind w:left="5760" w:hanging="360"/>
      </w:pPr>
      <w:rPr>
        <w:rFonts w:hint="default" w:ascii="Courier New" w:hAnsi="Courier New"/>
      </w:rPr>
    </w:lvl>
    <w:lvl w:ilvl="8" w:tplc="1BF4E47A" w:tentative="1">
      <w:start w:val="1"/>
      <w:numFmt w:val="bullet"/>
      <w:lvlText w:val=""/>
      <w:lvlJc w:val="left"/>
      <w:pPr>
        <w:ind w:left="6480" w:hanging="360"/>
      </w:pPr>
      <w:rPr>
        <w:rFonts w:hint="default" w:ascii="Wingdings" w:hAnsi="Wingdings"/>
      </w:rPr>
    </w:lvl>
  </w:abstractNum>
  <w:abstractNum w:abstractNumId="27" w15:restartNumberingAfterBreak="0">
    <w:nsid w:val="345C703D"/>
    <w:multiLevelType w:val="hybridMultilevel"/>
    <w:tmpl w:val="AE10062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365E6E5A"/>
    <w:multiLevelType w:val="multilevel"/>
    <w:tmpl w:val="60389E20"/>
    <w:lvl w:ilvl="0">
      <w:start w:val="1"/>
      <w:numFmt w:val="decimal"/>
      <w:lvlText w:val="%1."/>
      <w:lvlJc w:val="left"/>
      <w:pPr>
        <w:ind w:left="360" w:hanging="360"/>
      </w:pPr>
      <w:rPr>
        <w:rFonts w:hint="default"/>
      </w:rPr>
    </w:lvl>
    <w:lvl w:ilvl="1">
      <w:start w:val="7"/>
      <w:numFmt w:val="decimal"/>
      <w:isLgl/>
      <w:lvlText w:val="%1.%2"/>
      <w:lvlJc w:val="left"/>
      <w:pPr>
        <w:ind w:left="470" w:hanging="4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36B16228"/>
    <w:multiLevelType w:val="hybridMultilevel"/>
    <w:tmpl w:val="C8841D5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36D425EB"/>
    <w:multiLevelType w:val="hybridMultilevel"/>
    <w:tmpl w:val="E6FE3B9C"/>
    <w:lvl w:ilvl="0" w:tplc="0809000F">
      <w:start w:val="1"/>
      <w:numFmt w:val="decimal"/>
      <w:lvlText w:val="%1."/>
      <w:lvlJc w:val="left"/>
      <w:pPr>
        <w:ind w:left="81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38B25642"/>
    <w:multiLevelType w:val="hybridMultilevel"/>
    <w:tmpl w:val="22B26FA8"/>
    <w:lvl w:ilvl="0" w:tplc="7422BB2E">
      <w:start w:val="1"/>
      <w:numFmt w:val="bullet"/>
      <w:lvlText w:val=""/>
      <w:lvlJc w:val="left"/>
      <w:pPr>
        <w:ind w:left="720" w:hanging="360"/>
      </w:pPr>
      <w:rPr>
        <w:rFonts w:hint="default" w:ascii="Wingdings" w:hAnsi="Wingdings"/>
      </w:rPr>
    </w:lvl>
    <w:lvl w:ilvl="1" w:tplc="42F6403E" w:tentative="1">
      <w:start w:val="1"/>
      <w:numFmt w:val="bullet"/>
      <w:lvlText w:val="o"/>
      <w:lvlJc w:val="left"/>
      <w:pPr>
        <w:ind w:left="1440" w:hanging="360"/>
      </w:pPr>
      <w:rPr>
        <w:rFonts w:hint="default" w:ascii="Courier New" w:hAnsi="Courier New"/>
      </w:rPr>
    </w:lvl>
    <w:lvl w:ilvl="2" w:tplc="EBF4AD7E" w:tentative="1">
      <w:start w:val="1"/>
      <w:numFmt w:val="bullet"/>
      <w:lvlText w:val=""/>
      <w:lvlJc w:val="left"/>
      <w:pPr>
        <w:ind w:left="2160" w:hanging="360"/>
      </w:pPr>
      <w:rPr>
        <w:rFonts w:hint="default" w:ascii="Wingdings" w:hAnsi="Wingdings"/>
      </w:rPr>
    </w:lvl>
    <w:lvl w:ilvl="3" w:tplc="25BC05A0" w:tentative="1">
      <w:start w:val="1"/>
      <w:numFmt w:val="bullet"/>
      <w:lvlText w:val=""/>
      <w:lvlJc w:val="left"/>
      <w:pPr>
        <w:ind w:left="2880" w:hanging="360"/>
      </w:pPr>
      <w:rPr>
        <w:rFonts w:hint="default" w:ascii="Symbol" w:hAnsi="Symbol"/>
      </w:rPr>
    </w:lvl>
    <w:lvl w:ilvl="4" w:tplc="1FD0AE52" w:tentative="1">
      <w:start w:val="1"/>
      <w:numFmt w:val="bullet"/>
      <w:lvlText w:val="o"/>
      <w:lvlJc w:val="left"/>
      <w:pPr>
        <w:ind w:left="3600" w:hanging="360"/>
      </w:pPr>
      <w:rPr>
        <w:rFonts w:hint="default" w:ascii="Courier New" w:hAnsi="Courier New"/>
      </w:rPr>
    </w:lvl>
    <w:lvl w:ilvl="5" w:tplc="F8EE57A4" w:tentative="1">
      <w:start w:val="1"/>
      <w:numFmt w:val="bullet"/>
      <w:lvlText w:val=""/>
      <w:lvlJc w:val="left"/>
      <w:pPr>
        <w:ind w:left="4320" w:hanging="360"/>
      </w:pPr>
      <w:rPr>
        <w:rFonts w:hint="default" w:ascii="Wingdings" w:hAnsi="Wingdings"/>
      </w:rPr>
    </w:lvl>
    <w:lvl w:ilvl="6" w:tplc="A498E2D0" w:tentative="1">
      <w:start w:val="1"/>
      <w:numFmt w:val="bullet"/>
      <w:lvlText w:val=""/>
      <w:lvlJc w:val="left"/>
      <w:pPr>
        <w:ind w:left="5040" w:hanging="360"/>
      </w:pPr>
      <w:rPr>
        <w:rFonts w:hint="default" w:ascii="Symbol" w:hAnsi="Symbol"/>
      </w:rPr>
    </w:lvl>
    <w:lvl w:ilvl="7" w:tplc="D4CC2290" w:tentative="1">
      <w:start w:val="1"/>
      <w:numFmt w:val="bullet"/>
      <w:lvlText w:val="o"/>
      <w:lvlJc w:val="left"/>
      <w:pPr>
        <w:ind w:left="5760" w:hanging="360"/>
      </w:pPr>
      <w:rPr>
        <w:rFonts w:hint="default" w:ascii="Courier New" w:hAnsi="Courier New"/>
      </w:rPr>
    </w:lvl>
    <w:lvl w:ilvl="8" w:tplc="3AAAF67C" w:tentative="1">
      <w:start w:val="1"/>
      <w:numFmt w:val="bullet"/>
      <w:lvlText w:val=""/>
      <w:lvlJc w:val="left"/>
      <w:pPr>
        <w:ind w:left="6480" w:hanging="360"/>
      </w:pPr>
      <w:rPr>
        <w:rFonts w:hint="default" w:ascii="Wingdings" w:hAnsi="Wingdings"/>
      </w:rPr>
    </w:lvl>
  </w:abstractNum>
  <w:abstractNum w:abstractNumId="32" w15:restartNumberingAfterBreak="0">
    <w:nsid w:val="394E1F49"/>
    <w:multiLevelType w:val="multilevel"/>
    <w:tmpl w:val="5374DB6C"/>
    <w:lvl w:ilvl="0">
      <w:start w:val="1"/>
      <w:numFmt w:val="decimal"/>
      <w:lvlText w:val="%1."/>
      <w:lvlJc w:val="left"/>
      <w:pPr>
        <w:ind w:left="360" w:hanging="360"/>
      </w:pPr>
    </w:lvl>
    <w:lvl w:ilvl="1">
      <w:start w:val="9"/>
      <w:numFmt w:val="decimal"/>
      <w:isLgl/>
      <w:lvlText w:val="%1.%2"/>
      <w:lvlJc w:val="left"/>
      <w:pPr>
        <w:ind w:left="470" w:hanging="4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398A1AB6"/>
    <w:multiLevelType w:val="hybridMultilevel"/>
    <w:tmpl w:val="C82245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398B491C"/>
    <w:multiLevelType w:val="hybridMultilevel"/>
    <w:tmpl w:val="22BE3F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9A81487"/>
    <w:multiLevelType w:val="hybridMultilevel"/>
    <w:tmpl w:val="53D0A3B4"/>
    <w:lvl w:ilvl="0" w:tplc="2BE2DDA0">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3BCB21D8"/>
    <w:multiLevelType w:val="multilevel"/>
    <w:tmpl w:val="2DEADFCC"/>
    <w:lvl w:ilvl="0">
      <w:start w:val="1"/>
      <w:numFmt w:val="bullet"/>
      <w:lvlText w:val=""/>
      <w:lvlJc w:val="left"/>
      <w:pPr>
        <w:tabs>
          <w:tab w:val="num" w:pos="900"/>
        </w:tabs>
        <w:ind w:left="900" w:hanging="360"/>
      </w:pPr>
      <w:rPr>
        <w:rFonts w:hint="default" w:ascii="Symbol" w:hAnsi="Symbol"/>
        <w:sz w:val="20"/>
      </w:rPr>
    </w:lvl>
    <w:lvl w:ilvl="1" w:tentative="1">
      <w:start w:val="1"/>
      <w:numFmt w:val="bullet"/>
      <w:lvlText w:val="o"/>
      <w:lvlJc w:val="left"/>
      <w:pPr>
        <w:tabs>
          <w:tab w:val="num" w:pos="1620"/>
        </w:tabs>
        <w:ind w:left="1620" w:hanging="360"/>
      </w:pPr>
      <w:rPr>
        <w:rFonts w:hint="default" w:ascii="Courier New" w:hAnsi="Courier New"/>
        <w:sz w:val="20"/>
      </w:rPr>
    </w:lvl>
    <w:lvl w:ilvl="2" w:tentative="1">
      <w:start w:val="1"/>
      <w:numFmt w:val="bullet"/>
      <w:lvlText w:val=""/>
      <w:lvlJc w:val="left"/>
      <w:pPr>
        <w:tabs>
          <w:tab w:val="num" w:pos="2340"/>
        </w:tabs>
        <w:ind w:left="2340" w:hanging="360"/>
      </w:pPr>
      <w:rPr>
        <w:rFonts w:hint="default" w:ascii="Wingdings" w:hAnsi="Wingdings"/>
        <w:sz w:val="20"/>
      </w:rPr>
    </w:lvl>
    <w:lvl w:ilvl="3" w:tentative="1">
      <w:start w:val="1"/>
      <w:numFmt w:val="bullet"/>
      <w:lvlText w:val=""/>
      <w:lvlJc w:val="left"/>
      <w:pPr>
        <w:tabs>
          <w:tab w:val="num" w:pos="3060"/>
        </w:tabs>
        <w:ind w:left="3060" w:hanging="360"/>
      </w:pPr>
      <w:rPr>
        <w:rFonts w:hint="default" w:ascii="Wingdings" w:hAnsi="Wingdings"/>
        <w:sz w:val="20"/>
      </w:rPr>
    </w:lvl>
    <w:lvl w:ilvl="4" w:tentative="1">
      <w:start w:val="1"/>
      <w:numFmt w:val="bullet"/>
      <w:lvlText w:val=""/>
      <w:lvlJc w:val="left"/>
      <w:pPr>
        <w:tabs>
          <w:tab w:val="num" w:pos="3780"/>
        </w:tabs>
        <w:ind w:left="3780" w:hanging="360"/>
      </w:pPr>
      <w:rPr>
        <w:rFonts w:hint="default" w:ascii="Wingdings" w:hAnsi="Wingdings"/>
        <w:sz w:val="20"/>
      </w:rPr>
    </w:lvl>
    <w:lvl w:ilvl="5" w:tentative="1">
      <w:start w:val="1"/>
      <w:numFmt w:val="bullet"/>
      <w:lvlText w:val=""/>
      <w:lvlJc w:val="left"/>
      <w:pPr>
        <w:tabs>
          <w:tab w:val="num" w:pos="4500"/>
        </w:tabs>
        <w:ind w:left="4500" w:hanging="360"/>
      </w:pPr>
      <w:rPr>
        <w:rFonts w:hint="default" w:ascii="Wingdings" w:hAnsi="Wingdings"/>
        <w:sz w:val="20"/>
      </w:rPr>
    </w:lvl>
    <w:lvl w:ilvl="6" w:tentative="1">
      <w:start w:val="1"/>
      <w:numFmt w:val="bullet"/>
      <w:lvlText w:val=""/>
      <w:lvlJc w:val="left"/>
      <w:pPr>
        <w:tabs>
          <w:tab w:val="num" w:pos="5220"/>
        </w:tabs>
        <w:ind w:left="5220" w:hanging="360"/>
      </w:pPr>
      <w:rPr>
        <w:rFonts w:hint="default" w:ascii="Wingdings" w:hAnsi="Wingdings"/>
        <w:sz w:val="20"/>
      </w:rPr>
    </w:lvl>
    <w:lvl w:ilvl="7" w:tentative="1">
      <w:start w:val="1"/>
      <w:numFmt w:val="bullet"/>
      <w:lvlText w:val=""/>
      <w:lvlJc w:val="left"/>
      <w:pPr>
        <w:tabs>
          <w:tab w:val="num" w:pos="5940"/>
        </w:tabs>
        <w:ind w:left="5940" w:hanging="360"/>
      </w:pPr>
      <w:rPr>
        <w:rFonts w:hint="default" w:ascii="Wingdings" w:hAnsi="Wingdings"/>
        <w:sz w:val="20"/>
      </w:rPr>
    </w:lvl>
    <w:lvl w:ilvl="8" w:tentative="1">
      <w:start w:val="1"/>
      <w:numFmt w:val="bullet"/>
      <w:lvlText w:val=""/>
      <w:lvlJc w:val="left"/>
      <w:pPr>
        <w:tabs>
          <w:tab w:val="num" w:pos="6660"/>
        </w:tabs>
        <w:ind w:left="6660" w:hanging="360"/>
      </w:pPr>
      <w:rPr>
        <w:rFonts w:hint="default" w:ascii="Wingdings" w:hAnsi="Wingdings"/>
        <w:sz w:val="20"/>
      </w:rPr>
    </w:lvl>
  </w:abstractNum>
  <w:abstractNum w:abstractNumId="37" w15:restartNumberingAfterBreak="0">
    <w:nsid w:val="3ED5350E"/>
    <w:multiLevelType w:val="hybridMultilevel"/>
    <w:tmpl w:val="18CCD3D2"/>
    <w:lvl w:ilvl="0" w:tplc="08090001">
      <w:start w:val="1"/>
      <w:numFmt w:val="bullet"/>
      <w:lvlText w:val=""/>
      <w:lvlJc w:val="left"/>
      <w:pPr>
        <w:ind w:left="90" w:hanging="360"/>
      </w:pPr>
      <w:rPr>
        <w:rFonts w:hint="default" w:ascii="Symbol" w:hAnsi="Symbol"/>
      </w:rPr>
    </w:lvl>
    <w:lvl w:ilvl="1" w:tplc="08090003" w:tentative="1">
      <w:start w:val="1"/>
      <w:numFmt w:val="bullet"/>
      <w:lvlText w:val="o"/>
      <w:lvlJc w:val="left"/>
      <w:pPr>
        <w:ind w:left="810" w:hanging="360"/>
      </w:pPr>
      <w:rPr>
        <w:rFonts w:hint="default" w:ascii="Courier New" w:hAnsi="Courier New" w:cs="Courier New"/>
      </w:rPr>
    </w:lvl>
    <w:lvl w:ilvl="2" w:tplc="08090005" w:tentative="1">
      <w:start w:val="1"/>
      <w:numFmt w:val="bullet"/>
      <w:lvlText w:val=""/>
      <w:lvlJc w:val="left"/>
      <w:pPr>
        <w:ind w:left="1530" w:hanging="360"/>
      </w:pPr>
      <w:rPr>
        <w:rFonts w:hint="default" w:ascii="Wingdings" w:hAnsi="Wingdings"/>
      </w:rPr>
    </w:lvl>
    <w:lvl w:ilvl="3" w:tplc="08090001" w:tentative="1">
      <w:start w:val="1"/>
      <w:numFmt w:val="bullet"/>
      <w:lvlText w:val=""/>
      <w:lvlJc w:val="left"/>
      <w:pPr>
        <w:ind w:left="2250" w:hanging="360"/>
      </w:pPr>
      <w:rPr>
        <w:rFonts w:hint="default" w:ascii="Symbol" w:hAnsi="Symbol"/>
      </w:rPr>
    </w:lvl>
    <w:lvl w:ilvl="4" w:tplc="08090003" w:tentative="1">
      <w:start w:val="1"/>
      <w:numFmt w:val="bullet"/>
      <w:lvlText w:val="o"/>
      <w:lvlJc w:val="left"/>
      <w:pPr>
        <w:ind w:left="2970" w:hanging="360"/>
      </w:pPr>
      <w:rPr>
        <w:rFonts w:hint="default" w:ascii="Courier New" w:hAnsi="Courier New" w:cs="Courier New"/>
      </w:rPr>
    </w:lvl>
    <w:lvl w:ilvl="5" w:tplc="08090005" w:tentative="1">
      <w:start w:val="1"/>
      <w:numFmt w:val="bullet"/>
      <w:lvlText w:val=""/>
      <w:lvlJc w:val="left"/>
      <w:pPr>
        <w:ind w:left="3690" w:hanging="360"/>
      </w:pPr>
      <w:rPr>
        <w:rFonts w:hint="default" w:ascii="Wingdings" w:hAnsi="Wingdings"/>
      </w:rPr>
    </w:lvl>
    <w:lvl w:ilvl="6" w:tplc="08090001" w:tentative="1">
      <w:start w:val="1"/>
      <w:numFmt w:val="bullet"/>
      <w:lvlText w:val=""/>
      <w:lvlJc w:val="left"/>
      <w:pPr>
        <w:ind w:left="4410" w:hanging="360"/>
      </w:pPr>
      <w:rPr>
        <w:rFonts w:hint="default" w:ascii="Symbol" w:hAnsi="Symbol"/>
      </w:rPr>
    </w:lvl>
    <w:lvl w:ilvl="7" w:tplc="08090003" w:tentative="1">
      <w:start w:val="1"/>
      <w:numFmt w:val="bullet"/>
      <w:lvlText w:val="o"/>
      <w:lvlJc w:val="left"/>
      <w:pPr>
        <w:ind w:left="5130" w:hanging="360"/>
      </w:pPr>
      <w:rPr>
        <w:rFonts w:hint="default" w:ascii="Courier New" w:hAnsi="Courier New" w:cs="Courier New"/>
      </w:rPr>
    </w:lvl>
    <w:lvl w:ilvl="8" w:tplc="08090005" w:tentative="1">
      <w:start w:val="1"/>
      <w:numFmt w:val="bullet"/>
      <w:lvlText w:val=""/>
      <w:lvlJc w:val="left"/>
      <w:pPr>
        <w:ind w:left="5850" w:hanging="360"/>
      </w:pPr>
      <w:rPr>
        <w:rFonts w:hint="default" w:ascii="Wingdings" w:hAnsi="Wingdings"/>
      </w:rPr>
    </w:lvl>
  </w:abstractNum>
  <w:abstractNum w:abstractNumId="38" w15:restartNumberingAfterBreak="0">
    <w:nsid w:val="3F6F4396"/>
    <w:multiLevelType w:val="hybridMultilevel"/>
    <w:tmpl w:val="22BE3F86"/>
    <w:lvl w:ilvl="0" w:tplc="FFFFFFFF">
      <w:start w:val="1"/>
      <w:numFmt w:val="decimal"/>
      <w:lvlText w:val="%1."/>
      <w:lvlJc w:val="left"/>
      <w:pPr>
        <w:ind w:left="99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FFE31C7"/>
    <w:multiLevelType w:val="multilevel"/>
    <w:tmpl w:val="BD9EE004"/>
    <w:lvl w:ilvl="0">
      <w:start w:val="1"/>
      <w:numFmt w:val="bullet"/>
      <w:lvlText w:val=""/>
      <w:lvlJc w:val="left"/>
      <w:pPr>
        <w:tabs>
          <w:tab w:val="num" w:pos="900"/>
        </w:tabs>
        <w:ind w:left="900" w:hanging="360"/>
      </w:pPr>
      <w:rPr>
        <w:rFonts w:hint="default" w:ascii="Symbol" w:hAnsi="Symbol"/>
        <w:sz w:val="20"/>
      </w:rPr>
    </w:lvl>
    <w:lvl w:ilvl="1" w:tentative="1">
      <w:start w:val="1"/>
      <w:numFmt w:val="bullet"/>
      <w:lvlText w:val="o"/>
      <w:lvlJc w:val="left"/>
      <w:pPr>
        <w:tabs>
          <w:tab w:val="num" w:pos="1620"/>
        </w:tabs>
        <w:ind w:left="1620" w:hanging="360"/>
      </w:pPr>
      <w:rPr>
        <w:rFonts w:hint="default" w:ascii="Courier New" w:hAnsi="Courier New"/>
        <w:sz w:val="20"/>
      </w:rPr>
    </w:lvl>
    <w:lvl w:ilvl="2" w:tentative="1">
      <w:start w:val="1"/>
      <w:numFmt w:val="bullet"/>
      <w:lvlText w:val=""/>
      <w:lvlJc w:val="left"/>
      <w:pPr>
        <w:tabs>
          <w:tab w:val="num" w:pos="2340"/>
        </w:tabs>
        <w:ind w:left="2340" w:hanging="360"/>
      </w:pPr>
      <w:rPr>
        <w:rFonts w:hint="default" w:ascii="Wingdings" w:hAnsi="Wingdings"/>
        <w:sz w:val="20"/>
      </w:rPr>
    </w:lvl>
    <w:lvl w:ilvl="3" w:tentative="1">
      <w:start w:val="1"/>
      <w:numFmt w:val="bullet"/>
      <w:lvlText w:val=""/>
      <w:lvlJc w:val="left"/>
      <w:pPr>
        <w:tabs>
          <w:tab w:val="num" w:pos="3060"/>
        </w:tabs>
        <w:ind w:left="3060" w:hanging="360"/>
      </w:pPr>
      <w:rPr>
        <w:rFonts w:hint="default" w:ascii="Wingdings" w:hAnsi="Wingdings"/>
        <w:sz w:val="20"/>
      </w:rPr>
    </w:lvl>
    <w:lvl w:ilvl="4" w:tentative="1">
      <w:start w:val="1"/>
      <w:numFmt w:val="bullet"/>
      <w:lvlText w:val=""/>
      <w:lvlJc w:val="left"/>
      <w:pPr>
        <w:tabs>
          <w:tab w:val="num" w:pos="3780"/>
        </w:tabs>
        <w:ind w:left="3780" w:hanging="360"/>
      </w:pPr>
      <w:rPr>
        <w:rFonts w:hint="default" w:ascii="Wingdings" w:hAnsi="Wingdings"/>
        <w:sz w:val="20"/>
      </w:rPr>
    </w:lvl>
    <w:lvl w:ilvl="5" w:tentative="1">
      <w:start w:val="1"/>
      <w:numFmt w:val="bullet"/>
      <w:lvlText w:val=""/>
      <w:lvlJc w:val="left"/>
      <w:pPr>
        <w:tabs>
          <w:tab w:val="num" w:pos="4500"/>
        </w:tabs>
        <w:ind w:left="4500" w:hanging="360"/>
      </w:pPr>
      <w:rPr>
        <w:rFonts w:hint="default" w:ascii="Wingdings" w:hAnsi="Wingdings"/>
        <w:sz w:val="20"/>
      </w:rPr>
    </w:lvl>
    <w:lvl w:ilvl="6" w:tentative="1">
      <w:start w:val="1"/>
      <w:numFmt w:val="bullet"/>
      <w:lvlText w:val=""/>
      <w:lvlJc w:val="left"/>
      <w:pPr>
        <w:tabs>
          <w:tab w:val="num" w:pos="5220"/>
        </w:tabs>
        <w:ind w:left="5220" w:hanging="360"/>
      </w:pPr>
      <w:rPr>
        <w:rFonts w:hint="default" w:ascii="Wingdings" w:hAnsi="Wingdings"/>
        <w:sz w:val="20"/>
      </w:rPr>
    </w:lvl>
    <w:lvl w:ilvl="7" w:tentative="1">
      <w:start w:val="1"/>
      <w:numFmt w:val="bullet"/>
      <w:lvlText w:val=""/>
      <w:lvlJc w:val="left"/>
      <w:pPr>
        <w:tabs>
          <w:tab w:val="num" w:pos="5940"/>
        </w:tabs>
        <w:ind w:left="5940" w:hanging="360"/>
      </w:pPr>
      <w:rPr>
        <w:rFonts w:hint="default" w:ascii="Wingdings" w:hAnsi="Wingdings"/>
        <w:sz w:val="20"/>
      </w:rPr>
    </w:lvl>
    <w:lvl w:ilvl="8" w:tentative="1">
      <w:start w:val="1"/>
      <w:numFmt w:val="bullet"/>
      <w:lvlText w:val=""/>
      <w:lvlJc w:val="left"/>
      <w:pPr>
        <w:tabs>
          <w:tab w:val="num" w:pos="6660"/>
        </w:tabs>
        <w:ind w:left="6660" w:hanging="360"/>
      </w:pPr>
      <w:rPr>
        <w:rFonts w:hint="default" w:ascii="Wingdings" w:hAnsi="Wingdings"/>
        <w:sz w:val="20"/>
      </w:rPr>
    </w:lvl>
  </w:abstractNum>
  <w:abstractNum w:abstractNumId="40" w15:restartNumberingAfterBreak="0">
    <w:nsid w:val="448A1B99"/>
    <w:multiLevelType w:val="hybridMultilevel"/>
    <w:tmpl w:val="C60EB9E4"/>
    <w:lvl w:ilvl="0" w:tplc="FFFFFFFF">
      <w:start w:val="1"/>
      <w:numFmt w:val="decimal"/>
      <w:lvlText w:val="%1."/>
      <w:lvlJc w:val="left"/>
      <w:pPr>
        <w:ind w:left="144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4584244E"/>
    <w:multiLevelType w:val="multilevel"/>
    <w:tmpl w:val="E54E9900"/>
    <w:lvl w:ilvl="0">
      <w:start w:val="1"/>
      <w:numFmt w:val="bullet"/>
      <w:lvlText w:val=""/>
      <w:lvlJc w:val="left"/>
      <w:pPr>
        <w:tabs>
          <w:tab w:val="num" w:pos="900"/>
        </w:tabs>
        <w:ind w:left="900" w:hanging="360"/>
      </w:pPr>
      <w:rPr>
        <w:rFonts w:hint="default" w:ascii="Symbol" w:hAnsi="Symbol"/>
        <w:sz w:val="20"/>
      </w:rPr>
    </w:lvl>
    <w:lvl w:ilvl="1" w:tentative="1">
      <w:start w:val="1"/>
      <w:numFmt w:val="bullet"/>
      <w:lvlText w:val="o"/>
      <w:lvlJc w:val="left"/>
      <w:pPr>
        <w:tabs>
          <w:tab w:val="num" w:pos="1620"/>
        </w:tabs>
        <w:ind w:left="1620" w:hanging="360"/>
      </w:pPr>
      <w:rPr>
        <w:rFonts w:hint="default" w:ascii="Courier New" w:hAnsi="Courier New"/>
        <w:sz w:val="20"/>
      </w:rPr>
    </w:lvl>
    <w:lvl w:ilvl="2" w:tentative="1">
      <w:start w:val="1"/>
      <w:numFmt w:val="bullet"/>
      <w:lvlText w:val=""/>
      <w:lvlJc w:val="left"/>
      <w:pPr>
        <w:tabs>
          <w:tab w:val="num" w:pos="2340"/>
        </w:tabs>
        <w:ind w:left="2340" w:hanging="360"/>
      </w:pPr>
      <w:rPr>
        <w:rFonts w:hint="default" w:ascii="Wingdings" w:hAnsi="Wingdings"/>
        <w:sz w:val="20"/>
      </w:rPr>
    </w:lvl>
    <w:lvl w:ilvl="3" w:tentative="1">
      <w:start w:val="1"/>
      <w:numFmt w:val="bullet"/>
      <w:lvlText w:val=""/>
      <w:lvlJc w:val="left"/>
      <w:pPr>
        <w:tabs>
          <w:tab w:val="num" w:pos="3060"/>
        </w:tabs>
        <w:ind w:left="3060" w:hanging="360"/>
      </w:pPr>
      <w:rPr>
        <w:rFonts w:hint="default" w:ascii="Wingdings" w:hAnsi="Wingdings"/>
        <w:sz w:val="20"/>
      </w:rPr>
    </w:lvl>
    <w:lvl w:ilvl="4" w:tentative="1">
      <w:start w:val="1"/>
      <w:numFmt w:val="bullet"/>
      <w:lvlText w:val=""/>
      <w:lvlJc w:val="left"/>
      <w:pPr>
        <w:tabs>
          <w:tab w:val="num" w:pos="3780"/>
        </w:tabs>
        <w:ind w:left="3780" w:hanging="360"/>
      </w:pPr>
      <w:rPr>
        <w:rFonts w:hint="default" w:ascii="Wingdings" w:hAnsi="Wingdings"/>
        <w:sz w:val="20"/>
      </w:rPr>
    </w:lvl>
    <w:lvl w:ilvl="5" w:tentative="1">
      <w:start w:val="1"/>
      <w:numFmt w:val="bullet"/>
      <w:lvlText w:val=""/>
      <w:lvlJc w:val="left"/>
      <w:pPr>
        <w:tabs>
          <w:tab w:val="num" w:pos="4500"/>
        </w:tabs>
        <w:ind w:left="4500" w:hanging="360"/>
      </w:pPr>
      <w:rPr>
        <w:rFonts w:hint="default" w:ascii="Wingdings" w:hAnsi="Wingdings"/>
        <w:sz w:val="20"/>
      </w:rPr>
    </w:lvl>
    <w:lvl w:ilvl="6" w:tentative="1">
      <w:start w:val="1"/>
      <w:numFmt w:val="bullet"/>
      <w:lvlText w:val=""/>
      <w:lvlJc w:val="left"/>
      <w:pPr>
        <w:tabs>
          <w:tab w:val="num" w:pos="5220"/>
        </w:tabs>
        <w:ind w:left="5220" w:hanging="360"/>
      </w:pPr>
      <w:rPr>
        <w:rFonts w:hint="default" w:ascii="Wingdings" w:hAnsi="Wingdings"/>
        <w:sz w:val="20"/>
      </w:rPr>
    </w:lvl>
    <w:lvl w:ilvl="7" w:tentative="1">
      <w:start w:val="1"/>
      <w:numFmt w:val="bullet"/>
      <w:lvlText w:val=""/>
      <w:lvlJc w:val="left"/>
      <w:pPr>
        <w:tabs>
          <w:tab w:val="num" w:pos="5940"/>
        </w:tabs>
        <w:ind w:left="5940" w:hanging="360"/>
      </w:pPr>
      <w:rPr>
        <w:rFonts w:hint="default" w:ascii="Wingdings" w:hAnsi="Wingdings"/>
        <w:sz w:val="20"/>
      </w:rPr>
    </w:lvl>
    <w:lvl w:ilvl="8" w:tentative="1">
      <w:start w:val="1"/>
      <w:numFmt w:val="bullet"/>
      <w:lvlText w:val=""/>
      <w:lvlJc w:val="left"/>
      <w:pPr>
        <w:tabs>
          <w:tab w:val="num" w:pos="6660"/>
        </w:tabs>
        <w:ind w:left="6660" w:hanging="360"/>
      </w:pPr>
      <w:rPr>
        <w:rFonts w:hint="default" w:ascii="Wingdings" w:hAnsi="Wingdings"/>
        <w:sz w:val="20"/>
      </w:rPr>
    </w:lvl>
  </w:abstractNum>
  <w:abstractNum w:abstractNumId="42" w15:restartNumberingAfterBreak="0">
    <w:nsid w:val="48687ED5"/>
    <w:multiLevelType w:val="hybridMultilevel"/>
    <w:tmpl w:val="184A193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3" w15:restartNumberingAfterBreak="0">
    <w:nsid w:val="4A8B0C3C"/>
    <w:multiLevelType w:val="multilevel"/>
    <w:tmpl w:val="5374DB6C"/>
    <w:lvl w:ilvl="0">
      <w:start w:val="1"/>
      <w:numFmt w:val="decimal"/>
      <w:lvlText w:val="%1."/>
      <w:lvlJc w:val="left"/>
      <w:pPr>
        <w:ind w:left="360" w:hanging="360"/>
      </w:pPr>
    </w:lvl>
    <w:lvl w:ilvl="1">
      <w:start w:val="9"/>
      <w:numFmt w:val="decimal"/>
      <w:isLgl/>
      <w:lvlText w:val="%1.%2"/>
      <w:lvlJc w:val="left"/>
      <w:pPr>
        <w:ind w:left="470" w:hanging="4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4" w15:restartNumberingAfterBreak="0">
    <w:nsid w:val="4DDC3CA7"/>
    <w:multiLevelType w:val="hybridMultilevel"/>
    <w:tmpl w:val="030C65A6"/>
    <w:lvl w:ilvl="0" w:tplc="2BE2DDA0">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501904D7"/>
    <w:multiLevelType w:val="multilevel"/>
    <w:tmpl w:val="D4428780"/>
    <w:lvl w:ilvl="0">
      <w:start w:val="1"/>
      <w:numFmt w:val="bullet"/>
      <w:lvlText w:val=""/>
      <w:lvlJc w:val="left"/>
      <w:pPr>
        <w:tabs>
          <w:tab w:val="num" w:pos="900"/>
        </w:tabs>
        <w:ind w:left="900" w:hanging="360"/>
      </w:pPr>
      <w:rPr>
        <w:rFonts w:hint="default" w:ascii="Symbol" w:hAnsi="Symbol"/>
        <w:sz w:val="20"/>
      </w:rPr>
    </w:lvl>
    <w:lvl w:ilvl="1">
      <w:start w:val="1"/>
      <w:numFmt w:val="bullet"/>
      <w:lvlText w:val="o"/>
      <w:lvlJc w:val="left"/>
      <w:pPr>
        <w:tabs>
          <w:tab w:val="num" w:pos="1620"/>
        </w:tabs>
        <w:ind w:left="1620" w:hanging="360"/>
      </w:pPr>
      <w:rPr>
        <w:rFonts w:hint="default" w:ascii="Courier New" w:hAnsi="Courier New"/>
        <w:sz w:val="20"/>
      </w:rPr>
    </w:lvl>
    <w:lvl w:ilvl="2" w:tentative="1">
      <w:start w:val="1"/>
      <w:numFmt w:val="bullet"/>
      <w:lvlText w:val=""/>
      <w:lvlJc w:val="left"/>
      <w:pPr>
        <w:tabs>
          <w:tab w:val="num" w:pos="2340"/>
        </w:tabs>
        <w:ind w:left="2340" w:hanging="360"/>
      </w:pPr>
      <w:rPr>
        <w:rFonts w:hint="default" w:ascii="Wingdings" w:hAnsi="Wingdings"/>
        <w:sz w:val="20"/>
      </w:rPr>
    </w:lvl>
    <w:lvl w:ilvl="3" w:tentative="1">
      <w:start w:val="1"/>
      <w:numFmt w:val="bullet"/>
      <w:lvlText w:val=""/>
      <w:lvlJc w:val="left"/>
      <w:pPr>
        <w:tabs>
          <w:tab w:val="num" w:pos="3060"/>
        </w:tabs>
        <w:ind w:left="3060" w:hanging="360"/>
      </w:pPr>
      <w:rPr>
        <w:rFonts w:hint="default" w:ascii="Wingdings" w:hAnsi="Wingdings"/>
        <w:sz w:val="20"/>
      </w:rPr>
    </w:lvl>
    <w:lvl w:ilvl="4" w:tentative="1">
      <w:start w:val="1"/>
      <w:numFmt w:val="bullet"/>
      <w:lvlText w:val=""/>
      <w:lvlJc w:val="left"/>
      <w:pPr>
        <w:tabs>
          <w:tab w:val="num" w:pos="3780"/>
        </w:tabs>
        <w:ind w:left="3780" w:hanging="360"/>
      </w:pPr>
      <w:rPr>
        <w:rFonts w:hint="default" w:ascii="Wingdings" w:hAnsi="Wingdings"/>
        <w:sz w:val="20"/>
      </w:rPr>
    </w:lvl>
    <w:lvl w:ilvl="5" w:tentative="1">
      <w:start w:val="1"/>
      <w:numFmt w:val="bullet"/>
      <w:lvlText w:val=""/>
      <w:lvlJc w:val="left"/>
      <w:pPr>
        <w:tabs>
          <w:tab w:val="num" w:pos="4500"/>
        </w:tabs>
        <w:ind w:left="4500" w:hanging="360"/>
      </w:pPr>
      <w:rPr>
        <w:rFonts w:hint="default" w:ascii="Wingdings" w:hAnsi="Wingdings"/>
        <w:sz w:val="20"/>
      </w:rPr>
    </w:lvl>
    <w:lvl w:ilvl="6" w:tentative="1">
      <w:start w:val="1"/>
      <w:numFmt w:val="bullet"/>
      <w:lvlText w:val=""/>
      <w:lvlJc w:val="left"/>
      <w:pPr>
        <w:tabs>
          <w:tab w:val="num" w:pos="5220"/>
        </w:tabs>
        <w:ind w:left="5220" w:hanging="360"/>
      </w:pPr>
      <w:rPr>
        <w:rFonts w:hint="default" w:ascii="Wingdings" w:hAnsi="Wingdings"/>
        <w:sz w:val="20"/>
      </w:rPr>
    </w:lvl>
    <w:lvl w:ilvl="7" w:tentative="1">
      <w:start w:val="1"/>
      <w:numFmt w:val="bullet"/>
      <w:lvlText w:val=""/>
      <w:lvlJc w:val="left"/>
      <w:pPr>
        <w:tabs>
          <w:tab w:val="num" w:pos="5940"/>
        </w:tabs>
        <w:ind w:left="5940" w:hanging="360"/>
      </w:pPr>
      <w:rPr>
        <w:rFonts w:hint="default" w:ascii="Wingdings" w:hAnsi="Wingdings"/>
        <w:sz w:val="20"/>
      </w:rPr>
    </w:lvl>
    <w:lvl w:ilvl="8" w:tentative="1">
      <w:start w:val="1"/>
      <w:numFmt w:val="bullet"/>
      <w:lvlText w:val=""/>
      <w:lvlJc w:val="left"/>
      <w:pPr>
        <w:tabs>
          <w:tab w:val="num" w:pos="6660"/>
        </w:tabs>
        <w:ind w:left="6660" w:hanging="360"/>
      </w:pPr>
      <w:rPr>
        <w:rFonts w:hint="default" w:ascii="Wingdings" w:hAnsi="Wingdings"/>
        <w:sz w:val="20"/>
      </w:rPr>
    </w:lvl>
  </w:abstractNum>
  <w:abstractNum w:abstractNumId="46" w15:restartNumberingAfterBreak="0">
    <w:nsid w:val="51072E72"/>
    <w:multiLevelType w:val="hybridMultilevel"/>
    <w:tmpl w:val="C1624AB2"/>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53D45DE"/>
    <w:multiLevelType w:val="hybridMultilevel"/>
    <w:tmpl w:val="1F50B94C"/>
    <w:lvl w:ilvl="0" w:tplc="FFFFFFFF">
      <w:start w:val="1"/>
      <w:numFmt w:val="decimal"/>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8F3390A"/>
    <w:multiLevelType w:val="hybridMultilevel"/>
    <w:tmpl w:val="051C69F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9" w15:restartNumberingAfterBreak="0">
    <w:nsid w:val="59124B10"/>
    <w:multiLevelType w:val="multilevel"/>
    <w:tmpl w:val="C2946002"/>
    <w:lvl w:ilvl="0">
      <w:start w:val="1"/>
      <w:numFmt w:val="bullet"/>
      <w:lvlText w:val=""/>
      <w:lvlJc w:val="left"/>
      <w:pPr>
        <w:tabs>
          <w:tab w:val="num" w:pos="810"/>
        </w:tabs>
        <w:ind w:left="810" w:hanging="360"/>
      </w:pPr>
      <w:rPr>
        <w:rFonts w:hint="default" w:ascii="Symbol" w:hAnsi="Symbol"/>
        <w:sz w:val="20"/>
      </w:rPr>
    </w:lvl>
    <w:lvl w:ilvl="1">
      <w:start w:val="1"/>
      <w:numFmt w:val="bullet"/>
      <w:lvlText w:val="o"/>
      <w:lvlJc w:val="left"/>
      <w:pPr>
        <w:tabs>
          <w:tab w:val="num" w:pos="1530"/>
        </w:tabs>
        <w:ind w:left="1530" w:hanging="360"/>
      </w:pPr>
      <w:rPr>
        <w:rFonts w:hint="default" w:ascii="Courier New" w:hAnsi="Courier New"/>
        <w:sz w:val="20"/>
      </w:rPr>
    </w:lvl>
    <w:lvl w:ilvl="2" w:tentative="1">
      <w:start w:val="1"/>
      <w:numFmt w:val="bullet"/>
      <w:lvlText w:val=""/>
      <w:lvlJc w:val="left"/>
      <w:pPr>
        <w:tabs>
          <w:tab w:val="num" w:pos="2250"/>
        </w:tabs>
        <w:ind w:left="2250" w:hanging="360"/>
      </w:pPr>
      <w:rPr>
        <w:rFonts w:hint="default" w:ascii="Wingdings" w:hAnsi="Wingdings"/>
        <w:sz w:val="20"/>
      </w:rPr>
    </w:lvl>
    <w:lvl w:ilvl="3" w:tentative="1">
      <w:start w:val="1"/>
      <w:numFmt w:val="bullet"/>
      <w:lvlText w:val=""/>
      <w:lvlJc w:val="left"/>
      <w:pPr>
        <w:tabs>
          <w:tab w:val="num" w:pos="2970"/>
        </w:tabs>
        <w:ind w:left="2970" w:hanging="360"/>
      </w:pPr>
      <w:rPr>
        <w:rFonts w:hint="default" w:ascii="Wingdings" w:hAnsi="Wingdings"/>
        <w:sz w:val="20"/>
      </w:rPr>
    </w:lvl>
    <w:lvl w:ilvl="4" w:tentative="1">
      <w:start w:val="1"/>
      <w:numFmt w:val="bullet"/>
      <w:lvlText w:val=""/>
      <w:lvlJc w:val="left"/>
      <w:pPr>
        <w:tabs>
          <w:tab w:val="num" w:pos="3690"/>
        </w:tabs>
        <w:ind w:left="3690" w:hanging="360"/>
      </w:pPr>
      <w:rPr>
        <w:rFonts w:hint="default" w:ascii="Wingdings" w:hAnsi="Wingdings"/>
        <w:sz w:val="20"/>
      </w:rPr>
    </w:lvl>
    <w:lvl w:ilvl="5" w:tentative="1">
      <w:start w:val="1"/>
      <w:numFmt w:val="bullet"/>
      <w:lvlText w:val=""/>
      <w:lvlJc w:val="left"/>
      <w:pPr>
        <w:tabs>
          <w:tab w:val="num" w:pos="4410"/>
        </w:tabs>
        <w:ind w:left="4410" w:hanging="360"/>
      </w:pPr>
      <w:rPr>
        <w:rFonts w:hint="default" w:ascii="Wingdings" w:hAnsi="Wingdings"/>
        <w:sz w:val="20"/>
      </w:rPr>
    </w:lvl>
    <w:lvl w:ilvl="6" w:tentative="1">
      <w:start w:val="1"/>
      <w:numFmt w:val="bullet"/>
      <w:lvlText w:val=""/>
      <w:lvlJc w:val="left"/>
      <w:pPr>
        <w:tabs>
          <w:tab w:val="num" w:pos="5130"/>
        </w:tabs>
        <w:ind w:left="5130" w:hanging="360"/>
      </w:pPr>
      <w:rPr>
        <w:rFonts w:hint="default" w:ascii="Wingdings" w:hAnsi="Wingdings"/>
        <w:sz w:val="20"/>
      </w:rPr>
    </w:lvl>
    <w:lvl w:ilvl="7" w:tentative="1">
      <w:start w:val="1"/>
      <w:numFmt w:val="bullet"/>
      <w:lvlText w:val=""/>
      <w:lvlJc w:val="left"/>
      <w:pPr>
        <w:tabs>
          <w:tab w:val="num" w:pos="5850"/>
        </w:tabs>
        <w:ind w:left="5850" w:hanging="360"/>
      </w:pPr>
      <w:rPr>
        <w:rFonts w:hint="default" w:ascii="Wingdings" w:hAnsi="Wingdings"/>
        <w:sz w:val="20"/>
      </w:rPr>
    </w:lvl>
    <w:lvl w:ilvl="8" w:tentative="1">
      <w:start w:val="1"/>
      <w:numFmt w:val="bullet"/>
      <w:lvlText w:val=""/>
      <w:lvlJc w:val="left"/>
      <w:pPr>
        <w:tabs>
          <w:tab w:val="num" w:pos="6570"/>
        </w:tabs>
        <w:ind w:left="6570" w:hanging="360"/>
      </w:pPr>
      <w:rPr>
        <w:rFonts w:hint="default" w:ascii="Wingdings" w:hAnsi="Wingdings"/>
        <w:sz w:val="20"/>
      </w:rPr>
    </w:lvl>
  </w:abstractNum>
  <w:abstractNum w:abstractNumId="50" w15:restartNumberingAfterBreak="0">
    <w:nsid w:val="5AF77901"/>
    <w:multiLevelType w:val="hybridMultilevel"/>
    <w:tmpl w:val="23CCA2A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1" w15:restartNumberingAfterBreak="0">
    <w:nsid w:val="5C5F7FC7"/>
    <w:multiLevelType w:val="hybridMultilevel"/>
    <w:tmpl w:val="98E05AD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2" w15:restartNumberingAfterBreak="0">
    <w:nsid w:val="5CAD35C7"/>
    <w:multiLevelType w:val="hybridMultilevel"/>
    <w:tmpl w:val="BC3012C6"/>
    <w:lvl w:ilvl="0" w:tplc="08090001">
      <w:start w:val="1"/>
      <w:numFmt w:val="bullet"/>
      <w:lvlText w:val=""/>
      <w:lvlJc w:val="left"/>
      <w:pPr>
        <w:ind w:left="810" w:hanging="360"/>
      </w:pPr>
      <w:rPr>
        <w:rFonts w:hint="default" w:ascii="Symbol" w:hAnsi="Symbol"/>
        <w:b w:val="0"/>
        <w:sz w:val="21"/>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3" w15:restartNumberingAfterBreak="0">
    <w:nsid w:val="5E327F53"/>
    <w:multiLevelType w:val="multilevel"/>
    <w:tmpl w:val="76C61A14"/>
    <w:lvl w:ilvl="0">
      <w:start w:val="1"/>
      <w:numFmt w:val="bullet"/>
      <w:lvlText w:val=""/>
      <w:lvlJc w:val="left"/>
      <w:pPr>
        <w:tabs>
          <w:tab w:val="num" w:pos="1710"/>
        </w:tabs>
        <w:ind w:left="1710" w:hanging="360"/>
      </w:pPr>
      <w:rPr>
        <w:rFonts w:hint="default" w:ascii="Symbol" w:hAnsi="Symbol"/>
        <w:sz w:val="20"/>
      </w:rPr>
    </w:lvl>
    <w:lvl w:ilvl="1">
      <w:start w:val="1"/>
      <w:numFmt w:val="bullet"/>
      <w:lvlText w:val="o"/>
      <w:lvlJc w:val="left"/>
      <w:pPr>
        <w:tabs>
          <w:tab w:val="num" w:pos="2430"/>
        </w:tabs>
        <w:ind w:left="2430" w:hanging="360"/>
      </w:pPr>
      <w:rPr>
        <w:rFonts w:hint="default" w:ascii="Courier New" w:hAnsi="Courier New"/>
        <w:sz w:val="20"/>
      </w:rPr>
    </w:lvl>
    <w:lvl w:ilvl="2" w:tentative="1">
      <w:start w:val="1"/>
      <w:numFmt w:val="bullet"/>
      <w:lvlText w:val=""/>
      <w:lvlJc w:val="left"/>
      <w:pPr>
        <w:tabs>
          <w:tab w:val="num" w:pos="3150"/>
        </w:tabs>
        <w:ind w:left="3150" w:hanging="360"/>
      </w:pPr>
      <w:rPr>
        <w:rFonts w:hint="default" w:ascii="Wingdings" w:hAnsi="Wingdings"/>
        <w:sz w:val="20"/>
      </w:rPr>
    </w:lvl>
    <w:lvl w:ilvl="3" w:tentative="1">
      <w:start w:val="1"/>
      <w:numFmt w:val="bullet"/>
      <w:lvlText w:val=""/>
      <w:lvlJc w:val="left"/>
      <w:pPr>
        <w:tabs>
          <w:tab w:val="num" w:pos="3870"/>
        </w:tabs>
        <w:ind w:left="3870" w:hanging="360"/>
      </w:pPr>
      <w:rPr>
        <w:rFonts w:hint="default" w:ascii="Wingdings" w:hAnsi="Wingdings"/>
        <w:sz w:val="20"/>
      </w:rPr>
    </w:lvl>
    <w:lvl w:ilvl="4" w:tentative="1">
      <w:start w:val="1"/>
      <w:numFmt w:val="bullet"/>
      <w:lvlText w:val=""/>
      <w:lvlJc w:val="left"/>
      <w:pPr>
        <w:tabs>
          <w:tab w:val="num" w:pos="4590"/>
        </w:tabs>
        <w:ind w:left="4590" w:hanging="360"/>
      </w:pPr>
      <w:rPr>
        <w:rFonts w:hint="default" w:ascii="Wingdings" w:hAnsi="Wingdings"/>
        <w:sz w:val="20"/>
      </w:rPr>
    </w:lvl>
    <w:lvl w:ilvl="5" w:tentative="1">
      <w:start w:val="1"/>
      <w:numFmt w:val="bullet"/>
      <w:lvlText w:val=""/>
      <w:lvlJc w:val="left"/>
      <w:pPr>
        <w:tabs>
          <w:tab w:val="num" w:pos="5310"/>
        </w:tabs>
        <w:ind w:left="5310" w:hanging="360"/>
      </w:pPr>
      <w:rPr>
        <w:rFonts w:hint="default" w:ascii="Wingdings" w:hAnsi="Wingdings"/>
        <w:sz w:val="20"/>
      </w:rPr>
    </w:lvl>
    <w:lvl w:ilvl="6" w:tentative="1">
      <w:start w:val="1"/>
      <w:numFmt w:val="bullet"/>
      <w:lvlText w:val=""/>
      <w:lvlJc w:val="left"/>
      <w:pPr>
        <w:tabs>
          <w:tab w:val="num" w:pos="6030"/>
        </w:tabs>
        <w:ind w:left="6030" w:hanging="360"/>
      </w:pPr>
      <w:rPr>
        <w:rFonts w:hint="default" w:ascii="Wingdings" w:hAnsi="Wingdings"/>
        <w:sz w:val="20"/>
      </w:rPr>
    </w:lvl>
    <w:lvl w:ilvl="7" w:tentative="1">
      <w:start w:val="1"/>
      <w:numFmt w:val="bullet"/>
      <w:lvlText w:val=""/>
      <w:lvlJc w:val="left"/>
      <w:pPr>
        <w:tabs>
          <w:tab w:val="num" w:pos="6750"/>
        </w:tabs>
        <w:ind w:left="6750" w:hanging="360"/>
      </w:pPr>
      <w:rPr>
        <w:rFonts w:hint="default" w:ascii="Wingdings" w:hAnsi="Wingdings"/>
        <w:sz w:val="20"/>
      </w:rPr>
    </w:lvl>
    <w:lvl w:ilvl="8" w:tentative="1">
      <w:start w:val="1"/>
      <w:numFmt w:val="bullet"/>
      <w:lvlText w:val=""/>
      <w:lvlJc w:val="left"/>
      <w:pPr>
        <w:tabs>
          <w:tab w:val="num" w:pos="7470"/>
        </w:tabs>
        <w:ind w:left="7470" w:hanging="360"/>
      </w:pPr>
      <w:rPr>
        <w:rFonts w:hint="default" w:ascii="Wingdings" w:hAnsi="Wingdings"/>
        <w:sz w:val="20"/>
      </w:rPr>
    </w:lvl>
  </w:abstractNum>
  <w:abstractNum w:abstractNumId="54" w15:restartNumberingAfterBreak="0">
    <w:nsid w:val="5F731997"/>
    <w:multiLevelType w:val="hybridMultilevel"/>
    <w:tmpl w:val="E852397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5" w15:restartNumberingAfterBreak="0">
    <w:nsid w:val="5F9066EF"/>
    <w:multiLevelType w:val="multilevel"/>
    <w:tmpl w:val="65D4F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06C4B25"/>
    <w:multiLevelType w:val="hybridMultilevel"/>
    <w:tmpl w:val="187813AC"/>
    <w:lvl w:ilvl="0" w:tplc="08090001">
      <w:start w:val="1"/>
      <w:numFmt w:val="bullet"/>
      <w:lvlText w:val=""/>
      <w:lvlJc w:val="left"/>
      <w:pPr>
        <w:ind w:left="630" w:hanging="360"/>
      </w:pPr>
      <w:rPr>
        <w:rFonts w:hint="default" w:ascii="Symbol" w:hAnsi="Symbol"/>
      </w:rPr>
    </w:lvl>
    <w:lvl w:ilvl="1" w:tplc="08090003" w:tentative="1">
      <w:start w:val="1"/>
      <w:numFmt w:val="bullet"/>
      <w:lvlText w:val="o"/>
      <w:lvlJc w:val="left"/>
      <w:pPr>
        <w:ind w:left="1350" w:hanging="360"/>
      </w:pPr>
      <w:rPr>
        <w:rFonts w:hint="default" w:ascii="Courier New" w:hAnsi="Courier New" w:cs="Courier New"/>
      </w:rPr>
    </w:lvl>
    <w:lvl w:ilvl="2" w:tplc="08090005" w:tentative="1">
      <w:start w:val="1"/>
      <w:numFmt w:val="bullet"/>
      <w:lvlText w:val=""/>
      <w:lvlJc w:val="left"/>
      <w:pPr>
        <w:ind w:left="2070" w:hanging="360"/>
      </w:pPr>
      <w:rPr>
        <w:rFonts w:hint="default" w:ascii="Wingdings" w:hAnsi="Wingdings"/>
      </w:rPr>
    </w:lvl>
    <w:lvl w:ilvl="3" w:tplc="08090001" w:tentative="1">
      <w:start w:val="1"/>
      <w:numFmt w:val="bullet"/>
      <w:lvlText w:val=""/>
      <w:lvlJc w:val="left"/>
      <w:pPr>
        <w:ind w:left="2790" w:hanging="360"/>
      </w:pPr>
      <w:rPr>
        <w:rFonts w:hint="default" w:ascii="Symbol" w:hAnsi="Symbol"/>
      </w:rPr>
    </w:lvl>
    <w:lvl w:ilvl="4" w:tplc="08090003" w:tentative="1">
      <w:start w:val="1"/>
      <w:numFmt w:val="bullet"/>
      <w:lvlText w:val="o"/>
      <w:lvlJc w:val="left"/>
      <w:pPr>
        <w:ind w:left="3510" w:hanging="360"/>
      </w:pPr>
      <w:rPr>
        <w:rFonts w:hint="default" w:ascii="Courier New" w:hAnsi="Courier New" w:cs="Courier New"/>
      </w:rPr>
    </w:lvl>
    <w:lvl w:ilvl="5" w:tplc="08090005" w:tentative="1">
      <w:start w:val="1"/>
      <w:numFmt w:val="bullet"/>
      <w:lvlText w:val=""/>
      <w:lvlJc w:val="left"/>
      <w:pPr>
        <w:ind w:left="4230" w:hanging="360"/>
      </w:pPr>
      <w:rPr>
        <w:rFonts w:hint="default" w:ascii="Wingdings" w:hAnsi="Wingdings"/>
      </w:rPr>
    </w:lvl>
    <w:lvl w:ilvl="6" w:tplc="08090001" w:tentative="1">
      <w:start w:val="1"/>
      <w:numFmt w:val="bullet"/>
      <w:lvlText w:val=""/>
      <w:lvlJc w:val="left"/>
      <w:pPr>
        <w:ind w:left="4950" w:hanging="360"/>
      </w:pPr>
      <w:rPr>
        <w:rFonts w:hint="default" w:ascii="Symbol" w:hAnsi="Symbol"/>
      </w:rPr>
    </w:lvl>
    <w:lvl w:ilvl="7" w:tplc="08090003" w:tentative="1">
      <w:start w:val="1"/>
      <w:numFmt w:val="bullet"/>
      <w:lvlText w:val="o"/>
      <w:lvlJc w:val="left"/>
      <w:pPr>
        <w:ind w:left="5670" w:hanging="360"/>
      </w:pPr>
      <w:rPr>
        <w:rFonts w:hint="default" w:ascii="Courier New" w:hAnsi="Courier New" w:cs="Courier New"/>
      </w:rPr>
    </w:lvl>
    <w:lvl w:ilvl="8" w:tplc="08090005" w:tentative="1">
      <w:start w:val="1"/>
      <w:numFmt w:val="bullet"/>
      <w:lvlText w:val=""/>
      <w:lvlJc w:val="left"/>
      <w:pPr>
        <w:ind w:left="6390" w:hanging="360"/>
      </w:pPr>
      <w:rPr>
        <w:rFonts w:hint="default" w:ascii="Wingdings" w:hAnsi="Wingdings"/>
      </w:rPr>
    </w:lvl>
  </w:abstractNum>
  <w:abstractNum w:abstractNumId="57" w15:restartNumberingAfterBreak="0">
    <w:nsid w:val="62261D72"/>
    <w:multiLevelType w:val="hybridMultilevel"/>
    <w:tmpl w:val="C1624AB2"/>
    <w:lvl w:ilvl="0" w:tplc="FFFFFFFF">
      <w:start w:val="1"/>
      <w:numFmt w:val="decimal"/>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62E53771"/>
    <w:multiLevelType w:val="multilevel"/>
    <w:tmpl w:val="76C61A14"/>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9" w15:restartNumberingAfterBreak="0">
    <w:nsid w:val="63033B0B"/>
    <w:multiLevelType w:val="hybridMultilevel"/>
    <w:tmpl w:val="96049B74"/>
    <w:lvl w:ilvl="0" w:tplc="FFFFFFFF">
      <w:start w:val="1"/>
      <w:numFmt w:val="decimal"/>
      <w:lvlText w:val="%1."/>
      <w:lvlJc w:val="left"/>
      <w:pPr>
        <w:ind w:left="1530" w:hanging="360"/>
      </w:p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60" w15:restartNumberingAfterBreak="0">
    <w:nsid w:val="649A3BC3"/>
    <w:multiLevelType w:val="multilevel"/>
    <w:tmpl w:val="5374DB6C"/>
    <w:lvl w:ilvl="0">
      <w:start w:val="1"/>
      <w:numFmt w:val="decimal"/>
      <w:lvlText w:val="%1."/>
      <w:lvlJc w:val="left"/>
      <w:pPr>
        <w:ind w:left="360" w:hanging="360"/>
      </w:pPr>
    </w:lvl>
    <w:lvl w:ilvl="1">
      <w:start w:val="9"/>
      <w:numFmt w:val="decimal"/>
      <w:isLgl/>
      <w:lvlText w:val="%1.%2"/>
      <w:lvlJc w:val="left"/>
      <w:pPr>
        <w:ind w:left="470" w:hanging="4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1" w15:restartNumberingAfterBreak="0">
    <w:nsid w:val="65F07854"/>
    <w:multiLevelType w:val="hybridMultilevel"/>
    <w:tmpl w:val="26607354"/>
    <w:lvl w:ilvl="0" w:tplc="F6885744">
      <w:start w:val="1"/>
      <w:numFmt w:val="decimal"/>
      <w:lvlText w:val="%1."/>
      <w:lvlJc w:val="left"/>
      <w:pPr>
        <w:ind w:left="420" w:hanging="360"/>
      </w:pPr>
      <w:rPr>
        <w:rFonts w:hint="default" w:eastAsiaTheme="minorEastAsia"/>
        <w:b w:val="0"/>
        <w:sz w:val="21"/>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2" w15:restartNumberingAfterBreak="0">
    <w:nsid w:val="66E709FF"/>
    <w:multiLevelType w:val="hybridMultilevel"/>
    <w:tmpl w:val="694AC17C"/>
    <w:lvl w:ilvl="0" w:tplc="23ACEFE2">
      <w:start w:val="1"/>
      <w:numFmt w:val="bullet"/>
      <w:lvlText w:val=""/>
      <w:lvlJc w:val="left"/>
      <w:pPr>
        <w:ind w:left="720" w:hanging="360"/>
      </w:pPr>
      <w:rPr>
        <w:rFonts w:hint="default" w:ascii="Symbol" w:hAnsi="Symbol"/>
      </w:rPr>
    </w:lvl>
    <w:lvl w:ilvl="1" w:tplc="63A8A37E" w:tentative="1">
      <w:start w:val="1"/>
      <w:numFmt w:val="bullet"/>
      <w:lvlText w:val="o"/>
      <w:lvlJc w:val="left"/>
      <w:pPr>
        <w:ind w:left="1440" w:hanging="360"/>
      </w:pPr>
      <w:rPr>
        <w:rFonts w:hint="default" w:ascii="Courier New" w:hAnsi="Courier New"/>
      </w:rPr>
    </w:lvl>
    <w:lvl w:ilvl="2" w:tplc="B70257EA" w:tentative="1">
      <w:start w:val="1"/>
      <w:numFmt w:val="bullet"/>
      <w:lvlText w:val=""/>
      <w:lvlJc w:val="left"/>
      <w:pPr>
        <w:ind w:left="2160" w:hanging="360"/>
      </w:pPr>
      <w:rPr>
        <w:rFonts w:hint="default" w:ascii="Wingdings" w:hAnsi="Wingdings"/>
      </w:rPr>
    </w:lvl>
    <w:lvl w:ilvl="3" w:tplc="0250FB76" w:tentative="1">
      <w:start w:val="1"/>
      <w:numFmt w:val="bullet"/>
      <w:lvlText w:val=""/>
      <w:lvlJc w:val="left"/>
      <w:pPr>
        <w:ind w:left="2880" w:hanging="360"/>
      </w:pPr>
      <w:rPr>
        <w:rFonts w:hint="default" w:ascii="Symbol" w:hAnsi="Symbol"/>
      </w:rPr>
    </w:lvl>
    <w:lvl w:ilvl="4" w:tplc="696486FA" w:tentative="1">
      <w:start w:val="1"/>
      <w:numFmt w:val="bullet"/>
      <w:lvlText w:val="o"/>
      <w:lvlJc w:val="left"/>
      <w:pPr>
        <w:ind w:left="3600" w:hanging="360"/>
      </w:pPr>
      <w:rPr>
        <w:rFonts w:hint="default" w:ascii="Courier New" w:hAnsi="Courier New"/>
      </w:rPr>
    </w:lvl>
    <w:lvl w:ilvl="5" w:tplc="8F2043D2" w:tentative="1">
      <w:start w:val="1"/>
      <w:numFmt w:val="bullet"/>
      <w:lvlText w:val=""/>
      <w:lvlJc w:val="left"/>
      <w:pPr>
        <w:ind w:left="4320" w:hanging="360"/>
      </w:pPr>
      <w:rPr>
        <w:rFonts w:hint="default" w:ascii="Wingdings" w:hAnsi="Wingdings"/>
      </w:rPr>
    </w:lvl>
    <w:lvl w:ilvl="6" w:tplc="20D86F8A" w:tentative="1">
      <w:start w:val="1"/>
      <w:numFmt w:val="bullet"/>
      <w:lvlText w:val=""/>
      <w:lvlJc w:val="left"/>
      <w:pPr>
        <w:ind w:left="5040" w:hanging="360"/>
      </w:pPr>
      <w:rPr>
        <w:rFonts w:hint="default" w:ascii="Symbol" w:hAnsi="Symbol"/>
      </w:rPr>
    </w:lvl>
    <w:lvl w:ilvl="7" w:tplc="5EA65C22" w:tentative="1">
      <w:start w:val="1"/>
      <w:numFmt w:val="bullet"/>
      <w:lvlText w:val="o"/>
      <w:lvlJc w:val="left"/>
      <w:pPr>
        <w:ind w:left="5760" w:hanging="360"/>
      </w:pPr>
      <w:rPr>
        <w:rFonts w:hint="default" w:ascii="Courier New" w:hAnsi="Courier New"/>
      </w:rPr>
    </w:lvl>
    <w:lvl w:ilvl="8" w:tplc="D76E157C" w:tentative="1">
      <w:start w:val="1"/>
      <w:numFmt w:val="bullet"/>
      <w:lvlText w:val=""/>
      <w:lvlJc w:val="left"/>
      <w:pPr>
        <w:ind w:left="6480" w:hanging="360"/>
      </w:pPr>
      <w:rPr>
        <w:rFonts w:hint="default" w:ascii="Wingdings" w:hAnsi="Wingdings"/>
      </w:rPr>
    </w:lvl>
  </w:abstractNum>
  <w:abstractNum w:abstractNumId="63" w15:restartNumberingAfterBreak="0">
    <w:nsid w:val="67DF2E8E"/>
    <w:multiLevelType w:val="hybridMultilevel"/>
    <w:tmpl w:val="5B7C2A50"/>
    <w:lvl w:ilvl="0" w:tplc="0809000F">
      <w:start w:val="1"/>
      <w:numFmt w:val="decimal"/>
      <w:lvlText w:val="%1."/>
      <w:lvlJc w:val="left"/>
      <w:pPr>
        <w:ind w:left="72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685D7592"/>
    <w:multiLevelType w:val="hybridMultilevel"/>
    <w:tmpl w:val="7D6044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5" w15:restartNumberingAfterBreak="0">
    <w:nsid w:val="6B9329BC"/>
    <w:multiLevelType w:val="hybridMultilevel"/>
    <w:tmpl w:val="AABEC1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6" w15:restartNumberingAfterBreak="0">
    <w:nsid w:val="73401C53"/>
    <w:multiLevelType w:val="hybridMultilevel"/>
    <w:tmpl w:val="C4DA937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7" w15:restartNumberingAfterBreak="0">
    <w:nsid w:val="77276AED"/>
    <w:multiLevelType w:val="hybridMultilevel"/>
    <w:tmpl w:val="9948D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78D841A7"/>
    <w:multiLevelType w:val="hybridMultilevel"/>
    <w:tmpl w:val="D12652C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9" w15:restartNumberingAfterBreak="0">
    <w:nsid w:val="790E515A"/>
    <w:multiLevelType w:val="hybridMultilevel"/>
    <w:tmpl w:val="6D4EE8A2"/>
    <w:lvl w:ilvl="0" w:tplc="2BE2DDA0">
      <w:start w:val="1"/>
      <w:numFmt w:val="bullet"/>
      <w:lvlText w:val=""/>
      <w:lvlJc w:val="left"/>
      <w:pPr>
        <w:ind w:left="720" w:hanging="360"/>
      </w:pPr>
      <w:rPr>
        <w:rFonts w:hint="default" w:ascii="Symbol" w:hAnsi="Symbol"/>
      </w:rPr>
    </w:lvl>
    <w:lvl w:ilvl="1" w:tplc="F5AA39B6" w:tentative="1">
      <w:start w:val="1"/>
      <w:numFmt w:val="bullet"/>
      <w:lvlText w:val="o"/>
      <w:lvlJc w:val="left"/>
      <w:pPr>
        <w:ind w:left="1440" w:hanging="360"/>
      </w:pPr>
      <w:rPr>
        <w:rFonts w:hint="default" w:ascii="Courier New" w:hAnsi="Courier New"/>
      </w:rPr>
    </w:lvl>
    <w:lvl w:ilvl="2" w:tplc="87FEA9AE" w:tentative="1">
      <w:start w:val="1"/>
      <w:numFmt w:val="bullet"/>
      <w:lvlText w:val=""/>
      <w:lvlJc w:val="left"/>
      <w:pPr>
        <w:ind w:left="2160" w:hanging="360"/>
      </w:pPr>
      <w:rPr>
        <w:rFonts w:hint="default" w:ascii="Wingdings" w:hAnsi="Wingdings"/>
      </w:rPr>
    </w:lvl>
    <w:lvl w:ilvl="3" w:tplc="0DEEB926" w:tentative="1">
      <w:start w:val="1"/>
      <w:numFmt w:val="bullet"/>
      <w:lvlText w:val=""/>
      <w:lvlJc w:val="left"/>
      <w:pPr>
        <w:ind w:left="2880" w:hanging="360"/>
      </w:pPr>
      <w:rPr>
        <w:rFonts w:hint="default" w:ascii="Symbol" w:hAnsi="Symbol"/>
      </w:rPr>
    </w:lvl>
    <w:lvl w:ilvl="4" w:tplc="8BCCBDAC" w:tentative="1">
      <w:start w:val="1"/>
      <w:numFmt w:val="bullet"/>
      <w:lvlText w:val="o"/>
      <w:lvlJc w:val="left"/>
      <w:pPr>
        <w:ind w:left="3600" w:hanging="360"/>
      </w:pPr>
      <w:rPr>
        <w:rFonts w:hint="default" w:ascii="Courier New" w:hAnsi="Courier New"/>
      </w:rPr>
    </w:lvl>
    <w:lvl w:ilvl="5" w:tplc="EC32C722" w:tentative="1">
      <w:start w:val="1"/>
      <w:numFmt w:val="bullet"/>
      <w:lvlText w:val=""/>
      <w:lvlJc w:val="left"/>
      <w:pPr>
        <w:ind w:left="4320" w:hanging="360"/>
      </w:pPr>
      <w:rPr>
        <w:rFonts w:hint="default" w:ascii="Wingdings" w:hAnsi="Wingdings"/>
      </w:rPr>
    </w:lvl>
    <w:lvl w:ilvl="6" w:tplc="15328446" w:tentative="1">
      <w:start w:val="1"/>
      <w:numFmt w:val="bullet"/>
      <w:lvlText w:val=""/>
      <w:lvlJc w:val="left"/>
      <w:pPr>
        <w:ind w:left="5040" w:hanging="360"/>
      </w:pPr>
      <w:rPr>
        <w:rFonts w:hint="default" w:ascii="Symbol" w:hAnsi="Symbol"/>
      </w:rPr>
    </w:lvl>
    <w:lvl w:ilvl="7" w:tplc="1BCCAEE0" w:tentative="1">
      <w:start w:val="1"/>
      <w:numFmt w:val="bullet"/>
      <w:lvlText w:val="o"/>
      <w:lvlJc w:val="left"/>
      <w:pPr>
        <w:ind w:left="5760" w:hanging="360"/>
      </w:pPr>
      <w:rPr>
        <w:rFonts w:hint="default" w:ascii="Courier New" w:hAnsi="Courier New"/>
      </w:rPr>
    </w:lvl>
    <w:lvl w:ilvl="8" w:tplc="75C6C24C" w:tentative="1">
      <w:start w:val="1"/>
      <w:numFmt w:val="bullet"/>
      <w:lvlText w:val=""/>
      <w:lvlJc w:val="left"/>
      <w:pPr>
        <w:ind w:left="6480" w:hanging="360"/>
      </w:pPr>
      <w:rPr>
        <w:rFonts w:hint="default" w:ascii="Wingdings" w:hAnsi="Wingdings"/>
      </w:rPr>
    </w:lvl>
  </w:abstractNum>
  <w:abstractNum w:abstractNumId="70" w15:restartNumberingAfterBreak="0">
    <w:nsid w:val="7D074F20"/>
    <w:multiLevelType w:val="hybridMultilevel"/>
    <w:tmpl w:val="C1624AB2"/>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1304279">
    <w:abstractNumId w:val="55"/>
  </w:num>
  <w:num w:numId="2" w16cid:durableId="821433196">
    <w:abstractNumId w:val="31"/>
  </w:num>
  <w:num w:numId="3" w16cid:durableId="713844819">
    <w:abstractNumId w:val="6"/>
  </w:num>
  <w:num w:numId="4" w16cid:durableId="1185942919">
    <w:abstractNumId w:val="26"/>
  </w:num>
  <w:num w:numId="5" w16cid:durableId="826093771">
    <w:abstractNumId w:val="12"/>
  </w:num>
  <w:num w:numId="6" w16cid:durableId="1026909583">
    <w:abstractNumId w:val="62"/>
  </w:num>
  <w:num w:numId="7" w16cid:durableId="1054505044">
    <w:abstractNumId w:val="4"/>
  </w:num>
  <w:num w:numId="8" w16cid:durableId="113840040">
    <w:abstractNumId w:val="53"/>
  </w:num>
  <w:num w:numId="9" w16cid:durableId="2018724694">
    <w:abstractNumId w:val="69"/>
  </w:num>
  <w:num w:numId="10" w16cid:durableId="2040354370">
    <w:abstractNumId w:val="0"/>
  </w:num>
  <w:num w:numId="11" w16cid:durableId="1532573904">
    <w:abstractNumId w:val="49"/>
  </w:num>
  <w:num w:numId="12" w16cid:durableId="257295011">
    <w:abstractNumId w:val="41"/>
  </w:num>
  <w:num w:numId="13" w16cid:durableId="1599170558">
    <w:abstractNumId w:val="45"/>
  </w:num>
  <w:num w:numId="14" w16cid:durableId="1327397950">
    <w:abstractNumId w:val="39"/>
  </w:num>
  <w:num w:numId="15" w16cid:durableId="290795115">
    <w:abstractNumId w:val="36"/>
  </w:num>
  <w:num w:numId="16" w16cid:durableId="1250047212">
    <w:abstractNumId w:val="8"/>
  </w:num>
  <w:num w:numId="17" w16cid:durableId="1466317120">
    <w:abstractNumId w:val="61"/>
  </w:num>
  <w:num w:numId="18" w16cid:durableId="1626623624">
    <w:abstractNumId w:val="68"/>
  </w:num>
  <w:num w:numId="19" w16cid:durableId="218127019">
    <w:abstractNumId w:val="43"/>
  </w:num>
  <w:num w:numId="20" w16cid:durableId="659315509">
    <w:abstractNumId w:val="47"/>
  </w:num>
  <w:num w:numId="21" w16cid:durableId="1871995752">
    <w:abstractNumId w:val="57"/>
  </w:num>
  <w:num w:numId="22" w16cid:durableId="1117338224">
    <w:abstractNumId w:val="16"/>
  </w:num>
  <w:num w:numId="23" w16cid:durableId="347029986">
    <w:abstractNumId w:val="38"/>
  </w:num>
  <w:num w:numId="24" w16cid:durableId="479808917">
    <w:abstractNumId w:val="9"/>
  </w:num>
  <w:num w:numId="25" w16cid:durableId="591596365">
    <w:abstractNumId w:val="30"/>
  </w:num>
  <w:num w:numId="26" w16cid:durableId="625047532">
    <w:abstractNumId w:val="63"/>
  </w:num>
  <w:num w:numId="27" w16cid:durableId="1498039145">
    <w:abstractNumId w:val="54"/>
  </w:num>
  <w:num w:numId="28" w16cid:durableId="1032073470">
    <w:abstractNumId w:val="27"/>
  </w:num>
  <w:num w:numId="29" w16cid:durableId="1367412911">
    <w:abstractNumId w:val="23"/>
  </w:num>
  <w:num w:numId="30" w16cid:durableId="2032998092">
    <w:abstractNumId w:val="33"/>
  </w:num>
  <w:num w:numId="31" w16cid:durableId="245499774">
    <w:abstractNumId w:val="24"/>
  </w:num>
  <w:num w:numId="32" w16cid:durableId="1715303279">
    <w:abstractNumId w:val="22"/>
  </w:num>
  <w:num w:numId="33" w16cid:durableId="361177909">
    <w:abstractNumId w:val="51"/>
  </w:num>
  <w:num w:numId="34" w16cid:durableId="896280124">
    <w:abstractNumId w:val="66"/>
  </w:num>
  <w:num w:numId="35" w16cid:durableId="919755578">
    <w:abstractNumId w:val="15"/>
  </w:num>
  <w:num w:numId="36" w16cid:durableId="1362511958">
    <w:abstractNumId w:val="42"/>
  </w:num>
  <w:num w:numId="37" w16cid:durableId="1429227632">
    <w:abstractNumId w:val="70"/>
  </w:num>
  <w:num w:numId="38" w16cid:durableId="1610502849">
    <w:abstractNumId w:val="11"/>
  </w:num>
  <w:num w:numId="39" w16cid:durableId="1961452283">
    <w:abstractNumId w:val="2"/>
  </w:num>
  <w:num w:numId="40" w16cid:durableId="1805198599">
    <w:abstractNumId w:val="40"/>
  </w:num>
  <w:num w:numId="41" w16cid:durableId="1502812011">
    <w:abstractNumId w:val="3"/>
  </w:num>
  <w:num w:numId="42" w16cid:durableId="1310011100">
    <w:abstractNumId w:val="59"/>
  </w:num>
  <w:num w:numId="43" w16cid:durableId="259486182">
    <w:abstractNumId w:val="46"/>
  </w:num>
  <w:num w:numId="44" w16cid:durableId="1978336248">
    <w:abstractNumId w:val="5"/>
  </w:num>
  <w:num w:numId="45" w16cid:durableId="1407261401">
    <w:abstractNumId w:val="25"/>
  </w:num>
  <w:num w:numId="46" w16cid:durableId="90668759">
    <w:abstractNumId w:val="58"/>
  </w:num>
  <w:num w:numId="47" w16cid:durableId="523518941">
    <w:abstractNumId w:val="21"/>
  </w:num>
  <w:num w:numId="48" w16cid:durableId="1872061648">
    <w:abstractNumId w:val="37"/>
  </w:num>
  <w:num w:numId="49" w16cid:durableId="1109163612">
    <w:abstractNumId w:val="52"/>
  </w:num>
  <w:num w:numId="50" w16cid:durableId="1239973618">
    <w:abstractNumId w:val="56"/>
  </w:num>
  <w:num w:numId="51" w16cid:durableId="1293554526">
    <w:abstractNumId w:val="28"/>
  </w:num>
  <w:num w:numId="52" w16cid:durableId="1690981244">
    <w:abstractNumId w:val="1"/>
  </w:num>
  <w:num w:numId="53" w16cid:durableId="1606843383">
    <w:abstractNumId w:val="50"/>
  </w:num>
  <w:num w:numId="54" w16cid:durableId="319192315">
    <w:abstractNumId w:val="7"/>
  </w:num>
  <w:num w:numId="55" w16cid:durableId="1097365732">
    <w:abstractNumId w:val="14"/>
  </w:num>
  <w:num w:numId="56" w16cid:durableId="788356173">
    <w:abstractNumId w:val="32"/>
  </w:num>
  <w:num w:numId="57" w16cid:durableId="1142039479">
    <w:abstractNumId w:val="60"/>
  </w:num>
  <w:num w:numId="58" w16cid:durableId="1672757471">
    <w:abstractNumId w:val="64"/>
  </w:num>
  <w:num w:numId="59" w16cid:durableId="1907109151">
    <w:abstractNumId w:val="34"/>
  </w:num>
  <w:num w:numId="60" w16cid:durableId="1144273634">
    <w:abstractNumId w:val="18"/>
  </w:num>
  <w:num w:numId="61" w16cid:durableId="1262758959">
    <w:abstractNumId w:val="35"/>
  </w:num>
  <w:num w:numId="62" w16cid:durableId="493834920">
    <w:abstractNumId w:val="44"/>
  </w:num>
  <w:num w:numId="63" w16cid:durableId="1086029079">
    <w:abstractNumId w:val="19"/>
  </w:num>
  <w:num w:numId="64" w16cid:durableId="1066801190">
    <w:abstractNumId w:val="13"/>
  </w:num>
  <w:num w:numId="65" w16cid:durableId="497621358">
    <w:abstractNumId w:val="48"/>
  </w:num>
  <w:num w:numId="66" w16cid:durableId="2113553646">
    <w:abstractNumId w:val="17"/>
  </w:num>
  <w:num w:numId="67" w16cid:durableId="1327594903">
    <w:abstractNumId w:val="65"/>
  </w:num>
  <w:num w:numId="68" w16cid:durableId="653418186">
    <w:abstractNumId w:val="20"/>
  </w:num>
  <w:num w:numId="69" w16cid:durableId="780101649">
    <w:abstractNumId w:val="10"/>
  </w:num>
  <w:num w:numId="70" w16cid:durableId="1199053294">
    <w:abstractNumId w:val="67"/>
  </w:num>
  <w:num w:numId="71" w16cid:durableId="988751848">
    <w:abstractNumId w:val="29"/>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kshay Raveendran">
    <w15:presenceInfo w15:providerId="AD" w15:userId="S::Akshay.Raveendran@al-ghurair.com::f63509bf-ec37-446c-8077-e76c06fab214"/>
  </w15:person>
  <w15:person w15:author="George Varghese">
    <w15:presenceInfo w15:providerId="AD" w15:userId="S::George.Varghese@al-ghurair.com::90aea23f-54cd-407f-a55d-45304690cb94"/>
  </w15:person>
  <w15:person w15:author="Huzaifa Azeem">
    <w15:presenceInfo w15:providerId="AD" w15:userId="S::huzaifa.azeem@al-ghurair.com::565926cd-fa44-41a0-bf50-634372c4afe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1A"/>
    <w:rsid w:val="00000066"/>
    <w:rsid w:val="000001A2"/>
    <w:rsid w:val="000003DE"/>
    <w:rsid w:val="00000953"/>
    <w:rsid w:val="00000BDF"/>
    <w:rsid w:val="00001440"/>
    <w:rsid w:val="00001BB4"/>
    <w:rsid w:val="00002C38"/>
    <w:rsid w:val="00002E3B"/>
    <w:rsid w:val="00002F76"/>
    <w:rsid w:val="00003362"/>
    <w:rsid w:val="000033A9"/>
    <w:rsid w:val="00003B86"/>
    <w:rsid w:val="00003F70"/>
    <w:rsid w:val="00004A70"/>
    <w:rsid w:val="00005418"/>
    <w:rsid w:val="0000583F"/>
    <w:rsid w:val="00005B82"/>
    <w:rsid w:val="000067BD"/>
    <w:rsid w:val="00006D1B"/>
    <w:rsid w:val="00006D29"/>
    <w:rsid w:val="000071B2"/>
    <w:rsid w:val="00007B75"/>
    <w:rsid w:val="00007D3E"/>
    <w:rsid w:val="00007F76"/>
    <w:rsid w:val="00011203"/>
    <w:rsid w:val="00011E45"/>
    <w:rsid w:val="000123E0"/>
    <w:rsid w:val="00012855"/>
    <w:rsid w:val="00012B35"/>
    <w:rsid w:val="0001457D"/>
    <w:rsid w:val="000147AB"/>
    <w:rsid w:val="00014F23"/>
    <w:rsid w:val="000151DA"/>
    <w:rsid w:val="00017601"/>
    <w:rsid w:val="000209C4"/>
    <w:rsid w:val="000217D4"/>
    <w:rsid w:val="000217FF"/>
    <w:rsid w:val="00021BE5"/>
    <w:rsid w:val="000222F9"/>
    <w:rsid w:val="00022D54"/>
    <w:rsid w:val="00022EE2"/>
    <w:rsid w:val="00023B0E"/>
    <w:rsid w:val="00023E5C"/>
    <w:rsid w:val="0002448D"/>
    <w:rsid w:val="00024AFE"/>
    <w:rsid w:val="00024B9C"/>
    <w:rsid w:val="00024BE8"/>
    <w:rsid w:val="000252B8"/>
    <w:rsid w:val="00026710"/>
    <w:rsid w:val="00026C41"/>
    <w:rsid w:val="00026FFF"/>
    <w:rsid w:val="000274FD"/>
    <w:rsid w:val="0002783C"/>
    <w:rsid w:val="00027A79"/>
    <w:rsid w:val="000300DA"/>
    <w:rsid w:val="000301CF"/>
    <w:rsid w:val="000304BB"/>
    <w:rsid w:val="00030B08"/>
    <w:rsid w:val="00030D68"/>
    <w:rsid w:val="00031244"/>
    <w:rsid w:val="00031FE5"/>
    <w:rsid w:val="00032A03"/>
    <w:rsid w:val="00032B0B"/>
    <w:rsid w:val="00033229"/>
    <w:rsid w:val="000343BA"/>
    <w:rsid w:val="00034593"/>
    <w:rsid w:val="000348D0"/>
    <w:rsid w:val="0003493E"/>
    <w:rsid w:val="00036827"/>
    <w:rsid w:val="000374D7"/>
    <w:rsid w:val="00037F6B"/>
    <w:rsid w:val="0004003A"/>
    <w:rsid w:val="000404A4"/>
    <w:rsid w:val="00040546"/>
    <w:rsid w:val="00041C73"/>
    <w:rsid w:val="00042025"/>
    <w:rsid w:val="00042227"/>
    <w:rsid w:val="000426F8"/>
    <w:rsid w:val="00042737"/>
    <w:rsid w:val="0004329F"/>
    <w:rsid w:val="000438BD"/>
    <w:rsid w:val="00043BDD"/>
    <w:rsid w:val="00043BEC"/>
    <w:rsid w:val="00043E49"/>
    <w:rsid w:val="000457E1"/>
    <w:rsid w:val="000458D7"/>
    <w:rsid w:val="00045E05"/>
    <w:rsid w:val="00046036"/>
    <w:rsid w:val="00046BA1"/>
    <w:rsid w:val="00046BEE"/>
    <w:rsid w:val="00047B98"/>
    <w:rsid w:val="0005012A"/>
    <w:rsid w:val="000501FE"/>
    <w:rsid w:val="00050636"/>
    <w:rsid w:val="0005072C"/>
    <w:rsid w:val="00050946"/>
    <w:rsid w:val="00050E9F"/>
    <w:rsid w:val="00051023"/>
    <w:rsid w:val="0005131E"/>
    <w:rsid w:val="00051E3F"/>
    <w:rsid w:val="00051FA5"/>
    <w:rsid w:val="00052133"/>
    <w:rsid w:val="00052608"/>
    <w:rsid w:val="00052D62"/>
    <w:rsid w:val="00052DDA"/>
    <w:rsid w:val="00052F8F"/>
    <w:rsid w:val="000531F2"/>
    <w:rsid w:val="000533ED"/>
    <w:rsid w:val="000536CF"/>
    <w:rsid w:val="000540D4"/>
    <w:rsid w:val="00054818"/>
    <w:rsid w:val="0005562F"/>
    <w:rsid w:val="000556C3"/>
    <w:rsid w:val="000566A9"/>
    <w:rsid w:val="000567DB"/>
    <w:rsid w:val="00056F31"/>
    <w:rsid w:val="0005738B"/>
    <w:rsid w:val="00057442"/>
    <w:rsid w:val="00057E01"/>
    <w:rsid w:val="000601F0"/>
    <w:rsid w:val="00061718"/>
    <w:rsid w:val="00061A23"/>
    <w:rsid w:val="00061C64"/>
    <w:rsid w:val="0006220E"/>
    <w:rsid w:val="000627D0"/>
    <w:rsid w:val="00062F77"/>
    <w:rsid w:val="00063C86"/>
    <w:rsid w:val="000648D3"/>
    <w:rsid w:val="00064DEB"/>
    <w:rsid w:val="00065575"/>
    <w:rsid w:val="00065839"/>
    <w:rsid w:val="00065DF6"/>
    <w:rsid w:val="00065EF5"/>
    <w:rsid w:val="00066A66"/>
    <w:rsid w:val="0006716B"/>
    <w:rsid w:val="00067A17"/>
    <w:rsid w:val="000706A1"/>
    <w:rsid w:val="00071314"/>
    <w:rsid w:val="00071B52"/>
    <w:rsid w:val="00071FD9"/>
    <w:rsid w:val="000723A9"/>
    <w:rsid w:val="0007272E"/>
    <w:rsid w:val="000731F6"/>
    <w:rsid w:val="00073219"/>
    <w:rsid w:val="000738DC"/>
    <w:rsid w:val="00074418"/>
    <w:rsid w:val="00074833"/>
    <w:rsid w:val="0007497F"/>
    <w:rsid w:val="00074D3D"/>
    <w:rsid w:val="00074FD3"/>
    <w:rsid w:val="00074FD8"/>
    <w:rsid w:val="00075123"/>
    <w:rsid w:val="00076069"/>
    <w:rsid w:val="00080859"/>
    <w:rsid w:val="0008106A"/>
    <w:rsid w:val="00081303"/>
    <w:rsid w:val="00081D41"/>
    <w:rsid w:val="00081E4D"/>
    <w:rsid w:val="00081F80"/>
    <w:rsid w:val="00082A2D"/>
    <w:rsid w:val="00082A39"/>
    <w:rsid w:val="00082B5E"/>
    <w:rsid w:val="00082B63"/>
    <w:rsid w:val="00082CBC"/>
    <w:rsid w:val="00082F07"/>
    <w:rsid w:val="00083197"/>
    <w:rsid w:val="000833CB"/>
    <w:rsid w:val="000835B3"/>
    <w:rsid w:val="00084C96"/>
    <w:rsid w:val="00084D01"/>
    <w:rsid w:val="00085C20"/>
    <w:rsid w:val="0008605F"/>
    <w:rsid w:val="00086827"/>
    <w:rsid w:val="00087512"/>
    <w:rsid w:val="000875EB"/>
    <w:rsid w:val="00087BB3"/>
    <w:rsid w:val="00087D03"/>
    <w:rsid w:val="0009026A"/>
    <w:rsid w:val="0009046A"/>
    <w:rsid w:val="00090623"/>
    <w:rsid w:val="0009081E"/>
    <w:rsid w:val="00091089"/>
    <w:rsid w:val="000918D0"/>
    <w:rsid w:val="0009220E"/>
    <w:rsid w:val="00092C00"/>
    <w:rsid w:val="00092DCF"/>
    <w:rsid w:val="0009302F"/>
    <w:rsid w:val="00093619"/>
    <w:rsid w:val="0009385C"/>
    <w:rsid w:val="00094417"/>
    <w:rsid w:val="00094D53"/>
    <w:rsid w:val="000952CA"/>
    <w:rsid w:val="00095309"/>
    <w:rsid w:val="00095535"/>
    <w:rsid w:val="0009555F"/>
    <w:rsid w:val="0009583E"/>
    <w:rsid w:val="00095FDE"/>
    <w:rsid w:val="00096441"/>
    <w:rsid w:val="0009681D"/>
    <w:rsid w:val="00096880"/>
    <w:rsid w:val="000968DC"/>
    <w:rsid w:val="000969E6"/>
    <w:rsid w:val="0009725D"/>
    <w:rsid w:val="000A036C"/>
    <w:rsid w:val="000A0B40"/>
    <w:rsid w:val="000A0C6D"/>
    <w:rsid w:val="000A0E99"/>
    <w:rsid w:val="000A128F"/>
    <w:rsid w:val="000A13D2"/>
    <w:rsid w:val="000A1E93"/>
    <w:rsid w:val="000A1F5D"/>
    <w:rsid w:val="000A2676"/>
    <w:rsid w:val="000A2D1F"/>
    <w:rsid w:val="000A307C"/>
    <w:rsid w:val="000A3257"/>
    <w:rsid w:val="000A3A9B"/>
    <w:rsid w:val="000A3C2B"/>
    <w:rsid w:val="000A462D"/>
    <w:rsid w:val="000A4D01"/>
    <w:rsid w:val="000A52FB"/>
    <w:rsid w:val="000A6016"/>
    <w:rsid w:val="000A60A8"/>
    <w:rsid w:val="000A648F"/>
    <w:rsid w:val="000A64D8"/>
    <w:rsid w:val="000A6532"/>
    <w:rsid w:val="000A65B6"/>
    <w:rsid w:val="000A6D5B"/>
    <w:rsid w:val="000A7987"/>
    <w:rsid w:val="000A7C28"/>
    <w:rsid w:val="000B041A"/>
    <w:rsid w:val="000B086A"/>
    <w:rsid w:val="000B0B8D"/>
    <w:rsid w:val="000B0CE4"/>
    <w:rsid w:val="000B1376"/>
    <w:rsid w:val="000B1931"/>
    <w:rsid w:val="000B1AB8"/>
    <w:rsid w:val="000B1B30"/>
    <w:rsid w:val="000B1C19"/>
    <w:rsid w:val="000B1CAC"/>
    <w:rsid w:val="000B2567"/>
    <w:rsid w:val="000B2A19"/>
    <w:rsid w:val="000B30DC"/>
    <w:rsid w:val="000B3357"/>
    <w:rsid w:val="000B371D"/>
    <w:rsid w:val="000B380C"/>
    <w:rsid w:val="000B3BC3"/>
    <w:rsid w:val="000B4D90"/>
    <w:rsid w:val="000B5737"/>
    <w:rsid w:val="000B5815"/>
    <w:rsid w:val="000B5A95"/>
    <w:rsid w:val="000B5D45"/>
    <w:rsid w:val="000B5D75"/>
    <w:rsid w:val="000B5E9B"/>
    <w:rsid w:val="000B6541"/>
    <w:rsid w:val="000B6894"/>
    <w:rsid w:val="000B6FD1"/>
    <w:rsid w:val="000B7470"/>
    <w:rsid w:val="000B7F1E"/>
    <w:rsid w:val="000C002C"/>
    <w:rsid w:val="000C0128"/>
    <w:rsid w:val="000C0A91"/>
    <w:rsid w:val="000C13E4"/>
    <w:rsid w:val="000C15D3"/>
    <w:rsid w:val="000C15F1"/>
    <w:rsid w:val="000C1748"/>
    <w:rsid w:val="000C174E"/>
    <w:rsid w:val="000C1BF0"/>
    <w:rsid w:val="000C1C99"/>
    <w:rsid w:val="000C2586"/>
    <w:rsid w:val="000C3327"/>
    <w:rsid w:val="000C34A9"/>
    <w:rsid w:val="000C4203"/>
    <w:rsid w:val="000C471D"/>
    <w:rsid w:val="000C4757"/>
    <w:rsid w:val="000C4C40"/>
    <w:rsid w:val="000C4CAD"/>
    <w:rsid w:val="000C4EF5"/>
    <w:rsid w:val="000C56B0"/>
    <w:rsid w:val="000C5C5F"/>
    <w:rsid w:val="000C62C7"/>
    <w:rsid w:val="000C633B"/>
    <w:rsid w:val="000C65A9"/>
    <w:rsid w:val="000C67CF"/>
    <w:rsid w:val="000C6C07"/>
    <w:rsid w:val="000C7164"/>
    <w:rsid w:val="000C71B7"/>
    <w:rsid w:val="000C7315"/>
    <w:rsid w:val="000C7AFA"/>
    <w:rsid w:val="000C7BEE"/>
    <w:rsid w:val="000D0018"/>
    <w:rsid w:val="000D1ECC"/>
    <w:rsid w:val="000D2283"/>
    <w:rsid w:val="000D27F4"/>
    <w:rsid w:val="000D2B8A"/>
    <w:rsid w:val="000D2BFF"/>
    <w:rsid w:val="000D327F"/>
    <w:rsid w:val="000D3EAF"/>
    <w:rsid w:val="000D4242"/>
    <w:rsid w:val="000D4AF2"/>
    <w:rsid w:val="000D4C00"/>
    <w:rsid w:val="000D5DAC"/>
    <w:rsid w:val="000D6AB4"/>
    <w:rsid w:val="000D7BDF"/>
    <w:rsid w:val="000D7E29"/>
    <w:rsid w:val="000E049C"/>
    <w:rsid w:val="000E05CB"/>
    <w:rsid w:val="000E108A"/>
    <w:rsid w:val="000E2314"/>
    <w:rsid w:val="000E29C1"/>
    <w:rsid w:val="000E2A50"/>
    <w:rsid w:val="000E2E3A"/>
    <w:rsid w:val="000E2F26"/>
    <w:rsid w:val="000E326B"/>
    <w:rsid w:val="000E3615"/>
    <w:rsid w:val="000E3851"/>
    <w:rsid w:val="000E4033"/>
    <w:rsid w:val="000E4777"/>
    <w:rsid w:val="000E4C03"/>
    <w:rsid w:val="000E4D13"/>
    <w:rsid w:val="000E5321"/>
    <w:rsid w:val="000E5603"/>
    <w:rsid w:val="000E5E86"/>
    <w:rsid w:val="000E6155"/>
    <w:rsid w:val="000E6419"/>
    <w:rsid w:val="000E6D5D"/>
    <w:rsid w:val="000E6DCB"/>
    <w:rsid w:val="000E6EBC"/>
    <w:rsid w:val="000E74FF"/>
    <w:rsid w:val="000E7765"/>
    <w:rsid w:val="000E7D3B"/>
    <w:rsid w:val="000F07D6"/>
    <w:rsid w:val="000F099D"/>
    <w:rsid w:val="000F0A3B"/>
    <w:rsid w:val="000F0D78"/>
    <w:rsid w:val="000F10AD"/>
    <w:rsid w:val="000F11DA"/>
    <w:rsid w:val="000F1239"/>
    <w:rsid w:val="000F26D4"/>
    <w:rsid w:val="000F288B"/>
    <w:rsid w:val="000F29D8"/>
    <w:rsid w:val="000F29DF"/>
    <w:rsid w:val="000F2ABC"/>
    <w:rsid w:val="000F3443"/>
    <w:rsid w:val="000F3CC8"/>
    <w:rsid w:val="000F4B90"/>
    <w:rsid w:val="000F4E2C"/>
    <w:rsid w:val="000F50C8"/>
    <w:rsid w:val="000F5106"/>
    <w:rsid w:val="000F520B"/>
    <w:rsid w:val="000F6DBE"/>
    <w:rsid w:val="000F6FD0"/>
    <w:rsid w:val="000F736F"/>
    <w:rsid w:val="000F73E1"/>
    <w:rsid w:val="000F7769"/>
    <w:rsid w:val="000F79EE"/>
    <w:rsid w:val="0010152D"/>
    <w:rsid w:val="0010200C"/>
    <w:rsid w:val="00102655"/>
    <w:rsid w:val="001037D2"/>
    <w:rsid w:val="00103A75"/>
    <w:rsid w:val="00103C22"/>
    <w:rsid w:val="00103DB4"/>
    <w:rsid w:val="0010465F"/>
    <w:rsid w:val="001047D9"/>
    <w:rsid w:val="00104814"/>
    <w:rsid w:val="0010586C"/>
    <w:rsid w:val="00105D8E"/>
    <w:rsid w:val="0010600A"/>
    <w:rsid w:val="001066FF"/>
    <w:rsid w:val="00106C46"/>
    <w:rsid w:val="001075A0"/>
    <w:rsid w:val="00111618"/>
    <w:rsid w:val="001119EB"/>
    <w:rsid w:val="00112255"/>
    <w:rsid w:val="00113DED"/>
    <w:rsid w:val="00113F81"/>
    <w:rsid w:val="00114284"/>
    <w:rsid w:val="00114A8D"/>
    <w:rsid w:val="00115453"/>
    <w:rsid w:val="00115A19"/>
    <w:rsid w:val="00116012"/>
    <w:rsid w:val="001166EA"/>
    <w:rsid w:val="00117F6E"/>
    <w:rsid w:val="0012005D"/>
    <w:rsid w:val="0012009A"/>
    <w:rsid w:val="00120362"/>
    <w:rsid w:val="00120A4D"/>
    <w:rsid w:val="00120F11"/>
    <w:rsid w:val="00121EC2"/>
    <w:rsid w:val="00122086"/>
    <w:rsid w:val="001227CD"/>
    <w:rsid w:val="0012368A"/>
    <w:rsid w:val="00123A69"/>
    <w:rsid w:val="00123F06"/>
    <w:rsid w:val="00123FCD"/>
    <w:rsid w:val="00124152"/>
    <w:rsid w:val="00124259"/>
    <w:rsid w:val="0012464E"/>
    <w:rsid w:val="0012469F"/>
    <w:rsid w:val="00125433"/>
    <w:rsid w:val="0012560A"/>
    <w:rsid w:val="001256B5"/>
    <w:rsid w:val="0012619A"/>
    <w:rsid w:val="001262E3"/>
    <w:rsid w:val="00126386"/>
    <w:rsid w:val="00126DA1"/>
    <w:rsid w:val="00126FB7"/>
    <w:rsid w:val="0012708B"/>
    <w:rsid w:val="00127DE3"/>
    <w:rsid w:val="00130121"/>
    <w:rsid w:val="00131387"/>
    <w:rsid w:val="00131491"/>
    <w:rsid w:val="001318E4"/>
    <w:rsid w:val="00131B84"/>
    <w:rsid w:val="00131C8F"/>
    <w:rsid w:val="00131DC0"/>
    <w:rsid w:val="00131F9E"/>
    <w:rsid w:val="0013222A"/>
    <w:rsid w:val="0013284E"/>
    <w:rsid w:val="0013289D"/>
    <w:rsid w:val="001329BC"/>
    <w:rsid w:val="00133586"/>
    <w:rsid w:val="001341F0"/>
    <w:rsid w:val="0013464E"/>
    <w:rsid w:val="0013492B"/>
    <w:rsid w:val="001349DB"/>
    <w:rsid w:val="00134B8F"/>
    <w:rsid w:val="0013548A"/>
    <w:rsid w:val="00135C77"/>
    <w:rsid w:val="00135C9C"/>
    <w:rsid w:val="00136114"/>
    <w:rsid w:val="001363BC"/>
    <w:rsid w:val="00136DCC"/>
    <w:rsid w:val="00136DCF"/>
    <w:rsid w:val="001408FC"/>
    <w:rsid w:val="00140933"/>
    <w:rsid w:val="00140FA8"/>
    <w:rsid w:val="001410D2"/>
    <w:rsid w:val="001417AB"/>
    <w:rsid w:val="00141F81"/>
    <w:rsid w:val="00142416"/>
    <w:rsid w:val="00142588"/>
    <w:rsid w:val="00142961"/>
    <w:rsid w:val="001429D2"/>
    <w:rsid w:val="00142D55"/>
    <w:rsid w:val="00142E6F"/>
    <w:rsid w:val="00143126"/>
    <w:rsid w:val="00143199"/>
    <w:rsid w:val="00143301"/>
    <w:rsid w:val="0014338F"/>
    <w:rsid w:val="00144807"/>
    <w:rsid w:val="0014484E"/>
    <w:rsid w:val="00145982"/>
    <w:rsid w:val="00145A83"/>
    <w:rsid w:val="00145AE5"/>
    <w:rsid w:val="00147131"/>
    <w:rsid w:val="001473CC"/>
    <w:rsid w:val="0014763B"/>
    <w:rsid w:val="00147709"/>
    <w:rsid w:val="001478F0"/>
    <w:rsid w:val="00147B27"/>
    <w:rsid w:val="00150DAB"/>
    <w:rsid w:val="00150E61"/>
    <w:rsid w:val="00150E83"/>
    <w:rsid w:val="00151614"/>
    <w:rsid w:val="00151619"/>
    <w:rsid w:val="00151640"/>
    <w:rsid w:val="00151880"/>
    <w:rsid w:val="00151B37"/>
    <w:rsid w:val="001522D4"/>
    <w:rsid w:val="001527E8"/>
    <w:rsid w:val="00152864"/>
    <w:rsid w:val="00152A93"/>
    <w:rsid w:val="00152EB7"/>
    <w:rsid w:val="001533EE"/>
    <w:rsid w:val="0015546C"/>
    <w:rsid w:val="00155A3C"/>
    <w:rsid w:val="00155D04"/>
    <w:rsid w:val="00155E11"/>
    <w:rsid w:val="001564FF"/>
    <w:rsid w:val="001578EA"/>
    <w:rsid w:val="00161C17"/>
    <w:rsid w:val="00161DF9"/>
    <w:rsid w:val="00161E4E"/>
    <w:rsid w:val="00162345"/>
    <w:rsid w:val="001625E4"/>
    <w:rsid w:val="00162AB2"/>
    <w:rsid w:val="00162D3F"/>
    <w:rsid w:val="00162E10"/>
    <w:rsid w:val="001634A5"/>
    <w:rsid w:val="00163A78"/>
    <w:rsid w:val="00163C99"/>
    <w:rsid w:val="0016448F"/>
    <w:rsid w:val="00164C43"/>
    <w:rsid w:val="0016547B"/>
    <w:rsid w:val="001655E7"/>
    <w:rsid w:val="001659E9"/>
    <w:rsid w:val="00165E97"/>
    <w:rsid w:val="001660E8"/>
    <w:rsid w:val="0016619B"/>
    <w:rsid w:val="00166F1D"/>
    <w:rsid w:val="0016759D"/>
    <w:rsid w:val="001678BA"/>
    <w:rsid w:val="00167ADF"/>
    <w:rsid w:val="001705F6"/>
    <w:rsid w:val="001709B1"/>
    <w:rsid w:val="00170C99"/>
    <w:rsid w:val="00171140"/>
    <w:rsid w:val="00172123"/>
    <w:rsid w:val="001723BE"/>
    <w:rsid w:val="00172463"/>
    <w:rsid w:val="0017294F"/>
    <w:rsid w:val="0017308B"/>
    <w:rsid w:val="001731FB"/>
    <w:rsid w:val="00173259"/>
    <w:rsid w:val="001737A5"/>
    <w:rsid w:val="00173C03"/>
    <w:rsid w:val="00174513"/>
    <w:rsid w:val="00174702"/>
    <w:rsid w:val="00174C63"/>
    <w:rsid w:val="0017531A"/>
    <w:rsid w:val="00175579"/>
    <w:rsid w:val="00175885"/>
    <w:rsid w:val="00175C5F"/>
    <w:rsid w:val="00176920"/>
    <w:rsid w:val="001777BA"/>
    <w:rsid w:val="00177909"/>
    <w:rsid w:val="00177D05"/>
    <w:rsid w:val="001808FD"/>
    <w:rsid w:val="0018152C"/>
    <w:rsid w:val="001815C7"/>
    <w:rsid w:val="0018224D"/>
    <w:rsid w:val="00182CAE"/>
    <w:rsid w:val="00182E64"/>
    <w:rsid w:val="00183920"/>
    <w:rsid w:val="0018395B"/>
    <w:rsid w:val="00183B02"/>
    <w:rsid w:val="00184077"/>
    <w:rsid w:val="001848E2"/>
    <w:rsid w:val="00184A47"/>
    <w:rsid w:val="001851ED"/>
    <w:rsid w:val="00185355"/>
    <w:rsid w:val="001853EE"/>
    <w:rsid w:val="00185566"/>
    <w:rsid w:val="00185807"/>
    <w:rsid w:val="00185B1A"/>
    <w:rsid w:val="00185E64"/>
    <w:rsid w:val="00185EED"/>
    <w:rsid w:val="00186192"/>
    <w:rsid w:val="001865F1"/>
    <w:rsid w:val="001867A1"/>
    <w:rsid w:val="00186992"/>
    <w:rsid w:val="00187128"/>
    <w:rsid w:val="001873A1"/>
    <w:rsid w:val="001903C0"/>
    <w:rsid w:val="00190567"/>
    <w:rsid w:val="00190643"/>
    <w:rsid w:val="00190E94"/>
    <w:rsid w:val="00191146"/>
    <w:rsid w:val="00191FD5"/>
    <w:rsid w:val="001923F1"/>
    <w:rsid w:val="0019258C"/>
    <w:rsid w:val="00192950"/>
    <w:rsid w:val="00192993"/>
    <w:rsid w:val="00192B19"/>
    <w:rsid w:val="00192C1F"/>
    <w:rsid w:val="0019377F"/>
    <w:rsid w:val="0019386A"/>
    <w:rsid w:val="0019462E"/>
    <w:rsid w:val="00195412"/>
    <w:rsid w:val="001954B7"/>
    <w:rsid w:val="00195649"/>
    <w:rsid w:val="001956CF"/>
    <w:rsid w:val="00195A67"/>
    <w:rsid w:val="00196413"/>
    <w:rsid w:val="001964EB"/>
    <w:rsid w:val="00196A65"/>
    <w:rsid w:val="00197023"/>
    <w:rsid w:val="0019758D"/>
    <w:rsid w:val="00197A3B"/>
    <w:rsid w:val="00197D31"/>
    <w:rsid w:val="001A016F"/>
    <w:rsid w:val="001A07C2"/>
    <w:rsid w:val="001A1407"/>
    <w:rsid w:val="001A1AFB"/>
    <w:rsid w:val="001A3260"/>
    <w:rsid w:val="001A3699"/>
    <w:rsid w:val="001A460B"/>
    <w:rsid w:val="001A4759"/>
    <w:rsid w:val="001A4E4A"/>
    <w:rsid w:val="001A5209"/>
    <w:rsid w:val="001A52EB"/>
    <w:rsid w:val="001A65E6"/>
    <w:rsid w:val="001A6E73"/>
    <w:rsid w:val="001A7B34"/>
    <w:rsid w:val="001A7CF5"/>
    <w:rsid w:val="001B0413"/>
    <w:rsid w:val="001B0469"/>
    <w:rsid w:val="001B0889"/>
    <w:rsid w:val="001B0A29"/>
    <w:rsid w:val="001B1471"/>
    <w:rsid w:val="001B19C0"/>
    <w:rsid w:val="001B19DC"/>
    <w:rsid w:val="001B1AF2"/>
    <w:rsid w:val="001B24CE"/>
    <w:rsid w:val="001B2581"/>
    <w:rsid w:val="001B2ED6"/>
    <w:rsid w:val="001B3029"/>
    <w:rsid w:val="001B3092"/>
    <w:rsid w:val="001B375E"/>
    <w:rsid w:val="001B4B90"/>
    <w:rsid w:val="001B5310"/>
    <w:rsid w:val="001B553B"/>
    <w:rsid w:val="001B5D8E"/>
    <w:rsid w:val="001B66E9"/>
    <w:rsid w:val="001B6759"/>
    <w:rsid w:val="001B6DEF"/>
    <w:rsid w:val="001B6EC5"/>
    <w:rsid w:val="001B7A67"/>
    <w:rsid w:val="001B7B31"/>
    <w:rsid w:val="001C0158"/>
    <w:rsid w:val="001C029D"/>
    <w:rsid w:val="001C0F9A"/>
    <w:rsid w:val="001C1280"/>
    <w:rsid w:val="001C17FC"/>
    <w:rsid w:val="001C209E"/>
    <w:rsid w:val="001C22DA"/>
    <w:rsid w:val="001C26C5"/>
    <w:rsid w:val="001C37B5"/>
    <w:rsid w:val="001C3BAA"/>
    <w:rsid w:val="001C3E35"/>
    <w:rsid w:val="001C3E8A"/>
    <w:rsid w:val="001C402F"/>
    <w:rsid w:val="001C4810"/>
    <w:rsid w:val="001C4A21"/>
    <w:rsid w:val="001C4BEA"/>
    <w:rsid w:val="001C6343"/>
    <w:rsid w:val="001C64F8"/>
    <w:rsid w:val="001C6961"/>
    <w:rsid w:val="001C6A36"/>
    <w:rsid w:val="001C6C20"/>
    <w:rsid w:val="001C7694"/>
    <w:rsid w:val="001C7E64"/>
    <w:rsid w:val="001D06AB"/>
    <w:rsid w:val="001D13A1"/>
    <w:rsid w:val="001D197A"/>
    <w:rsid w:val="001D2189"/>
    <w:rsid w:val="001D2353"/>
    <w:rsid w:val="001D2C20"/>
    <w:rsid w:val="001D2E48"/>
    <w:rsid w:val="001D3548"/>
    <w:rsid w:val="001D3641"/>
    <w:rsid w:val="001D3BEA"/>
    <w:rsid w:val="001D43A1"/>
    <w:rsid w:val="001D52F6"/>
    <w:rsid w:val="001D54C6"/>
    <w:rsid w:val="001D55CC"/>
    <w:rsid w:val="001D58F8"/>
    <w:rsid w:val="001D5A71"/>
    <w:rsid w:val="001D627A"/>
    <w:rsid w:val="001D6CC7"/>
    <w:rsid w:val="001D72E9"/>
    <w:rsid w:val="001D7569"/>
    <w:rsid w:val="001D7B2C"/>
    <w:rsid w:val="001D7E2C"/>
    <w:rsid w:val="001E036E"/>
    <w:rsid w:val="001E1483"/>
    <w:rsid w:val="001E1A1D"/>
    <w:rsid w:val="001E1B06"/>
    <w:rsid w:val="001E1DD4"/>
    <w:rsid w:val="001E2A87"/>
    <w:rsid w:val="001E2AF8"/>
    <w:rsid w:val="001E2B37"/>
    <w:rsid w:val="001E3575"/>
    <w:rsid w:val="001E3631"/>
    <w:rsid w:val="001E38D6"/>
    <w:rsid w:val="001E3C0B"/>
    <w:rsid w:val="001E4615"/>
    <w:rsid w:val="001E4DEC"/>
    <w:rsid w:val="001E53D7"/>
    <w:rsid w:val="001E68C1"/>
    <w:rsid w:val="001E7806"/>
    <w:rsid w:val="001E797C"/>
    <w:rsid w:val="001E7C85"/>
    <w:rsid w:val="001E7E2D"/>
    <w:rsid w:val="001F0138"/>
    <w:rsid w:val="001F0884"/>
    <w:rsid w:val="001F20B1"/>
    <w:rsid w:val="001F2FF0"/>
    <w:rsid w:val="001F3112"/>
    <w:rsid w:val="001F32BC"/>
    <w:rsid w:val="001F3D32"/>
    <w:rsid w:val="001F3E02"/>
    <w:rsid w:val="001F3E76"/>
    <w:rsid w:val="001F401A"/>
    <w:rsid w:val="001F41F2"/>
    <w:rsid w:val="001F4210"/>
    <w:rsid w:val="001F430D"/>
    <w:rsid w:val="001F44DD"/>
    <w:rsid w:val="001F637F"/>
    <w:rsid w:val="001F64CA"/>
    <w:rsid w:val="001F7363"/>
    <w:rsid w:val="0020026F"/>
    <w:rsid w:val="002005E3"/>
    <w:rsid w:val="002009FC"/>
    <w:rsid w:val="00200E5E"/>
    <w:rsid w:val="002014A9"/>
    <w:rsid w:val="002014F5"/>
    <w:rsid w:val="002016D6"/>
    <w:rsid w:val="0020229E"/>
    <w:rsid w:val="00202A6B"/>
    <w:rsid w:val="00202A9F"/>
    <w:rsid w:val="00202E1D"/>
    <w:rsid w:val="00203732"/>
    <w:rsid w:val="00204ADC"/>
    <w:rsid w:val="00205231"/>
    <w:rsid w:val="00205386"/>
    <w:rsid w:val="00205F68"/>
    <w:rsid w:val="002062A1"/>
    <w:rsid w:val="00206465"/>
    <w:rsid w:val="002064FC"/>
    <w:rsid w:val="00207D0E"/>
    <w:rsid w:val="00207E9B"/>
    <w:rsid w:val="00210166"/>
    <w:rsid w:val="0021072B"/>
    <w:rsid w:val="002109C6"/>
    <w:rsid w:val="00210A14"/>
    <w:rsid w:val="00210EB4"/>
    <w:rsid w:val="00210F1C"/>
    <w:rsid w:val="002118DE"/>
    <w:rsid w:val="00211A89"/>
    <w:rsid w:val="002121A8"/>
    <w:rsid w:val="0021233B"/>
    <w:rsid w:val="0021268C"/>
    <w:rsid w:val="0021272B"/>
    <w:rsid w:val="00212966"/>
    <w:rsid w:val="002129BF"/>
    <w:rsid w:val="00213142"/>
    <w:rsid w:val="0021314E"/>
    <w:rsid w:val="00213E2F"/>
    <w:rsid w:val="00215459"/>
    <w:rsid w:val="00215587"/>
    <w:rsid w:val="002155B8"/>
    <w:rsid w:val="00215D7B"/>
    <w:rsid w:val="00216114"/>
    <w:rsid w:val="00216568"/>
    <w:rsid w:val="002167F6"/>
    <w:rsid w:val="00216B52"/>
    <w:rsid w:val="002171F1"/>
    <w:rsid w:val="002200A5"/>
    <w:rsid w:val="00220816"/>
    <w:rsid w:val="00220DDF"/>
    <w:rsid w:val="0022125E"/>
    <w:rsid w:val="00221298"/>
    <w:rsid w:val="002225BD"/>
    <w:rsid w:val="0022275A"/>
    <w:rsid w:val="0022297D"/>
    <w:rsid w:val="00222D0E"/>
    <w:rsid w:val="0022329E"/>
    <w:rsid w:val="00223373"/>
    <w:rsid w:val="00223654"/>
    <w:rsid w:val="0022391A"/>
    <w:rsid w:val="00223A50"/>
    <w:rsid w:val="00223DCE"/>
    <w:rsid w:val="00224452"/>
    <w:rsid w:val="00224B94"/>
    <w:rsid w:val="00224C55"/>
    <w:rsid w:val="00224F55"/>
    <w:rsid w:val="0022606C"/>
    <w:rsid w:val="002261B6"/>
    <w:rsid w:val="0022658D"/>
    <w:rsid w:val="00226652"/>
    <w:rsid w:val="00226BAD"/>
    <w:rsid w:val="002274CC"/>
    <w:rsid w:val="00227796"/>
    <w:rsid w:val="002302B1"/>
    <w:rsid w:val="002302FA"/>
    <w:rsid w:val="00230452"/>
    <w:rsid w:val="00230BA0"/>
    <w:rsid w:val="00230CFE"/>
    <w:rsid w:val="00230D2A"/>
    <w:rsid w:val="002317E0"/>
    <w:rsid w:val="00231E50"/>
    <w:rsid w:val="002321FD"/>
    <w:rsid w:val="00232575"/>
    <w:rsid w:val="002326CC"/>
    <w:rsid w:val="00232C20"/>
    <w:rsid w:val="00232CEA"/>
    <w:rsid w:val="00234F9C"/>
    <w:rsid w:val="00235D25"/>
    <w:rsid w:val="002360FE"/>
    <w:rsid w:val="002367FA"/>
    <w:rsid w:val="00236C32"/>
    <w:rsid w:val="00237313"/>
    <w:rsid w:val="0023788D"/>
    <w:rsid w:val="002378AB"/>
    <w:rsid w:val="00237E96"/>
    <w:rsid w:val="00240179"/>
    <w:rsid w:val="0024053E"/>
    <w:rsid w:val="002406A0"/>
    <w:rsid w:val="00240AAF"/>
    <w:rsid w:val="00240C67"/>
    <w:rsid w:val="00241004"/>
    <w:rsid w:val="00241566"/>
    <w:rsid w:val="002418DA"/>
    <w:rsid w:val="00241D4B"/>
    <w:rsid w:val="00241EA7"/>
    <w:rsid w:val="00242316"/>
    <w:rsid w:val="00242349"/>
    <w:rsid w:val="002424CE"/>
    <w:rsid w:val="00243AC8"/>
    <w:rsid w:val="0024403F"/>
    <w:rsid w:val="00244334"/>
    <w:rsid w:val="002457E3"/>
    <w:rsid w:val="00245925"/>
    <w:rsid w:val="00245934"/>
    <w:rsid w:val="00245ADE"/>
    <w:rsid w:val="00245CA7"/>
    <w:rsid w:val="002467EF"/>
    <w:rsid w:val="00246E6C"/>
    <w:rsid w:val="00246E74"/>
    <w:rsid w:val="00246FDD"/>
    <w:rsid w:val="00247248"/>
    <w:rsid w:val="002476A4"/>
    <w:rsid w:val="0024770B"/>
    <w:rsid w:val="00250BA3"/>
    <w:rsid w:val="00250D7D"/>
    <w:rsid w:val="00250EA4"/>
    <w:rsid w:val="00250F26"/>
    <w:rsid w:val="002514D7"/>
    <w:rsid w:val="00251798"/>
    <w:rsid w:val="0025265A"/>
    <w:rsid w:val="00252B5D"/>
    <w:rsid w:val="00252DDE"/>
    <w:rsid w:val="00252EE4"/>
    <w:rsid w:val="00254401"/>
    <w:rsid w:val="002546D4"/>
    <w:rsid w:val="00254A0E"/>
    <w:rsid w:val="00254AEB"/>
    <w:rsid w:val="00254C57"/>
    <w:rsid w:val="0025555A"/>
    <w:rsid w:val="0025724D"/>
    <w:rsid w:val="0025781E"/>
    <w:rsid w:val="00257C60"/>
    <w:rsid w:val="00260068"/>
    <w:rsid w:val="0026017B"/>
    <w:rsid w:val="00260920"/>
    <w:rsid w:val="00260E5A"/>
    <w:rsid w:val="00261282"/>
    <w:rsid w:val="00261408"/>
    <w:rsid w:val="0026156E"/>
    <w:rsid w:val="00261A99"/>
    <w:rsid w:val="00261BE2"/>
    <w:rsid w:val="00261D18"/>
    <w:rsid w:val="00262455"/>
    <w:rsid w:val="00262D72"/>
    <w:rsid w:val="002638FB"/>
    <w:rsid w:val="00263DFA"/>
    <w:rsid w:val="002640D3"/>
    <w:rsid w:val="00264760"/>
    <w:rsid w:val="00264D24"/>
    <w:rsid w:val="002659E1"/>
    <w:rsid w:val="00265EBA"/>
    <w:rsid w:val="00265F45"/>
    <w:rsid w:val="00266201"/>
    <w:rsid w:val="00266A94"/>
    <w:rsid w:val="00266C71"/>
    <w:rsid w:val="00267701"/>
    <w:rsid w:val="0026771E"/>
    <w:rsid w:val="00267858"/>
    <w:rsid w:val="00267906"/>
    <w:rsid w:val="00270C62"/>
    <w:rsid w:val="00272098"/>
    <w:rsid w:val="00272967"/>
    <w:rsid w:val="00272FE6"/>
    <w:rsid w:val="002731E0"/>
    <w:rsid w:val="00273450"/>
    <w:rsid w:val="00273D60"/>
    <w:rsid w:val="00273DE0"/>
    <w:rsid w:val="00275303"/>
    <w:rsid w:val="00275309"/>
    <w:rsid w:val="00275553"/>
    <w:rsid w:val="00275F1A"/>
    <w:rsid w:val="00276AE3"/>
    <w:rsid w:val="00276E00"/>
    <w:rsid w:val="00277175"/>
    <w:rsid w:val="002773F7"/>
    <w:rsid w:val="0027767E"/>
    <w:rsid w:val="00280040"/>
    <w:rsid w:val="0028028C"/>
    <w:rsid w:val="00280344"/>
    <w:rsid w:val="0028059C"/>
    <w:rsid w:val="00281A65"/>
    <w:rsid w:val="00281C7C"/>
    <w:rsid w:val="00281DD8"/>
    <w:rsid w:val="00281EB3"/>
    <w:rsid w:val="002829BB"/>
    <w:rsid w:val="00283568"/>
    <w:rsid w:val="00283821"/>
    <w:rsid w:val="00283935"/>
    <w:rsid w:val="00283AE9"/>
    <w:rsid w:val="00284075"/>
    <w:rsid w:val="002840C8"/>
    <w:rsid w:val="002841F2"/>
    <w:rsid w:val="002845C4"/>
    <w:rsid w:val="002847E6"/>
    <w:rsid w:val="0028514E"/>
    <w:rsid w:val="002868F4"/>
    <w:rsid w:val="002871C8"/>
    <w:rsid w:val="0028729D"/>
    <w:rsid w:val="0029080A"/>
    <w:rsid w:val="00291B17"/>
    <w:rsid w:val="00291CC4"/>
    <w:rsid w:val="00291CCF"/>
    <w:rsid w:val="00292080"/>
    <w:rsid w:val="002925DC"/>
    <w:rsid w:val="00292850"/>
    <w:rsid w:val="002934BE"/>
    <w:rsid w:val="00293552"/>
    <w:rsid w:val="00293CF5"/>
    <w:rsid w:val="00294043"/>
    <w:rsid w:val="0029438B"/>
    <w:rsid w:val="002945F9"/>
    <w:rsid w:val="0029464C"/>
    <w:rsid w:val="00294B7B"/>
    <w:rsid w:val="00294C97"/>
    <w:rsid w:val="00295035"/>
    <w:rsid w:val="00296A48"/>
    <w:rsid w:val="00296EDB"/>
    <w:rsid w:val="002970F1"/>
    <w:rsid w:val="002971E8"/>
    <w:rsid w:val="0029749D"/>
    <w:rsid w:val="00297608"/>
    <w:rsid w:val="002976ED"/>
    <w:rsid w:val="00297863"/>
    <w:rsid w:val="002A0D1C"/>
    <w:rsid w:val="002A14F7"/>
    <w:rsid w:val="002A1C8D"/>
    <w:rsid w:val="002A2370"/>
    <w:rsid w:val="002A2CC8"/>
    <w:rsid w:val="002A32B4"/>
    <w:rsid w:val="002A38C2"/>
    <w:rsid w:val="002A3B30"/>
    <w:rsid w:val="002A41C9"/>
    <w:rsid w:val="002A4293"/>
    <w:rsid w:val="002A462D"/>
    <w:rsid w:val="002A4798"/>
    <w:rsid w:val="002A4A5B"/>
    <w:rsid w:val="002A5206"/>
    <w:rsid w:val="002A52B4"/>
    <w:rsid w:val="002A5AA8"/>
    <w:rsid w:val="002A5C07"/>
    <w:rsid w:val="002A6646"/>
    <w:rsid w:val="002A7024"/>
    <w:rsid w:val="002A7C69"/>
    <w:rsid w:val="002A7F1F"/>
    <w:rsid w:val="002B00EF"/>
    <w:rsid w:val="002B08AE"/>
    <w:rsid w:val="002B0A96"/>
    <w:rsid w:val="002B0E73"/>
    <w:rsid w:val="002B112E"/>
    <w:rsid w:val="002B125A"/>
    <w:rsid w:val="002B12B0"/>
    <w:rsid w:val="002B196B"/>
    <w:rsid w:val="002B196F"/>
    <w:rsid w:val="002B1F8A"/>
    <w:rsid w:val="002B2406"/>
    <w:rsid w:val="002B2CEF"/>
    <w:rsid w:val="002B38C5"/>
    <w:rsid w:val="002B3B1F"/>
    <w:rsid w:val="002B3BEB"/>
    <w:rsid w:val="002B3FBD"/>
    <w:rsid w:val="002B4527"/>
    <w:rsid w:val="002B4EA4"/>
    <w:rsid w:val="002B5248"/>
    <w:rsid w:val="002B547F"/>
    <w:rsid w:val="002B5567"/>
    <w:rsid w:val="002B579C"/>
    <w:rsid w:val="002B632F"/>
    <w:rsid w:val="002B6421"/>
    <w:rsid w:val="002B6564"/>
    <w:rsid w:val="002B6DEA"/>
    <w:rsid w:val="002B6F5A"/>
    <w:rsid w:val="002B6FD0"/>
    <w:rsid w:val="002C084D"/>
    <w:rsid w:val="002C0F24"/>
    <w:rsid w:val="002C1426"/>
    <w:rsid w:val="002C17D7"/>
    <w:rsid w:val="002C1CE9"/>
    <w:rsid w:val="002C1F6F"/>
    <w:rsid w:val="002C2404"/>
    <w:rsid w:val="002C3272"/>
    <w:rsid w:val="002C3457"/>
    <w:rsid w:val="002C3841"/>
    <w:rsid w:val="002C3BE9"/>
    <w:rsid w:val="002C3BEF"/>
    <w:rsid w:val="002C3E1E"/>
    <w:rsid w:val="002C451E"/>
    <w:rsid w:val="002C46E9"/>
    <w:rsid w:val="002C4729"/>
    <w:rsid w:val="002C4E31"/>
    <w:rsid w:val="002C5196"/>
    <w:rsid w:val="002C5777"/>
    <w:rsid w:val="002C580C"/>
    <w:rsid w:val="002C604E"/>
    <w:rsid w:val="002C6F45"/>
    <w:rsid w:val="002C721A"/>
    <w:rsid w:val="002C7272"/>
    <w:rsid w:val="002C7496"/>
    <w:rsid w:val="002C75E7"/>
    <w:rsid w:val="002C7EC7"/>
    <w:rsid w:val="002D0F14"/>
    <w:rsid w:val="002D0FDC"/>
    <w:rsid w:val="002D1259"/>
    <w:rsid w:val="002D1D85"/>
    <w:rsid w:val="002D1E5A"/>
    <w:rsid w:val="002D20D6"/>
    <w:rsid w:val="002D23F2"/>
    <w:rsid w:val="002D2E30"/>
    <w:rsid w:val="002D3284"/>
    <w:rsid w:val="002D3D13"/>
    <w:rsid w:val="002D4099"/>
    <w:rsid w:val="002D43FA"/>
    <w:rsid w:val="002D452F"/>
    <w:rsid w:val="002D47A0"/>
    <w:rsid w:val="002D50C4"/>
    <w:rsid w:val="002D50EC"/>
    <w:rsid w:val="002D58B8"/>
    <w:rsid w:val="002D5FCF"/>
    <w:rsid w:val="002D6280"/>
    <w:rsid w:val="002D71A7"/>
    <w:rsid w:val="002D7D4E"/>
    <w:rsid w:val="002E0391"/>
    <w:rsid w:val="002E09A6"/>
    <w:rsid w:val="002E0AFC"/>
    <w:rsid w:val="002E1585"/>
    <w:rsid w:val="002E1588"/>
    <w:rsid w:val="002E159D"/>
    <w:rsid w:val="002E15B1"/>
    <w:rsid w:val="002E15CC"/>
    <w:rsid w:val="002E324D"/>
    <w:rsid w:val="002E3298"/>
    <w:rsid w:val="002E400D"/>
    <w:rsid w:val="002E4552"/>
    <w:rsid w:val="002E53F5"/>
    <w:rsid w:val="002E6813"/>
    <w:rsid w:val="002E6C91"/>
    <w:rsid w:val="002E6DC9"/>
    <w:rsid w:val="002E6F66"/>
    <w:rsid w:val="002E731B"/>
    <w:rsid w:val="002E7688"/>
    <w:rsid w:val="002E7930"/>
    <w:rsid w:val="002E7EDA"/>
    <w:rsid w:val="002F04C4"/>
    <w:rsid w:val="002F0AC4"/>
    <w:rsid w:val="002F0BCA"/>
    <w:rsid w:val="002F11B5"/>
    <w:rsid w:val="002F2270"/>
    <w:rsid w:val="002F24C5"/>
    <w:rsid w:val="002F2867"/>
    <w:rsid w:val="002F29EB"/>
    <w:rsid w:val="002F2F53"/>
    <w:rsid w:val="002F3199"/>
    <w:rsid w:val="002F4B87"/>
    <w:rsid w:val="002F52DB"/>
    <w:rsid w:val="002F5922"/>
    <w:rsid w:val="002F5C20"/>
    <w:rsid w:val="002F68E5"/>
    <w:rsid w:val="002F6F26"/>
    <w:rsid w:val="002F7ACA"/>
    <w:rsid w:val="002F7E9C"/>
    <w:rsid w:val="003005E3"/>
    <w:rsid w:val="00300BA5"/>
    <w:rsid w:val="00300E02"/>
    <w:rsid w:val="00300F5F"/>
    <w:rsid w:val="003014A4"/>
    <w:rsid w:val="003015F5"/>
    <w:rsid w:val="003015FB"/>
    <w:rsid w:val="003019C9"/>
    <w:rsid w:val="00301A06"/>
    <w:rsid w:val="00301C6E"/>
    <w:rsid w:val="00302157"/>
    <w:rsid w:val="003021B0"/>
    <w:rsid w:val="00302877"/>
    <w:rsid w:val="00302B35"/>
    <w:rsid w:val="00302C38"/>
    <w:rsid w:val="00302D0F"/>
    <w:rsid w:val="00302DF0"/>
    <w:rsid w:val="00302F0C"/>
    <w:rsid w:val="00303098"/>
    <w:rsid w:val="00303228"/>
    <w:rsid w:val="0030358C"/>
    <w:rsid w:val="00303868"/>
    <w:rsid w:val="0030408C"/>
    <w:rsid w:val="003043B3"/>
    <w:rsid w:val="003046B9"/>
    <w:rsid w:val="003049A8"/>
    <w:rsid w:val="0030528D"/>
    <w:rsid w:val="0030530E"/>
    <w:rsid w:val="0030564D"/>
    <w:rsid w:val="003056C4"/>
    <w:rsid w:val="0030622F"/>
    <w:rsid w:val="00307049"/>
    <w:rsid w:val="003073A0"/>
    <w:rsid w:val="00307E69"/>
    <w:rsid w:val="00310253"/>
    <w:rsid w:val="00310C5B"/>
    <w:rsid w:val="00310F3C"/>
    <w:rsid w:val="00310F52"/>
    <w:rsid w:val="00311041"/>
    <w:rsid w:val="003113B7"/>
    <w:rsid w:val="00311E72"/>
    <w:rsid w:val="003126C0"/>
    <w:rsid w:val="0031296D"/>
    <w:rsid w:val="00312A8E"/>
    <w:rsid w:val="00312B1C"/>
    <w:rsid w:val="00312C69"/>
    <w:rsid w:val="00312F2B"/>
    <w:rsid w:val="0031300C"/>
    <w:rsid w:val="00313D6C"/>
    <w:rsid w:val="0031404B"/>
    <w:rsid w:val="003152A1"/>
    <w:rsid w:val="00316672"/>
    <w:rsid w:val="00316820"/>
    <w:rsid w:val="00316AD5"/>
    <w:rsid w:val="00317B30"/>
    <w:rsid w:val="00317C59"/>
    <w:rsid w:val="00317C63"/>
    <w:rsid w:val="00320BDD"/>
    <w:rsid w:val="00321E19"/>
    <w:rsid w:val="00322321"/>
    <w:rsid w:val="0032243B"/>
    <w:rsid w:val="00322965"/>
    <w:rsid w:val="00322D7D"/>
    <w:rsid w:val="00322EAF"/>
    <w:rsid w:val="00322FB6"/>
    <w:rsid w:val="0032389F"/>
    <w:rsid w:val="00323A4E"/>
    <w:rsid w:val="00324689"/>
    <w:rsid w:val="00324FD3"/>
    <w:rsid w:val="003256EC"/>
    <w:rsid w:val="00326204"/>
    <w:rsid w:val="003263D6"/>
    <w:rsid w:val="00327192"/>
    <w:rsid w:val="0032788C"/>
    <w:rsid w:val="00327AB4"/>
    <w:rsid w:val="00327E8C"/>
    <w:rsid w:val="00327ED9"/>
    <w:rsid w:val="003304A7"/>
    <w:rsid w:val="0033075E"/>
    <w:rsid w:val="003312D2"/>
    <w:rsid w:val="0033153C"/>
    <w:rsid w:val="003318F9"/>
    <w:rsid w:val="00332650"/>
    <w:rsid w:val="003328B1"/>
    <w:rsid w:val="00332AE9"/>
    <w:rsid w:val="003331C4"/>
    <w:rsid w:val="00333251"/>
    <w:rsid w:val="0033385A"/>
    <w:rsid w:val="0033391A"/>
    <w:rsid w:val="00333D37"/>
    <w:rsid w:val="00333F39"/>
    <w:rsid w:val="003341C0"/>
    <w:rsid w:val="003342FE"/>
    <w:rsid w:val="00334E62"/>
    <w:rsid w:val="00334F36"/>
    <w:rsid w:val="00335354"/>
    <w:rsid w:val="00336812"/>
    <w:rsid w:val="00337DC4"/>
    <w:rsid w:val="00340304"/>
    <w:rsid w:val="003404C5"/>
    <w:rsid w:val="00340BA5"/>
    <w:rsid w:val="00340ECE"/>
    <w:rsid w:val="00341116"/>
    <w:rsid w:val="0034146E"/>
    <w:rsid w:val="003417A3"/>
    <w:rsid w:val="00341AE0"/>
    <w:rsid w:val="00341DF4"/>
    <w:rsid w:val="00342E3E"/>
    <w:rsid w:val="00342F72"/>
    <w:rsid w:val="00343434"/>
    <w:rsid w:val="00343663"/>
    <w:rsid w:val="00343BA1"/>
    <w:rsid w:val="00344097"/>
    <w:rsid w:val="00344AC6"/>
    <w:rsid w:val="003458F0"/>
    <w:rsid w:val="003459A0"/>
    <w:rsid w:val="00345A7E"/>
    <w:rsid w:val="00346821"/>
    <w:rsid w:val="00346E18"/>
    <w:rsid w:val="00346EF3"/>
    <w:rsid w:val="00346FFF"/>
    <w:rsid w:val="00347018"/>
    <w:rsid w:val="00347498"/>
    <w:rsid w:val="003508CB"/>
    <w:rsid w:val="00350F31"/>
    <w:rsid w:val="0035116F"/>
    <w:rsid w:val="0035137C"/>
    <w:rsid w:val="003513C1"/>
    <w:rsid w:val="00351680"/>
    <w:rsid w:val="00351F9A"/>
    <w:rsid w:val="00352B76"/>
    <w:rsid w:val="00353774"/>
    <w:rsid w:val="00354F01"/>
    <w:rsid w:val="00355066"/>
    <w:rsid w:val="003550A0"/>
    <w:rsid w:val="00355479"/>
    <w:rsid w:val="00355682"/>
    <w:rsid w:val="0035599E"/>
    <w:rsid w:val="00355DEC"/>
    <w:rsid w:val="00355EE5"/>
    <w:rsid w:val="00356044"/>
    <w:rsid w:val="003560E1"/>
    <w:rsid w:val="00356364"/>
    <w:rsid w:val="00356673"/>
    <w:rsid w:val="0035702E"/>
    <w:rsid w:val="0035790E"/>
    <w:rsid w:val="003579DA"/>
    <w:rsid w:val="00360022"/>
    <w:rsid w:val="003603FF"/>
    <w:rsid w:val="003606D8"/>
    <w:rsid w:val="00360929"/>
    <w:rsid w:val="00360930"/>
    <w:rsid w:val="00360A7E"/>
    <w:rsid w:val="00360D8B"/>
    <w:rsid w:val="003615C6"/>
    <w:rsid w:val="003617FD"/>
    <w:rsid w:val="00361860"/>
    <w:rsid w:val="00362621"/>
    <w:rsid w:val="003631B0"/>
    <w:rsid w:val="0036326B"/>
    <w:rsid w:val="00363BD1"/>
    <w:rsid w:val="00363D43"/>
    <w:rsid w:val="003641DF"/>
    <w:rsid w:val="00364246"/>
    <w:rsid w:val="00364503"/>
    <w:rsid w:val="003645B7"/>
    <w:rsid w:val="003645FA"/>
    <w:rsid w:val="0036495E"/>
    <w:rsid w:val="00364A15"/>
    <w:rsid w:val="00365402"/>
    <w:rsid w:val="003661D7"/>
    <w:rsid w:val="00366417"/>
    <w:rsid w:val="003667FE"/>
    <w:rsid w:val="003668DF"/>
    <w:rsid w:val="00366CA0"/>
    <w:rsid w:val="00366F58"/>
    <w:rsid w:val="00367889"/>
    <w:rsid w:val="00367FA2"/>
    <w:rsid w:val="0036B412"/>
    <w:rsid w:val="0037012E"/>
    <w:rsid w:val="003704F7"/>
    <w:rsid w:val="00370D6D"/>
    <w:rsid w:val="003711CE"/>
    <w:rsid w:val="00371A35"/>
    <w:rsid w:val="00371B3F"/>
    <w:rsid w:val="00371B81"/>
    <w:rsid w:val="0037285A"/>
    <w:rsid w:val="00373B8D"/>
    <w:rsid w:val="00374370"/>
    <w:rsid w:val="00375253"/>
    <w:rsid w:val="00375362"/>
    <w:rsid w:val="0037584E"/>
    <w:rsid w:val="00375CDB"/>
    <w:rsid w:val="00375F17"/>
    <w:rsid w:val="0037620A"/>
    <w:rsid w:val="00376D4C"/>
    <w:rsid w:val="00376F21"/>
    <w:rsid w:val="003773D2"/>
    <w:rsid w:val="00377C6E"/>
    <w:rsid w:val="003802CC"/>
    <w:rsid w:val="00380320"/>
    <w:rsid w:val="00380558"/>
    <w:rsid w:val="00380A22"/>
    <w:rsid w:val="00380C03"/>
    <w:rsid w:val="00381ADB"/>
    <w:rsid w:val="00381AEB"/>
    <w:rsid w:val="00381C36"/>
    <w:rsid w:val="00382557"/>
    <w:rsid w:val="00382A1C"/>
    <w:rsid w:val="00382D5F"/>
    <w:rsid w:val="003833CA"/>
    <w:rsid w:val="00383821"/>
    <w:rsid w:val="0038389B"/>
    <w:rsid w:val="003840C6"/>
    <w:rsid w:val="0038414C"/>
    <w:rsid w:val="003842F8"/>
    <w:rsid w:val="00384409"/>
    <w:rsid w:val="00384C3F"/>
    <w:rsid w:val="0038598B"/>
    <w:rsid w:val="003859C0"/>
    <w:rsid w:val="00386503"/>
    <w:rsid w:val="00386548"/>
    <w:rsid w:val="003865FF"/>
    <w:rsid w:val="00386DFD"/>
    <w:rsid w:val="0038736E"/>
    <w:rsid w:val="003876F8"/>
    <w:rsid w:val="00387A0B"/>
    <w:rsid w:val="003906C8"/>
    <w:rsid w:val="00391526"/>
    <w:rsid w:val="003915F3"/>
    <w:rsid w:val="0039161E"/>
    <w:rsid w:val="003917F1"/>
    <w:rsid w:val="00391D73"/>
    <w:rsid w:val="00392DED"/>
    <w:rsid w:val="00393384"/>
    <w:rsid w:val="003936D2"/>
    <w:rsid w:val="00393843"/>
    <w:rsid w:val="00393CFD"/>
    <w:rsid w:val="00393D7B"/>
    <w:rsid w:val="00393F2A"/>
    <w:rsid w:val="003943BB"/>
    <w:rsid w:val="00395176"/>
    <w:rsid w:val="003952CF"/>
    <w:rsid w:val="003962B2"/>
    <w:rsid w:val="00396383"/>
    <w:rsid w:val="00396481"/>
    <w:rsid w:val="00396DE9"/>
    <w:rsid w:val="00397407"/>
    <w:rsid w:val="0039773E"/>
    <w:rsid w:val="003A069F"/>
    <w:rsid w:val="003A0CCF"/>
    <w:rsid w:val="003A0F9A"/>
    <w:rsid w:val="003A1027"/>
    <w:rsid w:val="003A103F"/>
    <w:rsid w:val="003A121F"/>
    <w:rsid w:val="003A1531"/>
    <w:rsid w:val="003A167C"/>
    <w:rsid w:val="003A218F"/>
    <w:rsid w:val="003A3AB8"/>
    <w:rsid w:val="003A3B6B"/>
    <w:rsid w:val="003A4361"/>
    <w:rsid w:val="003A46E9"/>
    <w:rsid w:val="003A4ACC"/>
    <w:rsid w:val="003A4F7C"/>
    <w:rsid w:val="003A5665"/>
    <w:rsid w:val="003A57EC"/>
    <w:rsid w:val="003A5BB5"/>
    <w:rsid w:val="003A5D46"/>
    <w:rsid w:val="003A65F6"/>
    <w:rsid w:val="003A664F"/>
    <w:rsid w:val="003A6A37"/>
    <w:rsid w:val="003A6E0C"/>
    <w:rsid w:val="003A7334"/>
    <w:rsid w:val="003A74E6"/>
    <w:rsid w:val="003A76DA"/>
    <w:rsid w:val="003A7F59"/>
    <w:rsid w:val="003A7F7E"/>
    <w:rsid w:val="003B0182"/>
    <w:rsid w:val="003B0204"/>
    <w:rsid w:val="003B04B4"/>
    <w:rsid w:val="003B0607"/>
    <w:rsid w:val="003B0BC0"/>
    <w:rsid w:val="003B18C6"/>
    <w:rsid w:val="003B203C"/>
    <w:rsid w:val="003B2498"/>
    <w:rsid w:val="003B25F5"/>
    <w:rsid w:val="003B305B"/>
    <w:rsid w:val="003B308D"/>
    <w:rsid w:val="003B343F"/>
    <w:rsid w:val="003B392F"/>
    <w:rsid w:val="003B397C"/>
    <w:rsid w:val="003B4139"/>
    <w:rsid w:val="003B45EC"/>
    <w:rsid w:val="003B48E4"/>
    <w:rsid w:val="003B4F62"/>
    <w:rsid w:val="003B56C6"/>
    <w:rsid w:val="003B5C40"/>
    <w:rsid w:val="003B5CCA"/>
    <w:rsid w:val="003B5ECC"/>
    <w:rsid w:val="003B64BB"/>
    <w:rsid w:val="003B6609"/>
    <w:rsid w:val="003B79DB"/>
    <w:rsid w:val="003C064A"/>
    <w:rsid w:val="003C065D"/>
    <w:rsid w:val="003C1631"/>
    <w:rsid w:val="003C1F50"/>
    <w:rsid w:val="003C26D4"/>
    <w:rsid w:val="003C29CE"/>
    <w:rsid w:val="003C2A03"/>
    <w:rsid w:val="003C2CEC"/>
    <w:rsid w:val="003C3A98"/>
    <w:rsid w:val="003C411A"/>
    <w:rsid w:val="003C4C09"/>
    <w:rsid w:val="003C4F81"/>
    <w:rsid w:val="003C6472"/>
    <w:rsid w:val="003C6488"/>
    <w:rsid w:val="003C6F07"/>
    <w:rsid w:val="003C7191"/>
    <w:rsid w:val="003C7732"/>
    <w:rsid w:val="003C774F"/>
    <w:rsid w:val="003D0607"/>
    <w:rsid w:val="003D0703"/>
    <w:rsid w:val="003D1493"/>
    <w:rsid w:val="003D1E0D"/>
    <w:rsid w:val="003D289F"/>
    <w:rsid w:val="003D298C"/>
    <w:rsid w:val="003D3217"/>
    <w:rsid w:val="003D3822"/>
    <w:rsid w:val="003D3CAC"/>
    <w:rsid w:val="003D4848"/>
    <w:rsid w:val="003D4A9B"/>
    <w:rsid w:val="003D4DFF"/>
    <w:rsid w:val="003D4E0A"/>
    <w:rsid w:val="003D5819"/>
    <w:rsid w:val="003D6266"/>
    <w:rsid w:val="003D69DE"/>
    <w:rsid w:val="003E0226"/>
    <w:rsid w:val="003E159B"/>
    <w:rsid w:val="003E18F1"/>
    <w:rsid w:val="003E1A59"/>
    <w:rsid w:val="003E23D7"/>
    <w:rsid w:val="003E279D"/>
    <w:rsid w:val="003E3186"/>
    <w:rsid w:val="003E3366"/>
    <w:rsid w:val="003E35BF"/>
    <w:rsid w:val="003E3CCB"/>
    <w:rsid w:val="003E47AC"/>
    <w:rsid w:val="003E4DD8"/>
    <w:rsid w:val="003E55E2"/>
    <w:rsid w:val="003E58B1"/>
    <w:rsid w:val="003E6097"/>
    <w:rsid w:val="003E6C94"/>
    <w:rsid w:val="003E7346"/>
    <w:rsid w:val="003E7BDB"/>
    <w:rsid w:val="003E7C34"/>
    <w:rsid w:val="003E7E51"/>
    <w:rsid w:val="003F0226"/>
    <w:rsid w:val="003F02FB"/>
    <w:rsid w:val="003F08F4"/>
    <w:rsid w:val="003F10F4"/>
    <w:rsid w:val="003F12C8"/>
    <w:rsid w:val="003F1322"/>
    <w:rsid w:val="003F1585"/>
    <w:rsid w:val="003F1ED8"/>
    <w:rsid w:val="003F2386"/>
    <w:rsid w:val="003F2624"/>
    <w:rsid w:val="003F2E40"/>
    <w:rsid w:val="003F3653"/>
    <w:rsid w:val="003F366A"/>
    <w:rsid w:val="003F38B1"/>
    <w:rsid w:val="003F38D2"/>
    <w:rsid w:val="003F416A"/>
    <w:rsid w:val="003F46D6"/>
    <w:rsid w:val="003F49DD"/>
    <w:rsid w:val="003F527D"/>
    <w:rsid w:val="003F601F"/>
    <w:rsid w:val="003F6505"/>
    <w:rsid w:val="003F652B"/>
    <w:rsid w:val="003F75F0"/>
    <w:rsid w:val="004000FA"/>
    <w:rsid w:val="004006B0"/>
    <w:rsid w:val="004008FC"/>
    <w:rsid w:val="00400D3F"/>
    <w:rsid w:val="00400FD7"/>
    <w:rsid w:val="00401EA4"/>
    <w:rsid w:val="0040221F"/>
    <w:rsid w:val="004031FF"/>
    <w:rsid w:val="00403306"/>
    <w:rsid w:val="004035FE"/>
    <w:rsid w:val="00403A06"/>
    <w:rsid w:val="004047D6"/>
    <w:rsid w:val="00404CD7"/>
    <w:rsid w:val="00405336"/>
    <w:rsid w:val="004053A9"/>
    <w:rsid w:val="004055A2"/>
    <w:rsid w:val="00405838"/>
    <w:rsid w:val="00405CB5"/>
    <w:rsid w:val="004060BA"/>
    <w:rsid w:val="004062FF"/>
    <w:rsid w:val="004073F8"/>
    <w:rsid w:val="00407754"/>
    <w:rsid w:val="004079FB"/>
    <w:rsid w:val="00407BD6"/>
    <w:rsid w:val="00410B31"/>
    <w:rsid w:val="0041105E"/>
    <w:rsid w:val="00411369"/>
    <w:rsid w:val="0041174B"/>
    <w:rsid w:val="00412062"/>
    <w:rsid w:val="004123A5"/>
    <w:rsid w:val="0041249E"/>
    <w:rsid w:val="0041276C"/>
    <w:rsid w:val="00412B37"/>
    <w:rsid w:val="00412BE9"/>
    <w:rsid w:val="00412FA5"/>
    <w:rsid w:val="00413110"/>
    <w:rsid w:val="00413682"/>
    <w:rsid w:val="00413DFB"/>
    <w:rsid w:val="004144E4"/>
    <w:rsid w:val="00414B08"/>
    <w:rsid w:val="00414C3C"/>
    <w:rsid w:val="00414FC5"/>
    <w:rsid w:val="0041506E"/>
    <w:rsid w:val="00415283"/>
    <w:rsid w:val="00416210"/>
    <w:rsid w:val="0041681C"/>
    <w:rsid w:val="00416B8A"/>
    <w:rsid w:val="00416FE1"/>
    <w:rsid w:val="004177EB"/>
    <w:rsid w:val="00417919"/>
    <w:rsid w:val="00417D3B"/>
    <w:rsid w:val="00420065"/>
    <w:rsid w:val="00420478"/>
    <w:rsid w:val="0042056F"/>
    <w:rsid w:val="004207CA"/>
    <w:rsid w:val="00420806"/>
    <w:rsid w:val="00420DC3"/>
    <w:rsid w:val="00420E60"/>
    <w:rsid w:val="004217B9"/>
    <w:rsid w:val="0042236D"/>
    <w:rsid w:val="00422AE5"/>
    <w:rsid w:val="00423A8C"/>
    <w:rsid w:val="00423AD7"/>
    <w:rsid w:val="0042457C"/>
    <w:rsid w:val="00424A44"/>
    <w:rsid w:val="00424A56"/>
    <w:rsid w:val="00425384"/>
    <w:rsid w:val="00425D37"/>
    <w:rsid w:val="00425D8E"/>
    <w:rsid w:val="00425E8D"/>
    <w:rsid w:val="00425EF5"/>
    <w:rsid w:val="004260AC"/>
    <w:rsid w:val="0042626A"/>
    <w:rsid w:val="00426B64"/>
    <w:rsid w:val="004301DC"/>
    <w:rsid w:val="0043039E"/>
    <w:rsid w:val="004309B3"/>
    <w:rsid w:val="00430B12"/>
    <w:rsid w:val="00430D89"/>
    <w:rsid w:val="00431104"/>
    <w:rsid w:val="00431E50"/>
    <w:rsid w:val="00433725"/>
    <w:rsid w:val="004338D4"/>
    <w:rsid w:val="00433FBE"/>
    <w:rsid w:val="004347E2"/>
    <w:rsid w:val="00435B93"/>
    <w:rsid w:val="00436019"/>
    <w:rsid w:val="0043634B"/>
    <w:rsid w:val="00436576"/>
    <w:rsid w:val="0043672C"/>
    <w:rsid w:val="004370AF"/>
    <w:rsid w:val="004374F8"/>
    <w:rsid w:val="00440112"/>
    <w:rsid w:val="00440A97"/>
    <w:rsid w:val="004418CD"/>
    <w:rsid w:val="00441EA9"/>
    <w:rsid w:val="004421A0"/>
    <w:rsid w:val="00442411"/>
    <w:rsid w:val="004428FF"/>
    <w:rsid w:val="00442907"/>
    <w:rsid w:val="00442ADB"/>
    <w:rsid w:val="00442F6B"/>
    <w:rsid w:val="00443412"/>
    <w:rsid w:val="004435D3"/>
    <w:rsid w:val="00443AAD"/>
    <w:rsid w:val="00443BAE"/>
    <w:rsid w:val="00443F7F"/>
    <w:rsid w:val="00444674"/>
    <w:rsid w:val="0044492F"/>
    <w:rsid w:val="00444F35"/>
    <w:rsid w:val="00445208"/>
    <w:rsid w:val="00445A15"/>
    <w:rsid w:val="00445C75"/>
    <w:rsid w:val="00445C85"/>
    <w:rsid w:val="00446E74"/>
    <w:rsid w:val="00446FEE"/>
    <w:rsid w:val="00447068"/>
    <w:rsid w:val="00450B00"/>
    <w:rsid w:val="00450BAA"/>
    <w:rsid w:val="00450BEE"/>
    <w:rsid w:val="00450E5B"/>
    <w:rsid w:val="00451275"/>
    <w:rsid w:val="004513AC"/>
    <w:rsid w:val="0045155F"/>
    <w:rsid w:val="00451695"/>
    <w:rsid w:val="00451E23"/>
    <w:rsid w:val="0045211B"/>
    <w:rsid w:val="004530A7"/>
    <w:rsid w:val="00453A8C"/>
    <w:rsid w:val="00454039"/>
    <w:rsid w:val="00454785"/>
    <w:rsid w:val="004547DF"/>
    <w:rsid w:val="0045485B"/>
    <w:rsid w:val="00454B0A"/>
    <w:rsid w:val="00454D86"/>
    <w:rsid w:val="00454F9B"/>
    <w:rsid w:val="00455263"/>
    <w:rsid w:val="0045563C"/>
    <w:rsid w:val="00455A38"/>
    <w:rsid w:val="00456502"/>
    <w:rsid w:val="00457A62"/>
    <w:rsid w:val="004603AC"/>
    <w:rsid w:val="0046049D"/>
    <w:rsid w:val="004610BD"/>
    <w:rsid w:val="00461244"/>
    <w:rsid w:val="0046226C"/>
    <w:rsid w:val="004628CD"/>
    <w:rsid w:val="004631F3"/>
    <w:rsid w:val="0046369C"/>
    <w:rsid w:val="00464B7D"/>
    <w:rsid w:val="00465206"/>
    <w:rsid w:val="004653CD"/>
    <w:rsid w:val="00465943"/>
    <w:rsid w:val="00465CB1"/>
    <w:rsid w:val="00465FAC"/>
    <w:rsid w:val="004663A5"/>
    <w:rsid w:val="00467098"/>
    <w:rsid w:val="004673F9"/>
    <w:rsid w:val="00467BF7"/>
    <w:rsid w:val="00467C99"/>
    <w:rsid w:val="00470C35"/>
    <w:rsid w:val="00471027"/>
    <w:rsid w:val="00471ABE"/>
    <w:rsid w:val="00471CF7"/>
    <w:rsid w:val="00471E7D"/>
    <w:rsid w:val="00471F0F"/>
    <w:rsid w:val="00472126"/>
    <w:rsid w:val="004732E1"/>
    <w:rsid w:val="00473618"/>
    <w:rsid w:val="0047458E"/>
    <w:rsid w:val="00474B56"/>
    <w:rsid w:val="00474BD8"/>
    <w:rsid w:val="00475484"/>
    <w:rsid w:val="0047552F"/>
    <w:rsid w:val="00476414"/>
    <w:rsid w:val="004764EE"/>
    <w:rsid w:val="00476B63"/>
    <w:rsid w:val="004777D1"/>
    <w:rsid w:val="00477FD3"/>
    <w:rsid w:val="00477FDC"/>
    <w:rsid w:val="00480194"/>
    <w:rsid w:val="00480334"/>
    <w:rsid w:val="004812D6"/>
    <w:rsid w:val="00481AEF"/>
    <w:rsid w:val="0048252C"/>
    <w:rsid w:val="0048341F"/>
    <w:rsid w:val="004835B4"/>
    <w:rsid w:val="004838D2"/>
    <w:rsid w:val="00484FC8"/>
    <w:rsid w:val="00485072"/>
    <w:rsid w:val="00485186"/>
    <w:rsid w:val="0048594C"/>
    <w:rsid w:val="00485DD4"/>
    <w:rsid w:val="00486510"/>
    <w:rsid w:val="00486917"/>
    <w:rsid w:val="004869FC"/>
    <w:rsid w:val="00487253"/>
    <w:rsid w:val="00487655"/>
    <w:rsid w:val="0048782C"/>
    <w:rsid w:val="00487C2C"/>
    <w:rsid w:val="00490004"/>
    <w:rsid w:val="0049034C"/>
    <w:rsid w:val="0049042F"/>
    <w:rsid w:val="00490999"/>
    <w:rsid w:val="00490A73"/>
    <w:rsid w:val="00490ED7"/>
    <w:rsid w:val="004912C2"/>
    <w:rsid w:val="0049157A"/>
    <w:rsid w:val="00491653"/>
    <w:rsid w:val="00491CA1"/>
    <w:rsid w:val="0049264A"/>
    <w:rsid w:val="0049361C"/>
    <w:rsid w:val="00493DC2"/>
    <w:rsid w:val="00494899"/>
    <w:rsid w:val="00494C39"/>
    <w:rsid w:val="0049540B"/>
    <w:rsid w:val="004957F6"/>
    <w:rsid w:val="00495A0A"/>
    <w:rsid w:val="00495D2D"/>
    <w:rsid w:val="004962BA"/>
    <w:rsid w:val="00496A89"/>
    <w:rsid w:val="00496CE5"/>
    <w:rsid w:val="004977D0"/>
    <w:rsid w:val="0049794A"/>
    <w:rsid w:val="00497B4D"/>
    <w:rsid w:val="00497BBA"/>
    <w:rsid w:val="00497E97"/>
    <w:rsid w:val="00497FDA"/>
    <w:rsid w:val="004A021F"/>
    <w:rsid w:val="004A050F"/>
    <w:rsid w:val="004A0758"/>
    <w:rsid w:val="004A0D77"/>
    <w:rsid w:val="004A0D80"/>
    <w:rsid w:val="004A0DAB"/>
    <w:rsid w:val="004A18A3"/>
    <w:rsid w:val="004A1F32"/>
    <w:rsid w:val="004A2489"/>
    <w:rsid w:val="004A2F73"/>
    <w:rsid w:val="004A342B"/>
    <w:rsid w:val="004A3848"/>
    <w:rsid w:val="004A392E"/>
    <w:rsid w:val="004A3D07"/>
    <w:rsid w:val="004A3F8A"/>
    <w:rsid w:val="004A5652"/>
    <w:rsid w:val="004A5932"/>
    <w:rsid w:val="004A59C7"/>
    <w:rsid w:val="004A5AD4"/>
    <w:rsid w:val="004A6A78"/>
    <w:rsid w:val="004A7EA0"/>
    <w:rsid w:val="004B092A"/>
    <w:rsid w:val="004B0E93"/>
    <w:rsid w:val="004B2164"/>
    <w:rsid w:val="004B230B"/>
    <w:rsid w:val="004B245C"/>
    <w:rsid w:val="004B24D3"/>
    <w:rsid w:val="004B2A7A"/>
    <w:rsid w:val="004B31E0"/>
    <w:rsid w:val="004B5AA9"/>
    <w:rsid w:val="004B5AE9"/>
    <w:rsid w:val="004B5B3C"/>
    <w:rsid w:val="004B5D02"/>
    <w:rsid w:val="004B60C3"/>
    <w:rsid w:val="004B60EA"/>
    <w:rsid w:val="004B651A"/>
    <w:rsid w:val="004B6C7E"/>
    <w:rsid w:val="004B6CBA"/>
    <w:rsid w:val="004B78B8"/>
    <w:rsid w:val="004C0506"/>
    <w:rsid w:val="004C064B"/>
    <w:rsid w:val="004C155C"/>
    <w:rsid w:val="004C288E"/>
    <w:rsid w:val="004C2CE7"/>
    <w:rsid w:val="004C35FA"/>
    <w:rsid w:val="004C3BF8"/>
    <w:rsid w:val="004C3D00"/>
    <w:rsid w:val="004C3D20"/>
    <w:rsid w:val="004C4537"/>
    <w:rsid w:val="004C4573"/>
    <w:rsid w:val="004C4F7F"/>
    <w:rsid w:val="004C50DA"/>
    <w:rsid w:val="004C591A"/>
    <w:rsid w:val="004C5F92"/>
    <w:rsid w:val="004C5FEB"/>
    <w:rsid w:val="004C62BC"/>
    <w:rsid w:val="004C62D1"/>
    <w:rsid w:val="004C64CA"/>
    <w:rsid w:val="004C6E37"/>
    <w:rsid w:val="004C6FFE"/>
    <w:rsid w:val="004C7368"/>
    <w:rsid w:val="004C7491"/>
    <w:rsid w:val="004C764A"/>
    <w:rsid w:val="004C7669"/>
    <w:rsid w:val="004C7B9C"/>
    <w:rsid w:val="004C7DB8"/>
    <w:rsid w:val="004D10E1"/>
    <w:rsid w:val="004D1488"/>
    <w:rsid w:val="004D1AD2"/>
    <w:rsid w:val="004D3A9E"/>
    <w:rsid w:val="004D3DAB"/>
    <w:rsid w:val="004D3EF7"/>
    <w:rsid w:val="004D43C3"/>
    <w:rsid w:val="004D4C81"/>
    <w:rsid w:val="004D5404"/>
    <w:rsid w:val="004D5AEB"/>
    <w:rsid w:val="004D5F9C"/>
    <w:rsid w:val="004D639A"/>
    <w:rsid w:val="004D7224"/>
    <w:rsid w:val="004D73D1"/>
    <w:rsid w:val="004D75D6"/>
    <w:rsid w:val="004D75F3"/>
    <w:rsid w:val="004E02FB"/>
    <w:rsid w:val="004E0796"/>
    <w:rsid w:val="004E18F7"/>
    <w:rsid w:val="004E1AB8"/>
    <w:rsid w:val="004E1D3F"/>
    <w:rsid w:val="004E21CE"/>
    <w:rsid w:val="004E21E6"/>
    <w:rsid w:val="004E32F9"/>
    <w:rsid w:val="004E4DA2"/>
    <w:rsid w:val="004E50A0"/>
    <w:rsid w:val="004E5BB9"/>
    <w:rsid w:val="004E619C"/>
    <w:rsid w:val="004E622F"/>
    <w:rsid w:val="004E6A82"/>
    <w:rsid w:val="004E6EF4"/>
    <w:rsid w:val="004E6F22"/>
    <w:rsid w:val="004E7008"/>
    <w:rsid w:val="004E7367"/>
    <w:rsid w:val="004E7423"/>
    <w:rsid w:val="004E76C1"/>
    <w:rsid w:val="004F0272"/>
    <w:rsid w:val="004F1140"/>
    <w:rsid w:val="004F169E"/>
    <w:rsid w:val="004F1993"/>
    <w:rsid w:val="004F214A"/>
    <w:rsid w:val="004F2158"/>
    <w:rsid w:val="004F2332"/>
    <w:rsid w:val="004F2EDC"/>
    <w:rsid w:val="004F339B"/>
    <w:rsid w:val="004F38EF"/>
    <w:rsid w:val="004F3F7B"/>
    <w:rsid w:val="004F481A"/>
    <w:rsid w:val="004F5110"/>
    <w:rsid w:val="004F5179"/>
    <w:rsid w:val="004F5188"/>
    <w:rsid w:val="004F5696"/>
    <w:rsid w:val="004F6477"/>
    <w:rsid w:val="004F6613"/>
    <w:rsid w:val="004F6D4F"/>
    <w:rsid w:val="004F6D53"/>
    <w:rsid w:val="004F6DAB"/>
    <w:rsid w:val="004F7414"/>
    <w:rsid w:val="004F7472"/>
    <w:rsid w:val="004F748F"/>
    <w:rsid w:val="004F78C3"/>
    <w:rsid w:val="0050035F"/>
    <w:rsid w:val="00501221"/>
    <w:rsid w:val="005016F7"/>
    <w:rsid w:val="005017F9"/>
    <w:rsid w:val="0050191E"/>
    <w:rsid w:val="00501EAC"/>
    <w:rsid w:val="0050212A"/>
    <w:rsid w:val="00502856"/>
    <w:rsid w:val="00502DFB"/>
    <w:rsid w:val="00504091"/>
    <w:rsid w:val="005052D3"/>
    <w:rsid w:val="00505726"/>
    <w:rsid w:val="005057FB"/>
    <w:rsid w:val="00505869"/>
    <w:rsid w:val="00506118"/>
    <w:rsid w:val="00506E8B"/>
    <w:rsid w:val="00506EF9"/>
    <w:rsid w:val="0050719D"/>
    <w:rsid w:val="00507271"/>
    <w:rsid w:val="0050746C"/>
    <w:rsid w:val="0050780B"/>
    <w:rsid w:val="00507B63"/>
    <w:rsid w:val="00507DFE"/>
    <w:rsid w:val="0051092A"/>
    <w:rsid w:val="005112A2"/>
    <w:rsid w:val="00511362"/>
    <w:rsid w:val="00511381"/>
    <w:rsid w:val="00511AE1"/>
    <w:rsid w:val="00511BAF"/>
    <w:rsid w:val="00511DC8"/>
    <w:rsid w:val="005123D8"/>
    <w:rsid w:val="005129F7"/>
    <w:rsid w:val="00513040"/>
    <w:rsid w:val="005132D4"/>
    <w:rsid w:val="005136E5"/>
    <w:rsid w:val="00513C71"/>
    <w:rsid w:val="00513D81"/>
    <w:rsid w:val="00514896"/>
    <w:rsid w:val="00514AC3"/>
    <w:rsid w:val="00514C30"/>
    <w:rsid w:val="00515204"/>
    <w:rsid w:val="0051540A"/>
    <w:rsid w:val="005158D9"/>
    <w:rsid w:val="00516387"/>
    <w:rsid w:val="00516F86"/>
    <w:rsid w:val="0051728C"/>
    <w:rsid w:val="00517D9D"/>
    <w:rsid w:val="00520447"/>
    <w:rsid w:val="00520B32"/>
    <w:rsid w:val="00520CDA"/>
    <w:rsid w:val="00521709"/>
    <w:rsid w:val="00521E76"/>
    <w:rsid w:val="0052206E"/>
    <w:rsid w:val="0052227D"/>
    <w:rsid w:val="005222F2"/>
    <w:rsid w:val="005224A1"/>
    <w:rsid w:val="005225A9"/>
    <w:rsid w:val="005225C5"/>
    <w:rsid w:val="005227D1"/>
    <w:rsid w:val="00523072"/>
    <w:rsid w:val="0052389A"/>
    <w:rsid w:val="005238A8"/>
    <w:rsid w:val="00523AE1"/>
    <w:rsid w:val="005243B5"/>
    <w:rsid w:val="00524A02"/>
    <w:rsid w:val="00524D2C"/>
    <w:rsid w:val="005253A8"/>
    <w:rsid w:val="00525AAC"/>
    <w:rsid w:val="00527B5F"/>
    <w:rsid w:val="00527E52"/>
    <w:rsid w:val="00527E65"/>
    <w:rsid w:val="005300F9"/>
    <w:rsid w:val="0053023A"/>
    <w:rsid w:val="00530D67"/>
    <w:rsid w:val="00530FA7"/>
    <w:rsid w:val="00531E1A"/>
    <w:rsid w:val="00532047"/>
    <w:rsid w:val="00532507"/>
    <w:rsid w:val="00532DFE"/>
    <w:rsid w:val="0053324D"/>
    <w:rsid w:val="00533AF2"/>
    <w:rsid w:val="005341ED"/>
    <w:rsid w:val="00534EE8"/>
    <w:rsid w:val="005355D4"/>
    <w:rsid w:val="00535DB6"/>
    <w:rsid w:val="00535E0C"/>
    <w:rsid w:val="00535F5F"/>
    <w:rsid w:val="0053635B"/>
    <w:rsid w:val="005366F8"/>
    <w:rsid w:val="00536AA0"/>
    <w:rsid w:val="00537379"/>
    <w:rsid w:val="005373C0"/>
    <w:rsid w:val="00537EC8"/>
    <w:rsid w:val="0054036D"/>
    <w:rsid w:val="0054069C"/>
    <w:rsid w:val="00540C46"/>
    <w:rsid w:val="00540E57"/>
    <w:rsid w:val="00541DA6"/>
    <w:rsid w:val="00542037"/>
    <w:rsid w:val="005424E5"/>
    <w:rsid w:val="00542714"/>
    <w:rsid w:val="00542B9D"/>
    <w:rsid w:val="005430C4"/>
    <w:rsid w:val="005437B6"/>
    <w:rsid w:val="0054420A"/>
    <w:rsid w:val="00544CF0"/>
    <w:rsid w:val="00544D72"/>
    <w:rsid w:val="00544D79"/>
    <w:rsid w:val="00545219"/>
    <w:rsid w:val="00545510"/>
    <w:rsid w:val="00545A6D"/>
    <w:rsid w:val="0054768B"/>
    <w:rsid w:val="00547A31"/>
    <w:rsid w:val="00547A59"/>
    <w:rsid w:val="005500CC"/>
    <w:rsid w:val="00550582"/>
    <w:rsid w:val="00550FDF"/>
    <w:rsid w:val="005514C2"/>
    <w:rsid w:val="005514F5"/>
    <w:rsid w:val="00551A34"/>
    <w:rsid w:val="0055223D"/>
    <w:rsid w:val="0055243C"/>
    <w:rsid w:val="00552D2C"/>
    <w:rsid w:val="005535CD"/>
    <w:rsid w:val="0055371C"/>
    <w:rsid w:val="00553734"/>
    <w:rsid w:val="00553D8B"/>
    <w:rsid w:val="00554ED7"/>
    <w:rsid w:val="00555255"/>
    <w:rsid w:val="00555593"/>
    <w:rsid w:val="0055571B"/>
    <w:rsid w:val="00555B4A"/>
    <w:rsid w:val="00555E32"/>
    <w:rsid w:val="0055601C"/>
    <w:rsid w:val="005562B4"/>
    <w:rsid w:val="005562D1"/>
    <w:rsid w:val="00556522"/>
    <w:rsid w:val="005567F1"/>
    <w:rsid w:val="00556C73"/>
    <w:rsid w:val="00556D70"/>
    <w:rsid w:val="00556FAB"/>
    <w:rsid w:val="00557AEA"/>
    <w:rsid w:val="00560114"/>
    <w:rsid w:val="005604D8"/>
    <w:rsid w:val="00560D5D"/>
    <w:rsid w:val="0056136B"/>
    <w:rsid w:val="00561548"/>
    <w:rsid w:val="00561AFD"/>
    <w:rsid w:val="00561EE0"/>
    <w:rsid w:val="005625F6"/>
    <w:rsid w:val="00562B4E"/>
    <w:rsid w:val="0056337B"/>
    <w:rsid w:val="005634F9"/>
    <w:rsid w:val="0056380E"/>
    <w:rsid w:val="00563AAC"/>
    <w:rsid w:val="00563C76"/>
    <w:rsid w:val="00563E43"/>
    <w:rsid w:val="00564B96"/>
    <w:rsid w:val="005653E9"/>
    <w:rsid w:val="0056675B"/>
    <w:rsid w:val="00567EF4"/>
    <w:rsid w:val="005707D1"/>
    <w:rsid w:val="005708DA"/>
    <w:rsid w:val="00570A90"/>
    <w:rsid w:val="00570BBD"/>
    <w:rsid w:val="0057149B"/>
    <w:rsid w:val="00571A4A"/>
    <w:rsid w:val="00571B13"/>
    <w:rsid w:val="00571BB5"/>
    <w:rsid w:val="00572337"/>
    <w:rsid w:val="00572685"/>
    <w:rsid w:val="00572E16"/>
    <w:rsid w:val="00573916"/>
    <w:rsid w:val="00573CC1"/>
    <w:rsid w:val="00574314"/>
    <w:rsid w:val="00574624"/>
    <w:rsid w:val="00574A0D"/>
    <w:rsid w:val="00574B0D"/>
    <w:rsid w:val="00575022"/>
    <w:rsid w:val="0057568C"/>
    <w:rsid w:val="00575A99"/>
    <w:rsid w:val="00575B31"/>
    <w:rsid w:val="00575D94"/>
    <w:rsid w:val="00575DEC"/>
    <w:rsid w:val="00575E5F"/>
    <w:rsid w:val="0057602B"/>
    <w:rsid w:val="00576882"/>
    <w:rsid w:val="00576BC5"/>
    <w:rsid w:val="00576CA9"/>
    <w:rsid w:val="00576E24"/>
    <w:rsid w:val="00577768"/>
    <w:rsid w:val="00577ED0"/>
    <w:rsid w:val="00580209"/>
    <w:rsid w:val="00580263"/>
    <w:rsid w:val="00580961"/>
    <w:rsid w:val="00580A3A"/>
    <w:rsid w:val="005815FE"/>
    <w:rsid w:val="00581643"/>
    <w:rsid w:val="005825CD"/>
    <w:rsid w:val="00582794"/>
    <w:rsid w:val="00582E24"/>
    <w:rsid w:val="005835F1"/>
    <w:rsid w:val="00583DC8"/>
    <w:rsid w:val="00584977"/>
    <w:rsid w:val="00585383"/>
    <w:rsid w:val="005857AA"/>
    <w:rsid w:val="00585A4C"/>
    <w:rsid w:val="00585AAD"/>
    <w:rsid w:val="00585EE7"/>
    <w:rsid w:val="00586B4C"/>
    <w:rsid w:val="00587698"/>
    <w:rsid w:val="005878D6"/>
    <w:rsid w:val="00587918"/>
    <w:rsid w:val="00587BF6"/>
    <w:rsid w:val="00587E31"/>
    <w:rsid w:val="0059175E"/>
    <w:rsid w:val="00591E69"/>
    <w:rsid w:val="00592090"/>
    <w:rsid w:val="00592474"/>
    <w:rsid w:val="005926FE"/>
    <w:rsid w:val="00592C0D"/>
    <w:rsid w:val="00592E5D"/>
    <w:rsid w:val="00593C6F"/>
    <w:rsid w:val="00594032"/>
    <w:rsid w:val="005946D3"/>
    <w:rsid w:val="00594C60"/>
    <w:rsid w:val="005951E1"/>
    <w:rsid w:val="005958C4"/>
    <w:rsid w:val="00596121"/>
    <w:rsid w:val="00596DFB"/>
    <w:rsid w:val="00596F87"/>
    <w:rsid w:val="00597AD3"/>
    <w:rsid w:val="00597FFB"/>
    <w:rsid w:val="005A0B5B"/>
    <w:rsid w:val="005A0FEA"/>
    <w:rsid w:val="005A1BA3"/>
    <w:rsid w:val="005A2543"/>
    <w:rsid w:val="005A3871"/>
    <w:rsid w:val="005A4051"/>
    <w:rsid w:val="005A4759"/>
    <w:rsid w:val="005A4B6E"/>
    <w:rsid w:val="005A5088"/>
    <w:rsid w:val="005A5318"/>
    <w:rsid w:val="005A5343"/>
    <w:rsid w:val="005A53E2"/>
    <w:rsid w:val="005A5F32"/>
    <w:rsid w:val="005A618C"/>
    <w:rsid w:val="005A61DF"/>
    <w:rsid w:val="005A6291"/>
    <w:rsid w:val="005A7038"/>
    <w:rsid w:val="005B0063"/>
    <w:rsid w:val="005B0323"/>
    <w:rsid w:val="005B0D3F"/>
    <w:rsid w:val="005B0D98"/>
    <w:rsid w:val="005B19E3"/>
    <w:rsid w:val="005B1DF7"/>
    <w:rsid w:val="005B23B8"/>
    <w:rsid w:val="005B2897"/>
    <w:rsid w:val="005B2D93"/>
    <w:rsid w:val="005B36F0"/>
    <w:rsid w:val="005B3A89"/>
    <w:rsid w:val="005B4246"/>
    <w:rsid w:val="005B435D"/>
    <w:rsid w:val="005B4A31"/>
    <w:rsid w:val="005B6565"/>
    <w:rsid w:val="005B66B2"/>
    <w:rsid w:val="005B6CC7"/>
    <w:rsid w:val="005B715A"/>
    <w:rsid w:val="005B736D"/>
    <w:rsid w:val="005B76AB"/>
    <w:rsid w:val="005B7819"/>
    <w:rsid w:val="005C0228"/>
    <w:rsid w:val="005C0F4C"/>
    <w:rsid w:val="005C14CC"/>
    <w:rsid w:val="005C1517"/>
    <w:rsid w:val="005C1B47"/>
    <w:rsid w:val="005C1BAC"/>
    <w:rsid w:val="005C233C"/>
    <w:rsid w:val="005C2BAF"/>
    <w:rsid w:val="005C2FA4"/>
    <w:rsid w:val="005C314C"/>
    <w:rsid w:val="005C3ADD"/>
    <w:rsid w:val="005C3D36"/>
    <w:rsid w:val="005C4ED1"/>
    <w:rsid w:val="005C4EEA"/>
    <w:rsid w:val="005C4F93"/>
    <w:rsid w:val="005C5645"/>
    <w:rsid w:val="005C64AA"/>
    <w:rsid w:val="005C6A0B"/>
    <w:rsid w:val="005C6C00"/>
    <w:rsid w:val="005C74ED"/>
    <w:rsid w:val="005C7746"/>
    <w:rsid w:val="005C784C"/>
    <w:rsid w:val="005C7A12"/>
    <w:rsid w:val="005C7C7B"/>
    <w:rsid w:val="005C7D73"/>
    <w:rsid w:val="005C7F4E"/>
    <w:rsid w:val="005D02BA"/>
    <w:rsid w:val="005D06C3"/>
    <w:rsid w:val="005D092C"/>
    <w:rsid w:val="005D1302"/>
    <w:rsid w:val="005D16CF"/>
    <w:rsid w:val="005D1E5D"/>
    <w:rsid w:val="005D1EC5"/>
    <w:rsid w:val="005D2584"/>
    <w:rsid w:val="005D27B2"/>
    <w:rsid w:val="005D32BB"/>
    <w:rsid w:val="005D3332"/>
    <w:rsid w:val="005D3C7E"/>
    <w:rsid w:val="005D3D03"/>
    <w:rsid w:val="005D3EF7"/>
    <w:rsid w:val="005D4122"/>
    <w:rsid w:val="005D45B5"/>
    <w:rsid w:val="005D503F"/>
    <w:rsid w:val="005D513A"/>
    <w:rsid w:val="005D5598"/>
    <w:rsid w:val="005D5E3F"/>
    <w:rsid w:val="005D63E7"/>
    <w:rsid w:val="005D6973"/>
    <w:rsid w:val="005D6A54"/>
    <w:rsid w:val="005D6EEC"/>
    <w:rsid w:val="005D762F"/>
    <w:rsid w:val="005D77BF"/>
    <w:rsid w:val="005D7F46"/>
    <w:rsid w:val="005E0068"/>
    <w:rsid w:val="005E1530"/>
    <w:rsid w:val="005E18B2"/>
    <w:rsid w:val="005E18CC"/>
    <w:rsid w:val="005E1D18"/>
    <w:rsid w:val="005E1D1A"/>
    <w:rsid w:val="005E1D78"/>
    <w:rsid w:val="005E1F55"/>
    <w:rsid w:val="005E206C"/>
    <w:rsid w:val="005E26A8"/>
    <w:rsid w:val="005E2FB9"/>
    <w:rsid w:val="005E329F"/>
    <w:rsid w:val="005E3431"/>
    <w:rsid w:val="005E344B"/>
    <w:rsid w:val="005E3690"/>
    <w:rsid w:val="005E4743"/>
    <w:rsid w:val="005E4FFE"/>
    <w:rsid w:val="005E62AC"/>
    <w:rsid w:val="005E67CA"/>
    <w:rsid w:val="005E6B27"/>
    <w:rsid w:val="005E6C06"/>
    <w:rsid w:val="005E6CEC"/>
    <w:rsid w:val="005E7437"/>
    <w:rsid w:val="005E745B"/>
    <w:rsid w:val="005E7BAC"/>
    <w:rsid w:val="005E7BF3"/>
    <w:rsid w:val="005E7F1A"/>
    <w:rsid w:val="005F00B9"/>
    <w:rsid w:val="005F01C4"/>
    <w:rsid w:val="005F0873"/>
    <w:rsid w:val="005F1005"/>
    <w:rsid w:val="005F1439"/>
    <w:rsid w:val="005F29F9"/>
    <w:rsid w:val="005F39F1"/>
    <w:rsid w:val="005F645A"/>
    <w:rsid w:val="005F66EB"/>
    <w:rsid w:val="005F6FBC"/>
    <w:rsid w:val="005F703E"/>
    <w:rsid w:val="005F723A"/>
    <w:rsid w:val="005F7629"/>
    <w:rsid w:val="005F79DE"/>
    <w:rsid w:val="006001FE"/>
    <w:rsid w:val="00600936"/>
    <w:rsid w:val="00600C73"/>
    <w:rsid w:val="00601CF1"/>
    <w:rsid w:val="00601DFA"/>
    <w:rsid w:val="00602993"/>
    <w:rsid w:val="00602A65"/>
    <w:rsid w:val="00602D1E"/>
    <w:rsid w:val="006038EE"/>
    <w:rsid w:val="00603D95"/>
    <w:rsid w:val="00603FC3"/>
    <w:rsid w:val="00604297"/>
    <w:rsid w:val="00604382"/>
    <w:rsid w:val="00604C62"/>
    <w:rsid w:val="00604FB6"/>
    <w:rsid w:val="00605010"/>
    <w:rsid w:val="00606330"/>
    <w:rsid w:val="006064AC"/>
    <w:rsid w:val="00606AA4"/>
    <w:rsid w:val="00606F43"/>
    <w:rsid w:val="00607ACC"/>
    <w:rsid w:val="006107DB"/>
    <w:rsid w:val="006119C3"/>
    <w:rsid w:val="00612B7B"/>
    <w:rsid w:val="00613607"/>
    <w:rsid w:val="0061378A"/>
    <w:rsid w:val="00613957"/>
    <w:rsid w:val="00613CE3"/>
    <w:rsid w:val="00613CEC"/>
    <w:rsid w:val="00613D78"/>
    <w:rsid w:val="00613DAF"/>
    <w:rsid w:val="00613FF3"/>
    <w:rsid w:val="00614555"/>
    <w:rsid w:val="00615348"/>
    <w:rsid w:val="00615361"/>
    <w:rsid w:val="00616007"/>
    <w:rsid w:val="00616BF1"/>
    <w:rsid w:val="00616D27"/>
    <w:rsid w:val="00616EF7"/>
    <w:rsid w:val="006174FB"/>
    <w:rsid w:val="006179D1"/>
    <w:rsid w:val="00617B8E"/>
    <w:rsid w:val="0062022C"/>
    <w:rsid w:val="00620508"/>
    <w:rsid w:val="00620ADA"/>
    <w:rsid w:val="0062132B"/>
    <w:rsid w:val="00621455"/>
    <w:rsid w:val="0062195E"/>
    <w:rsid w:val="00622554"/>
    <w:rsid w:val="00622D19"/>
    <w:rsid w:val="00622FCE"/>
    <w:rsid w:val="0062312E"/>
    <w:rsid w:val="006236EB"/>
    <w:rsid w:val="006239F9"/>
    <w:rsid w:val="00623E19"/>
    <w:rsid w:val="006242E0"/>
    <w:rsid w:val="00624526"/>
    <w:rsid w:val="00624EAA"/>
    <w:rsid w:val="00625019"/>
    <w:rsid w:val="0062506A"/>
    <w:rsid w:val="00625F36"/>
    <w:rsid w:val="00626373"/>
    <w:rsid w:val="00626EEC"/>
    <w:rsid w:val="0062715D"/>
    <w:rsid w:val="006272C9"/>
    <w:rsid w:val="00627517"/>
    <w:rsid w:val="00627BD5"/>
    <w:rsid w:val="00630BB5"/>
    <w:rsid w:val="00630CB4"/>
    <w:rsid w:val="00630EB2"/>
    <w:rsid w:val="00631437"/>
    <w:rsid w:val="00631A7B"/>
    <w:rsid w:val="00631CF3"/>
    <w:rsid w:val="00631F5B"/>
    <w:rsid w:val="00631F8F"/>
    <w:rsid w:val="00633531"/>
    <w:rsid w:val="006336D9"/>
    <w:rsid w:val="00633790"/>
    <w:rsid w:val="006339AD"/>
    <w:rsid w:val="00633BA0"/>
    <w:rsid w:val="00633FB2"/>
    <w:rsid w:val="00634352"/>
    <w:rsid w:val="0063439B"/>
    <w:rsid w:val="006351FA"/>
    <w:rsid w:val="0063541D"/>
    <w:rsid w:val="0063553B"/>
    <w:rsid w:val="00635D68"/>
    <w:rsid w:val="00636204"/>
    <w:rsid w:val="00636551"/>
    <w:rsid w:val="00636A4A"/>
    <w:rsid w:val="00636BE3"/>
    <w:rsid w:val="006370DE"/>
    <w:rsid w:val="00637BB4"/>
    <w:rsid w:val="00637D3D"/>
    <w:rsid w:val="00640050"/>
    <w:rsid w:val="006408F7"/>
    <w:rsid w:val="00640B1F"/>
    <w:rsid w:val="00640F9D"/>
    <w:rsid w:val="00640FF8"/>
    <w:rsid w:val="00641B4E"/>
    <w:rsid w:val="006420F7"/>
    <w:rsid w:val="0064281E"/>
    <w:rsid w:val="0064295B"/>
    <w:rsid w:val="00642F88"/>
    <w:rsid w:val="00643443"/>
    <w:rsid w:val="006434B1"/>
    <w:rsid w:val="0064362E"/>
    <w:rsid w:val="006448D2"/>
    <w:rsid w:val="006453FB"/>
    <w:rsid w:val="006456B1"/>
    <w:rsid w:val="006464BF"/>
    <w:rsid w:val="006469F9"/>
    <w:rsid w:val="00646D2E"/>
    <w:rsid w:val="00646D87"/>
    <w:rsid w:val="006475B9"/>
    <w:rsid w:val="00647905"/>
    <w:rsid w:val="006479BE"/>
    <w:rsid w:val="00647B0C"/>
    <w:rsid w:val="0065036E"/>
    <w:rsid w:val="00650830"/>
    <w:rsid w:val="00650C81"/>
    <w:rsid w:val="00650CF0"/>
    <w:rsid w:val="00650F39"/>
    <w:rsid w:val="00651012"/>
    <w:rsid w:val="00651190"/>
    <w:rsid w:val="006511FF"/>
    <w:rsid w:val="006524C7"/>
    <w:rsid w:val="006524DA"/>
    <w:rsid w:val="006524FA"/>
    <w:rsid w:val="00652809"/>
    <w:rsid w:val="00652A3D"/>
    <w:rsid w:val="00652CF7"/>
    <w:rsid w:val="00653018"/>
    <w:rsid w:val="00654376"/>
    <w:rsid w:val="00654B85"/>
    <w:rsid w:val="00654EAE"/>
    <w:rsid w:val="00654F19"/>
    <w:rsid w:val="00657CC2"/>
    <w:rsid w:val="00657D32"/>
    <w:rsid w:val="00657FE7"/>
    <w:rsid w:val="0066092D"/>
    <w:rsid w:val="006616BC"/>
    <w:rsid w:val="006617A1"/>
    <w:rsid w:val="006622DB"/>
    <w:rsid w:val="00662FAB"/>
    <w:rsid w:val="00664AB7"/>
    <w:rsid w:val="00665296"/>
    <w:rsid w:val="00665462"/>
    <w:rsid w:val="006655A9"/>
    <w:rsid w:val="0066568F"/>
    <w:rsid w:val="006665BE"/>
    <w:rsid w:val="00666FF5"/>
    <w:rsid w:val="00667094"/>
    <w:rsid w:val="0066748D"/>
    <w:rsid w:val="00667497"/>
    <w:rsid w:val="00667790"/>
    <w:rsid w:val="0067006C"/>
    <w:rsid w:val="0067043A"/>
    <w:rsid w:val="00671B4C"/>
    <w:rsid w:val="00672106"/>
    <w:rsid w:val="00672597"/>
    <w:rsid w:val="006725F3"/>
    <w:rsid w:val="00672B1A"/>
    <w:rsid w:val="00672D4D"/>
    <w:rsid w:val="006733E0"/>
    <w:rsid w:val="006735C6"/>
    <w:rsid w:val="00673998"/>
    <w:rsid w:val="0067540F"/>
    <w:rsid w:val="00675C95"/>
    <w:rsid w:val="00676728"/>
    <w:rsid w:val="00677F19"/>
    <w:rsid w:val="006805C4"/>
    <w:rsid w:val="00681683"/>
    <w:rsid w:val="00682066"/>
    <w:rsid w:val="00682A28"/>
    <w:rsid w:val="006830E9"/>
    <w:rsid w:val="006834E3"/>
    <w:rsid w:val="00683C66"/>
    <w:rsid w:val="00683E7F"/>
    <w:rsid w:val="00683F42"/>
    <w:rsid w:val="00684231"/>
    <w:rsid w:val="006849C3"/>
    <w:rsid w:val="00685DB6"/>
    <w:rsid w:val="00685DBF"/>
    <w:rsid w:val="0068639E"/>
    <w:rsid w:val="00686D69"/>
    <w:rsid w:val="006871CF"/>
    <w:rsid w:val="00687240"/>
    <w:rsid w:val="00687CA2"/>
    <w:rsid w:val="0069066F"/>
    <w:rsid w:val="006906CF"/>
    <w:rsid w:val="0069171D"/>
    <w:rsid w:val="00692682"/>
    <w:rsid w:val="00692AC8"/>
    <w:rsid w:val="00692ECA"/>
    <w:rsid w:val="00693034"/>
    <w:rsid w:val="006932E3"/>
    <w:rsid w:val="006934CA"/>
    <w:rsid w:val="0069357A"/>
    <w:rsid w:val="00693E61"/>
    <w:rsid w:val="00694472"/>
    <w:rsid w:val="00694EC2"/>
    <w:rsid w:val="00695019"/>
    <w:rsid w:val="00695115"/>
    <w:rsid w:val="006953D5"/>
    <w:rsid w:val="006961F6"/>
    <w:rsid w:val="006964D0"/>
    <w:rsid w:val="006964D4"/>
    <w:rsid w:val="00696580"/>
    <w:rsid w:val="006965B8"/>
    <w:rsid w:val="00696BBC"/>
    <w:rsid w:val="00696E24"/>
    <w:rsid w:val="0069761B"/>
    <w:rsid w:val="006978D5"/>
    <w:rsid w:val="00697A58"/>
    <w:rsid w:val="006A0823"/>
    <w:rsid w:val="006A1D09"/>
    <w:rsid w:val="006A252F"/>
    <w:rsid w:val="006A26D8"/>
    <w:rsid w:val="006A34A8"/>
    <w:rsid w:val="006A3991"/>
    <w:rsid w:val="006A3EE3"/>
    <w:rsid w:val="006A4068"/>
    <w:rsid w:val="006A4227"/>
    <w:rsid w:val="006A42DF"/>
    <w:rsid w:val="006A464F"/>
    <w:rsid w:val="006A48F8"/>
    <w:rsid w:val="006A4AD1"/>
    <w:rsid w:val="006A4F74"/>
    <w:rsid w:val="006A52EB"/>
    <w:rsid w:val="006A55C2"/>
    <w:rsid w:val="006A59B4"/>
    <w:rsid w:val="006A59E5"/>
    <w:rsid w:val="006A5A75"/>
    <w:rsid w:val="006A5B7F"/>
    <w:rsid w:val="006A610D"/>
    <w:rsid w:val="006A64F1"/>
    <w:rsid w:val="006A75DA"/>
    <w:rsid w:val="006A76E2"/>
    <w:rsid w:val="006A7732"/>
    <w:rsid w:val="006A797F"/>
    <w:rsid w:val="006A7E31"/>
    <w:rsid w:val="006B02AA"/>
    <w:rsid w:val="006B0447"/>
    <w:rsid w:val="006B05CB"/>
    <w:rsid w:val="006B080D"/>
    <w:rsid w:val="006B1673"/>
    <w:rsid w:val="006B1901"/>
    <w:rsid w:val="006B1BB0"/>
    <w:rsid w:val="006B2232"/>
    <w:rsid w:val="006B2E72"/>
    <w:rsid w:val="006B2FD3"/>
    <w:rsid w:val="006B3274"/>
    <w:rsid w:val="006B361D"/>
    <w:rsid w:val="006B3B37"/>
    <w:rsid w:val="006B3BC1"/>
    <w:rsid w:val="006B4399"/>
    <w:rsid w:val="006B4419"/>
    <w:rsid w:val="006B45C0"/>
    <w:rsid w:val="006B476D"/>
    <w:rsid w:val="006B4812"/>
    <w:rsid w:val="006B4841"/>
    <w:rsid w:val="006B48C6"/>
    <w:rsid w:val="006B49EA"/>
    <w:rsid w:val="006B5229"/>
    <w:rsid w:val="006B592C"/>
    <w:rsid w:val="006B5D2C"/>
    <w:rsid w:val="006B6309"/>
    <w:rsid w:val="006B63E0"/>
    <w:rsid w:val="006B640B"/>
    <w:rsid w:val="006B686E"/>
    <w:rsid w:val="006B6933"/>
    <w:rsid w:val="006B75AF"/>
    <w:rsid w:val="006B7D7D"/>
    <w:rsid w:val="006B7E62"/>
    <w:rsid w:val="006C038B"/>
    <w:rsid w:val="006C12C2"/>
    <w:rsid w:val="006C12CA"/>
    <w:rsid w:val="006C13B8"/>
    <w:rsid w:val="006C1A19"/>
    <w:rsid w:val="006C2958"/>
    <w:rsid w:val="006C32CC"/>
    <w:rsid w:val="006C344B"/>
    <w:rsid w:val="006C4B29"/>
    <w:rsid w:val="006C50C3"/>
    <w:rsid w:val="006C6861"/>
    <w:rsid w:val="006C7464"/>
    <w:rsid w:val="006C783E"/>
    <w:rsid w:val="006C7F76"/>
    <w:rsid w:val="006D009C"/>
    <w:rsid w:val="006D0AB8"/>
    <w:rsid w:val="006D1713"/>
    <w:rsid w:val="006D2690"/>
    <w:rsid w:val="006D2A8E"/>
    <w:rsid w:val="006D3D9E"/>
    <w:rsid w:val="006D42E3"/>
    <w:rsid w:val="006D4810"/>
    <w:rsid w:val="006D5F34"/>
    <w:rsid w:val="006D66E9"/>
    <w:rsid w:val="006D6847"/>
    <w:rsid w:val="006D689D"/>
    <w:rsid w:val="006D6AAC"/>
    <w:rsid w:val="006D722F"/>
    <w:rsid w:val="006D7484"/>
    <w:rsid w:val="006D74C2"/>
    <w:rsid w:val="006D7BB6"/>
    <w:rsid w:val="006D7C0D"/>
    <w:rsid w:val="006D7C4A"/>
    <w:rsid w:val="006E0F9F"/>
    <w:rsid w:val="006E1020"/>
    <w:rsid w:val="006E1D66"/>
    <w:rsid w:val="006E3372"/>
    <w:rsid w:val="006E353B"/>
    <w:rsid w:val="006E395C"/>
    <w:rsid w:val="006E3E91"/>
    <w:rsid w:val="006E49AB"/>
    <w:rsid w:val="006E4EE8"/>
    <w:rsid w:val="006E532F"/>
    <w:rsid w:val="006E54C0"/>
    <w:rsid w:val="006E6659"/>
    <w:rsid w:val="006E6E2C"/>
    <w:rsid w:val="006E7943"/>
    <w:rsid w:val="006E7BC2"/>
    <w:rsid w:val="006E7D47"/>
    <w:rsid w:val="006E7EB4"/>
    <w:rsid w:val="006F0181"/>
    <w:rsid w:val="006F01E1"/>
    <w:rsid w:val="006F0451"/>
    <w:rsid w:val="006F07BB"/>
    <w:rsid w:val="006F0D0D"/>
    <w:rsid w:val="006F1F08"/>
    <w:rsid w:val="006F2012"/>
    <w:rsid w:val="006F266A"/>
    <w:rsid w:val="006F28E1"/>
    <w:rsid w:val="006F2A7C"/>
    <w:rsid w:val="006F2B59"/>
    <w:rsid w:val="006F387C"/>
    <w:rsid w:val="006F3EE2"/>
    <w:rsid w:val="006F3F9B"/>
    <w:rsid w:val="006F48BF"/>
    <w:rsid w:val="006F4FC7"/>
    <w:rsid w:val="006F50C1"/>
    <w:rsid w:val="006F52CB"/>
    <w:rsid w:val="006F558B"/>
    <w:rsid w:val="006F5BA5"/>
    <w:rsid w:val="006F62E2"/>
    <w:rsid w:val="006F6FF3"/>
    <w:rsid w:val="006F6FF7"/>
    <w:rsid w:val="006F7061"/>
    <w:rsid w:val="006F7C63"/>
    <w:rsid w:val="006F7D32"/>
    <w:rsid w:val="00700285"/>
    <w:rsid w:val="0070038A"/>
    <w:rsid w:val="007003C3"/>
    <w:rsid w:val="007005EB"/>
    <w:rsid w:val="00700ED3"/>
    <w:rsid w:val="0070193F"/>
    <w:rsid w:val="00701D8C"/>
    <w:rsid w:val="00701D9A"/>
    <w:rsid w:val="0070230F"/>
    <w:rsid w:val="00702580"/>
    <w:rsid w:val="00702FC6"/>
    <w:rsid w:val="007031F6"/>
    <w:rsid w:val="007035B8"/>
    <w:rsid w:val="007035C2"/>
    <w:rsid w:val="00703D76"/>
    <w:rsid w:val="00703F51"/>
    <w:rsid w:val="007041CC"/>
    <w:rsid w:val="0070429A"/>
    <w:rsid w:val="0070430C"/>
    <w:rsid w:val="00704DAB"/>
    <w:rsid w:val="007062FC"/>
    <w:rsid w:val="00706745"/>
    <w:rsid w:val="00706818"/>
    <w:rsid w:val="00706920"/>
    <w:rsid w:val="0070780B"/>
    <w:rsid w:val="007078DE"/>
    <w:rsid w:val="00707AAB"/>
    <w:rsid w:val="00707B11"/>
    <w:rsid w:val="00710438"/>
    <w:rsid w:val="00711A4C"/>
    <w:rsid w:val="00711DCD"/>
    <w:rsid w:val="00712AF9"/>
    <w:rsid w:val="00713541"/>
    <w:rsid w:val="00715095"/>
    <w:rsid w:val="00715E3E"/>
    <w:rsid w:val="007161BE"/>
    <w:rsid w:val="00716A21"/>
    <w:rsid w:val="00716B6E"/>
    <w:rsid w:val="0071752A"/>
    <w:rsid w:val="00717823"/>
    <w:rsid w:val="0071791E"/>
    <w:rsid w:val="00717CD4"/>
    <w:rsid w:val="00717D8F"/>
    <w:rsid w:val="00720343"/>
    <w:rsid w:val="00720896"/>
    <w:rsid w:val="00720EF6"/>
    <w:rsid w:val="007215AA"/>
    <w:rsid w:val="00722310"/>
    <w:rsid w:val="0072248A"/>
    <w:rsid w:val="00722D86"/>
    <w:rsid w:val="00722E82"/>
    <w:rsid w:val="00723583"/>
    <w:rsid w:val="007236DF"/>
    <w:rsid w:val="007254E4"/>
    <w:rsid w:val="00726744"/>
    <w:rsid w:val="00726E2C"/>
    <w:rsid w:val="007274A9"/>
    <w:rsid w:val="007304C7"/>
    <w:rsid w:val="00731774"/>
    <w:rsid w:val="00731C7E"/>
    <w:rsid w:val="0073208F"/>
    <w:rsid w:val="00732ACD"/>
    <w:rsid w:val="0073357F"/>
    <w:rsid w:val="00734DF6"/>
    <w:rsid w:val="00734F8F"/>
    <w:rsid w:val="00735359"/>
    <w:rsid w:val="0073538C"/>
    <w:rsid w:val="00735A4E"/>
    <w:rsid w:val="0073672F"/>
    <w:rsid w:val="00736930"/>
    <w:rsid w:val="00740261"/>
    <w:rsid w:val="00740A1D"/>
    <w:rsid w:val="00741234"/>
    <w:rsid w:val="0074161F"/>
    <w:rsid w:val="007416E8"/>
    <w:rsid w:val="00741817"/>
    <w:rsid w:val="00741A73"/>
    <w:rsid w:val="00741B99"/>
    <w:rsid w:val="00741D95"/>
    <w:rsid w:val="007424F5"/>
    <w:rsid w:val="00742889"/>
    <w:rsid w:val="0074317F"/>
    <w:rsid w:val="00743F64"/>
    <w:rsid w:val="00744BEC"/>
    <w:rsid w:val="007466F4"/>
    <w:rsid w:val="00746EFD"/>
    <w:rsid w:val="007509D6"/>
    <w:rsid w:val="00750C6E"/>
    <w:rsid w:val="007510FC"/>
    <w:rsid w:val="007513B1"/>
    <w:rsid w:val="00751A0B"/>
    <w:rsid w:val="00751EAC"/>
    <w:rsid w:val="007523FD"/>
    <w:rsid w:val="00752D39"/>
    <w:rsid w:val="00752D92"/>
    <w:rsid w:val="00752E27"/>
    <w:rsid w:val="00752E40"/>
    <w:rsid w:val="007532E9"/>
    <w:rsid w:val="007538E0"/>
    <w:rsid w:val="00753C37"/>
    <w:rsid w:val="00754108"/>
    <w:rsid w:val="0075515B"/>
    <w:rsid w:val="007552BA"/>
    <w:rsid w:val="007554A1"/>
    <w:rsid w:val="007556FC"/>
    <w:rsid w:val="00755CA9"/>
    <w:rsid w:val="007560BE"/>
    <w:rsid w:val="00756361"/>
    <w:rsid w:val="00756406"/>
    <w:rsid w:val="0075679E"/>
    <w:rsid w:val="00756BDA"/>
    <w:rsid w:val="00756C63"/>
    <w:rsid w:val="00756DD6"/>
    <w:rsid w:val="00757101"/>
    <w:rsid w:val="00757770"/>
    <w:rsid w:val="0076045D"/>
    <w:rsid w:val="00760AC0"/>
    <w:rsid w:val="00760D72"/>
    <w:rsid w:val="0076119F"/>
    <w:rsid w:val="00761359"/>
    <w:rsid w:val="0076164E"/>
    <w:rsid w:val="007626A9"/>
    <w:rsid w:val="007629EB"/>
    <w:rsid w:val="007635C2"/>
    <w:rsid w:val="00763D40"/>
    <w:rsid w:val="00763DBB"/>
    <w:rsid w:val="00764213"/>
    <w:rsid w:val="0076450F"/>
    <w:rsid w:val="0076520A"/>
    <w:rsid w:val="00765437"/>
    <w:rsid w:val="0076556A"/>
    <w:rsid w:val="00765798"/>
    <w:rsid w:val="00765A03"/>
    <w:rsid w:val="00765D64"/>
    <w:rsid w:val="007663C5"/>
    <w:rsid w:val="00766487"/>
    <w:rsid w:val="00766978"/>
    <w:rsid w:val="00766F9C"/>
    <w:rsid w:val="007675CE"/>
    <w:rsid w:val="00767F2B"/>
    <w:rsid w:val="00770109"/>
    <w:rsid w:val="00770321"/>
    <w:rsid w:val="0077050E"/>
    <w:rsid w:val="007708A1"/>
    <w:rsid w:val="007717B0"/>
    <w:rsid w:val="007717F9"/>
    <w:rsid w:val="00771B44"/>
    <w:rsid w:val="00772433"/>
    <w:rsid w:val="007728C8"/>
    <w:rsid w:val="00772985"/>
    <w:rsid w:val="00772F05"/>
    <w:rsid w:val="00773070"/>
    <w:rsid w:val="00773508"/>
    <w:rsid w:val="00773537"/>
    <w:rsid w:val="007739A5"/>
    <w:rsid w:val="007744DF"/>
    <w:rsid w:val="007757EF"/>
    <w:rsid w:val="00775862"/>
    <w:rsid w:val="0077590A"/>
    <w:rsid w:val="00775A82"/>
    <w:rsid w:val="00775B02"/>
    <w:rsid w:val="00776344"/>
    <w:rsid w:val="00776655"/>
    <w:rsid w:val="00776948"/>
    <w:rsid w:val="007769A7"/>
    <w:rsid w:val="00776CC8"/>
    <w:rsid w:val="00776F91"/>
    <w:rsid w:val="007771E9"/>
    <w:rsid w:val="00777F5A"/>
    <w:rsid w:val="007804EC"/>
    <w:rsid w:val="00780542"/>
    <w:rsid w:val="00780A36"/>
    <w:rsid w:val="00780A5D"/>
    <w:rsid w:val="00780CA5"/>
    <w:rsid w:val="00781D82"/>
    <w:rsid w:val="00781E8F"/>
    <w:rsid w:val="00781EA9"/>
    <w:rsid w:val="007822F4"/>
    <w:rsid w:val="00782606"/>
    <w:rsid w:val="00782A09"/>
    <w:rsid w:val="00783145"/>
    <w:rsid w:val="007838F4"/>
    <w:rsid w:val="00783E57"/>
    <w:rsid w:val="007855B3"/>
    <w:rsid w:val="0078561A"/>
    <w:rsid w:val="0078586F"/>
    <w:rsid w:val="00785A2D"/>
    <w:rsid w:val="007870FB"/>
    <w:rsid w:val="007871D0"/>
    <w:rsid w:val="00787541"/>
    <w:rsid w:val="0078788E"/>
    <w:rsid w:val="00787F96"/>
    <w:rsid w:val="0079007A"/>
    <w:rsid w:val="007904A3"/>
    <w:rsid w:val="007907EE"/>
    <w:rsid w:val="00790E21"/>
    <w:rsid w:val="0079170C"/>
    <w:rsid w:val="00791748"/>
    <w:rsid w:val="00792154"/>
    <w:rsid w:val="007921D5"/>
    <w:rsid w:val="0079255E"/>
    <w:rsid w:val="007925F2"/>
    <w:rsid w:val="00792957"/>
    <w:rsid w:val="00792E96"/>
    <w:rsid w:val="007935F3"/>
    <w:rsid w:val="0079397A"/>
    <w:rsid w:val="007939CE"/>
    <w:rsid w:val="007941ED"/>
    <w:rsid w:val="0079429E"/>
    <w:rsid w:val="00796705"/>
    <w:rsid w:val="0079689E"/>
    <w:rsid w:val="0079742D"/>
    <w:rsid w:val="007A044A"/>
    <w:rsid w:val="007A05BA"/>
    <w:rsid w:val="007A07C2"/>
    <w:rsid w:val="007A0AA3"/>
    <w:rsid w:val="007A1140"/>
    <w:rsid w:val="007A33CD"/>
    <w:rsid w:val="007A3493"/>
    <w:rsid w:val="007A35D1"/>
    <w:rsid w:val="007A35F1"/>
    <w:rsid w:val="007A39A9"/>
    <w:rsid w:val="007A5519"/>
    <w:rsid w:val="007A653A"/>
    <w:rsid w:val="007A680C"/>
    <w:rsid w:val="007A7224"/>
    <w:rsid w:val="007A7451"/>
    <w:rsid w:val="007A765E"/>
    <w:rsid w:val="007B05BE"/>
    <w:rsid w:val="007B0E22"/>
    <w:rsid w:val="007B0EA1"/>
    <w:rsid w:val="007B0ECB"/>
    <w:rsid w:val="007B140A"/>
    <w:rsid w:val="007B193E"/>
    <w:rsid w:val="007B22DE"/>
    <w:rsid w:val="007B2854"/>
    <w:rsid w:val="007B2A04"/>
    <w:rsid w:val="007B3B09"/>
    <w:rsid w:val="007B4184"/>
    <w:rsid w:val="007B4646"/>
    <w:rsid w:val="007B49E7"/>
    <w:rsid w:val="007B4CF8"/>
    <w:rsid w:val="007B5549"/>
    <w:rsid w:val="007B5C0F"/>
    <w:rsid w:val="007B5E38"/>
    <w:rsid w:val="007B5F94"/>
    <w:rsid w:val="007B6497"/>
    <w:rsid w:val="007B64B7"/>
    <w:rsid w:val="007B65FF"/>
    <w:rsid w:val="007B770D"/>
    <w:rsid w:val="007B7D6D"/>
    <w:rsid w:val="007C010E"/>
    <w:rsid w:val="007C08E1"/>
    <w:rsid w:val="007C098A"/>
    <w:rsid w:val="007C1755"/>
    <w:rsid w:val="007C20CC"/>
    <w:rsid w:val="007C21D3"/>
    <w:rsid w:val="007C254F"/>
    <w:rsid w:val="007C2D82"/>
    <w:rsid w:val="007C3693"/>
    <w:rsid w:val="007C36C6"/>
    <w:rsid w:val="007C479E"/>
    <w:rsid w:val="007C50E1"/>
    <w:rsid w:val="007C53C7"/>
    <w:rsid w:val="007C683B"/>
    <w:rsid w:val="007C6EA3"/>
    <w:rsid w:val="007C7992"/>
    <w:rsid w:val="007C7F33"/>
    <w:rsid w:val="007D01C5"/>
    <w:rsid w:val="007D2467"/>
    <w:rsid w:val="007D2472"/>
    <w:rsid w:val="007D3548"/>
    <w:rsid w:val="007D41CD"/>
    <w:rsid w:val="007D4DCF"/>
    <w:rsid w:val="007D57AF"/>
    <w:rsid w:val="007D5E30"/>
    <w:rsid w:val="007D608A"/>
    <w:rsid w:val="007D6165"/>
    <w:rsid w:val="007D6DCC"/>
    <w:rsid w:val="007D75E6"/>
    <w:rsid w:val="007E0593"/>
    <w:rsid w:val="007E0C82"/>
    <w:rsid w:val="007E0D6A"/>
    <w:rsid w:val="007E0F58"/>
    <w:rsid w:val="007E1742"/>
    <w:rsid w:val="007E178B"/>
    <w:rsid w:val="007E19D8"/>
    <w:rsid w:val="007E2421"/>
    <w:rsid w:val="007E2DC0"/>
    <w:rsid w:val="007E3006"/>
    <w:rsid w:val="007E3FA6"/>
    <w:rsid w:val="007E4B7B"/>
    <w:rsid w:val="007E5020"/>
    <w:rsid w:val="007E5213"/>
    <w:rsid w:val="007E5360"/>
    <w:rsid w:val="007E539A"/>
    <w:rsid w:val="007E5CC2"/>
    <w:rsid w:val="007E6180"/>
    <w:rsid w:val="007E62CD"/>
    <w:rsid w:val="007E6803"/>
    <w:rsid w:val="007E6BAC"/>
    <w:rsid w:val="007E754A"/>
    <w:rsid w:val="007E7A26"/>
    <w:rsid w:val="007E7F42"/>
    <w:rsid w:val="007F02D6"/>
    <w:rsid w:val="007F03FD"/>
    <w:rsid w:val="007F072F"/>
    <w:rsid w:val="007F0777"/>
    <w:rsid w:val="007F0870"/>
    <w:rsid w:val="007F0AFB"/>
    <w:rsid w:val="007F0E39"/>
    <w:rsid w:val="007F1B32"/>
    <w:rsid w:val="007F1E55"/>
    <w:rsid w:val="007F1EC4"/>
    <w:rsid w:val="007F1EEC"/>
    <w:rsid w:val="007F2073"/>
    <w:rsid w:val="007F2C8A"/>
    <w:rsid w:val="007F3337"/>
    <w:rsid w:val="007F3649"/>
    <w:rsid w:val="007F493F"/>
    <w:rsid w:val="007F4970"/>
    <w:rsid w:val="007F4E07"/>
    <w:rsid w:val="007F533C"/>
    <w:rsid w:val="007F5649"/>
    <w:rsid w:val="007F595A"/>
    <w:rsid w:val="007F6805"/>
    <w:rsid w:val="007F6D66"/>
    <w:rsid w:val="007F78AA"/>
    <w:rsid w:val="007F7C26"/>
    <w:rsid w:val="008000B6"/>
    <w:rsid w:val="00800497"/>
    <w:rsid w:val="008009B9"/>
    <w:rsid w:val="00800D65"/>
    <w:rsid w:val="00800F64"/>
    <w:rsid w:val="00801399"/>
    <w:rsid w:val="0080152A"/>
    <w:rsid w:val="008018AD"/>
    <w:rsid w:val="00801FE6"/>
    <w:rsid w:val="0080211D"/>
    <w:rsid w:val="00802240"/>
    <w:rsid w:val="0080272F"/>
    <w:rsid w:val="008029B5"/>
    <w:rsid w:val="00803B59"/>
    <w:rsid w:val="0080425C"/>
    <w:rsid w:val="008044D4"/>
    <w:rsid w:val="00804F2C"/>
    <w:rsid w:val="008057C3"/>
    <w:rsid w:val="008058AA"/>
    <w:rsid w:val="00805A6D"/>
    <w:rsid w:val="00805AFA"/>
    <w:rsid w:val="0080703E"/>
    <w:rsid w:val="0080750C"/>
    <w:rsid w:val="00807A42"/>
    <w:rsid w:val="00807ACD"/>
    <w:rsid w:val="00807B79"/>
    <w:rsid w:val="00807ED3"/>
    <w:rsid w:val="00810CB2"/>
    <w:rsid w:val="00810CBE"/>
    <w:rsid w:val="00810CEC"/>
    <w:rsid w:val="00810D3F"/>
    <w:rsid w:val="00810DB0"/>
    <w:rsid w:val="008111C5"/>
    <w:rsid w:val="008136AF"/>
    <w:rsid w:val="00813EC1"/>
    <w:rsid w:val="0081428E"/>
    <w:rsid w:val="00814A09"/>
    <w:rsid w:val="00815868"/>
    <w:rsid w:val="0081604E"/>
    <w:rsid w:val="0081654F"/>
    <w:rsid w:val="0081693D"/>
    <w:rsid w:val="00817460"/>
    <w:rsid w:val="00817ADD"/>
    <w:rsid w:val="008203CE"/>
    <w:rsid w:val="00820A13"/>
    <w:rsid w:val="00820CD6"/>
    <w:rsid w:val="008210FB"/>
    <w:rsid w:val="0082230D"/>
    <w:rsid w:val="0082264D"/>
    <w:rsid w:val="00822C58"/>
    <w:rsid w:val="00823007"/>
    <w:rsid w:val="008233DA"/>
    <w:rsid w:val="00823725"/>
    <w:rsid w:val="0082453D"/>
    <w:rsid w:val="008258D9"/>
    <w:rsid w:val="00825A01"/>
    <w:rsid w:val="00825D24"/>
    <w:rsid w:val="00825DF5"/>
    <w:rsid w:val="00826134"/>
    <w:rsid w:val="00826309"/>
    <w:rsid w:val="008263BD"/>
    <w:rsid w:val="0082682A"/>
    <w:rsid w:val="00826C55"/>
    <w:rsid w:val="00827376"/>
    <w:rsid w:val="008273E6"/>
    <w:rsid w:val="0083074F"/>
    <w:rsid w:val="0083079B"/>
    <w:rsid w:val="008307A5"/>
    <w:rsid w:val="008308DB"/>
    <w:rsid w:val="00830AF4"/>
    <w:rsid w:val="00830B22"/>
    <w:rsid w:val="0083128C"/>
    <w:rsid w:val="008312D8"/>
    <w:rsid w:val="0083184B"/>
    <w:rsid w:val="008320BE"/>
    <w:rsid w:val="0083222C"/>
    <w:rsid w:val="0083223D"/>
    <w:rsid w:val="00832373"/>
    <w:rsid w:val="008324B9"/>
    <w:rsid w:val="00832A20"/>
    <w:rsid w:val="00832AFF"/>
    <w:rsid w:val="00833C69"/>
    <w:rsid w:val="00834D32"/>
    <w:rsid w:val="008362FE"/>
    <w:rsid w:val="00836388"/>
    <w:rsid w:val="00837162"/>
    <w:rsid w:val="008378D6"/>
    <w:rsid w:val="00837C59"/>
    <w:rsid w:val="00837EF2"/>
    <w:rsid w:val="00840331"/>
    <w:rsid w:val="00840538"/>
    <w:rsid w:val="00840BD9"/>
    <w:rsid w:val="008417E0"/>
    <w:rsid w:val="00841A05"/>
    <w:rsid w:val="00841A97"/>
    <w:rsid w:val="008420E1"/>
    <w:rsid w:val="008430A1"/>
    <w:rsid w:val="008432A0"/>
    <w:rsid w:val="00843849"/>
    <w:rsid w:val="0084385E"/>
    <w:rsid w:val="00843F1E"/>
    <w:rsid w:val="00843F24"/>
    <w:rsid w:val="00843F39"/>
    <w:rsid w:val="008448B6"/>
    <w:rsid w:val="00844C05"/>
    <w:rsid w:val="00845E1F"/>
    <w:rsid w:val="00846519"/>
    <w:rsid w:val="00846932"/>
    <w:rsid w:val="008471BD"/>
    <w:rsid w:val="008475D6"/>
    <w:rsid w:val="00847815"/>
    <w:rsid w:val="00847A2D"/>
    <w:rsid w:val="00847B74"/>
    <w:rsid w:val="00847B7D"/>
    <w:rsid w:val="00847C78"/>
    <w:rsid w:val="00847FBE"/>
    <w:rsid w:val="0085027A"/>
    <w:rsid w:val="008506D9"/>
    <w:rsid w:val="00850A54"/>
    <w:rsid w:val="00850B5D"/>
    <w:rsid w:val="00850C1D"/>
    <w:rsid w:val="00850D6C"/>
    <w:rsid w:val="00850FCC"/>
    <w:rsid w:val="0085113B"/>
    <w:rsid w:val="00851321"/>
    <w:rsid w:val="00852298"/>
    <w:rsid w:val="0085389D"/>
    <w:rsid w:val="008538F9"/>
    <w:rsid w:val="00853C1C"/>
    <w:rsid w:val="008540BA"/>
    <w:rsid w:val="0085471C"/>
    <w:rsid w:val="00854C97"/>
    <w:rsid w:val="00854E6B"/>
    <w:rsid w:val="00854EE9"/>
    <w:rsid w:val="00855286"/>
    <w:rsid w:val="00855E39"/>
    <w:rsid w:val="00855E6B"/>
    <w:rsid w:val="00855EA5"/>
    <w:rsid w:val="008566E8"/>
    <w:rsid w:val="00856837"/>
    <w:rsid w:val="00856900"/>
    <w:rsid w:val="008569B9"/>
    <w:rsid w:val="00856D2B"/>
    <w:rsid w:val="00856FBF"/>
    <w:rsid w:val="0085789C"/>
    <w:rsid w:val="00857AEF"/>
    <w:rsid w:val="0086010F"/>
    <w:rsid w:val="00860E2D"/>
    <w:rsid w:val="00861689"/>
    <w:rsid w:val="008618E9"/>
    <w:rsid w:val="00861A02"/>
    <w:rsid w:val="00861B01"/>
    <w:rsid w:val="00861BDA"/>
    <w:rsid w:val="00861CD3"/>
    <w:rsid w:val="00862662"/>
    <w:rsid w:val="0086289B"/>
    <w:rsid w:val="00862CA8"/>
    <w:rsid w:val="0086310B"/>
    <w:rsid w:val="00863693"/>
    <w:rsid w:val="00863CFE"/>
    <w:rsid w:val="00863D46"/>
    <w:rsid w:val="00863E98"/>
    <w:rsid w:val="00863F6B"/>
    <w:rsid w:val="00864629"/>
    <w:rsid w:val="00864AF9"/>
    <w:rsid w:val="00864CE0"/>
    <w:rsid w:val="00864EE4"/>
    <w:rsid w:val="008651E8"/>
    <w:rsid w:val="0086560D"/>
    <w:rsid w:val="00865684"/>
    <w:rsid w:val="00865A20"/>
    <w:rsid w:val="00865E4F"/>
    <w:rsid w:val="008661D3"/>
    <w:rsid w:val="00866463"/>
    <w:rsid w:val="00866ADB"/>
    <w:rsid w:val="00866AEA"/>
    <w:rsid w:val="00867189"/>
    <w:rsid w:val="008673CF"/>
    <w:rsid w:val="008677DF"/>
    <w:rsid w:val="00870E2C"/>
    <w:rsid w:val="00871566"/>
    <w:rsid w:val="00872388"/>
    <w:rsid w:val="0087255E"/>
    <w:rsid w:val="00872B6C"/>
    <w:rsid w:val="00873545"/>
    <w:rsid w:val="008737E1"/>
    <w:rsid w:val="00874276"/>
    <w:rsid w:val="00874B6C"/>
    <w:rsid w:val="0087525C"/>
    <w:rsid w:val="008756A4"/>
    <w:rsid w:val="0087586E"/>
    <w:rsid w:val="00875F31"/>
    <w:rsid w:val="00876596"/>
    <w:rsid w:val="0087676A"/>
    <w:rsid w:val="00876FFE"/>
    <w:rsid w:val="008776CD"/>
    <w:rsid w:val="00877988"/>
    <w:rsid w:val="00877AD8"/>
    <w:rsid w:val="008806A7"/>
    <w:rsid w:val="00880A09"/>
    <w:rsid w:val="00880BB1"/>
    <w:rsid w:val="00881D9B"/>
    <w:rsid w:val="00881E0F"/>
    <w:rsid w:val="008822D3"/>
    <w:rsid w:val="00882541"/>
    <w:rsid w:val="0088309F"/>
    <w:rsid w:val="008838DF"/>
    <w:rsid w:val="00884763"/>
    <w:rsid w:val="00884859"/>
    <w:rsid w:val="00884E02"/>
    <w:rsid w:val="008855C8"/>
    <w:rsid w:val="00885658"/>
    <w:rsid w:val="00885A0E"/>
    <w:rsid w:val="00886180"/>
    <w:rsid w:val="00886244"/>
    <w:rsid w:val="00886293"/>
    <w:rsid w:val="00886647"/>
    <w:rsid w:val="008866C6"/>
    <w:rsid w:val="0088736C"/>
    <w:rsid w:val="00887502"/>
    <w:rsid w:val="0088799F"/>
    <w:rsid w:val="00887F4A"/>
    <w:rsid w:val="00890695"/>
    <w:rsid w:val="008912EE"/>
    <w:rsid w:val="00891C11"/>
    <w:rsid w:val="00893E91"/>
    <w:rsid w:val="00894130"/>
    <w:rsid w:val="008942DE"/>
    <w:rsid w:val="00894524"/>
    <w:rsid w:val="00894635"/>
    <w:rsid w:val="00894E76"/>
    <w:rsid w:val="0089590E"/>
    <w:rsid w:val="008962E2"/>
    <w:rsid w:val="00896305"/>
    <w:rsid w:val="0089638D"/>
    <w:rsid w:val="008969D4"/>
    <w:rsid w:val="00896BED"/>
    <w:rsid w:val="008970AD"/>
    <w:rsid w:val="00897B3E"/>
    <w:rsid w:val="008A002D"/>
    <w:rsid w:val="008A00E7"/>
    <w:rsid w:val="008A126D"/>
    <w:rsid w:val="008A14A1"/>
    <w:rsid w:val="008A1DCA"/>
    <w:rsid w:val="008A2025"/>
    <w:rsid w:val="008A25FD"/>
    <w:rsid w:val="008A2FEC"/>
    <w:rsid w:val="008A32A4"/>
    <w:rsid w:val="008A342E"/>
    <w:rsid w:val="008A35FA"/>
    <w:rsid w:val="008A384B"/>
    <w:rsid w:val="008A481C"/>
    <w:rsid w:val="008A4991"/>
    <w:rsid w:val="008A511E"/>
    <w:rsid w:val="008A56BB"/>
    <w:rsid w:val="008A5977"/>
    <w:rsid w:val="008A6065"/>
    <w:rsid w:val="008A60B5"/>
    <w:rsid w:val="008A60B9"/>
    <w:rsid w:val="008A69E7"/>
    <w:rsid w:val="008A6C5D"/>
    <w:rsid w:val="008A703D"/>
    <w:rsid w:val="008A70E2"/>
    <w:rsid w:val="008A72AD"/>
    <w:rsid w:val="008A7902"/>
    <w:rsid w:val="008A7EFC"/>
    <w:rsid w:val="008B0C07"/>
    <w:rsid w:val="008B14CD"/>
    <w:rsid w:val="008B229C"/>
    <w:rsid w:val="008B2A49"/>
    <w:rsid w:val="008B2B26"/>
    <w:rsid w:val="008B2B78"/>
    <w:rsid w:val="008B354A"/>
    <w:rsid w:val="008B35A1"/>
    <w:rsid w:val="008B3626"/>
    <w:rsid w:val="008B38A6"/>
    <w:rsid w:val="008B3A97"/>
    <w:rsid w:val="008B40DF"/>
    <w:rsid w:val="008B4A9C"/>
    <w:rsid w:val="008B53EF"/>
    <w:rsid w:val="008B5B0A"/>
    <w:rsid w:val="008B77AA"/>
    <w:rsid w:val="008B77DC"/>
    <w:rsid w:val="008B79B2"/>
    <w:rsid w:val="008B7FCE"/>
    <w:rsid w:val="008C0600"/>
    <w:rsid w:val="008C064A"/>
    <w:rsid w:val="008C07AA"/>
    <w:rsid w:val="008C0FAA"/>
    <w:rsid w:val="008C2704"/>
    <w:rsid w:val="008C2BDC"/>
    <w:rsid w:val="008C31F7"/>
    <w:rsid w:val="008C36D5"/>
    <w:rsid w:val="008C3CF0"/>
    <w:rsid w:val="008C3F1B"/>
    <w:rsid w:val="008C3F91"/>
    <w:rsid w:val="008C488D"/>
    <w:rsid w:val="008C4931"/>
    <w:rsid w:val="008C4FB5"/>
    <w:rsid w:val="008C551C"/>
    <w:rsid w:val="008C5BE7"/>
    <w:rsid w:val="008C5F10"/>
    <w:rsid w:val="008C6B87"/>
    <w:rsid w:val="008C6D72"/>
    <w:rsid w:val="008C6FDA"/>
    <w:rsid w:val="008C78BC"/>
    <w:rsid w:val="008D004E"/>
    <w:rsid w:val="008D01F8"/>
    <w:rsid w:val="008D0357"/>
    <w:rsid w:val="008D0AEB"/>
    <w:rsid w:val="008D11B8"/>
    <w:rsid w:val="008D160F"/>
    <w:rsid w:val="008D17CB"/>
    <w:rsid w:val="008D23BD"/>
    <w:rsid w:val="008D29B5"/>
    <w:rsid w:val="008D320D"/>
    <w:rsid w:val="008D430D"/>
    <w:rsid w:val="008D47B3"/>
    <w:rsid w:val="008D4848"/>
    <w:rsid w:val="008D54D7"/>
    <w:rsid w:val="008D5F5B"/>
    <w:rsid w:val="008D639A"/>
    <w:rsid w:val="008D6B0D"/>
    <w:rsid w:val="008D6C4A"/>
    <w:rsid w:val="008D7409"/>
    <w:rsid w:val="008D786B"/>
    <w:rsid w:val="008D7A6F"/>
    <w:rsid w:val="008E00F3"/>
    <w:rsid w:val="008E1760"/>
    <w:rsid w:val="008E297B"/>
    <w:rsid w:val="008E35EE"/>
    <w:rsid w:val="008E3B52"/>
    <w:rsid w:val="008E3F21"/>
    <w:rsid w:val="008E539F"/>
    <w:rsid w:val="008E5563"/>
    <w:rsid w:val="008E585A"/>
    <w:rsid w:val="008E5B98"/>
    <w:rsid w:val="008E5CAD"/>
    <w:rsid w:val="008E5CF6"/>
    <w:rsid w:val="008E7098"/>
    <w:rsid w:val="008E7332"/>
    <w:rsid w:val="008E74A4"/>
    <w:rsid w:val="008E7FF1"/>
    <w:rsid w:val="008F0324"/>
    <w:rsid w:val="008F0677"/>
    <w:rsid w:val="008F0932"/>
    <w:rsid w:val="008F0ECA"/>
    <w:rsid w:val="008F0F0E"/>
    <w:rsid w:val="008F0FD8"/>
    <w:rsid w:val="008F154A"/>
    <w:rsid w:val="008F1C98"/>
    <w:rsid w:val="008F2B5F"/>
    <w:rsid w:val="008F2CE4"/>
    <w:rsid w:val="008F2FD0"/>
    <w:rsid w:val="008F3A0E"/>
    <w:rsid w:val="008F3D13"/>
    <w:rsid w:val="008F3FD6"/>
    <w:rsid w:val="008F5777"/>
    <w:rsid w:val="008F61AF"/>
    <w:rsid w:val="008F643D"/>
    <w:rsid w:val="008F64A3"/>
    <w:rsid w:val="008F6E04"/>
    <w:rsid w:val="008F76E5"/>
    <w:rsid w:val="00900238"/>
    <w:rsid w:val="0090043E"/>
    <w:rsid w:val="0090139C"/>
    <w:rsid w:val="00901646"/>
    <w:rsid w:val="00901FB3"/>
    <w:rsid w:val="00902563"/>
    <w:rsid w:val="0090264A"/>
    <w:rsid w:val="00902DC3"/>
    <w:rsid w:val="00902F59"/>
    <w:rsid w:val="00903410"/>
    <w:rsid w:val="0090387B"/>
    <w:rsid w:val="00903B30"/>
    <w:rsid w:val="00903E67"/>
    <w:rsid w:val="00903F44"/>
    <w:rsid w:val="009042E3"/>
    <w:rsid w:val="0090497B"/>
    <w:rsid w:val="00904A60"/>
    <w:rsid w:val="00904CED"/>
    <w:rsid w:val="00905389"/>
    <w:rsid w:val="009053D7"/>
    <w:rsid w:val="00905D5C"/>
    <w:rsid w:val="00905EBC"/>
    <w:rsid w:val="0090638E"/>
    <w:rsid w:val="00906D99"/>
    <w:rsid w:val="00907AAC"/>
    <w:rsid w:val="00907D10"/>
    <w:rsid w:val="00907D55"/>
    <w:rsid w:val="00910045"/>
    <w:rsid w:val="009107A8"/>
    <w:rsid w:val="0091082A"/>
    <w:rsid w:val="009108C8"/>
    <w:rsid w:val="00911F47"/>
    <w:rsid w:val="0091240B"/>
    <w:rsid w:val="00912441"/>
    <w:rsid w:val="009132F7"/>
    <w:rsid w:val="00913A6A"/>
    <w:rsid w:val="00914320"/>
    <w:rsid w:val="0091479E"/>
    <w:rsid w:val="009149F3"/>
    <w:rsid w:val="00914B3A"/>
    <w:rsid w:val="00914D9A"/>
    <w:rsid w:val="0091500B"/>
    <w:rsid w:val="00915575"/>
    <w:rsid w:val="00916A40"/>
    <w:rsid w:val="00916EA1"/>
    <w:rsid w:val="0092010F"/>
    <w:rsid w:val="009205E8"/>
    <w:rsid w:val="00920639"/>
    <w:rsid w:val="00920F1D"/>
    <w:rsid w:val="00921971"/>
    <w:rsid w:val="00921F71"/>
    <w:rsid w:val="00922373"/>
    <w:rsid w:val="009223BA"/>
    <w:rsid w:val="00922451"/>
    <w:rsid w:val="009233DF"/>
    <w:rsid w:val="009238F9"/>
    <w:rsid w:val="00923949"/>
    <w:rsid w:val="00923D2D"/>
    <w:rsid w:val="00923DDD"/>
    <w:rsid w:val="0092427F"/>
    <w:rsid w:val="009247AC"/>
    <w:rsid w:val="00924B57"/>
    <w:rsid w:val="00924C6E"/>
    <w:rsid w:val="00924D14"/>
    <w:rsid w:val="009253A8"/>
    <w:rsid w:val="00925741"/>
    <w:rsid w:val="00925C97"/>
    <w:rsid w:val="00925D57"/>
    <w:rsid w:val="00925FF6"/>
    <w:rsid w:val="009260CC"/>
    <w:rsid w:val="00926328"/>
    <w:rsid w:val="00926465"/>
    <w:rsid w:val="009265EC"/>
    <w:rsid w:val="00926F7E"/>
    <w:rsid w:val="0092706C"/>
    <w:rsid w:val="009278AA"/>
    <w:rsid w:val="00927B04"/>
    <w:rsid w:val="00927C30"/>
    <w:rsid w:val="00930162"/>
    <w:rsid w:val="009306D0"/>
    <w:rsid w:val="00930A5F"/>
    <w:rsid w:val="00930F1A"/>
    <w:rsid w:val="00931CD8"/>
    <w:rsid w:val="00931E0B"/>
    <w:rsid w:val="00932019"/>
    <w:rsid w:val="00932278"/>
    <w:rsid w:val="009322AF"/>
    <w:rsid w:val="00932E0A"/>
    <w:rsid w:val="00932EC1"/>
    <w:rsid w:val="00932F1C"/>
    <w:rsid w:val="00932FCA"/>
    <w:rsid w:val="00933735"/>
    <w:rsid w:val="00933D1B"/>
    <w:rsid w:val="00933FFF"/>
    <w:rsid w:val="009344AE"/>
    <w:rsid w:val="009345B3"/>
    <w:rsid w:val="0093466B"/>
    <w:rsid w:val="00934752"/>
    <w:rsid w:val="00934D87"/>
    <w:rsid w:val="00935157"/>
    <w:rsid w:val="0093520A"/>
    <w:rsid w:val="00936AC7"/>
    <w:rsid w:val="009378B7"/>
    <w:rsid w:val="00937A4E"/>
    <w:rsid w:val="00937D75"/>
    <w:rsid w:val="00937EEE"/>
    <w:rsid w:val="00937F25"/>
    <w:rsid w:val="009401E3"/>
    <w:rsid w:val="009407EA"/>
    <w:rsid w:val="009408D7"/>
    <w:rsid w:val="00942093"/>
    <w:rsid w:val="009420FD"/>
    <w:rsid w:val="009427AC"/>
    <w:rsid w:val="009429C6"/>
    <w:rsid w:val="00943073"/>
    <w:rsid w:val="0094315F"/>
    <w:rsid w:val="009431B0"/>
    <w:rsid w:val="00943DED"/>
    <w:rsid w:val="00943E86"/>
    <w:rsid w:val="00943F39"/>
    <w:rsid w:val="00943F4C"/>
    <w:rsid w:val="00944071"/>
    <w:rsid w:val="009441BD"/>
    <w:rsid w:val="00944B2C"/>
    <w:rsid w:val="00944DF8"/>
    <w:rsid w:val="009450C9"/>
    <w:rsid w:val="009450F2"/>
    <w:rsid w:val="009458DA"/>
    <w:rsid w:val="00945EF1"/>
    <w:rsid w:val="009461FA"/>
    <w:rsid w:val="00946233"/>
    <w:rsid w:val="009466FE"/>
    <w:rsid w:val="00947DFC"/>
    <w:rsid w:val="00947EEC"/>
    <w:rsid w:val="00950407"/>
    <w:rsid w:val="00951142"/>
    <w:rsid w:val="009512AF"/>
    <w:rsid w:val="00951601"/>
    <w:rsid w:val="00951DA6"/>
    <w:rsid w:val="00952665"/>
    <w:rsid w:val="00952722"/>
    <w:rsid w:val="009528A9"/>
    <w:rsid w:val="00952900"/>
    <w:rsid w:val="00952C4A"/>
    <w:rsid w:val="009531F1"/>
    <w:rsid w:val="009533B0"/>
    <w:rsid w:val="00954C98"/>
    <w:rsid w:val="00954D0A"/>
    <w:rsid w:val="00954E4A"/>
    <w:rsid w:val="00954E68"/>
    <w:rsid w:val="0095500B"/>
    <w:rsid w:val="00955420"/>
    <w:rsid w:val="009556B6"/>
    <w:rsid w:val="00955B47"/>
    <w:rsid w:val="00955D29"/>
    <w:rsid w:val="00955E41"/>
    <w:rsid w:val="00955F73"/>
    <w:rsid w:val="009562AE"/>
    <w:rsid w:val="009563FA"/>
    <w:rsid w:val="00956B58"/>
    <w:rsid w:val="0095730F"/>
    <w:rsid w:val="00957D6E"/>
    <w:rsid w:val="009613D4"/>
    <w:rsid w:val="00961FC9"/>
    <w:rsid w:val="009620CF"/>
    <w:rsid w:val="009621A9"/>
    <w:rsid w:val="00962529"/>
    <w:rsid w:val="0096319A"/>
    <w:rsid w:val="0096328D"/>
    <w:rsid w:val="00963B9B"/>
    <w:rsid w:val="00964954"/>
    <w:rsid w:val="00965510"/>
    <w:rsid w:val="00965D26"/>
    <w:rsid w:val="0096646B"/>
    <w:rsid w:val="009669B3"/>
    <w:rsid w:val="00966A2B"/>
    <w:rsid w:val="00966EBB"/>
    <w:rsid w:val="00967977"/>
    <w:rsid w:val="00967BAE"/>
    <w:rsid w:val="00967DD6"/>
    <w:rsid w:val="0097053F"/>
    <w:rsid w:val="009705B3"/>
    <w:rsid w:val="00970A1F"/>
    <w:rsid w:val="00970B2F"/>
    <w:rsid w:val="00970CD2"/>
    <w:rsid w:val="00970ECE"/>
    <w:rsid w:val="00971441"/>
    <w:rsid w:val="009716B9"/>
    <w:rsid w:val="009716BB"/>
    <w:rsid w:val="009722C1"/>
    <w:rsid w:val="009722CC"/>
    <w:rsid w:val="00972DCC"/>
    <w:rsid w:val="00972EC2"/>
    <w:rsid w:val="00972F45"/>
    <w:rsid w:val="00973450"/>
    <w:rsid w:val="00973C1E"/>
    <w:rsid w:val="009741C4"/>
    <w:rsid w:val="00974A3F"/>
    <w:rsid w:val="00974A56"/>
    <w:rsid w:val="0097540B"/>
    <w:rsid w:val="00975F34"/>
    <w:rsid w:val="00977C06"/>
    <w:rsid w:val="00977E9B"/>
    <w:rsid w:val="00977F4E"/>
    <w:rsid w:val="009800EF"/>
    <w:rsid w:val="00980FF7"/>
    <w:rsid w:val="0098120B"/>
    <w:rsid w:val="00981A73"/>
    <w:rsid w:val="00981F3C"/>
    <w:rsid w:val="00982060"/>
    <w:rsid w:val="00982577"/>
    <w:rsid w:val="00982AC5"/>
    <w:rsid w:val="00982BCC"/>
    <w:rsid w:val="00982CBD"/>
    <w:rsid w:val="00982E2C"/>
    <w:rsid w:val="00982E4B"/>
    <w:rsid w:val="00984E57"/>
    <w:rsid w:val="0098536F"/>
    <w:rsid w:val="00985F40"/>
    <w:rsid w:val="009861DC"/>
    <w:rsid w:val="009862CC"/>
    <w:rsid w:val="0098695D"/>
    <w:rsid w:val="009869EE"/>
    <w:rsid w:val="00986BC5"/>
    <w:rsid w:val="00987241"/>
    <w:rsid w:val="00987774"/>
    <w:rsid w:val="00987B0D"/>
    <w:rsid w:val="00990D4A"/>
    <w:rsid w:val="00991515"/>
    <w:rsid w:val="00991676"/>
    <w:rsid w:val="009923CB"/>
    <w:rsid w:val="00992412"/>
    <w:rsid w:val="00992ED5"/>
    <w:rsid w:val="00993618"/>
    <w:rsid w:val="0099362E"/>
    <w:rsid w:val="00993C86"/>
    <w:rsid w:val="0099414B"/>
    <w:rsid w:val="009946D5"/>
    <w:rsid w:val="00994D89"/>
    <w:rsid w:val="009953EF"/>
    <w:rsid w:val="009959D5"/>
    <w:rsid w:val="00995C7F"/>
    <w:rsid w:val="00995E7C"/>
    <w:rsid w:val="00996A19"/>
    <w:rsid w:val="00996AC5"/>
    <w:rsid w:val="00996B16"/>
    <w:rsid w:val="0099791C"/>
    <w:rsid w:val="00997988"/>
    <w:rsid w:val="009A02D7"/>
    <w:rsid w:val="009A03BE"/>
    <w:rsid w:val="009A0CAE"/>
    <w:rsid w:val="009A1376"/>
    <w:rsid w:val="009A1768"/>
    <w:rsid w:val="009A21CA"/>
    <w:rsid w:val="009A238B"/>
    <w:rsid w:val="009A2848"/>
    <w:rsid w:val="009A2AB7"/>
    <w:rsid w:val="009A3344"/>
    <w:rsid w:val="009A3394"/>
    <w:rsid w:val="009A3DD3"/>
    <w:rsid w:val="009A533A"/>
    <w:rsid w:val="009A5A5C"/>
    <w:rsid w:val="009A6495"/>
    <w:rsid w:val="009A6926"/>
    <w:rsid w:val="009A6A52"/>
    <w:rsid w:val="009A6FA5"/>
    <w:rsid w:val="009A7451"/>
    <w:rsid w:val="009A78AE"/>
    <w:rsid w:val="009A7B6B"/>
    <w:rsid w:val="009A7E98"/>
    <w:rsid w:val="009B0296"/>
    <w:rsid w:val="009B02E9"/>
    <w:rsid w:val="009B0FE7"/>
    <w:rsid w:val="009B2C3A"/>
    <w:rsid w:val="009B2E6B"/>
    <w:rsid w:val="009B4B11"/>
    <w:rsid w:val="009B4F62"/>
    <w:rsid w:val="009B562F"/>
    <w:rsid w:val="009B5996"/>
    <w:rsid w:val="009B59EE"/>
    <w:rsid w:val="009B62A7"/>
    <w:rsid w:val="009B637D"/>
    <w:rsid w:val="009B6888"/>
    <w:rsid w:val="009B7042"/>
    <w:rsid w:val="009B725C"/>
    <w:rsid w:val="009B74A4"/>
    <w:rsid w:val="009B7AC8"/>
    <w:rsid w:val="009C0A29"/>
    <w:rsid w:val="009C0D20"/>
    <w:rsid w:val="009C13F1"/>
    <w:rsid w:val="009C144B"/>
    <w:rsid w:val="009C14D3"/>
    <w:rsid w:val="009C2F83"/>
    <w:rsid w:val="009C2F8B"/>
    <w:rsid w:val="009C3153"/>
    <w:rsid w:val="009C352A"/>
    <w:rsid w:val="009C3B59"/>
    <w:rsid w:val="009C462C"/>
    <w:rsid w:val="009C47BE"/>
    <w:rsid w:val="009C48A7"/>
    <w:rsid w:val="009C5248"/>
    <w:rsid w:val="009C54AC"/>
    <w:rsid w:val="009C587B"/>
    <w:rsid w:val="009C5905"/>
    <w:rsid w:val="009C5A85"/>
    <w:rsid w:val="009C5BD9"/>
    <w:rsid w:val="009C621C"/>
    <w:rsid w:val="009C62C3"/>
    <w:rsid w:val="009C6CC1"/>
    <w:rsid w:val="009C7261"/>
    <w:rsid w:val="009D015F"/>
    <w:rsid w:val="009D02DC"/>
    <w:rsid w:val="009D0510"/>
    <w:rsid w:val="009D1799"/>
    <w:rsid w:val="009D22E4"/>
    <w:rsid w:val="009D3E31"/>
    <w:rsid w:val="009D4061"/>
    <w:rsid w:val="009D40CF"/>
    <w:rsid w:val="009D4C4F"/>
    <w:rsid w:val="009D5413"/>
    <w:rsid w:val="009D5C66"/>
    <w:rsid w:val="009D5CBA"/>
    <w:rsid w:val="009D5EEA"/>
    <w:rsid w:val="009D68DE"/>
    <w:rsid w:val="009D6CA3"/>
    <w:rsid w:val="009D7484"/>
    <w:rsid w:val="009D7C5A"/>
    <w:rsid w:val="009E0C70"/>
    <w:rsid w:val="009E1A5B"/>
    <w:rsid w:val="009E1AEA"/>
    <w:rsid w:val="009E23E7"/>
    <w:rsid w:val="009E2C77"/>
    <w:rsid w:val="009E32DC"/>
    <w:rsid w:val="009E342E"/>
    <w:rsid w:val="009E3A2B"/>
    <w:rsid w:val="009E3FFA"/>
    <w:rsid w:val="009E428B"/>
    <w:rsid w:val="009E491F"/>
    <w:rsid w:val="009E4BA2"/>
    <w:rsid w:val="009E5425"/>
    <w:rsid w:val="009E560F"/>
    <w:rsid w:val="009E5C56"/>
    <w:rsid w:val="009E7A7A"/>
    <w:rsid w:val="009F01BF"/>
    <w:rsid w:val="009F0437"/>
    <w:rsid w:val="009F0872"/>
    <w:rsid w:val="009F0B52"/>
    <w:rsid w:val="009F15D8"/>
    <w:rsid w:val="009F1612"/>
    <w:rsid w:val="009F1894"/>
    <w:rsid w:val="009F220A"/>
    <w:rsid w:val="009F2402"/>
    <w:rsid w:val="009F269F"/>
    <w:rsid w:val="009F2FF1"/>
    <w:rsid w:val="009F33C4"/>
    <w:rsid w:val="009F34E4"/>
    <w:rsid w:val="009F3766"/>
    <w:rsid w:val="009F3B52"/>
    <w:rsid w:val="009F3B82"/>
    <w:rsid w:val="009F4158"/>
    <w:rsid w:val="009F4734"/>
    <w:rsid w:val="009F5076"/>
    <w:rsid w:val="009F523E"/>
    <w:rsid w:val="009F548C"/>
    <w:rsid w:val="009F55A6"/>
    <w:rsid w:val="009F57C8"/>
    <w:rsid w:val="009F5D7C"/>
    <w:rsid w:val="009F5E53"/>
    <w:rsid w:val="009F68FF"/>
    <w:rsid w:val="009F6C54"/>
    <w:rsid w:val="009F6EDC"/>
    <w:rsid w:val="009F7A8F"/>
    <w:rsid w:val="009F7D81"/>
    <w:rsid w:val="00A004D0"/>
    <w:rsid w:val="00A00B71"/>
    <w:rsid w:val="00A00EF6"/>
    <w:rsid w:val="00A00FF1"/>
    <w:rsid w:val="00A019E8"/>
    <w:rsid w:val="00A01B35"/>
    <w:rsid w:val="00A01CF8"/>
    <w:rsid w:val="00A020D9"/>
    <w:rsid w:val="00A021D9"/>
    <w:rsid w:val="00A0221E"/>
    <w:rsid w:val="00A028BB"/>
    <w:rsid w:val="00A02EBC"/>
    <w:rsid w:val="00A0370F"/>
    <w:rsid w:val="00A03859"/>
    <w:rsid w:val="00A039B5"/>
    <w:rsid w:val="00A041C0"/>
    <w:rsid w:val="00A04A66"/>
    <w:rsid w:val="00A054F4"/>
    <w:rsid w:val="00A05547"/>
    <w:rsid w:val="00A05C1F"/>
    <w:rsid w:val="00A06BFC"/>
    <w:rsid w:val="00A106F6"/>
    <w:rsid w:val="00A10D13"/>
    <w:rsid w:val="00A11AF8"/>
    <w:rsid w:val="00A1210C"/>
    <w:rsid w:val="00A123BD"/>
    <w:rsid w:val="00A1246F"/>
    <w:rsid w:val="00A128C4"/>
    <w:rsid w:val="00A12B03"/>
    <w:rsid w:val="00A12CC9"/>
    <w:rsid w:val="00A12E9A"/>
    <w:rsid w:val="00A12EA2"/>
    <w:rsid w:val="00A1342C"/>
    <w:rsid w:val="00A144DF"/>
    <w:rsid w:val="00A14662"/>
    <w:rsid w:val="00A15448"/>
    <w:rsid w:val="00A1616E"/>
    <w:rsid w:val="00A16EA9"/>
    <w:rsid w:val="00A1734F"/>
    <w:rsid w:val="00A17891"/>
    <w:rsid w:val="00A20D6F"/>
    <w:rsid w:val="00A21ADB"/>
    <w:rsid w:val="00A21BE0"/>
    <w:rsid w:val="00A223D1"/>
    <w:rsid w:val="00A22FA7"/>
    <w:rsid w:val="00A2301E"/>
    <w:rsid w:val="00A2316F"/>
    <w:rsid w:val="00A232C4"/>
    <w:rsid w:val="00A23E24"/>
    <w:rsid w:val="00A24121"/>
    <w:rsid w:val="00A24253"/>
    <w:rsid w:val="00A24E41"/>
    <w:rsid w:val="00A24E5B"/>
    <w:rsid w:val="00A24F0D"/>
    <w:rsid w:val="00A24FB6"/>
    <w:rsid w:val="00A25325"/>
    <w:rsid w:val="00A25D63"/>
    <w:rsid w:val="00A25E87"/>
    <w:rsid w:val="00A25EF6"/>
    <w:rsid w:val="00A269C5"/>
    <w:rsid w:val="00A27311"/>
    <w:rsid w:val="00A27361"/>
    <w:rsid w:val="00A276E9"/>
    <w:rsid w:val="00A279EF"/>
    <w:rsid w:val="00A27B04"/>
    <w:rsid w:val="00A27C6B"/>
    <w:rsid w:val="00A300DB"/>
    <w:rsid w:val="00A305F4"/>
    <w:rsid w:val="00A3099D"/>
    <w:rsid w:val="00A31B81"/>
    <w:rsid w:val="00A32238"/>
    <w:rsid w:val="00A3352B"/>
    <w:rsid w:val="00A33954"/>
    <w:rsid w:val="00A34215"/>
    <w:rsid w:val="00A345EE"/>
    <w:rsid w:val="00A348B1"/>
    <w:rsid w:val="00A34CC1"/>
    <w:rsid w:val="00A35894"/>
    <w:rsid w:val="00A35E48"/>
    <w:rsid w:val="00A35FC7"/>
    <w:rsid w:val="00A36574"/>
    <w:rsid w:val="00A36634"/>
    <w:rsid w:val="00A36FF1"/>
    <w:rsid w:val="00A374DB"/>
    <w:rsid w:val="00A37CC2"/>
    <w:rsid w:val="00A40376"/>
    <w:rsid w:val="00A404AA"/>
    <w:rsid w:val="00A40A8C"/>
    <w:rsid w:val="00A40C5B"/>
    <w:rsid w:val="00A41645"/>
    <w:rsid w:val="00A42238"/>
    <w:rsid w:val="00A422B9"/>
    <w:rsid w:val="00A42379"/>
    <w:rsid w:val="00A43068"/>
    <w:rsid w:val="00A4363C"/>
    <w:rsid w:val="00A43E1E"/>
    <w:rsid w:val="00A44367"/>
    <w:rsid w:val="00A44566"/>
    <w:rsid w:val="00A447D5"/>
    <w:rsid w:val="00A44A46"/>
    <w:rsid w:val="00A452B9"/>
    <w:rsid w:val="00A452C1"/>
    <w:rsid w:val="00A45612"/>
    <w:rsid w:val="00A45C94"/>
    <w:rsid w:val="00A46C89"/>
    <w:rsid w:val="00A47959"/>
    <w:rsid w:val="00A50BE2"/>
    <w:rsid w:val="00A50C90"/>
    <w:rsid w:val="00A50D0D"/>
    <w:rsid w:val="00A51649"/>
    <w:rsid w:val="00A51AEE"/>
    <w:rsid w:val="00A51EDA"/>
    <w:rsid w:val="00A52527"/>
    <w:rsid w:val="00A527EA"/>
    <w:rsid w:val="00A52F45"/>
    <w:rsid w:val="00A53207"/>
    <w:rsid w:val="00A54705"/>
    <w:rsid w:val="00A54B81"/>
    <w:rsid w:val="00A54EB8"/>
    <w:rsid w:val="00A558C4"/>
    <w:rsid w:val="00A564FB"/>
    <w:rsid w:val="00A56AC4"/>
    <w:rsid w:val="00A572ED"/>
    <w:rsid w:val="00A575C8"/>
    <w:rsid w:val="00A57946"/>
    <w:rsid w:val="00A57D35"/>
    <w:rsid w:val="00A6078A"/>
    <w:rsid w:val="00A60792"/>
    <w:rsid w:val="00A60D0B"/>
    <w:rsid w:val="00A60E00"/>
    <w:rsid w:val="00A6143B"/>
    <w:rsid w:val="00A62706"/>
    <w:rsid w:val="00A63018"/>
    <w:rsid w:val="00A6313C"/>
    <w:rsid w:val="00A634C1"/>
    <w:rsid w:val="00A639EC"/>
    <w:rsid w:val="00A63BD7"/>
    <w:rsid w:val="00A64469"/>
    <w:rsid w:val="00A64D7B"/>
    <w:rsid w:val="00A653B6"/>
    <w:rsid w:val="00A65758"/>
    <w:rsid w:val="00A657D7"/>
    <w:rsid w:val="00A65C60"/>
    <w:rsid w:val="00A66463"/>
    <w:rsid w:val="00A66482"/>
    <w:rsid w:val="00A6718E"/>
    <w:rsid w:val="00A701EA"/>
    <w:rsid w:val="00A70309"/>
    <w:rsid w:val="00A70414"/>
    <w:rsid w:val="00A71A6F"/>
    <w:rsid w:val="00A71C0B"/>
    <w:rsid w:val="00A72056"/>
    <w:rsid w:val="00A72205"/>
    <w:rsid w:val="00A72233"/>
    <w:rsid w:val="00A72287"/>
    <w:rsid w:val="00A722DE"/>
    <w:rsid w:val="00A7253A"/>
    <w:rsid w:val="00A72DCA"/>
    <w:rsid w:val="00A73457"/>
    <w:rsid w:val="00A73F93"/>
    <w:rsid w:val="00A73FA1"/>
    <w:rsid w:val="00A743A9"/>
    <w:rsid w:val="00A74D50"/>
    <w:rsid w:val="00A74D52"/>
    <w:rsid w:val="00A75421"/>
    <w:rsid w:val="00A75787"/>
    <w:rsid w:val="00A7605E"/>
    <w:rsid w:val="00A7699D"/>
    <w:rsid w:val="00A76D7D"/>
    <w:rsid w:val="00A7717E"/>
    <w:rsid w:val="00A7733D"/>
    <w:rsid w:val="00A7743A"/>
    <w:rsid w:val="00A77A08"/>
    <w:rsid w:val="00A80692"/>
    <w:rsid w:val="00A8070A"/>
    <w:rsid w:val="00A8087B"/>
    <w:rsid w:val="00A80A15"/>
    <w:rsid w:val="00A80A1A"/>
    <w:rsid w:val="00A80D15"/>
    <w:rsid w:val="00A81A1A"/>
    <w:rsid w:val="00A81B4E"/>
    <w:rsid w:val="00A81D00"/>
    <w:rsid w:val="00A82076"/>
    <w:rsid w:val="00A82537"/>
    <w:rsid w:val="00A8331F"/>
    <w:rsid w:val="00A83746"/>
    <w:rsid w:val="00A84AE1"/>
    <w:rsid w:val="00A850B1"/>
    <w:rsid w:val="00A8514D"/>
    <w:rsid w:val="00A8515F"/>
    <w:rsid w:val="00A8547B"/>
    <w:rsid w:val="00A855EC"/>
    <w:rsid w:val="00A858C0"/>
    <w:rsid w:val="00A86415"/>
    <w:rsid w:val="00A87A20"/>
    <w:rsid w:val="00A9007C"/>
    <w:rsid w:val="00A90B88"/>
    <w:rsid w:val="00A90E67"/>
    <w:rsid w:val="00A910C0"/>
    <w:rsid w:val="00A911A2"/>
    <w:rsid w:val="00A91212"/>
    <w:rsid w:val="00A912A7"/>
    <w:rsid w:val="00A91A56"/>
    <w:rsid w:val="00A9245E"/>
    <w:rsid w:val="00A92491"/>
    <w:rsid w:val="00A92661"/>
    <w:rsid w:val="00A92662"/>
    <w:rsid w:val="00A926C9"/>
    <w:rsid w:val="00A929EA"/>
    <w:rsid w:val="00A92DD2"/>
    <w:rsid w:val="00A93A91"/>
    <w:rsid w:val="00A93C67"/>
    <w:rsid w:val="00A93CB0"/>
    <w:rsid w:val="00A94085"/>
    <w:rsid w:val="00A94239"/>
    <w:rsid w:val="00A9454D"/>
    <w:rsid w:val="00A94871"/>
    <w:rsid w:val="00A94ABD"/>
    <w:rsid w:val="00A94B3F"/>
    <w:rsid w:val="00A9508F"/>
    <w:rsid w:val="00A95900"/>
    <w:rsid w:val="00A95CDB"/>
    <w:rsid w:val="00A95E40"/>
    <w:rsid w:val="00A960DB"/>
    <w:rsid w:val="00A964C5"/>
    <w:rsid w:val="00A96709"/>
    <w:rsid w:val="00A967B2"/>
    <w:rsid w:val="00A97269"/>
    <w:rsid w:val="00A97D42"/>
    <w:rsid w:val="00AA00CA"/>
    <w:rsid w:val="00AA03F6"/>
    <w:rsid w:val="00AA0616"/>
    <w:rsid w:val="00AA07FA"/>
    <w:rsid w:val="00AA0821"/>
    <w:rsid w:val="00AA0857"/>
    <w:rsid w:val="00AA086A"/>
    <w:rsid w:val="00AA097B"/>
    <w:rsid w:val="00AA0BBB"/>
    <w:rsid w:val="00AA0BF1"/>
    <w:rsid w:val="00AA1C54"/>
    <w:rsid w:val="00AA263B"/>
    <w:rsid w:val="00AA280D"/>
    <w:rsid w:val="00AA2F88"/>
    <w:rsid w:val="00AA2FDC"/>
    <w:rsid w:val="00AA4621"/>
    <w:rsid w:val="00AA4DC3"/>
    <w:rsid w:val="00AA4DED"/>
    <w:rsid w:val="00AA6A3F"/>
    <w:rsid w:val="00AA7216"/>
    <w:rsid w:val="00AB02E9"/>
    <w:rsid w:val="00AB0B92"/>
    <w:rsid w:val="00AB10EB"/>
    <w:rsid w:val="00AB11B7"/>
    <w:rsid w:val="00AB1363"/>
    <w:rsid w:val="00AB1A19"/>
    <w:rsid w:val="00AB2BAA"/>
    <w:rsid w:val="00AB3242"/>
    <w:rsid w:val="00AB3B19"/>
    <w:rsid w:val="00AB4448"/>
    <w:rsid w:val="00AB48ED"/>
    <w:rsid w:val="00AB4B46"/>
    <w:rsid w:val="00AB4EF6"/>
    <w:rsid w:val="00AB5295"/>
    <w:rsid w:val="00AB5302"/>
    <w:rsid w:val="00AB5515"/>
    <w:rsid w:val="00AB5976"/>
    <w:rsid w:val="00AB599B"/>
    <w:rsid w:val="00AB5C94"/>
    <w:rsid w:val="00AB5E4E"/>
    <w:rsid w:val="00AB6810"/>
    <w:rsid w:val="00AB6DBE"/>
    <w:rsid w:val="00AB7B10"/>
    <w:rsid w:val="00AC1F2E"/>
    <w:rsid w:val="00AC243A"/>
    <w:rsid w:val="00AC25AB"/>
    <w:rsid w:val="00AC25F7"/>
    <w:rsid w:val="00AC2C82"/>
    <w:rsid w:val="00AC2FA6"/>
    <w:rsid w:val="00AC3726"/>
    <w:rsid w:val="00AC39E6"/>
    <w:rsid w:val="00AC3A13"/>
    <w:rsid w:val="00AC47B9"/>
    <w:rsid w:val="00AC51AB"/>
    <w:rsid w:val="00AC5C0C"/>
    <w:rsid w:val="00AC5C67"/>
    <w:rsid w:val="00AC5FFB"/>
    <w:rsid w:val="00AC6539"/>
    <w:rsid w:val="00AC67E2"/>
    <w:rsid w:val="00AC68AF"/>
    <w:rsid w:val="00AC696A"/>
    <w:rsid w:val="00AC6BDB"/>
    <w:rsid w:val="00AC6BDC"/>
    <w:rsid w:val="00AC78C8"/>
    <w:rsid w:val="00AC7A1E"/>
    <w:rsid w:val="00AC7E26"/>
    <w:rsid w:val="00AD0B1F"/>
    <w:rsid w:val="00AD1247"/>
    <w:rsid w:val="00AD18D1"/>
    <w:rsid w:val="00AD19C9"/>
    <w:rsid w:val="00AD2200"/>
    <w:rsid w:val="00AD2B89"/>
    <w:rsid w:val="00AD3582"/>
    <w:rsid w:val="00AD36B9"/>
    <w:rsid w:val="00AD3BAB"/>
    <w:rsid w:val="00AD3FEC"/>
    <w:rsid w:val="00AD4125"/>
    <w:rsid w:val="00AD5017"/>
    <w:rsid w:val="00AD5A32"/>
    <w:rsid w:val="00AD664F"/>
    <w:rsid w:val="00AD689E"/>
    <w:rsid w:val="00AD6E54"/>
    <w:rsid w:val="00AD71D3"/>
    <w:rsid w:val="00AD7517"/>
    <w:rsid w:val="00AD7BF2"/>
    <w:rsid w:val="00AD7ED6"/>
    <w:rsid w:val="00AD7FA2"/>
    <w:rsid w:val="00AD7FEB"/>
    <w:rsid w:val="00AE002A"/>
    <w:rsid w:val="00AE06EE"/>
    <w:rsid w:val="00AE1200"/>
    <w:rsid w:val="00AE1B12"/>
    <w:rsid w:val="00AE1DCD"/>
    <w:rsid w:val="00AE2064"/>
    <w:rsid w:val="00AE2279"/>
    <w:rsid w:val="00AE2795"/>
    <w:rsid w:val="00AE2D60"/>
    <w:rsid w:val="00AE3F10"/>
    <w:rsid w:val="00AE4073"/>
    <w:rsid w:val="00AE40B1"/>
    <w:rsid w:val="00AE4241"/>
    <w:rsid w:val="00AE44FA"/>
    <w:rsid w:val="00AE49AA"/>
    <w:rsid w:val="00AE4CAA"/>
    <w:rsid w:val="00AE4F85"/>
    <w:rsid w:val="00AE5484"/>
    <w:rsid w:val="00AE585A"/>
    <w:rsid w:val="00AE61BA"/>
    <w:rsid w:val="00AE67D7"/>
    <w:rsid w:val="00AE6859"/>
    <w:rsid w:val="00AE7104"/>
    <w:rsid w:val="00AE7147"/>
    <w:rsid w:val="00AE7166"/>
    <w:rsid w:val="00AE7AFF"/>
    <w:rsid w:val="00AF0571"/>
    <w:rsid w:val="00AF069F"/>
    <w:rsid w:val="00AF08D2"/>
    <w:rsid w:val="00AF0E74"/>
    <w:rsid w:val="00AF1685"/>
    <w:rsid w:val="00AF1A95"/>
    <w:rsid w:val="00AF1DEA"/>
    <w:rsid w:val="00AF3429"/>
    <w:rsid w:val="00AF34CC"/>
    <w:rsid w:val="00AF414D"/>
    <w:rsid w:val="00AF45AB"/>
    <w:rsid w:val="00AF4A0D"/>
    <w:rsid w:val="00AF4A74"/>
    <w:rsid w:val="00AF4DA6"/>
    <w:rsid w:val="00AF58C6"/>
    <w:rsid w:val="00AF5A7F"/>
    <w:rsid w:val="00AF5CFF"/>
    <w:rsid w:val="00AF6143"/>
    <w:rsid w:val="00AF61EB"/>
    <w:rsid w:val="00AF6255"/>
    <w:rsid w:val="00AF6279"/>
    <w:rsid w:val="00AF639C"/>
    <w:rsid w:val="00AF6612"/>
    <w:rsid w:val="00AF6A0C"/>
    <w:rsid w:val="00AF6DEC"/>
    <w:rsid w:val="00AF75CF"/>
    <w:rsid w:val="00B00049"/>
    <w:rsid w:val="00B00381"/>
    <w:rsid w:val="00B005FA"/>
    <w:rsid w:val="00B0073D"/>
    <w:rsid w:val="00B00FA2"/>
    <w:rsid w:val="00B01552"/>
    <w:rsid w:val="00B016F8"/>
    <w:rsid w:val="00B017A8"/>
    <w:rsid w:val="00B01FF6"/>
    <w:rsid w:val="00B0261E"/>
    <w:rsid w:val="00B02CA0"/>
    <w:rsid w:val="00B02F14"/>
    <w:rsid w:val="00B03EDF"/>
    <w:rsid w:val="00B0517B"/>
    <w:rsid w:val="00B05516"/>
    <w:rsid w:val="00B05CAD"/>
    <w:rsid w:val="00B06A1B"/>
    <w:rsid w:val="00B06F78"/>
    <w:rsid w:val="00B073F3"/>
    <w:rsid w:val="00B079B8"/>
    <w:rsid w:val="00B07F8E"/>
    <w:rsid w:val="00B10030"/>
    <w:rsid w:val="00B1012D"/>
    <w:rsid w:val="00B10184"/>
    <w:rsid w:val="00B10BA0"/>
    <w:rsid w:val="00B10C52"/>
    <w:rsid w:val="00B10F8E"/>
    <w:rsid w:val="00B11488"/>
    <w:rsid w:val="00B119A0"/>
    <w:rsid w:val="00B11C26"/>
    <w:rsid w:val="00B12519"/>
    <w:rsid w:val="00B12B7C"/>
    <w:rsid w:val="00B12FF2"/>
    <w:rsid w:val="00B13309"/>
    <w:rsid w:val="00B142E5"/>
    <w:rsid w:val="00B145E3"/>
    <w:rsid w:val="00B14800"/>
    <w:rsid w:val="00B158F8"/>
    <w:rsid w:val="00B15E4E"/>
    <w:rsid w:val="00B164D5"/>
    <w:rsid w:val="00B1651F"/>
    <w:rsid w:val="00B1666C"/>
    <w:rsid w:val="00B175C1"/>
    <w:rsid w:val="00B17E64"/>
    <w:rsid w:val="00B20294"/>
    <w:rsid w:val="00B2037D"/>
    <w:rsid w:val="00B20404"/>
    <w:rsid w:val="00B20DDA"/>
    <w:rsid w:val="00B20E29"/>
    <w:rsid w:val="00B20EA9"/>
    <w:rsid w:val="00B2140B"/>
    <w:rsid w:val="00B220E1"/>
    <w:rsid w:val="00B22912"/>
    <w:rsid w:val="00B22A30"/>
    <w:rsid w:val="00B22DE7"/>
    <w:rsid w:val="00B23099"/>
    <w:rsid w:val="00B23ADE"/>
    <w:rsid w:val="00B24464"/>
    <w:rsid w:val="00B24956"/>
    <w:rsid w:val="00B25337"/>
    <w:rsid w:val="00B258A2"/>
    <w:rsid w:val="00B25C02"/>
    <w:rsid w:val="00B25FA6"/>
    <w:rsid w:val="00B2677B"/>
    <w:rsid w:val="00B26B6F"/>
    <w:rsid w:val="00B2709D"/>
    <w:rsid w:val="00B27D77"/>
    <w:rsid w:val="00B301C1"/>
    <w:rsid w:val="00B31D5B"/>
    <w:rsid w:val="00B32057"/>
    <w:rsid w:val="00B3247C"/>
    <w:rsid w:val="00B325BB"/>
    <w:rsid w:val="00B32BDE"/>
    <w:rsid w:val="00B32D8B"/>
    <w:rsid w:val="00B33486"/>
    <w:rsid w:val="00B347AC"/>
    <w:rsid w:val="00B34EF9"/>
    <w:rsid w:val="00B35CE1"/>
    <w:rsid w:val="00B361CB"/>
    <w:rsid w:val="00B3626F"/>
    <w:rsid w:val="00B370C4"/>
    <w:rsid w:val="00B404F7"/>
    <w:rsid w:val="00B405CB"/>
    <w:rsid w:val="00B41462"/>
    <w:rsid w:val="00B41A44"/>
    <w:rsid w:val="00B42AD5"/>
    <w:rsid w:val="00B431DA"/>
    <w:rsid w:val="00B43A5A"/>
    <w:rsid w:val="00B43E92"/>
    <w:rsid w:val="00B4403A"/>
    <w:rsid w:val="00B445B8"/>
    <w:rsid w:val="00B44842"/>
    <w:rsid w:val="00B44991"/>
    <w:rsid w:val="00B44C3C"/>
    <w:rsid w:val="00B45043"/>
    <w:rsid w:val="00B451E3"/>
    <w:rsid w:val="00B4552B"/>
    <w:rsid w:val="00B45949"/>
    <w:rsid w:val="00B45C78"/>
    <w:rsid w:val="00B46737"/>
    <w:rsid w:val="00B46BB3"/>
    <w:rsid w:val="00B47064"/>
    <w:rsid w:val="00B47280"/>
    <w:rsid w:val="00B476F1"/>
    <w:rsid w:val="00B47CF7"/>
    <w:rsid w:val="00B47F00"/>
    <w:rsid w:val="00B50C99"/>
    <w:rsid w:val="00B51825"/>
    <w:rsid w:val="00B5197D"/>
    <w:rsid w:val="00B519E6"/>
    <w:rsid w:val="00B51C98"/>
    <w:rsid w:val="00B51D18"/>
    <w:rsid w:val="00B51F67"/>
    <w:rsid w:val="00B5209B"/>
    <w:rsid w:val="00B524A8"/>
    <w:rsid w:val="00B54075"/>
    <w:rsid w:val="00B552D5"/>
    <w:rsid w:val="00B5567E"/>
    <w:rsid w:val="00B55B99"/>
    <w:rsid w:val="00B55F18"/>
    <w:rsid w:val="00B57207"/>
    <w:rsid w:val="00B57D60"/>
    <w:rsid w:val="00B608FE"/>
    <w:rsid w:val="00B60AB1"/>
    <w:rsid w:val="00B6150E"/>
    <w:rsid w:val="00B615C4"/>
    <w:rsid w:val="00B61FA2"/>
    <w:rsid w:val="00B627E9"/>
    <w:rsid w:val="00B629EB"/>
    <w:rsid w:val="00B62AE2"/>
    <w:rsid w:val="00B62FD5"/>
    <w:rsid w:val="00B637CC"/>
    <w:rsid w:val="00B63820"/>
    <w:rsid w:val="00B63829"/>
    <w:rsid w:val="00B639C1"/>
    <w:rsid w:val="00B646C3"/>
    <w:rsid w:val="00B64DD1"/>
    <w:rsid w:val="00B650EB"/>
    <w:rsid w:val="00B6551B"/>
    <w:rsid w:val="00B65A6D"/>
    <w:rsid w:val="00B65B02"/>
    <w:rsid w:val="00B66048"/>
    <w:rsid w:val="00B67CD3"/>
    <w:rsid w:val="00B7047A"/>
    <w:rsid w:val="00B7083A"/>
    <w:rsid w:val="00B709FC"/>
    <w:rsid w:val="00B70CB0"/>
    <w:rsid w:val="00B7107C"/>
    <w:rsid w:val="00B71BF3"/>
    <w:rsid w:val="00B72306"/>
    <w:rsid w:val="00B72782"/>
    <w:rsid w:val="00B72BE3"/>
    <w:rsid w:val="00B7302E"/>
    <w:rsid w:val="00B733EA"/>
    <w:rsid w:val="00B73934"/>
    <w:rsid w:val="00B73EC7"/>
    <w:rsid w:val="00B743F1"/>
    <w:rsid w:val="00B74B73"/>
    <w:rsid w:val="00B74BE7"/>
    <w:rsid w:val="00B74DED"/>
    <w:rsid w:val="00B74E57"/>
    <w:rsid w:val="00B75029"/>
    <w:rsid w:val="00B752D4"/>
    <w:rsid w:val="00B75316"/>
    <w:rsid w:val="00B75496"/>
    <w:rsid w:val="00B756D0"/>
    <w:rsid w:val="00B75BE0"/>
    <w:rsid w:val="00B75F6C"/>
    <w:rsid w:val="00B76D70"/>
    <w:rsid w:val="00B77A48"/>
    <w:rsid w:val="00B77BF8"/>
    <w:rsid w:val="00B77E67"/>
    <w:rsid w:val="00B77E87"/>
    <w:rsid w:val="00B80A41"/>
    <w:rsid w:val="00B81074"/>
    <w:rsid w:val="00B810EC"/>
    <w:rsid w:val="00B818C6"/>
    <w:rsid w:val="00B82247"/>
    <w:rsid w:val="00B824F3"/>
    <w:rsid w:val="00B8254A"/>
    <w:rsid w:val="00B82735"/>
    <w:rsid w:val="00B8392D"/>
    <w:rsid w:val="00B83D8B"/>
    <w:rsid w:val="00B842B1"/>
    <w:rsid w:val="00B849E7"/>
    <w:rsid w:val="00B85E71"/>
    <w:rsid w:val="00B8636B"/>
    <w:rsid w:val="00B8699E"/>
    <w:rsid w:val="00B86C04"/>
    <w:rsid w:val="00B86C6C"/>
    <w:rsid w:val="00B86CB4"/>
    <w:rsid w:val="00B87A9D"/>
    <w:rsid w:val="00B87EF7"/>
    <w:rsid w:val="00B90856"/>
    <w:rsid w:val="00B90B24"/>
    <w:rsid w:val="00B90C92"/>
    <w:rsid w:val="00B91050"/>
    <w:rsid w:val="00B924AF"/>
    <w:rsid w:val="00B9276B"/>
    <w:rsid w:val="00B92F7D"/>
    <w:rsid w:val="00B93936"/>
    <w:rsid w:val="00B94003"/>
    <w:rsid w:val="00B941F7"/>
    <w:rsid w:val="00B945A2"/>
    <w:rsid w:val="00B94648"/>
    <w:rsid w:val="00B954BA"/>
    <w:rsid w:val="00B9629A"/>
    <w:rsid w:val="00B96844"/>
    <w:rsid w:val="00B969FF"/>
    <w:rsid w:val="00B97048"/>
    <w:rsid w:val="00B97A29"/>
    <w:rsid w:val="00B97D59"/>
    <w:rsid w:val="00BA0DAC"/>
    <w:rsid w:val="00BA10C3"/>
    <w:rsid w:val="00BA12ED"/>
    <w:rsid w:val="00BA15DD"/>
    <w:rsid w:val="00BA180B"/>
    <w:rsid w:val="00BA1A45"/>
    <w:rsid w:val="00BA20DA"/>
    <w:rsid w:val="00BA20F7"/>
    <w:rsid w:val="00BA2314"/>
    <w:rsid w:val="00BA2549"/>
    <w:rsid w:val="00BA272C"/>
    <w:rsid w:val="00BA28E0"/>
    <w:rsid w:val="00BA2D41"/>
    <w:rsid w:val="00BA2F97"/>
    <w:rsid w:val="00BA2FBB"/>
    <w:rsid w:val="00BA3085"/>
    <w:rsid w:val="00BA3377"/>
    <w:rsid w:val="00BA36B3"/>
    <w:rsid w:val="00BA3740"/>
    <w:rsid w:val="00BA3AA7"/>
    <w:rsid w:val="00BA3B77"/>
    <w:rsid w:val="00BA432C"/>
    <w:rsid w:val="00BA4BE8"/>
    <w:rsid w:val="00BA4DFF"/>
    <w:rsid w:val="00BA5C6E"/>
    <w:rsid w:val="00BA6390"/>
    <w:rsid w:val="00BA6C46"/>
    <w:rsid w:val="00BA6CF9"/>
    <w:rsid w:val="00BA6DFE"/>
    <w:rsid w:val="00BA6F3D"/>
    <w:rsid w:val="00BA7518"/>
    <w:rsid w:val="00BB0344"/>
    <w:rsid w:val="00BB0513"/>
    <w:rsid w:val="00BB059A"/>
    <w:rsid w:val="00BB0741"/>
    <w:rsid w:val="00BB08B6"/>
    <w:rsid w:val="00BB0FF4"/>
    <w:rsid w:val="00BB1792"/>
    <w:rsid w:val="00BB1E27"/>
    <w:rsid w:val="00BB23F6"/>
    <w:rsid w:val="00BB2DCF"/>
    <w:rsid w:val="00BB2ECA"/>
    <w:rsid w:val="00BB3280"/>
    <w:rsid w:val="00BB348C"/>
    <w:rsid w:val="00BB35F6"/>
    <w:rsid w:val="00BB3A56"/>
    <w:rsid w:val="00BB3B4D"/>
    <w:rsid w:val="00BB3FCD"/>
    <w:rsid w:val="00BB463A"/>
    <w:rsid w:val="00BB4937"/>
    <w:rsid w:val="00BB56AB"/>
    <w:rsid w:val="00BB5AB8"/>
    <w:rsid w:val="00BB6404"/>
    <w:rsid w:val="00BB73B3"/>
    <w:rsid w:val="00BB73CF"/>
    <w:rsid w:val="00BC00D1"/>
    <w:rsid w:val="00BC07D3"/>
    <w:rsid w:val="00BC0A30"/>
    <w:rsid w:val="00BC1422"/>
    <w:rsid w:val="00BC16C1"/>
    <w:rsid w:val="00BC1971"/>
    <w:rsid w:val="00BC19C1"/>
    <w:rsid w:val="00BC1C71"/>
    <w:rsid w:val="00BC1D14"/>
    <w:rsid w:val="00BC20B8"/>
    <w:rsid w:val="00BC226E"/>
    <w:rsid w:val="00BC2624"/>
    <w:rsid w:val="00BC2C1E"/>
    <w:rsid w:val="00BC2DC6"/>
    <w:rsid w:val="00BC2E1C"/>
    <w:rsid w:val="00BC37A8"/>
    <w:rsid w:val="00BC406E"/>
    <w:rsid w:val="00BC4789"/>
    <w:rsid w:val="00BC4790"/>
    <w:rsid w:val="00BC4F9E"/>
    <w:rsid w:val="00BC50FA"/>
    <w:rsid w:val="00BC55DE"/>
    <w:rsid w:val="00BC5629"/>
    <w:rsid w:val="00BC6436"/>
    <w:rsid w:val="00BC7017"/>
    <w:rsid w:val="00BC777F"/>
    <w:rsid w:val="00BC79E6"/>
    <w:rsid w:val="00BC7AEB"/>
    <w:rsid w:val="00BC7D1E"/>
    <w:rsid w:val="00BD0084"/>
    <w:rsid w:val="00BD0653"/>
    <w:rsid w:val="00BD0735"/>
    <w:rsid w:val="00BD0B00"/>
    <w:rsid w:val="00BD0F8E"/>
    <w:rsid w:val="00BD10ED"/>
    <w:rsid w:val="00BD10F3"/>
    <w:rsid w:val="00BD127D"/>
    <w:rsid w:val="00BD1A99"/>
    <w:rsid w:val="00BD1C12"/>
    <w:rsid w:val="00BD1F56"/>
    <w:rsid w:val="00BD33E0"/>
    <w:rsid w:val="00BD34C9"/>
    <w:rsid w:val="00BD3FF9"/>
    <w:rsid w:val="00BD426E"/>
    <w:rsid w:val="00BD478E"/>
    <w:rsid w:val="00BD4926"/>
    <w:rsid w:val="00BD4B37"/>
    <w:rsid w:val="00BD6734"/>
    <w:rsid w:val="00BD6878"/>
    <w:rsid w:val="00BD75C5"/>
    <w:rsid w:val="00BE017B"/>
    <w:rsid w:val="00BE0484"/>
    <w:rsid w:val="00BE10E6"/>
    <w:rsid w:val="00BE1689"/>
    <w:rsid w:val="00BE18E5"/>
    <w:rsid w:val="00BE1FAC"/>
    <w:rsid w:val="00BE2824"/>
    <w:rsid w:val="00BE29D2"/>
    <w:rsid w:val="00BE2AF9"/>
    <w:rsid w:val="00BE2B62"/>
    <w:rsid w:val="00BE2B71"/>
    <w:rsid w:val="00BE2E67"/>
    <w:rsid w:val="00BE2ED8"/>
    <w:rsid w:val="00BE33F3"/>
    <w:rsid w:val="00BE38A5"/>
    <w:rsid w:val="00BE439A"/>
    <w:rsid w:val="00BE45AC"/>
    <w:rsid w:val="00BE4626"/>
    <w:rsid w:val="00BE46A0"/>
    <w:rsid w:val="00BE49E6"/>
    <w:rsid w:val="00BE4AF9"/>
    <w:rsid w:val="00BE654C"/>
    <w:rsid w:val="00BE68AD"/>
    <w:rsid w:val="00BE6983"/>
    <w:rsid w:val="00BE7A38"/>
    <w:rsid w:val="00BE7A82"/>
    <w:rsid w:val="00BF1012"/>
    <w:rsid w:val="00BF1415"/>
    <w:rsid w:val="00BF1CD6"/>
    <w:rsid w:val="00BF1D77"/>
    <w:rsid w:val="00BF23C8"/>
    <w:rsid w:val="00BF27D7"/>
    <w:rsid w:val="00BF2FCC"/>
    <w:rsid w:val="00BF30A5"/>
    <w:rsid w:val="00BF3E3C"/>
    <w:rsid w:val="00BF40FF"/>
    <w:rsid w:val="00BF4D33"/>
    <w:rsid w:val="00BF5B13"/>
    <w:rsid w:val="00BF5E15"/>
    <w:rsid w:val="00BF6024"/>
    <w:rsid w:val="00BF64A7"/>
    <w:rsid w:val="00BF6884"/>
    <w:rsid w:val="00BF6CD9"/>
    <w:rsid w:val="00BF750A"/>
    <w:rsid w:val="00BF7859"/>
    <w:rsid w:val="00BF7886"/>
    <w:rsid w:val="00BF7E71"/>
    <w:rsid w:val="00C004CE"/>
    <w:rsid w:val="00C00A92"/>
    <w:rsid w:val="00C00CDE"/>
    <w:rsid w:val="00C00F38"/>
    <w:rsid w:val="00C01336"/>
    <w:rsid w:val="00C02685"/>
    <w:rsid w:val="00C03C71"/>
    <w:rsid w:val="00C03D7D"/>
    <w:rsid w:val="00C04FF8"/>
    <w:rsid w:val="00C05099"/>
    <w:rsid w:val="00C05407"/>
    <w:rsid w:val="00C05659"/>
    <w:rsid w:val="00C06939"/>
    <w:rsid w:val="00C0733E"/>
    <w:rsid w:val="00C07C31"/>
    <w:rsid w:val="00C07F01"/>
    <w:rsid w:val="00C101E0"/>
    <w:rsid w:val="00C1051C"/>
    <w:rsid w:val="00C107C4"/>
    <w:rsid w:val="00C10EE3"/>
    <w:rsid w:val="00C114B0"/>
    <w:rsid w:val="00C12766"/>
    <w:rsid w:val="00C12999"/>
    <w:rsid w:val="00C1345D"/>
    <w:rsid w:val="00C1349B"/>
    <w:rsid w:val="00C1362C"/>
    <w:rsid w:val="00C13BBF"/>
    <w:rsid w:val="00C143F9"/>
    <w:rsid w:val="00C15803"/>
    <w:rsid w:val="00C159D7"/>
    <w:rsid w:val="00C15B36"/>
    <w:rsid w:val="00C15B50"/>
    <w:rsid w:val="00C15FE6"/>
    <w:rsid w:val="00C16657"/>
    <w:rsid w:val="00C168B7"/>
    <w:rsid w:val="00C16C5C"/>
    <w:rsid w:val="00C16FBF"/>
    <w:rsid w:val="00C17103"/>
    <w:rsid w:val="00C17C02"/>
    <w:rsid w:val="00C17C57"/>
    <w:rsid w:val="00C17C8D"/>
    <w:rsid w:val="00C17E8D"/>
    <w:rsid w:val="00C2083A"/>
    <w:rsid w:val="00C21595"/>
    <w:rsid w:val="00C219AA"/>
    <w:rsid w:val="00C22F70"/>
    <w:rsid w:val="00C24903"/>
    <w:rsid w:val="00C24C22"/>
    <w:rsid w:val="00C24D69"/>
    <w:rsid w:val="00C25323"/>
    <w:rsid w:val="00C253A6"/>
    <w:rsid w:val="00C25AF3"/>
    <w:rsid w:val="00C25C14"/>
    <w:rsid w:val="00C2610C"/>
    <w:rsid w:val="00C26C67"/>
    <w:rsid w:val="00C26D08"/>
    <w:rsid w:val="00C276F1"/>
    <w:rsid w:val="00C27772"/>
    <w:rsid w:val="00C27D85"/>
    <w:rsid w:val="00C27F13"/>
    <w:rsid w:val="00C3021A"/>
    <w:rsid w:val="00C3045F"/>
    <w:rsid w:val="00C307D3"/>
    <w:rsid w:val="00C30CD8"/>
    <w:rsid w:val="00C30EE7"/>
    <w:rsid w:val="00C3113A"/>
    <w:rsid w:val="00C3267C"/>
    <w:rsid w:val="00C32CE3"/>
    <w:rsid w:val="00C32D5E"/>
    <w:rsid w:val="00C32DEE"/>
    <w:rsid w:val="00C33026"/>
    <w:rsid w:val="00C335FE"/>
    <w:rsid w:val="00C33CDD"/>
    <w:rsid w:val="00C34A40"/>
    <w:rsid w:val="00C35B8D"/>
    <w:rsid w:val="00C3663C"/>
    <w:rsid w:val="00C36837"/>
    <w:rsid w:val="00C36E4A"/>
    <w:rsid w:val="00C36F89"/>
    <w:rsid w:val="00C37761"/>
    <w:rsid w:val="00C40692"/>
    <w:rsid w:val="00C40BA3"/>
    <w:rsid w:val="00C40F94"/>
    <w:rsid w:val="00C4196A"/>
    <w:rsid w:val="00C41B3A"/>
    <w:rsid w:val="00C41B5B"/>
    <w:rsid w:val="00C422B3"/>
    <w:rsid w:val="00C428D7"/>
    <w:rsid w:val="00C43718"/>
    <w:rsid w:val="00C43EFC"/>
    <w:rsid w:val="00C43F52"/>
    <w:rsid w:val="00C44131"/>
    <w:rsid w:val="00C44A0A"/>
    <w:rsid w:val="00C44EA0"/>
    <w:rsid w:val="00C452B4"/>
    <w:rsid w:val="00C454E0"/>
    <w:rsid w:val="00C45524"/>
    <w:rsid w:val="00C45F30"/>
    <w:rsid w:val="00C462F5"/>
    <w:rsid w:val="00C46C40"/>
    <w:rsid w:val="00C46CFA"/>
    <w:rsid w:val="00C46E26"/>
    <w:rsid w:val="00C47071"/>
    <w:rsid w:val="00C4731B"/>
    <w:rsid w:val="00C47B60"/>
    <w:rsid w:val="00C47F42"/>
    <w:rsid w:val="00C47F45"/>
    <w:rsid w:val="00C47FCE"/>
    <w:rsid w:val="00C501D8"/>
    <w:rsid w:val="00C5035A"/>
    <w:rsid w:val="00C50905"/>
    <w:rsid w:val="00C5092B"/>
    <w:rsid w:val="00C5092F"/>
    <w:rsid w:val="00C50B18"/>
    <w:rsid w:val="00C50FB8"/>
    <w:rsid w:val="00C51677"/>
    <w:rsid w:val="00C517B4"/>
    <w:rsid w:val="00C51AD5"/>
    <w:rsid w:val="00C5213B"/>
    <w:rsid w:val="00C522DF"/>
    <w:rsid w:val="00C52800"/>
    <w:rsid w:val="00C52AB9"/>
    <w:rsid w:val="00C52B81"/>
    <w:rsid w:val="00C54A4B"/>
    <w:rsid w:val="00C54DEF"/>
    <w:rsid w:val="00C55F97"/>
    <w:rsid w:val="00C5645C"/>
    <w:rsid w:val="00C6049D"/>
    <w:rsid w:val="00C60B38"/>
    <w:rsid w:val="00C60E28"/>
    <w:rsid w:val="00C60FC1"/>
    <w:rsid w:val="00C61026"/>
    <w:rsid w:val="00C614C9"/>
    <w:rsid w:val="00C614FC"/>
    <w:rsid w:val="00C61DE0"/>
    <w:rsid w:val="00C62291"/>
    <w:rsid w:val="00C6232A"/>
    <w:rsid w:val="00C62429"/>
    <w:rsid w:val="00C6293B"/>
    <w:rsid w:val="00C62A00"/>
    <w:rsid w:val="00C636DA"/>
    <w:rsid w:val="00C64BC2"/>
    <w:rsid w:val="00C64CF8"/>
    <w:rsid w:val="00C66217"/>
    <w:rsid w:val="00C662D3"/>
    <w:rsid w:val="00C6647D"/>
    <w:rsid w:val="00C666D0"/>
    <w:rsid w:val="00C668B0"/>
    <w:rsid w:val="00C66997"/>
    <w:rsid w:val="00C66C0A"/>
    <w:rsid w:val="00C66E33"/>
    <w:rsid w:val="00C66E9C"/>
    <w:rsid w:val="00C67A0A"/>
    <w:rsid w:val="00C7038D"/>
    <w:rsid w:val="00C706B3"/>
    <w:rsid w:val="00C70A70"/>
    <w:rsid w:val="00C7114A"/>
    <w:rsid w:val="00C7177B"/>
    <w:rsid w:val="00C717D8"/>
    <w:rsid w:val="00C71880"/>
    <w:rsid w:val="00C719AC"/>
    <w:rsid w:val="00C72436"/>
    <w:rsid w:val="00C72628"/>
    <w:rsid w:val="00C72AD6"/>
    <w:rsid w:val="00C72AFD"/>
    <w:rsid w:val="00C72DBD"/>
    <w:rsid w:val="00C7308A"/>
    <w:rsid w:val="00C73F8D"/>
    <w:rsid w:val="00C74389"/>
    <w:rsid w:val="00C74882"/>
    <w:rsid w:val="00C751B8"/>
    <w:rsid w:val="00C75345"/>
    <w:rsid w:val="00C756A6"/>
    <w:rsid w:val="00C7570F"/>
    <w:rsid w:val="00C761D3"/>
    <w:rsid w:val="00C76ED2"/>
    <w:rsid w:val="00C772AE"/>
    <w:rsid w:val="00C8020A"/>
    <w:rsid w:val="00C80C2C"/>
    <w:rsid w:val="00C820D8"/>
    <w:rsid w:val="00C82398"/>
    <w:rsid w:val="00C83A32"/>
    <w:rsid w:val="00C8443C"/>
    <w:rsid w:val="00C85C73"/>
    <w:rsid w:val="00C85FE1"/>
    <w:rsid w:val="00C86056"/>
    <w:rsid w:val="00C86547"/>
    <w:rsid w:val="00C86741"/>
    <w:rsid w:val="00C8716F"/>
    <w:rsid w:val="00C871D4"/>
    <w:rsid w:val="00C873D1"/>
    <w:rsid w:val="00C87405"/>
    <w:rsid w:val="00C87684"/>
    <w:rsid w:val="00C90375"/>
    <w:rsid w:val="00C903F0"/>
    <w:rsid w:val="00C90AD4"/>
    <w:rsid w:val="00C90DAC"/>
    <w:rsid w:val="00C91054"/>
    <w:rsid w:val="00C91255"/>
    <w:rsid w:val="00C913D6"/>
    <w:rsid w:val="00C91DCA"/>
    <w:rsid w:val="00C925DC"/>
    <w:rsid w:val="00C92986"/>
    <w:rsid w:val="00C9308A"/>
    <w:rsid w:val="00C93285"/>
    <w:rsid w:val="00C93306"/>
    <w:rsid w:val="00C9348C"/>
    <w:rsid w:val="00C934B1"/>
    <w:rsid w:val="00C9394E"/>
    <w:rsid w:val="00C95A65"/>
    <w:rsid w:val="00C95F0C"/>
    <w:rsid w:val="00C962CA"/>
    <w:rsid w:val="00C965AF"/>
    <w:rsid w:val="00C969A2"/>
    <w:rsid w:val="00C975B0"/>
    <w:rsid w:val="00C9777E"/>
    <w:rsid w:val="00C9798D"/>
    <w:rsid w:val="00CA02E3"/>
    <w:rsid w:val="00CA03A6"/>
    <w:rsid w:val="00CA0984"/>
    <w:rsid w:val="00CA13DA"/>
    <w:rsid w:val="00CA2C57"/>
    <w:rsid w:val="00CA2CF9"/>
    <w:rsid w:val="00CA2CFC"/>
    <w:rsid w:val="00CA2ECE"/>
    <w:rsid w:val="00CA3742"/>
    <w:rsid w:val="00CA3A7A"/>
    <w:rsid w:val="00CA3DDB"/>
    <w:rsid w:val="00CA510F"/>
    <w:rsid w:val="00CA51DF"/>
    <w:rsid w:val="00CA558D"/>
    <w:rsid w:val="00CA58F1"/>
    <w:rsid w:val="00CA5A9B"/>
    <w:rsid w:val="00CA5BDE"/>
    <w:rsid w:val="00CA6AAF"/>
    <w:rsid w:val="00CA6D71"/>
    <w:rsid w:val="00CA76FF"/>
    <w:rsid w:val="00CA7C96"/>
    <w:rsid w:val="00CB0454"/>
    <w:rsid w:val="00CB0983"/>
    <w:rsid w:val="00CB0AB7"/>
    <w:rsid w:val="00CB0E79"/>
    <w:rsid w:val="00CB1159"/>
    <w:rsid w:val="00CB1832"/>
    <w:rsid w:val="00CB1D90"/>
    <w:rsid w:val="00CB21DB"/>
    <w:rsid w:val="00CB2557"/>
    <w:rsid w:val="00CB29F2"/>
    <w:rsid w:val="00CB3755"/>
    <w:rsid w:val="00CB3D9D"/>
    <w:rsid w:val="00CB3E44"/>
    <w:rsid w:val="00CB3E54"/>
    <w:rsid w:val="00CB4A9A"/>
    <w:rsid w:val="00CB4B8D"/>
    <w:rsid w:val="00CB5616"/>
    <w:rsid w:val="00CB5E78"/>
    <w:rsid w:val="00CB5E93"/>
    <w:rsid w:val="00CB5FF1"/>
    <w:rsid w:val="00CB6936"/>
    <w:rsid w:val="00CB731D"/>
    <w:rsid w:val="00CB7668"/>
    <w:rsid w:val="00CB78A2"/>
    <w:rsid w:val="00CC09D4"/>
    <w:rsid w:val="00CC0A2D"/>
    <w:rsid w:val="00CC12D4"/>
    <w:rsid w:val="00CC1CFB"/>
    <w:rsid w:val="00CC20CA"/>
    <w:rsid w:val="00CC21E8"/>
    <w:rsid w:val="00CC2ABD"/>
    <w:rsid w:val="00CC3301"/>
    <w:rsid w:val="00CC39DD"/>
    <w:rsid w:val="00CC3A0E"/>
    <w:rsid w:val="00CC42E5"/>
    <w:rsid w:val="00CC4918"/>
    <w:rsid w:val="00CC4EB5"/>
    <w:rsid w:val="00CC5028"/>
    <w:rsid w:val="00CC59DD"/>
    <w:rsid w:val="00CC5B29"/>
    <w:rsid w:val="00CC5B30"/>
    <w:rsid w:val="00CC7175"/>
    <w:rsid w:val="00CC7474"/>
    <w:rsid w:val="00CC74E9"/>
    <w:rsid w:val="00CC767B"/>
    <w:rsid w:val="00CD0789"/>
    <w:rsid w:val="00CD11EF"/>
    <w:rsid w:val="00CD296C"/>
    <w:rsid w:val="00CD37B0"/>
    <w:rsid w:val="00CD3BBF"/>
    <w:rsid w:val="00CD45EE"/>
    <w:rsid w:val="00CD47A2"/>
    <w:rsid w:val="00CD4CEC"/>
    <w:rsid w:val="00CD52C6"/>
    <w:rsid w:val="00CD53E1"/>
    <w:rsid w:val="00CD5A4D"/>
    <w:rsid w:val="00CD604F"/>
    <w:rsid w:val="00CD6210"/>
    <w:rsid w:val="00CD6847"/>
    <w:rsid w:val="00CD6BCA"/>
    <w:rsid w:val="00CD6D0E"/>
    <w:rsid w:val="00CD7014"/>
    <w:rsid w:val="00CD70C1"/>
    <w:rsid w:val="00CD7179"/>
    <w:rsid w:val="00CD767C"/>
    <w:rsid w:val="00CD7D03"/>
    <w:rsid w:val="00CE04D9"/>
    <w:rsid w:val="00CE0571"/>
    <w:rsid w:val="00CE06FE"/>
    <w:rsid w:val="00CE0893"/>
    <w:rsid w:val="00CE2A33"/>
    <w:rsid w:val="00CE2B19"/>
    <w:rsid w:val="00CE3087"/>
    <w:rsid w:val="00CE3501"/>
    <w:rsid w:val="00CE37B2"/>
    <w:rsid w:val="00CE4603"/>
    <w:rsid w:val="00CE503C"/>
    <w:rsid w:val="00CE5ED9"/>
    <w:rsid w:val="00CE5F11"/>
    <w:rsid w:val="00CE6070"/>
    <w:rsid w:val="00CE642D"/>
    <w:rsid w:val="00CE6723"/>
    <w:rsid w:val="00CE6F33"/>
    <w:rsid w:val="00CE700B"/>
    <w:rsid w:val="00CE7806"/>
    <w:rsid w:val="00CE7B7D"/>
    <w:rsid w:val="00CE7C41"/>
    <w:rsid w:val="00CE7FF5"/>
    <w:rsid w:val="00CF1109"/>
    <w:rsid w:val="00CF1867"/>
    <w:rsid w:val="00CF196C"/>
    <w:rsid w:val="00CF1F3D"/>
    <w:rsid w:val="00CF312D"/>
    <w:rsid w:val="00CF3392"/>
    <w:rsid w:val="00CF3A9F"/>
    <w:rsid w:val="00CF3E5B"/>
    <w:rsid w:val="00CF4B42"/>
    <w:rsid w:val="00CF4E36"/>
    <w:rsid w:val="00CF5120"/>
    <w:rsid w:val="00CF51DB"/>
    <w:rsid w:val="00CF5593"/>
    <w:rsid w:val="00CF5903"/>
    <w:rsid w:val="00CF5A10"/>
    <w:rsid w:val="00CF5CB5"/>
    <w:rsid w:val="00CF641F"/>
    <w:rsid w:val="00CF6B95"/>
    <w:rsid w:val="00CF6C20"/>
    <w:rsid w:val="00CF7495"/>
    <w:rsid w:val="00CF7628"/>
    <w:rsid w:val="00CF7716"/>
    <w:rsid w:val="00CF7DA9"/>
    <w:rsid w:val="00D00351"/>
    <w:rsid w:val="00D00421"/>
    <w:rsid w:val="00D00884"/>
    <w:rsid w:val="00D01D55"/>
    <w:rsid w:val="00D01E90"/>
    <w:rsid w:val="00D02211"/>
    <w:rsid w:val="00D027B2"/>
    <w:rsid w:val="00D02C3C"/>
    <w:rsid w:val="00D0359D"/>
    <w:rsid w:val="00D03653"/>
    <w:rsid w:val="00D037EE"/>
    <w:rsid w:val="00D03D8D"/>
    <w:rsid w:val="00D0434E"/>
    <w:rsid w:val="00D044C3"/>
    <w:rsid w:val="00D05521"/>
    <w:rsid w:val="00D0590E"/>
    <w:rsid w:val="00D05957"/>
    <w:rsid w:val="00D05D3D"/>
    <w:rsid w:val="00D05D94"/>
    <w:rsid w:val="00D063A6"/>
    <w:rsid w:val="00D06C5B"/>
    <w:rsid w:val="00D074C3"/>
    <w:rsid w:val="00D10829"/>
    <w:rsid w:val="00D10838"/>
    <w:rsid w:val="00D1092A"/>
    <w:rsid w:val="00D10D9B"/>
    <w:rsid w:val="00D10EB5"/>
    <w:rsid w:val="00D1155A"/>
    <w:rsid w:val="00D1172A"/>
    <w:rsid w:val="00D1186C"/>
    <w:rsid w:val="00D11F6C"/>
    <w:rsid w:val="00D12486"/>
    <w:rsid w:val="00D1298F"/>
    <w:rsid w:val="00D12A97"/>
    <w:rsid w:val="00D13F93"/>
    <w:rsid w:val="00D14172"/>
    <w:rsid w:val="00D144A9"/>
    <w:rsid w:val="00D14954"/>
    <w:rsid w:val="00D14D20"/>
    <w:rsid w:val="00D14E2B"/>
    <w:rsid w:val="00D15444"/>
    <w:rsid w:val="00D1550C"/>
    <w:rsid w:val="00D15DDF"/>
    <w:rsid w:val="00D15E70"/>
    <w:rsid w:val="00D16A62"/>
    <w:rsid w:val="00D17316"/>
    <w:rsid w:val="00D174AA"/>
    <w:rsid w:val="00D174E0"/>
    <w:rsid w:val="00D178E6"/>
    <w:rsid w:val="00D17CBB"/>
    <w:rsid w:val="00D20CA5"/>
    <w:rsid w:val="00D2106D"/>
    <w:rsid w:val="00D2115F"/>
    <w:rsid w:val="00D2189E"/>
    <w:rsid w:val="00D21D11"/>
    <w:rsid w:val="00D22195"/>
    <w:rsid w:val="00D2277A"/>
    <w:rsid w:val="00D22792"/>
    <w:rsid w:val="00D23419"/>
    <w:rsid w:val="00D238D1"/>
    <w:rsid w:val="00D238FB"/>
    <w:rsid w:val="00D24BB3"/>
    <w:rsid w:val="00D24C72"/>
    <w:rsid w:val="00D25069"/>
    <w:rsid w:val="00D25254"/>
    <w:rsid w:val="00D25326"/>
    <w:rsid w:val="00D2550A"/>
    <w:rsid w:val="00D25A28"/>
    <w:rsid w:val="00D26A54"/>
    <w:rsid w:val="00D27440"/>
    <w:rsid w:val="00D277F9"/>
    <w:rsid w:val="00D278B7"/>
    <w:rsid w:val="00D27E31"/>
    <w:rsid w:val="00D27FED"/>
    <w:rsid w:val="00D30F79"/>
    <w:rsid w:val="00D314A7"/>
    <w:rsid w:val="00D319E7"/>
    <w:rsid w:val="00D31F18"/>
    <w:rsid w:val="00D32170"/>
    <w:rsid w:val="00D32D48"/>
    <w:rsid w:val="00D33AED"/>
    <w:rsid w:val="00D33B65"/>
    <w:rsid w:val="00D3424F"/>
    <w:rsid w:val="00D35657"/>
    <w:rsid w:val="00D3568C"/>
    <w:rsid w:val="00D3651E"/>
    <w:rsid w:val="00D36753"/>
    <w:rsid w:val="00D36D13"/>
    <w:rsid w:val="00D37184"/>
    <w:rsid w:val="00D3781D"/>
    <w:rsid w:val="00D378A8"/>
    <w:rsid w:val="00D378FE"/>
    <w:rsid w:val="00D379B5"/>
    <w:rsid w:val="00D40082"/>
    <w:rsid w:val="00D40C30"/>
    <w:rsid w:val="00D42477"/>
    <w:rsid w:val="00D42940"/>
    <w:rsid w:val="00D42CFF"/>
    <w:rsid w:val="00D43A00"/>
    <w:rsid w:val="00D4526C"/>
    <w:rsid w:val="00D45643"/>
    <w:rsid w:val="00D45A7B"/>
    <w:rsid w:val="00D45E66"/>
    <w:rsid w:val="00D462CF"/>
    <w:rsid w:val="00D46CD3"/>
    <w:rsid w:val="00D46E64"/>
    <w:rsid w:val="00D47090"/>
    <w:rsid w:val="00D477AC"/>
    <w:rsid w:val="00D47AC2"/>
    <w:rsid w:val="00D50120"/>
    <w:rsid w:val="00D50430"/>
    <w:rsid w:val="00D50485"/>
    <w:rsid w:val="00D5071B"/>
    <w:rsid w:val="00D5075C"/>
    <w:rsid w:val="00D50A78"/>
    <w:rsid w:val="00D50EBE"/>
    <w:rsid w:val="00D5112A"/>
    <w:rsid w:val="00D51151"/>
    <w:rsid w:val="00D511CD"/>
    <w:rsid w:val="00D52B29"/>
    <w:rsid w:val="00D52E69"/>
    <w:rsid w:val="00D53AC3"/>
    <w:rsid w:val="00D53B72"/>
    <w:rsid w:val="00D53EB2"/>
    <w:rsid w:val="00D55E7C"/>
    <w:rsid w:val="00D560B0"/>
    <w:rsid w:val="00D564E1"/>
    <w:rsid w:val="00D56843"/>
    <w:rsid w:val="00D56E16"/>
    <w:rsid w:val="00D56FB7"/>
    <w:rsid w:val="00D57FD2"/>
    <w:rsid w:val="00D60686"/>
    <w:rsid w:val="00D60773"/>
    <w:rsid w:val="00D60C5A"/>
    <w:rsid w:val="00D61293"/>
    <w:rsid w:val="00D62022"/>
    <w:rsid w:val="00D620F8"/>
    <w:rsid w:val="00D621FC"/>
    <w:rsid w:val="00D632F9"/>
    <w:rsid w:val="00D63ECD"/>
    <w:rsid w:val="00D6419C"/>
    <w:rsid w:val="00D64232"/>
    <w:rsid w:val="00D64E0E"/>
    <w:rsid w:val="00D65304"/>
    <w:rsid w:val="00D65542"/>
    <w:rsid w:val="00D655C9"/>
    <w:rsid w:val="00D657D0"/>
    <w:rsid w:val="00D65855"/>
    <w:rsid w:val="00D667F0"/>
    <w:rsid w:val="00D66831"/>
    <w:rsid w:val="00D66ABB"/>
    <w:rsid w:val="00D67103"/>
    <w:rsid w:val="00D67688"/>
    <w:rsid w:val="00D6769C"/>
    <w:rsid w:val="00D70505"/>
    <w:rsid w:val="00D7053D"/>
    <w:rsid w:val="00D70893"/>
    <w:rsid w:val="00D70EA5"/>
    <w:rsid w:val="00D71546"/>
    <w:rsid w:val="00D718B4"/>
    <w:rsid w:val="00D71F9B"/>
    <w:rsid w:val="00D7227A"/>
    <w:rsid w:val="00D730A9"/>
    <w:rsid w:val="00D73414"/>
    <w:rsid w:val="00D738C1"/>
    <w:rsid w:val="00D7393D"/>
    <w:rsid w:val="00D73F1F"/>
    <w:rsid w:val="00D742B9"/>
    <w:rsid w:val="00D74429"/>
    <w:rsid w:val="00D7474F"/>
    <w:rsid w:val="00D74933"/>
    <w:rsid w:val="00D749D3"/>
    <w:rsid w:val="00D74DC4"/>
    <w:rsid w:val="00D74E25"/>
    <w:rsid w:val="00D75028"/>
    <w:rsid w:val="00D75D5D"/>
    <w:rsid w:val="00D76241"/>
    <w:rsid w:val="00D76954"/>
    <w:rsid w:val="00D76C93"/>
    <w:rsid w:val="00D76DA8"/>
    <w:rsid w:val="00D7788E"/>
    <w:rsid w:val="00D779B7"/>
    <w:rsid w:val="00D8062E"/>
    <w:rsid w:val="00D8171E"/>
    <w:rsid w:val="00D827FD"/>
    <w:rsid w:val="00D82A39"/>
    <w:rsid w:val="00D8405D"/>
    <w:rsid w:val="00D84981"/>
    <w:rsid w:val="00D851C0"/>
    <w:rsid w:val="00D859A2"/>
    <w:rsid w:val="00D866D8"/>
    <w:rsid w:val="00D866FA"/>
    <w:rsid w:val="00D86CEF"/>
    <w:rsid w:val="00D872B3"/>
    <w:rsid w:val="00D8734A"/>
    <w:rsid w:val="00D878C8"/>
    <w:rsid w:val="00D87C5D"/>
    <w:rsid w:val="00D904E4"/>
    <w:rsid w:val="00D905E0"/>
    <w:rsid w:val="00D907CD"/>
    <w:rsid w:val="00D90C27"/>
    <w:rsid w:val="00D90EAE"/>
    <w:rsid w:val="00D91029"/>
    <w:rsid w:val="00D91476"/>
    <w:rsid w:val="00D91A7C"/>
    <w:rsid w:val="00D91FA7"/>
    <w:rsid w:val="00D9244D"/>
    <w:rsid w:val="00D929DC"/>
    <w:rsid w:val="00D92A12"/>
    <w:rsid w:val="00D92A38"/>
    <w:rsid w:val="00D92F99"/>
    <w:rsid w:val="00D934C7"/>
    <w:rsid w:val="00D9372C"/>
    <w:rsid w:val="00D93775"/>
    <w:rsid w:val="00D937E2"/>
    <w:rsid w:val="00D938B9"/>
    <w:rsid w:val="00D94127"/>
    <w:rsid w:val="00D94164"/>
    <w:rsid w:val="00D94A5E"/>
    <w:rsid w:val="00D94CF2"/>
    <w:rsid w:val="00D9529D"/>
    <w:rsid w:val="00D95772"/>
    <w:rsid w:val="00D9580A"/>
    <w:rsid w:val="00D958AC"/>
    <w:rsid w:val="00D95A7A"/>
    <w:rsid w:val="00D9617B"/>
    <w:rsid w:val="00D963F2"/>
    <w:rsid w:val="00D9647F"/>
    <w:rsid w:val="00D972CA"/>
    <w:rsid w:val="00D975EF"/>
    <w:rsid w:val="00D976E3"/>
    <w:rsid w:val="00D977B2"/>
    <w:rsid w:val="00D97877"/>
    <w:rsid w:val="00DA18E4"/>
    <w:rsid w:val="00DA1A58"/>
    <w:rsid w:val="00DA291C"/>
    <w:rsid w:val="00DA318E"/>
    <w:rsid w:val="00DA3425"/>
    <w:rsid w:val="00DA3731"/>
    <w:rsid w:val="00DA3D17"/>
    <w:rsid w:val="00DA3DA3"/>
    <w:rsid w:val="00DA51DF"/>
    <w:rsid w:val="00DA5CB7"/>
    <w:rsid w:val="00DA5EF3"/>
    <w:rsid w:val="00DA603D"/>
    <w:rsid w:val="00DA637B"/>
    <w:rsid w:val="00DA64F4"/>
    <w:rsid w:val="00DA650D"/>
    <w:rsid w:val="00DA67DE"/>
    <w:rsid w:val="00DA6BD4"/>
    <w:rsid w:val="00DA712B"/>
    <w:rsid w:val="00DA767A"/>
    <w:rsid w:val="00DA76F8"/>
    <w:rsid w:val="00DA7805"/>
    <w:rsid w:val="00DA7AFB"/>
    <w:rsid w:val="00DA7D65"/>
    <w:rsid w:val="00DB052C"/>
    <w:rsid w:val="00DB06B5"/>
    <w:rsid w:val="00DB080B"/>
    <w:rsid w:val="00DB09C0"/>
    <w:rsid w:val="00DB0B1A"/>
    <w:rsid w:val="00DB13FE"/>
    <w:rsid w:val="00DB140E"/>
    <w:rsid w:val="00DB1A55"/>
    <w:rsid w:val="00DB274F"/>
    <w:rsid w:val="00DB39E3"/>
    <w:rsid w:val="00DB4003"/>
    <w:rsid w:val="00DB4233"/>
    <w:rsid w:val="00DB47E7"/>
    <w:rsid w:val="00DB48C9"/>
    <w:rsid w:val="00DB578E"/>
    <w:rsid w:val="00DB5C4D"/>
    <w:rsid w:val="00DB5D4C"/>
    <w:rsid w:val="00DB5EA8"/>
    <w:rsid w:val="00DB5F85"/>
    <w:rsid w:val="00DB6191"/>
    <w:rsid w:val="00DB6448"/>
    <w:rsid w:val="00DB6FA3"/>
    <w:rsid w:val="00DB7143"/>
    <w:rsid w:val="00DC11B0"/>
    <w:rsid w:val="00DC19E0"/>
    <w:rsid w:val="00DC1E8C"/>
    <w:rsid w:val="00DC1F3F"/>
    <w:rsid w:val="00DC2323"/>
    <w:rsid w:val="00DC27AE"/>
    <w:rsid w:val="00DC2C14"/>
    <w:rsid w:val="00DC2E4D"/>
    <w:rsid w:val="00DC3035"/>
    <w:rsid w:val="00DC3A0C"/>
    <w:rsid w:val="00DC3A69"/>
    <w:rsid w:val="00DC3C00"/>
    <w:rsid w:val="00DC41D1"/>
    <w:rsid w:val="00DC4ABB"/>
    <w:rsid w:val="00DC5A9A"/>
    <w:rsid w:val="00DC60A7"/>
    <w:rsid w:val="00DC6520"/>
    <w:rsid w:val="00DC6AA6"/>
    <w:rsid w:val="00DC74AC"/>
    <w:rsid w:val="00DC76EA"/>
    <w:rsid w:val="00DC779F"/>
    <w:rsid w:val="00DD02F6"/>
    <w:rsid w:val="00DD04C7"/>
    <w:rsid w:val="00DD058C"/>
    <w:rsid w:val="00DD07E5"/>
    <w:rsid w:val="00DD0D79"/>
    <w:rsid w:val="00DD0F2C"/>
    <w:rsid w:val="00DD1023"/>
    <w:rsid w:val="00DD1202"/>
    <w:rsid w:val="00DD1215"/>
    <w:rsid w:val="00DD19D2"/>
    <w:rsid w:val="00DD2356"/>
    <w:rsid w:val="00DD27AA"/>
    <w:rsid w:val="00DD2E69"/>
    <w:rsid w:val="00DD338E"/>
    <w:rsid w:val="00DD3621"/>
    <w:rsid w:val="00DD374F"/>
    <w:rsid w:val="00DD3799"/>
    <w:rsid w:val="00DD3A13"/>
    <w:rsid w:val="00DD3D74"/>
    <w:rsid w:val="00DD495C"/>
    <w:rsid w:val="00DD4EBE"/>
    <w:rsid w:val="00DD54B3"/>
    <w:rsid w:val="00DD5E56"/>
    <w:rsid w:val="00DD6D68"/>
    <w:rsid w:val="00DD6DB4"/>
    <w:rsid w:val="00DD6DC1"/>
    <w:rsid w:val="00DD6E53"/>
    <w:rsid w:val="00DD6FB2"/>
    <w:rsid w:val="00DD709C"/>
    <w:rsid w:val="00DD7642"/>
    <w:rsid w:val="00DD77AF"/>
    <w:rsid w:val="00DD7AB4"/>
    <w:rsid w:val="00DE08FD"/>
    <w:rsid w:val="00DE0977"/>
    <w:rsid w:val="00DE0E15"/>
    <w:rsid w:val="00DE1C67"/>
    <w:rsid w:val="00DE2DCE"/>
    <w:rsid w:val="00DE3444"/>
    <w:rsid w:val="00DE49C5"/>
    <w:rsid w:val="00DE4C50"/>
    <w:rsid w:val="00DE6146"/>
    <w:rsid w:val="00DE7273"/>
    <w:rsid w:val="00DE739C"/>
    <w:rsid w:val="00DF03BD"/>
    <w:rsid w:val="00DF058A"/>
    <w:rsid w:val="00DF05A9"/>
    <w:rsid w:val="00DF0604"/>
    <w:rsid w:val="00DF0926"/>
    <w:rsid w:val="00DF0A22"/>
    <w:rsid w:val="00DF0CEE"/>
    <w:rsid w:val="00DF13B5"/>
    <w:rsid w:val="00DF1E47"/>
    <w:rsid w:val="00DF1E78"/>
    <w:rsid w:val="00DF2033"/>
    <w:rsid w:val="00DF2535"/>
    <w:rsid w:val="00DF2711"/>
    <w:rsid w:val="00DF2857"/>
    <w:rsid w:val="00DF3231"/>
    <w:rsid w:val="00DF3709"/>
    <w:rsid w:val="00DF3ABF"/>
    <w:rsid w:val="00DF3CBB"/>
    <w:rsid w:val="00DF437C"/>
    <w:rsid w:val="00DF4762"/>
    <w:rsid w:val="00DF477C"/>
    <w:rsid w:val="00DF513C"/>
    <w:rsid w:val="00DF5155"/>
    <w:rsid w:val="00DF55E7"/>
    <w:rsid w:val="00DF5680"/>
    <w:rsid w:val="00DF5733"/>
    <w:rsid w:val="00DF60A6"/>
    <w:rsid w:val="00DF63F9"/>
    <w:rsid w:val="00DF6712"/>
    <w:rsid w:val="00DF6774"/>
    <w:rsid w:val="00DF6B37"/>
    <w:rsid w:val="00DF718C"/>
    <w:rsid w:val="00DF7BDA"/>
    <w:rsid w:val="00DF7DE4"/>
    <w:rsid w:val="00E000A5"/>
    <w:rsid w:val="00E00507"/>
    <w:rsid w:val="00E00614"/>
    <w:rsid w:val="00E00681"/>
    <w:rsid w:val="00E0070D"/>
    <w:rsid w:val="00E00979"/>
    <w:rsid w:val="00E0104E"/>
    <w:rsid w:val="00E01453"/>
    <w:rsid w:val="00E01D1F"/>
    <w:rsid w:val="00E01DC2"/>
    <w:rsid w:val="00E01FC8"/>
    <w:rsid w:val="00E02020"/>
    <w:rsid w:val="00E0317E"/>
    <w:rsid w:val="00E0334C"/>
    <w:rsid w:val="00E036E7"/>
    <w:rsid w:val="00E036FE"/>
    <w:rsid w:val="00E0394F"/>
    <w:rsid w:val="00E03B27"/>
    <w:rsid w:val="00E048EC"/>
    <w:rsid w:val="00E04C3E"/>
    <w:rsid w:val="00E052B6"/>
    <w:rsid w:val="00E0598C"/>
    <w:rsid w:val="00E05C6F"/>
    <w:rsid w:val="00E06773"/>
    <w:rsid w:val="00E0686F"/>
    <w:rsid w:val="00E06887"/>
    <w:rsid w:val="00E072E5"/>
    <w:rsid w:val="00E0730C"/>
    <w:rsid w:val="00E073E0"/>
    <w:rsid w:val="00E1011D"/>
    <w:rsid w:val="00E111F3"/>
    <w:rsid w:val="00E113CB"/>
    <w:rsid w:val="00E1147A"/>
    <w:rsid w:val="00E12E7F"/>
    <w:rsid w:val="00E13318"/>
    <w:rsid w:val="00E13AFC"/>
    <w:rsid w:val="00E13E88"/>
    <w:rsid w:val="00E142AE"/>
    <w:rsid w:val="00E14765"/>
    <w:rsid w:val="00E15CE1"/>
    <w:rsid w:val="00E167CB"/>
    <w:rsid w:val="00E167D7"/>
    <w:rsid w:val="00E17433"/>
    <w:rsid w:val="00E1752E"/>
    <w:rsid w:val="00E17CAD"/>
    <w:rsid w:val="00E17ED7"/>
    <w:rsid w:val="00E200D6"/>
    <w:rsid w:val="00E21C85"/>
    <w:rsid w:val="00E22275"/>
    <w:rsid w:val="00E2243F"/>
    <w:rsid w:val="00E22C7C"/>
    <w:rsid w:val="00E22E41"/>
    <w:rsid w:val="00E22EFF"/>
    <w:rsid w:val="00E230CF"/>
    <w:rsid w:val="00E2387D"/>
    <w:rsid w:val="00E23891"/>
    <w:rsid w:val="00E2466D"/>
    <w:rsid w:val="00E24928"/>
    <w:rsid w:val="00E24BE5"/>
    <w:rsid w:val="00E24C02"/>
    <w:rsid w:val="00E24F03"/>
    <w:rsid w:val="00E25088"/>
    <w:rsid w:val="00E258CF"/>
    <w:rsid w:val="00E25CF3"/>
    <w:rsid w:val="00E26792"/>
    <w:rsid w:val="00E26B1C"/>
    <w:rsid w:val="00E2727E"/>
    <w:rsid w:val="00E273E0"/>
    <w:rsid w:val="00E279DE"/>
    <w:rsid w:val="00E27B18"/>
    <w:rsid w:val="00E3066B"/>
    <w:rsid w:val="00E30ADA"/>
    <w:rsid w:val="00E30D21"/>
    <w:rsid w:val="00E313E0"/>
    <w:rsid w:val="00E317B8"/>
    <w:rsid w:val="00E32405"/>
    <w:rsid w:val="00E3257B"/>
    <w:rsid w:val="00E328F5"/>
    <w:rsid w:val="00E32D73"/>
    <w:rsid w:val="00E331B6"/>
    <w:rsid w:val="00E3360A"/>
    <w:rsid w:val="00E33F6B"/>
    <w:rsid w:val="00E342FF"/>
    <w:rsid w:val="00E349F3"/>
    <w:rsid w:val="00E35122"/>
    <w:rsid w:val="00E354C5"/>
    <w:rsid w:val="00E35907"/>
    <w:rsid w:val="00E35927"/>
    <w:rsid w:val="00E35D42"/>
    <w:rsid w:val="00E362CB"/>
    <w:rsid w:val="00E36C24"/>
    <w:rsid w:val="00E37757"/>
    <w:rsid w:val="00E40373"/>
    <w:rsid w:val="00E405F8"/>
    <w:rsid w:val="00E408CA"/>
    <w:rsid w:val="00E40B1D"/>
    <w:rsid w:val="00E40DC4"/>
    <w:rsid w:val="00E418B5"/>
    <w:rsid w:val="00E41913"/>
    <w:rsid w:val="00E427BF"/>
    <w:rsid w:val="00E432AB"/>
    <w:rsid w:val="00E4338E"/>
    <w:rsid w:val="00E443D7"/>
    <w:rsid w:val="00E445B9"/>
    <w:rsid w:val="00E44A4B"/>
    <w:rsid w:val="00E44B6D"/>
    <w:rsid w:val="00E459DC"/>
    <w:rsid w:val="00E45BDF"/>
    <w:rsid w:val="00E465E9"/>
    <w:rsid w:val="00E4663C"/>
    <w:rsid w:val="00E46EC0"/>
    <w:rsid w:val="00E4741D"/>
    <w:rsid w:val="00E47F00"/>
    <w:rsid w:val="00E47F82"/>
    <w:rsid w:val="00E50391"/>
    <w:rsid w:val="00E51182"/>
    <w:rsid w:val="00E517E0"/>
    <w:rsid w:val="00E5188B"/>
    <w:rsid w:val="00E5193B"/>
    <w:rsid w:val="00E51A85"/>
    <w:rsid w:val="00E52AA1"/>
    <w:rsid w:val="00E53ED6"/>
    <w:rsid w:val="00E54CBF"/>
    <w:rsid w:val="00E550B0"/>
    <w:rsid w:val="00E55D2C"/>
    <w:rsid w:val="00E56042"/>
    <w:rsid w:val="00E560A6"/>
    <w:rsid w:val="00E567FA"/>
    <w:rsid w:val="00E56F28"/>
    <w:rsid w:val="00E57456"/>
    <w:rsid w:val="00E57726"/>
    <w:rsid w:val="00E57DFA"/>
    <w:rsid w:val="00E607B3"/>
    <w:rsid w:val="00E6131F"/>
    <w:rsid w:val="00E61DDB"/>
    <w:rsid w:val="00E61F45"/>
    <w:rsid w:val="00E62528"/>
    <w:rsid w:val="00E63315"/>
    <w:rsid w:val="00E634E6"/>
    <w:rsid w:val="00E63645"/>
    <w:rsid w:val="00E6386F"/>
    <w:rsid w:val="00E63C69"/>
    <w:rsid w:val="00E63CE9"/>
    <w:rsid w:val="00E64411"/>
    <w:rsid w:val="00E6462A"/>
    <w:rsid w:val="00E64B19"/>
    <w:rsid w:val="00E64C28"/>
    <w:rsid w:val="00E651DB"/>
    <w:rsid w:val="00E654F2"/>
    <w:rsid w:val="00E65C5A"/>
    <w:rsid w:val="00E66D06"/>
    <w:rsid w:val="00E6753D"/>
    <w:rsid w:val="00E679F2"/>
    <w:rsid w:val="00E67A24"/>
    <w:rsid w:val="00E67DFA"/>
    <w:rsid w:val="00E708DC"/>
    <w:rsid w:val="00E71038"/>
    <w:rsid w:val="00E7161C"/>
    <w:rsid w:val="00E71717"/>
    <w:rsid w:val="00E717A5"/>
    <w:rsid w:val="00E718A5"/>
    <w:rsid w:val="00E71F22"/>
    <w:rsid w:val="00E72689"/>
    <w:rsid w:val="00E72A3D"/>
    <w:rsid w:val="00E72AF7"/>
    <w:rsid w:val="00E7359E"/>
    <w:rsid w:val="00E73E3F"/>
    <w:rsid w:val="00E7405D"/>
    <w:rsid w:val="00E74699"/>
    <w:rsid w:val="00E74BB1"/>
    <w:rsid w:val="00E767CC"/>
    <w:rsid w:val="00E76D47"/>
    <w:rsid w:val="00E7747B"/>
    <w:rsid w:val="00E7757F"/>
    <w:rsid w:val="00E7772B"/>
    <w:rsid w:val="00E77A0A"/>
    <w:rsid w:val="00E77C97"/>
    <w:rsid w:val="00E77D23"/>
    <w:rsid w:val="00E8008C"/>
    <w:rsid w:val="00E80C94"/>
    <w:rsid w:val="00E81383"/>
    <w:rsid w:val="00E82004"/>
    <w:rsid w:val="00E82874"/>
    <w:rsid w:val="00E82875"/>
    <w:rsid w:val="00E83326"/>
    <w:rsid w:val="00E837D3"/>
    <w:rsid w:val="00E84152"/>
    <w:rsid w:val="00E84CA6"/>
    <w:rsid w:val="00E84CDC"/>
    <w:rsid w:val="00E85080"/>
    <w:rsid w:val="00E850C4"/>
    <w:rsid w:val="00E852FF"/>
    <w:rsid w:val="00E8543E"/>
    <w:rsid w:val="00E85F2B"/>
    <w:rsid w:val="00E86579"/>
    <w:rsid w:val="00E867D5"/>
    <w:rsid w:val="00E86AC7"/>
    <w:rsid w:val="00E87DCD"/>
    <w:rsid w:val="00E87F84"/>
    <w:rsid w:val="00E87F86"/>
    <w:rsid w:val="00E90B2E"/>
    <w:rsid w:val="00E91D5D"/>
    <w:rsid w:val="00E929CB"/>
    <w:rsid w:val="00E93386"/>
    <w:rsid w:val="00E938B6"/>
    <w:rsid w:val="00E93B14"/>
    <w:rsid w:val="00E93EA8"/>
    <w:rsid w:val="00E94647"/>
    <w:rsid w:val="00E9487B"/>
    <w:rsid w:val="00E9493B"/>
    <w:rsid w:val="00E94F14"/>
    <w:rsid w:val="00E95B49"/>
    <w:rsid w:val="00E967A7"/>
    <w:rsid w:val="00E9696E"/>
    <w:rsid w:val="00E96A88"/>
    <w:rsid w:val="00E9712A"/>
    <w:rsid w:val="00E97134"/>
    <w:rsid w:val="00E975EA"/>
    <w:rsid w:val="00E97848"/>
    <w:rsid w:val="00E979EB"/>
    <w:rsid w:val="00E97F25"/>
    <w:rsid w:val="00EA1023"/>
    <w:rsid w:val="00EA152E"/>
    <w:rsid w:val="00EA1A1D"/>
    <w:rsid w:val="00EA1E77"/>
    <w:rsid w:val="00EA203F"/>
    <w:rsid w:val="00EA23F0"/>
    <w:rsid w:val="00EA2EF1"/>
    <w:rsid w:val="00EA3671"/>
    <w:rsid w:val="00EA3A9F"/>
    <w:rsid w:val="00EA3CC9"/>
    <w:rsid w:val="00EA3D76"/>
    <w:rsid w:val="00EA416C"/>
    <w:rsid w:val="00EA44FF"/>
    <w:rsid w:val="00EA46CE"/>
    <w:rsid w:val="00EA4ED3"/>
    <w:rsid w:val="00EA51F1"/>
    <w:rsid w:val="00EA5211"/>
    <w:rsid w:val="00EA5451"/>
    <w:rsid w:val="00EA5C9F"/>
    <w:rsid w:val="00EA73C0"/>
    <w:rsid w:val="00EA73FF"/>
    <w:rsid w:val="00EA768E"/>
    <w:rsid w:val="00EA7C3D"/>
    <w:rsid w:val="00EB0989"/>
    <w:rsid w:val="00EB0C4A"/>
    <w:rsid w:val="00EB0E5D"/>
    <w:rsid w:val="00EB1D51"/>
    <w:rsid w:val="00EB1DC1"/>
    <w:rsid w:val="00EB22F2"/>
    <w:rsid w:val="00EB245D"/>
    <w:rsid w:val="00EB2AB0"/>
    <w:rsid w:val="00EB2F05"/>
    <w:rsid w:val="00EB3164"/>
    <w:rsid w:val="00EB39C8"/>
    <w:rsid w:val="00EB3AA0"/>
    <w:rsid w:val="00EB3DAC"/>
    <w:rsid w:val="00EB5381"/>
    <w:rsid w:val="00EB5AC8"/>
    <w:rsid w:val="00EB5E22"/>
    <w:rsid w:val="00EB6EB4"/>
    <w:rsid w:val="00EB6F3D"/>
    <w:rsid w:val="00EC0371"/>
    <w:rsid w:val="00EC0599"/>
    <w:rsid w:val="00EC0C8A"/>
    <w:rsid w:val="00EC151C"/>
    <w:rsid w:val="00EC158B"/>
    <w:rsid w:val="00EC17A7"/>
    <w:rsid w:val="00EC1DB2"/>
    <w:rsid w:val="00EC2D8A"/>
    <w:rsid w:val="00EC323A"/>
    <w:rsid w:val="00EC377A"/>
    <w:rsid w:val="00EC4182"/>
    <w:rsid w:val="00EC421D"/>
    <w:rsid w:val="00EC466D"/>
    <w:rsid w:val="00EC480B"/>
    <w:rsid w:val="00EC51F2"/>
    <w:rsid w:val="00EC5925"/>
    <w:rsid w:val="00EC68B5"/>
    <w:rsid w:val="00EC68C0"/>
    <w:rsid w:val="00EC6F1E"/>
    <w:rsid w:val="00EC70C2"/>
    <w:rsid w:val="00EC7B52"/>
    <w:rsid w:val="00ED0121"/>
    <w:rsid w:val="00ED01B5"/>
    <w:rsid w:val="00ED131E"/>
    <w:rsid w:val="00ED13C7"/>
    <w:rsid w:val="00ED21AC"/>
    <w:rsid w:val="00ED21EB"/>
    <w:rsid w:val="00ED294A"/>
    <w:rsid w:val="00ED39FC"/>
    <w:rsid w:val="00ED3BD4"/>
    <w:rsid w:val="00ED3E76"/>
    <w:rsid w:val="00ED44E2"/>
    <w:rsid w:val="00ED4B7E"/>
    <w:rsid w:val="00ED5146"/>
    <w:rsid w:val="00ED5255"/>
    <w:rsid w:val="00ED5406"/>
    <w:rsid w:val="00ED5489"/>
    <w:rsid w:val="00ED5B7E"/>
    <w:rsid w:val="00ED5B82"/>
    <w:rsid w:val="00ED5BB6"/>
    <w:rsid w:val="00ED63D0"/>
    <w:rsid w:val="00ED6576"/>
    <w:rsid w:val="00ED6689"/>
    <w:rsid w:val="00ED693D"/>
    <w:rsid w:val="00ED6B54"/>
    <w:rsid w:val="00ED6DB4"/>
    <w:rsid w:val="00ED782A"/>
    <w:rsid w:val="00ED7D4F"/>
    <w:rsid w:val="00EE001A"/>
    <w:rsid w:val="00EE0466"/>
    <w:rsid w:val="00EE09CE"/>
    <w:rsid w:val="00EE108D"/>
    <w:rsid w:val="00EE1397"/>
    <w:rsid w:val="00EE13B7"/>
    <w:rsid w:val="00EE183F"/>
    <w:rsid w:val="00EE18FD"/>
    <w:rsid w:val="00EE1CCD"/>
    <w:rsid w:val="00EE220D"/>
    <w:rsid w:val="00EE28D7"/>
    <w:rsid w:val="00EE2D30"/>
    <w:rsid w:val="00EE2D88"/>
    <w:rsid w:val="00EE32A4"/>
    <w:rsid w:val="00EE34B7"/>
    <w:rsid w:val="00EE3F01"/>
    <w:rsid w:val="00EE3FA9"/>
    <w:rsid w:val="00EE54DD"/>
    <w:rsid w:val="00EE5686"/>
    <w:rsid w:val="00EE6208"/>
    <w:rsid w:val="00EE6A9D"/>
    <w:rsid w:val="00EE6DB7"/>
    <w:rsid w:val="00EE7109"/>
    <w:rsid w:val="00EE762C"/>
    <w:rsid w:val="00EE774B"/>
    <w:rsid w:val="00EE7937"/>
    <w:rsid w:val="00EE7F27"/>
    <w:rsid w:val="00EF07B1"/>
    <w:rsid w:val="00EF0DDA"/>
    <w:rsid w:val="00EF0FBD"/>
    <w:rsid w:val="00EF0FD9"/>
    <w:rsid w:val="00EF126E"/>
    <w:rsid w:val="00EF147C"/>
    <w:rsid w:val="00EF14E0"/>
    <w:rsid w:val="00EF1CB8"/>
    <w:rsid w:val="00EF1E28"/>
    <w:rsid w:val="00EF2042"/>
    <w:rsid w:val="00EF23D6"/>
    <w:rsid w:val="00EF3CF4"/>
    <w:rsid w:val="00EF433B"/>
    <w:rsid w:val="00EF4343"/>
    <w:rsid w:val="00EF453A"/>
    <w:rsid w:val="00EF4ABD"/>
    <w:rsid w:val="00EF5522"/>
    <w:rsid w:val="00EF5EC3"/>
    <w:rsid w:val="00EF64A5"/>
    <w:rsid w:val="00EF66E4"/>
    <w:rsid w:val="00EF6A58"/>
    <w:rsid w:val="00EF70DD"/>
    <w:rsid w:val="00EF72E3"/>
    <w:rsid w:val="00EF7438"/>
    <w:rsid w:val="00EF7637"/>
    <w:rsid w:val="00EF782B"/>
    <w:rsid w:val="00EF7B68"/>
    <w:rsid w:val="00EF7DCD"/>
    <w:rsid w:val="00F001B9"/>
    <w:rsid w:val="00F009C4"/>
    <w:rsid w:val="00F009D9"/>
    <w:rsid w:val="00F00D7D"/>
    <w:rsid w:val="00F00F46"/>
    <w:rsid w:val="00F00F82"/>
    <w:rsid w:val="00F013B7"/>
    <w:rsid w:val="00F01D3A"/>
    <w:rsid w:val="00F01F81"/>
    <w:rsid w:val="00F02207"/>
    <w:rsid w:val="00F024DE"/>
    <w:rsid w:val="00F02CA9"/>
    <w:rsid w:val="00F02DA8"/>
    <w:rsid w:val="00F02FD2"/>
    <w:rsid w:val="00F0400D"/>
    <w:rsid w:val="00F0426E"/>
    <w:rsid w:val="00F04BC8"/>
    <w:rsid w:val="00F05B1F"/>
    <w:rsid w:val="00F05DAF"/>
    <w:rsid w:val="00F05E50"/>
    <w:rsid w:val="00F0663F"/>
    <w:rsid w:val="00F06877"/>
    <w:rsid w:val="00F06DBC"/>
    <w:rsid w:val="00F06E06"/>
    <w:rsid w:val="00F06FAA"/>
    <w:rsid w:val="00F0726D"/>
    <w:rsid w:val="00F073E0"/>
    <w:rsid w:val="00F07535"/>
    <w:rsid w:val="00F10052"/>
    <w:rsid w:val="00F10158"/>
    <w:rsid w:val="00F10342"/>
    <w:rsid w:val="00F104EA"/>
    <w:rsid w:val="00F10748"/>
    <w:rsid w:val="00F107E0"/>
    <w:rsid w:val="00F108C9"/>
    <w:rsid w:val="00F1098A"/>
    <w:rsid w:val="00F10A2F"/>
    <w:rsid w:val="00F11E75"/>
    <w:rsid w:val="00F121F6"/>
    <w:rsid w:val="00F12489"/>
    <w:rsid w:val="00F12E1E"/>
    <w:rsid w:val="00F13714"/>
    <w:rsid w:val="00F13967"/>
    <w:rsid w:val="00F13A6B"/>
    <w:rsid w:val="00F13B3E"/>
    <w:rsid w:val="00F13DB9"/>
    <w:rsid w:val="00F14153"/>
    <w:rsid w:val="00F14191"/>
    <w:rsid w:val="00F145D5"/>
    <w:rsid w:val="00F148FE"/>
    <w:rsid w:val="00F14D78"/>
    <w:rsid w:val="00F14E25"/>
    <w:rsid w:val="00F156FF"/>
    <w:rsid w:val="00F15D87"/>
    <w:rsid w:val="00F15DF4"/>
    <w:rsid w:val="00F1635A"/>
    <w:rsid w:val="00F164B5"/>
    <w:rsid w:val="00F1684B"/>
    <w:rsid w:val="00F172E8"/>
    <w:rsid w:val="00F175D4"/>
    <w:rsid w:val="00F176E0"/>
    <w:rsid w:val="00F1784D"/>
    <w:rsid w:val="00F17BA2"/>
    <w:rsid w:val="00F211B8"/>
    <w:rsid w:val="00F2164E"/>
    <w:rsid w:val="00F217CF"/>
    <w:rsid w:val="00F21FFE"/>
    <w:rsid w:val="00F22176"/>
    <w:rsid w:val="00F22ED3"/>
    <w:rsid w:val="00F23239"/>
    <w:rsid w:val="00F23AB5"/>
    <w:rsid w:val="00F24DF5"/>
    <w:rsid w:val="00F24E17"/>
    <w:rsid w:val="00F24E8E"/>
    <w:rsid w:val="00F26345"/>
    <w:rsid w:val="00F26389"/>
    <w:rsid w:val="00F26673"/>
    <w:rsid w:val="00F26823"/>
    <w:rsid w:val="00F27010"/>
    <w:rsid w:val="00F27065"/>
    <w:rsid w:val="00F27395"/>
    <w:rsid w:val="00F27432"/>
    <w:rsid w:val="00F2743C"/>
    <w:rsid w:val="00F2776C"/>
    <w:rsid w:val="00F27994"/>
    <w:rsid w:val="00F27D47"/>
    <w:rsid w:val="00F27F53"/>
    <w:rsid w:val="00F30984"/>
    <w:rsid w:val="00F31241"/>
    <w:rsid w:val="00F318CB"/>
    <w:rsid w:val="00F328EF"/>
    <w:rsid w:val="00F3346C"/>
    <w:rsid w:val="00F33A62"/>
    <w:rsid w:val="00F33B46"/>
    <w:rsid w:val="00F33E79"/>
    <w:rsid w:val="00F3410C"/>
    <w:rsid w:val="00F34727"/>
    <w:rsid w:val="00F34A30"/>
    <w:rsid w:val="00F359EB"/>
    <w:rsid w:val="00F35CB3"/>
    <w:rsid w:val="00F36453"/>
    <w:rsid w:val="00F3650C"/>
    <w:rsid w:val="00F3675D"/>
    <w:rsid w:val="00F36762"/>
    <w:rsid w:val="00F37F74"/>
    <w:rsid w:val="00F40874"/>
    <w:rsid w:val="00F41DB2"/>
    <w:rsid w:val="00F42327"/>
    <w:rsid w:val="00F4280E"/>
    <w:rsid w:val="00F42C2C"/>
    <w:rsid w:val="00F42EC2"/>
    <w:rsid w:val="00F43475"/>
    <w:rsid w:val="00F4395A"/>
    <w:rsid w:val="00F43BBB"/>
    <w:rsid w:val="00F43E6A"/>
    <w:rsid w:val="00F43EA3"/>
    <w:rsid w:val="00F4440D"/>
    <w:rsid w:val="00F445FC"/>
    <w:rsid w:val="00F4530D"/>
    <w:rsid w:val="00F454BB"/>
    <w:rsid w:val="00F46043"/>
    <w:rsid w:val="00F46694"/>
    <w:rsid w:val="00F46B66"/>
    <w:rsid w:val="00F46DD0"/>
    <w:rsid w:val="00F46F2C"/>
    <w:rsid w:val="00F475E5"/>
    <w:rsid w:val="00F47A5F"/>
    <w:rsid w:val="00F47D29"/>
    <w:rsid w:val="00F47DBA"/>
    <w:rsid w:val="00F47F55"/>
    <w:rsid w:val="00F501FF"/>
    <w:rsid w:val="00F50C90"/>
    <w:rsid w:val="00F50F79"/>
    <w:rsid w:val="00F5116A"/>
    <w:rsid w:val="00F5119A"/>
    <w:rsid w:val="00F52594"/>
    <w:rsid w:val="00F52CD8"/>
    <w:rsid w:val="00F52D89"/>
    <w:rsid w:val="00F54056"/>
    <w:rsid w:val="00F54615"/>
    <w:rsid w:val="00F548C3"/>
    <w:rsid w:val="00F55CB5"/>
    <w:rsid w:val="00F56064"/>
    <w:rsid w:val="00F5618C"/>
    <w:rsid w:val="00F56550"/>
    <w:rsid w:val="00F56649"/>
    <w:rsid w:val="00F567C2"/>
    <w:rsid w:val="00F567EF"/>
    <w:rsid w:val="00F56A40"/>
    <w:rsid w:val="00F56B4D"/>
    <w:rsid w:val="00F5794A"/>
    <w:rsid w:val="00F57969"/>
    <w:rsid w:val="00F60672"/>
    <w:rsid w:val="00F610EE"/>
    <w:rsid w:val="00F6238C"/>
    <w:rsid w:val="00F63210"/>
    <w:rsid w:val="00F6344A"/>
    <w:rsid w:val="00F63B83"/>
    <w:rsid w:val="00F63B8F"/>
    <w:rsid w:val="00F63EE4"/>
    <w:rsid w:val="00F6412E"/>
    <w:rsid w:val="00F6426D"/>
    <w:rsid w:val="00F64507"/>
    <w:rsid w:val="00F64871"/>
    <w:rsid w:val="00F653DE"/>
    <w:rsid w:val="00F65D0F"/>
    <w:rsid w:val="00F6610C"/>
    <w:rsid w:val="00F663E6"/>
    <w:rsid w:val="00F67423"/>
    <w:rsid w:val="00F7035A"/>
    <w:rsid w:val="00F71599"/>
    <w:rsid w:val="00F716BB"/>
    <w:rsid w:val="00F7180E"/>
    <w:rsid w:val="00F71A03"/>
    <w:rsid w:val="00F73581"/>
    <w:rsid w:val="00F737FF"/>
    <w:rsid w:val="00F73DD0"/>
    <w:rsid w:val="00F73EE3"/>
    <w:rsid w:val="00F74802"/>
    <w:rsid w:val="00F74AFC"/>
    <w:rsid w:val="00F74B2A"/>
    <w:rsid w:val="00F75332"/>
    <w:rsid w:val="00F7536E"/>
    <w:rsid w:val="00F757D9"/>
    <w:rsid w:val="00F75CC3"/>
    <w:rsid w:val="00F75CDA"/>
    <w:rsid w:val="00F7639B"/>
    <w:rsid w:val="00F76545"/>
    <w:rsid w:val="00F766F8"/>
    <w:rsid w:val="00F7680C"/>
    <w:rsid w:val="00F773C6"/>
    <w:rsid w:val="00F8046C"/>
    <w:rsid w:val="00F80793"/>
    <w:rsid w:val="00F816D4"/>
    <w:rsid w:val="00F816ED"/>
    <w:rsid w:val="00F81C5A"/>
    <w:rsid w:val="00F82176"/>
    <w:rsid w:val="00F8252B"/>
    <w:rsid w:val="00F8261E"/>
    <w:rsid w:val="00F828E2"/>
    <w:rsid w:val="00F8309E"/>
    <w:rsid w:val="00F846E8"/>
    <w:rsid w:val="00F8471A"/>
    <w:rsid w:val="00F853A7"/>
    <w:rsid w:val="00F85770"/>
    <w:rsid w:val="00F85C2D"/>
    <w:rsid w:val="00F85F60"/>
    <w:rsid w:val="00F863F9"/>
    <w:rsid w:val="00F86EFE"/>
    <w:rsid w:val="00F86FDA"/>
    <w:rsid w:val="00F902B8"/>
    <w:rsid w:val="00F9037A"/>
    <w:rsid w:val="00F91163"/>
    <w:rsid w:val="00F91424"/>
    <w:rsid w:val="00F918FE"/>
    <w:rsid w:val="00F9276F"/>
    <w:rsid w:val="00F92E9A"/>
    <w:rsid w:val="00F93231"/>
    <w:rsid w:val="00F93495"/>
    <w:rsid w:val="00F9352A"/>
    <w:rsid w:val="00F93655"/>
    <w:rsid w:val="00F93CD9"/>
    <w:rsid w:val="00F94EC1"/>
    <w:rsid w:val="00F95393"/>
    <w:rsid w:val="00F96D0B"/>
    <w:rsid w:val="00F96E5E"/>
    <w:rsid w:val="00F9719C"/>
    <w:rsid w:val="00F97C99"/>
    <w:rsid w:val="00F97D56"/>
    <w:rsid w:val="00F97EC7"/>
    <w:rsid w:val="00FA0173"/>
    <w:rsid w:val="00FA0CEC"/>
    <w:rsid w:val="00FA1B79"/>
    <w:rsid w:val="00FA26C8"/>
    <w:rsid w:val="00FA2E0D"/>
    <w:rsid w:val="00FA3F01"/>
    <w:rsid w:val="00FA4AE3"/>
    <w:rsid w:val="00FA4E57"/>
    <w:rsid w:val="00FA4FC8"/>
    <w:rsid w:val="00FA5862"/>
    <w:rsid w:val="00FA5F4B"/>
    <w:rsid w:val="00FA67E0"/>
    <w:rsid w:val="00FA6E3E"/>
    <w:rsid w:val="00FB01E2"/>
    <w:rsid w:val="00FB0433"/>
    <w:rsid w:val="00FB04E4"/>
    <w:rsid w:val="00FB05DC"/>
    <w:rsid w:val="00FB07B3"/>
    <w:rsid w:val="00FB17F1"/>
    <w:rsid w:val="00FB2820"/>
    <w:rsid w:val="00FB2F68"/>
    <w:rsid w:val="00FB47C3"/>
    <w:rsid w:val="00FB5CE0"/>
    <w:rsid w:val="00FB5D0A"/>
    <w:rsid w:val="00FB5F80"/>
    <w:rsid w:val="00FB62A2"/>
    <w:rsid w:val="00FB6459"/>
    <w:rsid w:val="00FB6E22"/>
    <w:rsid w:val="00FB72EE"/>
    <w:rsid w:val="00FB7526"/>
    <w:rsid w:val="00FB798B"/>
    <w:rsid w:val="00FC003B"/>
    <w:rsid w:val="00FC062B"/>
    <w:rsid w:val="00FC070F"/>
    <w:rsid w:val="00FC08BC"/>
    <w:rsid w:val="00FC09FB"/>
    <w:rsid w:val="00FC12C9"/>
    <w:rsid w:val="00FC138A"/>
    <w:rsid w:val="00FC1EFC"/>
    <w:rsid w:val="00FC2413"/>
    <w:rsid w:val="00FC251D"/>
    <w:rsid w:val="00FC2E35"/>
    <w:rsid w:val="00FC3152"/>
    <w:rsid w:val="00FC3944"/>
    <w:rsid w:val="00FC397C"/>
    <w:rsid w:val="00FC3F9A"/>
    <w:rsid w:val="00FC4EA8"/>
    <w:rsid w:val="00FC4EE1"/>
    <w:rsid w:val="00FC5009"/>
    <w:rsid w:val="00FC5111"/>
    <w:rsid w:val="00FC515E"/>
    <w:rsid w:val="00FC5178"/>
    <w:rsid w:val="00FC6968"/>
    <w:rsid w:val="00FC7D83"/>
    <w:rsid w:val="00FD017C"/>
    <w:rsid w:val="00FD03DF"/>
    <w:rsid w:val="00FD08CD"/>
    <w:rsid w:val="00FD0A83"/>
    <w:rsid w:val="00FD1146"/>
    <w:rsid w:val="00FD1247"/>
    <w:rsid w:val="00FD167E"/>
    <w:rsid w:val="00FD1F09"/>
    <w:rsid w:val="00FD2669"/>
    <w:rsid w:val="00FD3120"/>
    <w:rsid w:val="00FD3413"/>
    <w:rsid w:val="00FD3800"/>
    <w:rsid w:val="00FD3902"/>
    <w:rsid w:val="00FD39A9"/>
    <w:rsid w:val="00FD4102"/>
    <w:rsid w:val="00FD492A"/>
    <w:rsid w:val="00FD49EF"/>
    <w:rsid w:val="00FD535C"/>
    <w:rsid w:val="00FD5B2D"/>
    <w:rsid w:val="00FD5C49"/>
    <w:rsid w:val="00FD5E3E"/>
    <w:rsid w:val="00FD63E8"/>
    <w:rsid w:val="00FD684E"/>
    <w:rsid w:val="00FD6DC0"/>
    <w:rsid w:val="00FD78D5"/>
    <w:rsid w:val="00FD7CB6"/>
    <w:rsid w:val="00FE045B"/>
    <w:rsid w:val="00FE08ED"/>
    <w:rsid w:val="00FE0967"/>
    <w:rsid w:val="00FE0CCC"/>
    <w:rsid w:val="00FE0F7A"/>
    <w:rsid w:val="00FE112A"/>
    <w:rsid w:val="00FE1383"/>
    <w:rsid w:val="00FE1A93"/>
    <w:rsid w:val="00FE24C0"/>
    <w:rsid w:val="00FE2544"/>
    <w:rsid w:val="00FE2655"/>
    <w:rsid w:val="00FE2A53"/>
    <w:rsid w:val="00FE3B3B"/>
    <w:rsid w:val="00FE3F0A"/>
    <w:rsid w:val="00FE40F5"/>
    <w:rsid w:val="00FE4408"/>
    <w:rsid w:val="00FE4BF7"/>
    <w:rsid w:val="00FE4D6A"/>
    <w:rsid w:val="00FE5281"/>
    <w:rsid w:val="00FE65A1"/>
    <w:rsid w:val="00FE69C9"/>
    <w:rsid w:val="00FE6B2F"/>
    <w:rsid w:val="00FE6F0B"/>
    <w:rsid w:val="00FE6F0C"/>
    <w:rsid w:val="00FE7051"/>
    <w:rsid w:val="00FE7DCC"/>
    <w:rsid w:val="00FE7F60"/>
    <w:rsid w:val="00FF022E"/>
    <w:rsid w:val="00FF05B8"/>
    <w:rsid w:val="00FF06E3"/>
    <w:rsid w:val="00FF0799"/>
    <w:rsid w:val="00FF08A9"/>
    <w:rsid w:val="00FF1298"/>
    <w:rsid w:val="00FF15CF"/>
    <w:rsid w:val="00FF1603"/>
    <w:rsid w:val="00FF1652"/>
    <w:rsid w:val="00FF257C"/>
    <w:rsid w:val="00FF268D"/>
    <w:rsid w:val="00FF30C5"/>
    <w:rsid w:val="00FF3461"/>
    <w:rsid w:val="00FF3654"/>
    <w:rsid w:val="00FF3D1B"/>
    <w:rsid w:val="00FF3D4C"/>
    <w:rsid w:val="00FF4151"/>
    <w:rsid w:val="00FF479A"/>
    <w:rsid w:val="00FF4C9B"/>
    <w:rsid w:val="00FF4F1D"/>
    <w:rsid w:val="00FF5675"/>
    <w:rsid w:val="00FF56AA"/>
    <w:rsid w:val="00FF5ECA"/>
    <w:rsid w:val="00FF616C"/>
    <w:rsid w:val="00FF639C"/>
    <w:rsid w:val="00FF6ADE"/>
    <w:rsid w:val="00FF70AE"/>
    <w:rsid w:val="01643FD0"/>
    <w:rsid w:val="01C2FD61"/>
    <w:rsid w:val="021BDABB"/>
    <w:rsid w:val="023CAD1F"/>
    <w:rsid w:val="02BB26D9"/>
    <w:rsid w:val="02C9AB33"/>
    <w:rsid w:val="02FEDEC1"/>
    <w:rsid w:val="03CAA92C"/>
    <w:rsid w:val="04018298"/>
    <w:rsid w:val="04202D17"/>
    <w:rsid w:val="04F71F32"/>
    <w:rsid w:val="055313D6"/>
    <w:rsid w:val="05CFD451"/>
    <w:rsid w:val="06DF093C"/>
    <w:rsid w:val="0777B651"/>
    <w:rsid w:val="078E97FC"/>
    <w:rsid w:val="0818AE4E"/>
    <w:rsid w:val="09209961"/>
    <w:rsid w:val="09A97877"/>
    <w:rsid w:val="09DEEA78"/>
    <w:rsid w:val="0A0B37E1"/>
    <w:rsid w:val="0A48607C"/>
    <w:rsid w:val="0B2C2F63"/>
    <w:rsid w:val="0B43ACEC"/>
    <w:rsid w:val="0C4C5D47"/>
    <w:rsid w:val="0C80F95A"/>
    <w:rsid w:val="0DC0F9BC"/>
    <w:rsid w:val="0DF857C7"/>
    <w:rsid w:val="0ED08690"/>
    <w:rsid w:val="0F59B038"/>
    <w:rsid w:val="0F6741F3"/>
    <w:rsid w:val="0FD488A7"/>
    <w:rsid w:val="1040FC79"/>
    <w:rsid w:val="106C56F1"/>
    <w:rsid w:val="116F9488"/>
    <w:rsid w:val="11DE8128"/>
    <w:rsid w:val="123ABFA4"/>
    <w:rsid w:val="12534642"/>
    <w:rsid w:val="12C8DFD2"/>
    <w:rsid w:val="154E312C"/>
    <w:rsid w:val="15E73F05"/>
    <w:rsid w:val="15F98172"/>
    <w:rsid w:val="16D31472"/>
    <w:rsid w:val="17769B52"/>
    <w:rsid w:val="17E663E6"/>
    <w:rsid w:val="18876E2B"/>
    <w:rsid w:val="18C3E624"/>
    <w:rsid w:val="19D1DA8F"/>
    <w:rsid w:val="1A9E2EAB"/>
    <w:rsid w:val="1AC2E924"/>
    <w:rsid w:val="1B8A3415"/>
    <w:rsid w:val="1BD315A6"/>
    <w:rsid w:val="1D52C77F"/>
    <w:rsid w:val="1EC49FDE"/>
    <w:rsid w:val="200A3FD2"/>
    <w:rsid w:val="204762E2"/>
    <w:rsid w:val="219A65FA"/>
    <w:rsid w:val="22617F69"/>
    <w:rsid w:val="23795303"/>
    <w:rsid w:val="25A679DA"/>
    <w:rsid w:val="25B82315"/>
    <w:rsid w:val="268AB68F"/>
    <w:rsid w:val="268B91D7"/>
    <w:rsid w:val="26A7C0CC"/>
    <w:rsid w:val="278C96A3"/>
    <w:rsid w:val="27FDB9AA"/>
    <w:rsid w:val="283FB846"/>
    <w:rsid w:val="28C66B32"/>
    <w:rsid w:val="28DC992A"/>
    <w:rsid w:val="29037BEE"/>
    <w:rsid w:val="296237A0"/>
    <w:rsid w:val="29D7A805"/>
    <w:rsid w:val="2A8738FF"/>
    <w:rsid w:val="2A940305"/>
    <w:rsid w:val="2BD157CD"/>
    <w:rsid w:val="2DF81AFA"/>
    <w:rsid w:val="2E9F91CB"/>
    <w:rsid w:val="2F8E03BB"/>
    <w:rsid w:val="2FA82EBE"/>
    <w:rsid w:val="2FD89349"/>
    <w:rsid w:val="2FE23473"/>
    <w:rsid w:val="2FEC0F8F"/>
    <w:rsid w:val="303F21C8"/>
    <w:rsid w:val="30BBDC28"/>
    <w:rsid w:val="30C79824"/>
    <w:rsid w:val="30F9D068"/>
    <w:rsid w:val="312B1872"/>
    <w:rsid w:val="3175E7E7"/>
    <w:rsid w:val="319BB326"/>
    <w:rsid w:val="328F6A3B"/>
    <w:rsid w:val="32CFA6A7"/>
    <w:rsid w:val="32F03ACD"/>
    <w:rsid w:val="3418FE48"/>
    <w:rsid w:val="366BA7AF"/>
    <w:rsid w:val="36BB9F7E"/>
    <w:rsid w:val="37E8339E"/>
    <w:rsid w:val="3816B50D"/>
    <w:rsid w:val="38498F07"/>
    <w:rsid w:val="38F15043"/>
    <w:rsid w:val="390136DD"/>
    <w:rsid w:val="3931FEFE"/>
    <w:rsid w:val="394B6D37"/>
    <w:rsid w:val="39EC4FD4"/>
    <w:rsid w:val="3A0BFDB3"/>
    <w:rsid w:val="3AB682C6"/>
    <w:rsid w:val="3B7D4E62"/>
    <w:rsid w:val="3B956995"/>
    <w:rsid w:val="3C127CCD"/>
    <w:rsid w:val="3C6D6A3B"/>
    <w:rsid w:val="3CCFC9DE"/>
    <w:rsid w:val="3D8B4F7A"/>
    <w:rsid w:val="3DF5746B"/>
    <w:rsid w:val="3E69C107"/>
    <w:rsid w:val="3F99C9AD"/>
    <w:rsid w:val="41ACBB17"/>
    <w:rsid w:val="421C7C7D"/>
    <w:rsid w:val="431D11D5"/>
    <w:rsid w:val="43C35F35"/>
    <w:rsid w:val="43C68890"/>
    <w:rsid w:val="43DA77BD"/>
    <w:rsid w:val="446AEC35"/>
    <w:rsid w:val="44C491D4"/>
    <w:rsid w:val="4583EE6D"/>
    <w:rsid w:val="45CDF46E"/>
    <w:rsid w:val="47067B7F"/>
    <w:rsid w:val="47F96FAC"/>
    <w:rsid w:val="4880390C"/>
    <w:rsid w:val="497AAFF0"/>
    <w:rsid w:val="4A1FC9E0"/>
    <w:rsid w:val="4B168051"/>
    <w:rsid w:val="4B2ED364"/>
    <w:rsid w:val="4BF661A5"/>
    <w:rsid w:val="4CB250B2"/>
    <w:rsid w:val="4D0DED4F"/>
    <w:rsid w:val="4D4C4E12"/>
    <w:rsid w:val="4E4E2113"/>
    <w:rsid w:val="4F53EA9A"/>
    <w:rsid w:val="4FA3535F"/>
    <w:rsid w:val="50C9AA9D"/>
    <w:rsid w:val="50D4C196"/>
    <w:rsid w:val="5157A906"/>
    <w:rsid w:val="518DC940"/>
    <w:rsid w:val="51BF7319"/>
    <w:rsid w:val="524555F7"/>
    <w:rsid w:val="526B9FA1"/>
    <w:rsid w:val="52F762D4"/>
    <w:rsid w:val="532EF9E8"/>
    <w:rsid w:val="53BB9767"/>
    <w:rsid w:val="53C27F5B"/>
    <w:rsid w:val="54094535"/>
    <w:rsid w:val="55FCB650"/>
    <w:rsid w:val="5681DB3B"/>
    <w:rsid w:val="56983CAC"/>
    <w:rsid w:val="56A27101"/>
    <w:rsid w:val="583B572E"/>
    <w:rsid w:val="58BEBFFB"/>
    <w:rsid w:val="58C1DCD7"/>
    <w:rsid w:val="590F782A"/>
    <w:rsid w:val="597A2576"/>
    <w:rsid w:val="59D1DC74"/>
    <w:rsid w:val="5A1E270E"/>
    <w:rsid w:val="5B55B910"/>
    <w:rsid w:val="5CC9DFE2"/>
    <w:rsid w:val="5DB13726"/>
    <w:rsid w:val="5DC86B3A"/>
    <w:rsid w:val="5F4C0251"/>
    <w:rsid w:val="604A5998"/>
    <w:rsid w:val="60BBC74A"/>
    <w:rsid w:val="60F9B08B"/>
    <w:rsid w:val="6189842C"/>
    <w:rsid w:val="61BF8AEA"/>
    <w:rsid w:val="622C2147"/>
    <w:rsid w:val="625614E2"/>
    <w:rsid w:val="64A09EDE"/>
    <w:rsid w:val="65F41087"/>
    <w:rsid w:val="66317BD4"/>
    <w:rsid w:val="66D3E826"/>
    <w:rsid w:val="66DB719E"/>
    <w:rsid w:val="675E13EC"/>
    <w:rsid w:val="681F2B01"/>
    <w:rsid w:val="688CCFF3"/>
    <w:rsid w:val="68BB6848"/>
    <w:rsid w:val="694252D1"/>
    <w:rsid w:val="69AB91AE"/>
    <w:rsid w:val="6A3D1957"/>
    <w:rsid w:val="6A5D97F3"/>
    <w:rsid w:val="6A94A51E"/>
    <w:rsid w:val="6D403780"/>
    <w:rsid w:val="6E238049"/>
    <w:rsid w:val="6EF0DC55"/>
    <w:rsid w:val="6F273FD9"/>
    <w:rsid w:val="6F2AD3B9"/>
    <w:rsid w:val="6F4ED575"/>
    <w:rsid w:val="6F59002B"/>
    <w:rsid w:val="6F836560"/>
    <w:rsid w:val="70D738A9"/>
    <w:rsid w:val="71014527"/>
    <w:rsid w:val="712E5E2D"/>
    <w:rsid w:val="71902171"/>
    <w:rsid w:val="71F80203"/>
    <w:rsid w:val="7262E402"/>
    <w:rsid w:val="72C202BF"/>
    <w:rsid w:val="73227447"/>
    <w:rsid w:val="7438E5E9"/>
    <w:rsid w:val="74B44927"/>
    <w:rsid w:val="7563DD55"/>
    <w:rsid w:val="75E3CDBA"/>
    <w:rsid w:val="75E5CB33"/>
    <w:rsid w:val="769DA587"/>
    <w:rsid w:val="775152CB"/>
    <w:rsid w:val="777B12A1"/>
    <w:rsid w:val="7877F959"/>
    <w:rsid w:val="78A01C5B"/>
    <w:rsid w:val="7940CDD5"/>
    <w:rsid w:val="798761E0"/>
    <w:rsid w:val="79A6EEFD"/>
    <w:rsid w:val="7B95A5BC"/>
    <w:rsid w:val="7BE6BA37"/>
    <w:rsid w:val="7C4A641E"/>
    <w:rsid w:val="7D0CAE84"/>
    <w:rsid w:val="7D5E9C8F"/>
    <w:rsid w:val="7DB2A353"/>
    <w:rsid w:val="7E48C1DF"/>
    <w:rsid w:val="7EEBF677"/>
    <w:rsid w:val="7EFF5241"/>
    <w:rsid w:val="7F5F4538"/>
    <w:rsid w:val="7F91CB95"/>
    <w:rsid w:val="7FB1BD04"/>
    <w:rsid w:val="7FC4D41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B691D"/>
  <w15:chartTrackingRefBased/>
  <w15:docId w15:val="{62F8E9FC-2855-4859-912D-4987FAE78D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7B74"/>
  </w:style>
  <w:style w:type="paragraph" w:styleId="Heading1">
    <w:name w:val="heading 1"/>
    <w:basedOn w:val="Normal"/>
    <w:next w:val="Normal"/>
    <w:link w:val="Heading1Char"/>
    <w:uiPriority w:val="9"/>
    <w:qFormat/>
    <w:rsid w:val="001E68C1"/>
    <w:pPr>
      <w:keepNext/>
      <w:keepLines/>
      <w:pBdr>
        <w:bottom w:val="single" w:color="7030A0" w:themeColor="accent1" w:sz="4" w:space="1"/>
      </w:pBdr>
      <w:spacing w:before="400" w:after="40" w:line="240" w:lineRule="auto"/>
      <w:outlineLvl w:val="0"/>
    </w:pPr>
    <w:rPr>
      <w:rFonts w:asciiTheme="majorHAnsi" w:hAnsiTheme="majorHAnsi" w:eastAsiaTheme="majorEastAsia" w:cstheme="majorBidi"/>
      <w:color w:val="532477" w:themeColor="accent1" w:themeShade="BF"/>
      <w:sz w:val="36"/>
      <w:szCs w:val="36"/>
    </w:rPr>
  </w:style>
  <w:style w:type="paragraph" w:styleId="Heading2">
    <w:name w:val="heading 2"/>
    <w:basedOn w:val="Normal"/>
    <w:next w:val="Normal"/>
    <w:link w:val="Heading2Char"/>
    <w:uiPriority w:val="9"/>
    <w:unhideWhenUsed/>
    <w:qFormat/>
    <w:rsid w:val="001E68C1"/>
    <w:pPr>
      <w:keepNext/>
      <w:keepLines/>
      <w:spacing w:before="160" w:after="0" w:line="240" w:lineRule="auto"/>
      <w:outlineLvl w:val="1"/>
    </w:pPr>
    <w:rPr>
      <w:rFonts w:asciiTheme="majorHAnsi" w:hAnsiTheme="majorHAnsi" w:eastAsiaTheme="majorEastAsia" w:cstheme="majorBidi"/>
      <w:color w:val="532477" w:themeColor="accent1" w:themeShade="BF"/>
      <w:sz w:val="28"/>
      <w:szCs w:val="28"/>
    </w:rPr>
  </w:style>
  <w:style w:type="paragraph" w:styleId="Heading3">
    <w:name w:val="heading 3"/>
    <w:basedOn w:val="Normal"/>
    <w:next w:val="Normal"/>
    <w:link w:val="Heading3Char"/>
    <w:uiPriority w:val="9"/>
    <w:unhideWhenUsed/>
    <w:qFormat/>
    <w:rsid w:val="001E68C1"/>
    <w:pPr>
      <w:keepNext/>
      <w:keepLines/>
      <w:spacing w:before="80" w:after="0" w:line="240" w:lineRule="auto"/>
      <w:outlineLvl w:val="2"/>
    </w:pPr>
    <w:rPr>
      <w:rFonts w:asciiTheme="majorHAnsi" w:hAnsiTheme="majorHAnsi" w:eastAsiaTheme="majorEastAsia" w:cstheme="majorBidi"/>
      <w:color w:val="404040" w:themeColor="text1" w:themeTint="BF"/>
      <w:sz w:val="26"/>
      <w:szCs w:val="26"/>
    </w:rPr>
  </w:style>
  <w:style w:type="paragraph" w:styleId="Heading4">
    <w:name w:val="heading 4"/>
    <w:basedOn w:val="Normal"/>
    <w:next w:val="Normal"/>
    <w:link w:val="Heading4Char"/>
    <w:uiPriority w:val="9"/>
    <w:unhideWhenUsed/>
    <w:qFormat/>
    <w:rsid w:val="001E68C1"/>
    <w:pPr>
      <w:keepNext/>
      <w:keepLines/>
      <w:spacing w:before="80" w:after="0"/>
      <w:outlineLvl w:val="3"/>
    </w:pPr>
    <w:rPr>
      <w:rFonts w:asciiTheme="majorHAnsi" w:hAnsiTheme="majorHAnsi" w:eastAsiaTheme="majorEastAsia" w:cstheme="majorBidi"/>
      <w:sz w:val="24"/>
      <w:szCs w:val="24"/>
    </w:rPr>
  </w:style>
  <w:style w:type="paragraph" w:styleId="Heading5">
    <w:name w:val="heading 5"/>
    <w:basedOn w:val="Normal"/>
    <w:next w:val="Normal"/>
    <w:link w:val="Heading5Char"/>
    <w:uiPriority w:val="9"/>
    <w:semiHidden/>
    <w:unhideWhenUsed/>
    <w:qFormat/>
    <w:rsid w:val="001E68C1"/>
    <w:pPr>
      <w:keepNext/>
      <w:keepLines/>
      <w:spacing w:before="80" w:after="0"/>
      <w:outlineLvl w:val="4"/>
    </w:pPr>
    <w:rPr>
      <w:rFonts w:asciiTheme="majorHAnsi" w:hAnsiTheme="majorHAnsi" w:eastAsiaTheme="majorEastAsia" w:cstheme="majorBidi"/>
      <w:i/>
      <w:iCs/>
      <w:sz w:val="22"/>
      <w:szCs w:val="22"/>
    </w:rPr>
  </w:style>
  <w:style w:type="paragraph" w:styleId="Heading6">
    <w:name w:val="heading 6"/>
    <w:basedOn w:val="Normal"/>
    <w:next w:val="Normal"/>
    <w:link w:val="Heading6Char"/>
    <w:uiPriority w:val="9"/>
    <w:semiHidden/>
    <w:unhideWhenUsed/>
    <w:qFormat/>
    <w:rsid w:val="001E68C1"/>
    <w:pPr>
      <w:keepNext/>
      <w:keepLines/>
      <w:spacing w:before="80" w:after="0"/>
      <w:outlineLvl w:val="5"/>
    </w:pPr>
    <w:rPr>
      <w:rFonts w:asciiTheme="majorHAnsi" w:hAnsiTheme="majorHAnsi"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1E68C1"/>
    <w:pPr>
      <w:keepNext/>
      <w:keepLines/>
      <w:spacing w:before="80" w:after="0"/>
      <w:outlineLvl w:val="6"/>
    </w:pPr>
    <w:rPr>
      <w:rFonts w:asciiTheme="majorHAnsi" w:hAnsiTheme="majorHAnsi" w:eastAsiaTheme="majorEastAsia" w:cstheme="majorBidi"/>
      <w:i/>
      <w:iCs/>
      <w:color w:val="595959" w:themeColor="text1" w:themeTint="A6"/>
    </w:rPr>
  </w:style>
  <w:style w:type="paragraph" w:styleId="Heading8">
    <w:name w:val="heading 8"/>
    <w:basedOn w:val="Normal"/>
    <w:next w:val="Normal"/>
    <w:link w:val="Heading8Char"/>
    <w:uiPriority w:val="9"/>
    <w:semiHidden/>
    <w:unhideWhenUsed/>
    <w:qFormat/>
    <w:rsid w:val="001E68C1"/>
    <w:pPr>
      <w:keepNext/>
      <w:keepLines/>
      <w:spacing w:before="80" w:after="0"/>
      <w:outlineLvl w:val="7"/>
    </w:pPr>
    <w:rPr>
      <w:rFonts w:asciiTheme="majorHAnsi" w:hAnsiTheme="majorHAnsi" w:eastAsiaTheme="majorEastAsia" w:cstheme="majorBidi"/>
      <w:smallCaps/>
      <w:color w:val="595959" w:themeColor="text1" w:themeTint="A6"/>
    </w:rPr>
  </w:style>
  <w:style w:type="paragraph" w:styleId="Heading9">
    <w:name w:val="heading 9"/>
    <w:basedOn w:val="Normal"/>
    <w:next w:val="Normal"/>
    <w:link w:val="Heading9Char"/>
    <w:uiPriority w:val="9"/>
    <w:semiHidden/>
    <w:unhideWhenUsed/>
    <w:qFormat/>
    <w:rsid w:val="001E68C1"/>
    <w:pPr>
      <w:keepNext/>
      <w:keepLines/>
      <w:spacing w:before="80" w:after="0"/>
      <w:outlineLvl w:val="8"/>
    </w:pPr>
    <w:rPr>
      <w:rFonts w:asciiTheme="majorHAnsi" w:hAnsiTheme="majorHAnsi" w:eastAsiaTheme="majorEastAsia" w:cstheme="majorBidi"/>
      <w:i/>
      <w:iCs/>
      <w:smallCaps/>
      <w:color w:val="595959" w:themeColor="text1" w:themeTint="A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E68C1"/>
    <w:rPr>
      <w:rFonts w:asciiTheme="majorHAnsi" w:hAnsiTheme="majorHAnsi" w:eastAsiaTheme="majorEastAsia" w:cstheme="majorBidi"/>
      <w:color w:val="532477" w:themeColor="accent1" w:themeShade="BF"/>
      <w:sz w:val="36"/>
      <w:szCs w:val="36"/>
    </w:rPr>
  </w:style>
  <w:style w:type="character" w:styleId="Heading2Char" w:customStyle="1">
    <w:name w:val="Heading 2 Char"/>
    <w:basedOn w:val="DefaultParagraphFont"/>
    <w:link w:val="Heading2"/>
    <w:uiPriority w:val="9"/>
    <w:rsid w:val="001E68C1"/>
    <w:rPr>
      <w:rFonts w:asciiTheme="majorHAnsi" w:hAnsiTheme="majorHAnsi" w:eastAsiaTheme="majorEastAsia" w:cstheme="majorBidi"/>
      <w:color w:val="532477" w:themeColor="accent1" w:themeShade="BF"/>
      <w:sz w:val="28"/>
      <w:szCs w:val="28"/>
    </w:rPr>
  </w:style>
  <w:style w:type="character" w:styleId="Heading3Char" w:customStyle="1">
    <w:name w:val="Heading 3 Char"/>
    <w:basedOn w:val="DefaultParagraphFont"/>
    <w:link w:val="Heading3"/>
    <w:uiPriority w:val="9"/>
    <w:semiHidden/>
    <w:rsid w:val="001E68C1"/>
    <w:rPr>
      <w:rFonts w:asciiTheme="majorHAnsi" w:hAnsiTheme="majorHAnsi" w:eastAsiaTheme="majorEastAsia" w:cstheme="majorBidi"/>
      <w:color w:val="404040" w:themeColor="text1" w:themeTint="BF"/>
      <w:sz w:val="26"/>
      <w:szCs w:val="26"/>
    </w:rPr>
  </w:style>
  <w:style w:type="character" w:styleId="Heading4Char" w:customStyle="1">
    <w:name w:val="Heading 4 Char"/>
    <w:basedOn w:val="DefaultParagraphFont"/>
    <w:link w:val="Heading4"/>
    <w:uiPriority w:val="9"/>
    <w:semiHidden/>
    <w:rsid w:val="001E68C1"/>
    <w:rPr>
      <w:rFonts w:asciiTheme="majorHAnsi" w:hAnsiTheme="majorHAnsi" w:eastAsiaTheme="majorEastAsia" w:cstheme="majorBidi"/>
      <w:sz w:val="24"/>
      <w:szCs w:val="24"/>
    </w:rPr>
  </w:style>
  <w:style w:type="character" w:styleId="Heading5Char" w:customStyle="1">
    <w:name w:val="Heading 5 Char"/>
    <w:basedOn w:val="DefaultParagraphFont"/>
    <w:link w:val="Heading5"/>
    <w:uiPriority w:val="9"/>
    <w:semiHidden/>
    <w:rsid w:val="001E68C1"/>
    <w:rPr>
      <w:rFonts w:asciiTheme="majorHAnsi" w:hAnsiTheme="majorHAnsi" w:eastAsiaTheme="majorEastAsia" w:cstheme="majorBidi"/>
      <w:i/>
      <w:iCs/>
      <w:sz w:val="22"/>
      <w:szCs w:val="22"/>
    </w:rPr>
  </w:style>
  <w:style w:type="character" w:styleId="Heading6Char" w:customStyle="1">
    <w:name w:val="Heading 6 Char"/>
    <w:basedOn w:val="DefaultParagraphFont"/>
    <w:link w:val="Heading6"/>
    <w:uiPriority w:val="9"/>
    <w:semiHidden/>
    <w:rsid w:val="001E68C1"/>
    <w:rPr>
      <w:rFonts w:asciiTheme="majorHAnsi" w:hAnsiTheme="majorHAnsi" w:eastAsiaTheme="majorEastAsia" w:cstheme="majorBidi"/>
      <w:color w:val="595959" w:themeColor="text1" w:themeTint="A6"/>
    </w:rPr>
  </w:style>
  <w:style w:type="character" w:styleId="Heading7Char" w:customStyle="1">
    <w:name w:val="Heading 7 Char"/>
    <w:basedOn w:val="DefaultParagraphFont"/>
    <w:link w:val="Heading7"/>
    <w:uiPriority w:val="9"/>
    <w:semiHidden/>
    <w:rsid w:val="001E68C1"/>
    <w:rPr>
      <w:rFonts w:asciiTheme="majorHAnsi" w:hAnsiTheme="majorHAnsi" w:eastAsiaTheme="majorEastAsia" w:cstheme="majorBidi"/>
      <w:i/>
      <w:iCs/>
      <w:color w:val="595959" w:themeColor="text1" w:themeTint="A6"/>
    </w:rPr>
  </w:style>
  <w:style w:type="character" w:styleId="Heading8Char" w:customStyle="1">
    <w:name w:val="Heading 8 Char"/>
    <w:basedOn w:val="DefaultParagraphFont"/>
    <w:link w:val="Heading8"/>
    <w:uiPriority w:val="9"/>
    <w:semiHidden/>
    <w:rsid w:val="001E68C1"/>
    <w:rPr>
      <w:rFonts w:asciiTheme="majorHAnsi" w:hAnsiTheme="majorHAnsi" w:eastAsiaTheme="majorEastAsia" w:cstheme="majorBidi"/>
      <w:smallCaps/>
      <w:color w:val="595959" w:themeColor="text1" w:themeTint="A6"/>
    </w:rPr>
  </w:style>
  <w:style w:type="character" w:styleId="Heading9Char" w:customStyle="1">
    <w:name w:val="Heading 9 Char"/>
    <w:basedOn w:val="DefaultParagraphFont"/>
    <w:link w:val="Heading9"/>
    <w:uiPriority w:val="9"/>
    <w:semiHidden/>
    <w:rsid w:val="001E68C1"/>
    <w:rPr>
      <w:rFonts w:asciiTheme="majorHAnsi" w:hAnsiTheme="majorHAnsi" w:eastAsiaTheme="majorEastAsia" w:cstheme="majorBidi"/>
      <w:i/>
      <w:iCs/>
      <w:smallCaps/>
      <w:color w:val="595959" w:themeColor="text1" w:themeTint="A6"/>
    </w:rPr>
  </w:style>
  <w:style w:type="paragraph" w:styleId="Title">
    <w:name w:val="Title"/>
    <w:basedOn w:val="Normal"/>
    <w:next w:val="Normal"/>
    <w:link w:val="TitleChar"/>
    <w:uiPriority w:val="10"/>
    <w:qFormat/>
    <w:rsid w:val="001E68C1"/>
    <w:pPr>
      <w:spacing w:after="0" w:line="240" w:lineRule="auto"/>
      <w:contextualSpacing/>
    </w:pPr>
    <w:rPr>
      <w:rFonts w:asciiTheme="majorHAnsi" w:hAnsiTheme="majorHAnsi" w:eastAsiaTheme="majorEastAsia" w:cstheme="majorBidi"/>
      <w:color w:val="532477" w:themeColor="accent1" w:themeShade="BF"/>
      <w:spacing w:val="-7"/>
      <w:sz w:val="80"/>
      <w:szCs w:val="80"/>
    </w:rPr>
  </w:style>
  <w:style w:type="character" w:styleId="TitleChar" w:customStyle="1">
    <w:name w:val="Title Char"/>
    <w:basedOn w:val="DefaultParagraphFont"/>
    <w:link w:val="Title"/>
    <w:uiPriority w:val="10"/>
    <w:rsid w:val="001E68C1"/>
    <w:rPr>
      <w:rFonts w:asciiTheme="majorHAnsi" w:hAnsiTheme="majorHAnsi" w:eastAsiaTheme="majorEastAsia" w:cstheme="majorBidi"/>
      <w:color w:val="532477" w:themeColor="accent1" w:themeShade="BF"/>
      <w:spacing w:val="-7"/>
      <w:sz w:val="80"/>
      <w:szCs w:val="80"/>
    </w:rPr>
  </w:style>
  <w:style w:type="paragraph" w:styleId="Subtitle">
    <w:name w:val="Subtitle"/>
    <w:basedOn w:val="Normal"/>
    <w:next w:val="Normal"/>
    <w:link w:val="SubtitleChar"/>
    <w:uiPriority w:val="11"/>
    <w:qFormat/>
    <w:rsid w:val="001E68C1"/>
    <w:pPr>
      <w:numPr>
        <w:ilvl w:val="1"/>
      </w:numPr>
      <w:spacing w:after="240" w:line="240" w:lineRule="auto"/>
    </w:pPr>
    <w:rPr>
      <w:rFonts w:asciiTheme="majorHAnsi" w:hAnsiTheme="majorHAnsi" w:eastAsiaTheme="majorEastAsia" w:cstheme="majorBidi"/>
      <w:color w:val="404040" w:themeColor="text1" w:themeTint="BF"/>
      <w:sz w:val="30"/>
      <w:szCs w:val="30"/>
    </w:rPr>
  </w:style>
  <w:style w:type="character" w:styleId="SubtitleChar" w:customStyle="1">
    <w:name w:val="Subtitle Char"/>
    <w:basedOn w:val="DefaultParagraphFont"/>
    <w:link w:val="Subtitle"/>
    <w:uiPriority w:val="11"/>
    <w:rsid w:val="001E68C1"/>
    <w:rPr>
      <w:rFonts w:asciiTheme="majorHAnsi" w:hAnsiTheme="majorHAnsi" w:eastAsiaTheme="majorEastAsia" w:cstheme="majorBidi"/>
      <w:color w:val="404040" w:themeColor="text1" w:themeTint="BF"/>
      <w:sz w:val="30"/>
      <w:szCs w:val="30"/>
    </w:rPr>
  </w:style>
  <w:style w:type="paragraph" w:styleId="Quote">
    <w:name w:val="Quote"/>
    <w:basedOn w:val="Normal"/>
    <w:next w:val="Normal"/>
    <w:link w:val="QuoteChar"/>
    <w:uiPriority w:val="29"/>
    <w:qFormat/>
    <w:rsid w:val="001E68C1"/>
    <w:pPr>
      <w:spacing w:before="240" w:after="240" w:line="252" w:lineRule="auto"/>
      <w:ind w:left="864" w:right="864"/>
      <w:jc w:val="center"/>
    </w:pPr>
    <w:rPr>
      <w:i/>
      <w:iCs/>
    </w:rPr>
  </w:style>
  <w:style w:type="character" w:styleId="QuoteChar" w:customStyle="1">
    <w:name w:val="Quote Char"/>
    <w:basedOn w:val="DefaultParagraphFont"/>
    <w:link w:val="Quote"/>
    <w:uiPriority w:val="29"/>
    <w:rsid w:val="001E68C1"/>
    <w:rPr>
      <w:i/>
      <w:iCs/>
    </w:rPr>
  </w:style>
  <w:style w:type="paragraph" w:styleId="ListParagraph">
    <w:name w:val="List Paragraph"/>
    <w:aliases w:val="Use Case List Paragraph,List Paragraph1,Bullet 1,Heading2,Figure_name,b1,Bullet for no #'s,B1,Body Bullet,List bullet,List Paragraph 1,Ref,Colorful List - Accent 11,Requirements,List Paragraph Char Char,lp1,bu1,bu1 + Before:  0 pt,d_bodyb"/>
    <w:basedOn w:val="Normal"/>
    <w:link w:val="ListParagraphChar"/>
    <w:uiPriority w:val="34"/>
    <w:qFormat/>
    <w:rsid w:val="0022391A"/>
    <w:pPr>
      <w:ind w:left="720"/>
      <w:contextualSpacing/>
    </w:pPr>
  </w:style>
  <w:style w:type="character" w:styleId="IntenseEmphasis">
    <w:name w:val="Intense Emphasis"/>
    <w:basedOn w:val="DefaultParagraphFont"/>
    <w:uiPriority w:val="21"/>
    <w:qFormat/>
    <w:rsid w:val="001E68C1"/>
    <w:rPr>
      <w:b/>
      <w:bCs/>
      <w:i/>
      <w:iCs/>
    </w:rPr>
  </w:style>
  <w:style w:type="paragraph" w:styleId="IntenseQuote">
    <w:name w:val="Intense Quote"/>
    <w:basedOn w:val="Normal"/>
    <w:next w:val="Normal"/>
    <w:link w:val="IntenseQuoteChar"/>
    <w:uiPriority w:val="30"/>
    <w:qFormat/>
    <w:rsid w:val="001E68C1"/>
    <w:pPr>
      <w:spacing w:before="100" w:beforeAutospacing="1" w:after="240"/>
      <w:ind w:left="864" w:right="864"/>
      <w:jc w:val="center"/>
    </w:pPr>
    <w:rPr>
      <w:rFonts w:asciiTheme="majorHAnsi" w:hAnsiTheme="majorHAnsi" w:eastAsiaTheme="majorEastAsia" w:cstheme="majorBidi"/>
      <w:color w:val="7030A0" w:themeColor="accent1"/>
      <w:sz w:val="28"/>
      <w:szCs w:val="28"/>
    </w:rPr>
  </w:style>
  <w:style w:type="character" w:styleId="IntenseQuoteChar" w:customStyle="1">
    <w:name w:val="Intense Quote Char"/>
    <w:basedOn w:val="DefaultParagraphFont"/>
    <w:link w:val="IntenseQuote"/>
    <w:uiPriority w:val="30"/>
    <w:rsid w:val="001E68C1"/>
    <w:rPr>
      <w:rFonts w:asciiTheme="majorHAnsi" w:hAnsiTheme="majorHAnsi" w:eastAsiaTheme="majorEastAsia" w:cstheme="majorBidi"/>
      <w:color w:val="7030A0" w:themeColor="accent1"/>
      <w:sz w:val="28"/>
      <w:szCs w:val="28"/>
    </w:rPr>
  </w:style>
  <w:style w:type="character" w:styleId="IntenseReference">
    <w:name w:val="Intense Reference"/>
    <w:basedOn w:val="DefaultParagraphFont"/>
    <w:uiPriority w:val="32"/>
    <w:qFormat/>
    <w:rsid w:val="001E68C1"/>
    <w:rPr>
      <w:b/>
      <w:bCs/>
      <w:smallCaps/>
      <w:u w:val="single"/>
    </w:rPr>
  </w:style>
  <w:style w:type="paragraph" w:styleId="Header">
    <w:name w:val="header"/>
    <w:basedOn w:val="Normal"/>
    <w:link w:val="HeaderChar"/>
    <w:uiPriority w:val="99"/>
    <w:unhideWhenUsed/>
    <w:rsid w:val="0022391A"/>
    <w:pPr>
      <w:tabs>
        <w:tab w:val="center" w:pos="4513"/>
        <w:tab w:val="right" w:pos="9026"/>
      </w:tabs>
      <w:spacing w:after="0" w:line="240" w:lineRule="auto"/>
    </w:pPr>
  </w:style>
  <w:style w:type="character" w:styleId="HeaderChar" w:customStyle="1">
    <w:name w:val="Header Char"/>
    <w:basedOn w:val="DefaultParagraphFont"/>
    <w:link w:val="Header"/>
    <w:uiPriority w:val="99"/>
    <w:rsid w:val="0022391A"/>
  </w:style>
  <w:style w:type="paragraph" w:styleId="Footer">
    <w:name w:val="footer"/>
    <w:basedOn w:val="Normal"/>
    <w:link w:val="FooterChar"/>
    <w:uiPriority w:val="99"/>
    <w:unhideWhenUsed/>
    <w:rsid w:val="0022391A"/>
    <w:pPr>
      <w:tabs>
        <w:tab w:val="center" w:pos="4513"/>
        <w:tab w:val="right" w:pos="9026"/>
      </w:tabs>
      <w:spacing w:after="0" w:line="240" w:lineRule="auto"/>
    </w:pPr>
  </w:style>
  <w:style w:type="character" w:styleId="FooterChar" w:customStyle="1">
    <w:name w:val="Footer Char"/>
    <w:basedOn w:val="DefaultParagraphFont"/>
    <w:link w:val="Footer"/>
    <w:uiPriority w:val="99"/>
    <w:rsid w:val="0022391A"/>
  </w:style>
  <w:style w:type="table" w:styleId="TableGrid">
    <w:name w:val="Table Grid"/>
    <w:basedOn w:val="TableNormal"/>
    <w:uiPriority w:val="39"/>
    <w:rsid w:val="0022391A"/>
    <w:pPr>
      <w:spacing w:after="0" w:line="240" w:lineRule="auto"/>
    </w:pPr>
    <w:rPr>
      <w:rFonts w:ascii="Arial" w:hAnsi="Arial" w:cs="Arial"/>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IT-Title" w:customStyle="1">
    <w:name w:val="EIT-Title"/>
    <w:basedOn w:val="Normal"/>
    <w:link w:val="EIT-TitleChar"/>
    <w:rsid w:val="000E5E86"/>
    <w:pPr>
      <w:spacing w:after="0" w:line="240" w:lineRule="auto"/>
    </w:pPr>
    <w:rPr>
      <w:rFonts w:ascii="Tahoma" w:hAnsi="Tahoma" w:eastAsia="Times New Roman" w:cs="Tahoma"/>
      <w:b/>
      <w:caps/>
      <w:sz w:val="40"/>
      <w:szCs w:val="40"/>
      <w:lang w:eastAsia="en-GB"/>
    </w:rPr>
  </w:style>
  <w:style w:type="character" w:styleId="EIT-TitleChar" w:customStyle="1">
    <w:name w:val="EIT-Title Char"/>
    <w:basedOn w:val="DefaultParagraphFont"/>
    <w:link w:val="EIT-Title"/>
    <w:rsid w:val="000E5E86"/>
    <w:rPr>
      <w:rFonts w:ascii="Tahoma" w:hAnsi="Tahoma" w:eastAsia="Times New Roman" w:cs="Tahoma"/>
      <w:b/>
      <w:caps/>
      <w:kern w:val="0"/>
      <w:sz w:val="40"/>
      <w:szCs w:val="40"/>
      <w:lang w:eastAsia="en-GB"/>
      <w14:ligatures w14:val="none"/>
    </w:rPr>
  </w:style>
  <w:style w:type="character" w:styleId="Hyperlink">
    <w:name w:val="Hyperlink"/>
    <w:basedOn w:val="DefaultParagraphFont"/>
    <w:uiPriority w:val="99"/>
    <w:unhideWhenUsed/>
    <w:rsid w:val="000E5E86"/>
    <w:rPr>
      <w:color w:val="ED7D31" w:themeColor="hyperlink"/>
      <w:u w:val="single"/>
    </w:rPr>
  </w:style>
  <w:style w:type="paragraph" w:styleId="NormalWeb">
    <w:name w:val="Normal (Web)"/>
    <w:basedOn w:val="Normal"/>
    <w:uiPriority w:val="99"/>
    <w:unhideWhenUsed/>
    <w:rsid w:val="000E5E86"/>
    <w:pPr>
      <w:spacing w:before="100" w:beforeAutospacing="1" w:after="100" w:afterAutospacing="1" w:line="240" w:lineRule="auto"/>
    </w:pPr>
    <w:rPr>
      <w:rFonts w:ascii="Times New Roman" w:hAnsi="Times New Roman" w:cs="Times New Roman"/>
      <w:sz w:val="24"/>
      <w:szCs w:val="24"/>
      <w:lang w:eastAsia="en-GB"/>
    </w:rPr>
  </w:style>
  <w:style w:type="paragraph" w:styleId="ChapterLabel" w:customStyle="1">
    <w:name w:val="Chapter Label"/>
    <w:basedOn w:val="Normal"/>
    <w:next w:val="BodyText"/>
    <w:rsid w:val="000E5E86"/>
    <w:pPr>
      <w:spacing w:line="240" w:lineRule="auto"/>
    </w:pPr>
    <w:rPr>
      <w:rFonts w:ascii="Tahoma" w:hAnsi="Tahoma" w:eastAsia="Times New Roman" w:cs="Times New Roman"/>
      <w:b/>
      <w:sz w:val="32"/>
      <w:szCs w:val="24"/>
      <w:lang w:eastAsia="en-GB"/>
    </w:rPr>
  </w:style>
  <w:style w:type="paragraph" w:styleId="BodyText">
    <w:name w:val="Body Text"/>
    <w:basedOn w:val="Normal"/>
    <w:link w:val="BodyTextChar"/>
    <w:uiPriority w:val="99"/>
    <w:semiHidden/>
    <w:unhideWhenUsed/>
    <w:rsid w:val="000E5E86"/>
  </w:style>
  <w:style w:type="character" w:styleId="BodyTextChar" w:customStyle="1">
    <w:name w:val="Body Text Char"/>
    <w:basedOn w:val="DefaultParagraphFont"/>
    <w:link w:val="BodyText"/>
    <w:uiPriority w:val="99"/>
    <w:semiHidden/>
    <w:rsid w:val="000E5E86"/>
  </w:style>
  <w:style w:type="paragraph" w:styleId="TOC1">
    <w:name w:val="toc 1"/>
    <w:basedOn w:val="Normal"/>
    <w:next w:val="Normal"/>
    <w:autoRedefine/>
    <w:uiPriority w:val="39"/>
    <w:unhideWhenUsed/>
    <w:rsid w:val="000E5E86"/>
    <w:pPr>
      <w:spacing w:before="120"/>
    </w:pPr>
    <w:rPr>
      <w:b/>
      <w:bCs/>
      <w:caps/>
    </w:rPr>
  </w:style>
  <w:style w:type="paragraph" w:styleId="TOC2">
    <w:name w:val="toc 2"/>
    <w:aliases w:val="EIT-TOC2"/>
    <w:basedOn w:val="Normal"/>
    <w:next w:val="Normal"/>
    <w:autoRedefine/>
    <w:uiPriority w:val="39"/>
    <w:unhideWhenUsed/>
    <w:rsid w:val="003C2A03"/>
    <w:pPr>
      <w:tabs>
        <w:tab w:val="right" w:leader="dot" w:pos="9016"/>
      </w:tabs>
      <w:spacing w:after="0"/>
      <w:ind w:left="200"/>
    </w:pPr>
    <w:rPr>
      <w:rFonts w:ascii="Arial" w:hAnsi="Arial" w:eastAsia="Times New Roman" w:cs="Arial"/>
      <w:b/>
      <w:bCs/>
      <w:smallCaps/>
      <w:noProof/>
      <w:lang w:eastAsia="en-GB"/>
    </w:rPr>
  </w:style>
  <w:style w:type="paragraph" w:styleId="TOCHeading">
    <w:name w:val="TOC Heading"/>
    <w:basedOn w:val="Heading1"/>
    <w:next w:val="Normal"/>
    <w:uiPriority w:val="39"/>
    <w:unhideWhenUsed/>
    <w:qFormat/>
    <w:rsid w:val="001E68C1"/>
    <w:pPr>
      <w:outlineLvl w:val="9"/>
    </w:pPr>
  </w:style>
  <w:style w:type="character" w:styleId="CommentReference">
    <w:name w:val="annotation reference"/>
    <w:basedOn w:val="DefaultParagraphFont"/>
    <w:uiPriority w:val="99"/>
    <w:semiHidden/>
    <w:unhideWhenUsed/>
    <w:rsid w:val="000E5E86"/>
    <w:rPr>
      <w:sz w:val="16"/>
      <w:szCs w:val="16"/>
    </w:rPr>
  </w:style>
  <w:style w:type="paragraph" w:styleId="CommentText">
    <w:name w:val="annotation text"/>
    <w:basedOn w:val="Normal"/>
    <w:link w:val="CommentTextChar"/>
    <w:uiPriority w:val="99"/>
    <w:unhideWhenUsed/>
    <w:rsid w:val="000E5E86"/>
    <w:pPr>
      <w:spacing w:before="100" w:after="200" w:line="240" w:lineRule="auto"/>
    </w:pPr>
    <w:rPr>
      <w:sz w:val="20"/>
      <w:szCs w:val="20"/>
    </w:rPr>
  </w:style>
  <w:style w:type="character" w:styleId="CommentTextChar" w:customStyle="1">
    <w:name w:val="Comment Text Char"/>
    <w:basedOn w:val="DefaultParagraphFont"/>
    <w:link w:val="CommentText"/>
    <w:uiPriority w:val="99"/>
    <w:rsid w:val="000E5E86"/>
    <w:rPr>
      <w:rFonts w:eastAsiaTheme="minorEastAsia"/>
      <w:kern w:val="0"/>
      <w:sz w:val="20"/>
      <w:szCs w:val="20"/>
      <w14:ligatures w14:val="none"/>
    </w:rPr>
  </w:style>
  <w:style w:type="paragraph" w:styleId="Caption">
    <w:name w:val="caption"/>
    <w:basedOn w:val="Normal"/>
    <w:next w:val="Normal"/>
    <w:uiPriority w:val="35"/>
    <w:semiHidden/>
    <w:unhideWhenUsed/>
    <w:qFormat/>
    <w:rsid w:val="001E68C1"/>
    <w:pPr>
      <w:spacing w:line="240" w:lineRule="auto"/>
    </w:pPr>
    <w:rPr>
      <w:b/>
      <w:bCs/>
      <w:color w:val="404040" w:themeColor="text1" w:themeTint="BF"/>
      <w:sz w:val="20"/>
      <w:szCs w:val="20"/>
    </w:rPr>
  </w:style>
  <w:style w:type="character" w:styleId="Strong">
    <w:name w:val="Strong"/>
    <w:basedOn w:val="DefaultParagraphFont"/>
    <w:uiPriority w:val="22"/>
    <w:qFormat/>
    <w:rsid w:val="001E68C1"/>
    <w:rPr>
      <w:b/>
      <w:bCs/>
    </w:rPr>
  </w:style>
  <w:style w:type="character" w:styleId="Emphasis">
    <w:name w:val="Emphasis"/>
    <w:basedOn w:val="DefaultParagraphFont"/>
    <w:uiPriority w:val="20"/>
    <w:qFormat/>
    <w:rsid w:val="001E68C1"/>
    <w:rPr>
      <w:i/>
      <w:iCs/>
    </w:rPr>
  </w:style>
  <w:style w:type="paragraph" w:styleId="NoSpacing">
    <w:name w:val="No Spacing"/>
    <w:uiPriority w:val="1"/>
    <w:qFormat/>
    <w:rsid w:val="001E68C1"/>
    <w:pPr>
      <w:spacing w:after="0" w:line="240" w:lineRule="auto"/>
    </w:pPr>
  </w:style>
  <w:style w:type="character" w:styleId="SubtleEmphasis">
    <w:name w:val="Subtle Emphasis"/>
    <w:basedOn w:val="DefaultParagraphFont"/>
    <w:uiPriority w:val="19"/>
    <w:qFormat/>
    <w:rsid w:val="001E68C1"/>
    <w:rPr>
      <w:i/>
      <w:iCs/>
      <w:color w:val="595959" w:themeColor="text1" w:themeTint="A6"/>
    </w:rPr>
  </w:style>
  <w:style w:type="character" w:styleId="SubtleReference">
    <w:name w:val="Subtle Reference"/>
    <w:basedOn w:val="DefaultParagraphFont"/>
    <w:uiPriority w:val="31"/>
    <w:qFormat/>
    <w:rsid w:val="001E68C1"/>
    <w:rPr>
      <w:smallCaps/>
      <w:color w:val="404040" w:themeColor="text1" w:themeTint="BF"/>
    </w:rPr>
  </w:style>
  <w:style w:type="character" w:styleId="BookTitle">
    <w:name w:val="Book Title"/>
    <w:basedOn w:val="DefaultParagraphFont"/>
    <w:uiPriority w:val="33"/>
    <w:qFormat/>
    <w:rsid w:val="001E68C1"/>
    <w:rPr>
      <w:b/>
      <w:bCs/>
      <w:smallCaps/>
    </w:rPr>
  </w:style>
  <w:style w:type="paragraph" w:styleId="TOC3">
    <w:name w:val="toc 3"/>
    <w:basedOn w:val="Normal"/>
    <w:next w:val="Normal"/>
    <w:autoRedefine/>
    <w:uiPriority w:val="39"/>
    <w:unhideWhenUsed/>
    <w:rsid w:val="005225A9"/>
    <w:pPr>
      <w:spacing w:after="0"/>
      <w:ind w:left="400"/>
    </w:pPr>
    <w:rPr>
      <w:i/>
      <w:iCs/>
    </w:rPr>
  </w:style>
  <w:style w:type="paragraph" w:styleId="TOC4">
    <w:name w:val="toc 4"/>
    <w:basedOn w:val="Normal"/>
    <w:next w:val="Normal"/>
    <w:autoRedefine/>
    <w:uiPriority w:val="39"/>
    <w:unhideWhenUsed/>
    <w:rsid w:val="005225A9"/>
    <w:pPr>
      <w:spacing w:after="0"/>
      <w:ind w:left="600"/>
    </w:pPr>
    <w:rPr>
      <w:sz w:val="18"/>
      <w:szCs w:val="18"/>
    </w:rPr>
  </w:style>
  <w:style w:type="paragraph" w:styleId="TOC5">
    <w:name w:val="toc 5"/>
    <w:basedOn w:val="Normal"/>
    <w:next w:val="Normal"/>
    <w:autoRedefine/>
    <w:uiPriority w:val="39"/>
    <w:unhideWhenUsed/>
    <w:rsid w:val="005225A9"/>
    <w:pPr>
      <w:spacing w:after="0"/>
      <w:ind w:left="800"/>
    </w:pPr>
    <w:rPr>
      <w:sz w:val="18"/>
      <w:szCs w:val="18"/>
    </w:rPr>
  </w:style>
  <w:style w:type="paragraph" w:styleId="TOC6">
    <w:name w:val="toc 6"/>
    <w:basedOn w:val="Normal"/>
    <w:next w:val="Normal"/>
    <w:autoRedefine/>
    <w:uiPriority w:val="39"/>
    <w:unhideWhenUsed/>
    <w:rsid w:val="005225A9"/>
    <w:pPr>
      <w:spacing w:after="0"/>
      <w:ind w:left="1000"/>
    </w:pPr>
    <w:rPr>
      <w:sz w:val="18"/>
      <w:szCs w:val="18"/>
    </w:rPr>
  </w:style>
  <w:style w:type="paragraph" w:styleId="TOC7">
    <w:name w:val="toc 7"/>
    <w:basedOn w:val="Normal"/>
    <w:next w:val="Normal"/>
    <w:autoRedefine/>
    <w:uiPriority w:val="39"/>
    <w:unhideWhenUsed/>
    <w:rsid w:val="005225A9"/>
    <w:pPr>
      <w:spacing w:after="0"/>
      <w:ind w:left="1200"/>
    </w:pPr>
    <w:rPr>
      <w:sz w:val="18"/>
      <w:szCs w:val="18"/>
    </w:rPr>
  </w:style>
  <w:style w:type="paragraph" w:styleId="TOC8">
    <w:name w:val="toc 8"/>
    <w:basedOn w:val="Normal"/>
    <w:next w:val="Normal"/>
    <w:autoRedefine/>
    <w:uiPriority w:val="39"/>
    <w:unhideWhenUsed/>
    <w:rsid w:val="005225A9"/>
    <w:pPr>
      <w:spacing w:after="0"/>
      <w:ind w:left="1400"/>
    </w:pPr>
    <w:rPr>
      <w:sz w:val="18"/>
      <w:szCs w:val="18"/>
    </w:rPr>
  </w:style>
  <w:style w:type="paragraph" w:styleId="TOC9">
    <w:name w:val="toc 9"/>
    <w:basedOn w:val="Normal"/>
    <w:next w:val="Normal"/>
    <w:autoRedefine/>
    <w:uiPriority w:val="39"/>
    <w:unhideWhenUsed/>
    <w:rsid w:val="005225A9"/>
    <w:pPr>
      <w:spacing w:after="0"/>
      <w:ind w:left="1600"/>
    </w:pPr>
    <w:rPr>
      <w:sz w:val="18"/>
      <w:szCs w:val="18"/>
    </w:rPr>
  </w:style>
  <w:style w:type="table" w:styleId="GridTable1Light-Accent1">
    <w:name w:val="Grid Table 1 Light Accent 1"/>
    <w:basedOn w:val="TableNormal"/>
    <w:uiPriority w:val="46"/>
    <w:rsid w:val="000723A9"/>
    <w:pPr>
      <w:spacing w:after="0" w:line="240" w:lineRule="auto"/>
    </w:pPr>
    <w:tblPr>
      <w:tblStyleRowBandSize w:val="1"/>
      <w:tblStyleColBandSize w:val="1"/>
      <w:tblBorders>
        <w:top w:val="single" w:color="C6A1E3" w:themeColor="accent1" w:themeTint="66" w:sz="4" w:space="0"/>
        <w:left w:val="single" w:color="C6A1E3" w:themeColor="accent1" w:themeTint="66" w:sz="4" w:space="0"/>
        <w:bottom w:val="single" w:color="C6A1E3" w:themeColor="accent1" w:themeTint="66" w:sz="4" w:space="0"/>
        <w:right w:val="single" w:color="C6A1E3" w:themeColor="accent1" w:themeTint="66" w:sz="4" w:space="0"/>
        <w:insideH w:val="single" w:color="C6A1E3" w:themeColor="accent1" w:themeTint="66" w:sz="4" w:space="0"/>
        <w:insideV w:val="single" w:color="C6A1E3" w:themeColor="accent1" w:themeTint="66" w:sz="4" w:space="0"/>
      </w:tblBorders>
    </w:tblPr>
    <w:tblStylePr w:type="firstRow">
      <w:rPr>
        <w:b/>
        <w:bCs/>
      </w:rPr>
      <w:tblPr/>
      <w:tcPr>
        <w:tcBorders>
          <w:bottom w:val="single" w:color="AB73D5" w:themeColor="accent1" w:themeTint="99" w:sz="12" w:space="0"/>
        </w:tcBorders>
      </w:tcPr>
    </w:tblStylePr>
    <w:tblStylePr w:type="lastRow">
      <w:rPr>
        <w:b/>
        <w:bCs/>
      </w:rPr>
      <w:tblPr/>
      <w:tcPr>
        <w:tcBorders>
          <w:top w:val="double" w:color="AB73D5" w:themeColor="accent1" w:themeTint="99" w:sz="2" w:space="0"/>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56337B"/>
    <w:rPr>
      <w:color w:val="605E5C"/>
      <w:shd w:val="clear" w:color="auto" w:fill="E1DFDD"/>
    </w:rPr>
  </w:style>
  <w:style w:type="character" w:styleId="FollowedHyperlink">
    <w:name w:val="FollowedHyperlink"/>
    <w:basedOn w:val="DefaultParagraphFont"/>
    <w:uiPriority w:val="99"/>
    <w:semiHidden/>
    <w:unhideWhenUsed/>
    <w:rsid w:val="00C462F5"/>
    <w:rPr>
      <w:color w:val="C55A11" w:themeColor="followedHyperlink"/>
      <w:u w:val="single"/>
    </w:rPr>
  </w:style>
  <w:style w:type="character" w:styleId="ListParagraphChar" w:customStyle="1">
    <w:name w:val="List Paragraph Char"/>
    <w:aliases w:val="Use Case List Paragraph Char,List Paragraph1 Char,Bullet 1 Char,Heading2 Char,Figure_name Char,b1 Char,Bullet for no #'s Char,B1 Char,Body Bullet Char,List bullet Char,List Paragraph 1 Char,Ref Char,Colorful List - Accent 11 Char"/>
    <w:link w:val="ListParagraph"/>
    <w:uiPriority w:val="34"/>
    <w:qFormat/>
    <w:locked/>
    <w:rsid w:val="004977D0"/>
  </w:style>
  <w:style w:type="paragraph" w:styleId="pf0" w:customStyle="1">
    <w:name w:val="pf0"/>
    <w:basedOn w:val="Normal"/>
    <w:rsid w:val="005F762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cf01" w:customStyle="1">
    <w:name w:val="cf01"/>
    <w:basedOn w:val="DefaultParagraphFont"/>
    <w:rsid w:val="005F7629"/>
    <w:rPr>
      <w:rFonts w:hint="default"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F8252B"/>
    <w:pPr>
      <w:spacing w:before="0" w:after="120"/>
    </w:pPr>
    <w:rPr>
      <w:b/>
      <w:bCs/>
    </w:rPr>
  </w:style>
  <w:style w:type="character" w:styleId="CommentSubjectChar" w:customStyle="1">
    <w:name w:val="Comment Subject Char"/>
    <w:basedOn w:val="CommentTextChar"/>
    <w:link w:val="CommentSubject"/>
    <w:uiPriority w:val="99"/>
    <w:semiHidden/>
    <w:rsid w:val="00F8252B"/>
    <w:rPr>
      <w:rFonts w:eastAsiaTheme="minorEastAsia"/>
      <w:b/>
      <w:bCs/>
      <w:kern w:val="0"/>
      <w:sz w:val="20"/>
      <w:szCs w:val="20"/>
      <w14:ligatures w14:val="none"/>
    </w:rPr>
  </w:style>
  <w:style w:type="character" w:styleId="overflow-hidden" w:customStyle="1">
    <w:name w:val="overflow-hidden"/>
    <w:basedOn w:val="DefaultParagraphFont"/>
    <w:rsid w:val="00085C20"/>
  </w:style>
  <w:style w:type="paragraph" w:styleId="Revision">
    <w:name w:val="Revision"/>
    <w:hidden/>
    <w:uiPriority w:val="99"/>
    <w:semiHidden/>
    <w:rsid w:val="00FF15CF"/>
    <w:pPr>
      <w:spacing w:after="0" w:line="240" w:lineRule="auto"/>
    </w:pPr>
  </w:style>
  <w:style w:type="character" w:styleId="font51" w:customStyle="1">
    <w:name w:val="font51"/>
    <w:basedOn w:val="DefaultParagraphFont"/>
    <w:rsid w:val="00B8254A"/>
    <w:rPr>
      <w:rFonts w:hint="default" w:ascii="Calibri" w:hAnsi="Calibri" w:cs="Calibri"/>
      <w:b w:val="0"/>
      <w:bCs w:val="0"/>
      <w:i w:val="0"/>
      <w:iCs w:val="0"/>
      <w:strike w:val="0"/>
      <w:dstrike w:val="0"/>
      <w:color w:val="FF0000"/>
      <w:sz w:val="22"/>
      <w:szCs w:val="22"/>
      <w:u w:val="none"/>
      <w:effect w:val="none"/>
    </w:rPr>
  </w:style>
  <w:style w:type="character" w:styleId="Mention">
    <w:name w:val="Mention"/>
    <w:basedOn w:val="DefaultParagraphFont"/>
    <w:uiPriority w:val="99"/>
    <w:unhideWhenUsed/>
    <w:rsid w:val="0010465F"/>
    <w:rPr>
      <w:color w:val="2B579A"/>
      <w:shd w:val="clear" w:color="auto" w:fill="E1DFDD"/>
    </w:rPr>
  </w:style>
  <w:style w:type="character" w:styleId="font371" w:customStyle="1">
    <w:name w:val="font371"/>
    <w:basedOn w:val="DefaultParagraphFont"/>
    <w:rsid w:val="008C3F91"/>
    <w:rPr>
      <w:rFonts w:hint="default" w:ascii="Calibri" w:hAnsi="Calibri" w:cs="Calibri"/>
      <w:b w:val="0"/>
      <w:bCs w:val="0"/>
      <w:i w:val="0"/>
      <w:iCs w:val="0"/>
      <w:strike w:val="0"/>
      <w:dstrike w:val="0"/>
      <w:color w:val="000000"/>
      <w:sz w:val="22"/>
      <w:szCs w:val="22"/>
      <w:u w:val="none"/>
      <w:effect w:val="none"/>
    </w:rPr>
  </w:style>
  <w:style w:type="character" w:styleId="font361" w:customStyle="1">
    <w:name w:val="font361"/>
    <w:basedOn w:val="DefaultParagraphFont"/>
    <w:rsid w:val="008C3F91"/>
    <w:rPr>
      <w:rFonts w:hint="default" w:ascii="Calibri" w:hAnsi="Calibri" w:cs="Calibri"/>
      <w:b w:val="0"/>
      <w:bCs w:val="0"/>
      <w:i w:val="0"/>
      <w:iCs w:val="0"/>
      <w:strike w:val="0"/>
      <w:dstrike w:val="0"/>
      <w:color w:val="FF0000"/>
      <w:sz w:val="22"/>
      <w:szCs w:val="22"/>
      <w:u w:val="none"/>
      <w:effect w:val="none"/>
    </w:rPr>
  </w:style>
  <w:style w:type="character" w:styleId="normaltextrun" w:customStyle="1">
    <w:name w:val="normaltextrun"/>
    <w:basedOn w:val="DefaultParagraphFont"/>
    <w:rsid w:val="006E6E2C"/>
  </w:style>
  <w:style w:type="character" w:styleId="eop" w:customStyle="1">
    <w:name w:val="eop"/>
    <w:basedOn w:val="DefaultParagraphFont"/>
    <w:rsid w:val="006E6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2123">
      <w:bodyDiv w:val="1"/>
      <w:marLeft w:val="0"/>
      <w:marRight w:val="0"/>
      <w:marTop w:val="0"/>
      <w:marBottom w:val="0"/>
      <w:divBdr>
        <w:top w:val="none" w:sz="0" w:space="0" w:color="auto"/>
        <w:left w:val="none" w:sz="0" w:space="0" w:color="auto"/>
        <w:bottom w:val="none" w:sz="0" w:space="0" w:color="auto"/>
        <w:right w:val="none" w:sz="0" w:space="0" w:color="auto"/>
      </w:divBdr>
      <w:divsChild>
        <w:div w:id="330372581">
          <w:marLeft w:val="0"/>
          <w:marRight w:val="0"/>
          <w:marTop w:val="0"/>
          <w:marBottom w:val="0"/>
          <w:divBdr>
            <w:top w:val="none" w:sz="0" w:space="0" w:color="auto"/>
            <w:left w:val="none" w:sz="0" w:space="0" w:color="auto"/>
            <w:bottom w:val="none" w:sz="0" w:space="0" w:color="auto"/>
            <w:right w:val="none" w:sz="0" w:space="0" w:color="auto"/>
          </w:divBdr>
          <w:divsChild>
            <w:div w:id="53821271">
              <w:marLeft w:val="0"/>
              <w:marRight w:val="0"/>
              <w:marTop w:val="0"/>
              <w:marBottom w:val="0"/>
              <w:divBdr>
                <w:top w:val="none" w:sz="0" w:space="0" w:color="auto"/>
                <w:left w:val="none" w:sz="0" w:space="0" w:color="auto"/>
                <w:bottom w:val="none" w:sz="0" w:space="0" w:color="auto"/>
                <w:right w:val="none" w:sz="0" w:space="0" w:color="auto"/>
              </w:divBdr>
              <w:divsChild>
                <w:div w:id="504326114">
                  <w:marLeft w:val="0"/>
                  <w:marRight w:val="0"/>
                  <w:marTop w:val="0"/>
                  <w:marBottom w:val="0"/>
                  <w:divBdr>
                    <w:top w:val="none" w:sz="0" w:space="0" w:color="auto"/>
                    <w:left w:val="none" w:sz="0" w:space="0" w:color="auto"/>
                    <w:bottom w:val="none" w:sz="0" w:space="0" w:color="auto"/>
                    <w:right w:val="none" w:sz="0" w:space="0" w:color="auto"/>
                  </w:divBdr>
                  <w:divsChild>
                    <w:div w:id="1182011224">
                      <w:marLeft w:val="0"/>
                      <w:marRight w:val="0"/>
                      <w:marTop w:val="0"/>
                      <w:marBottom w:val="0"/>
                      <w:divBdr>
                        <w:top w:val="none" w:sz="0" w:space="0" w:color="auto"/>
                        <w:left w:val="none" w:sz="0" w:space="0" w:color="auto"/>
                        <w:bottom w:val="none" w:sz="0" w:space="0" w:color="auto"/>
                        <w:right w:val="none" w:sz="0" w:space="0" w:color="auto"/>
                      </w:divBdr>
                      <w:divsChild>
                        <w:div w:id="602149474">
                          <w:marLeft w:val="0"/>
                          <w:marRight w:val="0"/>
                          <w:marTop w:val="0"/>
                          <w:marBottom w:val="0"/>
                          <w:divBdr>
                            <w:top w:val="none" w:sz="0" w:space="0" w:color="auto"/>
                            <w:left w:val="none" w:sz="0" w:space="0" w:color="auto"/>
                            <w:bottom w:val="none" w:sz="0" w:space="0" w:color="auto"/>
                            <w:right w:val="none" w:sz="0" w:space="0" w:color="auto"/>
                          </w:divBdr>
                          <w:divsChild>
                            <w:div w:id="21948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738260">
          <w:marLeft w:val="0"/>
          <w:marRight w:val="0"/>
          <w:marTop w:val="0"/>
          <w:marBottom w:val="0"/>
          <w:divBdr>
            <w:top w:val="none" w:sz="0" w:space="0" w:color="auto"/>
            <w:left w:val="none" w:sz="0" w:space="0" w:color="auto"/>
            <w:bottom w:val="none" w:sz="0" w:space="0" w:color="auto"/>
            <w:right w:val="none" w:sz="0" w:space="0" w:color="auto"/>
          </w:divBdr>
          <w:divsChild>
            <w:div w:id="1126855933">
              <w:marLeft w:val="0"/>
              <w:marRight w:val="0"/>
              <w:marTop w:val="0"/>
              <w:marBottom w:val="0"/>
              <w:divBdr>
                <w:top w:val="none" w:sz="0" w:space="0" w:color="auto"/>
                <w:left w:val="none" w:sz="0" w:space="0" w:color="auto"/>
                <w:bottom w:val="none" w:sz="0" w:space="0" w:color="auto"/>
                <w:right w:val="none" w:sz="0" w:space="0" w:color="auto"/>
              </w:divBdr>
              <w:divsChild>
                <w:div w:id="1506633083">
                  <w:marLeft w:val="0"/>
                  <w:marRight w:val="0"/>
                  <w:marTop w:val="0"/>
                  <w:marBottom w:val="0"/>
                  <w:divBdr>
                    <w:top w:val="none" w:sz="0" w:space="0" w:color="auto"/>
                    <w:left w:val="none" w:sz="0" w:space="0" w:color="auto"/>
                    <w:bottom w:val="none" w:sz="0" w:space="0" w:color="auto"/>
                    <w:right w:val="none" w:sz="0" w:space="0" w:color="auto"/>
                  </w:divBdr>
                  <w:divsChild>
                    <w:div w:id="9821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11450">
          <w:marLeft w:val="0"/>
          <w:marRight w:val="0"/>
          <w:marTop w:val="0"/>
          <w:marBottom w:val="0"/>
          <w:divBdr>
            <w:top w:val="none" w:sz="0" w:space="0" w:color="auto"/>
            <w:left w:val="none" w:sz="0" w:space="0" w:color="auto"/>
            <w:bottom w:val="none" w:sz="0" w:space="0" w:color="auto"/>
            <w:right w:val="none" w:sz="0" w:space="0" w:color="auto"/>
          </w:divBdr>
          <w:divsChild>
            <w:div w:id="120657126">
              <w:marLeft w:val="0"/>
              <w:marRight w:val="0"/>
              <w:marTop w:val="0"/>
              <w:marBottom w:val="0"/>
              <w:divBdr>
                <w:top w:val="none" w:sz="0" w:space="0" w:color="auto"/>
                <w:left w:val="none" w:sz="0" w:space="0" w:color="auto"/>
                <w:bottom w:val="none" w:sz="0" w:space="0" w:color="auto"/>
                <w:right w:val="none" w:sz="0" w:space="0" w:color="auto"/>
              </w:divBdr>
              <w:divsChild>
                <w:div w:id="535393048">
                  <w:marLeft w:val="0"/>
                  <w:marRight w:val="0"/>
                  <w:marTop w:val="0"/>
                  <w:marBottom w:val="0"/>
                  <w:divBdr>
                    <w:top w:val="none" w:sz="0" w:space="0" w:color="auto"/>
                    <w:left w:val="none" w:sz="0" w:space="0" w:color="auto"/>
                    <w:bottom w:val="none" w:sz="0" w:space="0" w:color="auto"/>
                    <w:right w:val="none" w:sz="0" w:space="0" w:color="auto"/>
                  </w:divBdr>
                  <w:divsChild>
                    <w:div w:id="207935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5278">
      <w:bodyDiv w:val="1"/>
      <w:marLeft w:val="0"/>
      <w:marRight w:val="0"/>
      <w:marTop w:val="0"/>
      <w:marBottom w:val="0"/>
      <w:divBdr>
        <w:top w:val="none" w:sz="0" w:space="0" w:color="auto"/>
        <w:left w:val="none" w:sz="0" w:space="0" w:color="auto"/>
        <w:bottom w:val="none" w:sz="0" w:space="0" w:color="auto"/>
        <w:right w:val="none" w:sz="0" w:space="0" w:color="auto"/>
      </w:divBdr>
    </w:div>
    <w:div w:id="25260124">
      <w:bodyDiv w:val="1"/>
      <w:marLeft w:val="0"/>
      <w:marRight w:val="0"/>
      <w:marTop w:val="0"/>
      <w:marBottom w:val="0"/>
      <w:divBdr>
        <w:top w:val="none" w:sz="0" w:space="0" w:color="auto"/>
        <w:left w:val="none" w:sz="0" w:space="0" w:color="auto"/>
        <w:bottom w:val="none" w:sz="0" w:space="0" w:color="auto"/>
        <w:right w:val="none" w:sz="0" w:space="0" w:color="auto"/>
      </w:divBdr>
      <w:divsChild>
        <w:div w:id="66926439">
          <w:marLeft w:val="0"/>
          <w:marRight w:val="0"/>
          <w:marTop w:val="0"/>
          <w:marBottom w:val="0"/>
          <w:divBdr>
            <w:top w:val="none" w:sz="0" w:space="0" w:color="auto"/>
            <w:left w:val="none" w:sz="0" w:space="0" w:color="auto"/>
            <w:bottom w:val="none" w:sz="0" w:space="0" w:color="auto"/>
            <w:right w:val="none" w:sz="0" w:space="0" w:color="auto"/>
          </w:divBdr>
          <w:divsChild>
            <w:div w:id="8308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57893">
      <w:bodyDiv w:val="1"/>
      <w:marLeft w:val="0"/>
      <w:marRight w:val="0"/>
      <w:marTop w:val="0"/>
      <w:marBottom w:val="0"/>
      <w:divBdr>
        <w:top w:val="none" w:sz="0" w:space="0" w:color="auto"/>
        <w:left w:val="none" w:sz="0" w:space="0" w:color="auto"/>
        <w:bottom w:val="none" w:sz="0" w:space="0" w:color="auto"/>
        <w:right w:val="none" w:sz="0" w:space="0" w:color="auto"/>
      </w:divBdr>
    </w:div>
    <w:div w:id="28074898">
      <w:bodyDiv w:val="1"/>
      <w:marLeft w:val="0"/>
      <w:marRight w:val="0"/>
      <w:marTop w:val="0"/>
      <w:marBottom w:val="0"/>
      <w:divBdr>
        <w:top w:val="none" w:sz="0" w:space="0" w:color="auto"/>
        <w:left w:val="none" w:sz="0" w:space="0" w:color="auto"/>
        <w:bottom w:val="none" w:sz="0" w:space="0" w:color="auto"/>
        <w:right w:val="none" w:sz="0" w:space="0" w:color="auto"/>
      </w:divBdr>
    </w:div>
    <w:div w:id="29646606">
      <w:bodyDiv w:val="1"/>
      <w:marLeft w:val="0"/>
      <w:marRight w:val="0"/>
      <w:marTop w:val="0"/>
      <w:marBottom w:val="0"/>
      <w:divBdr>
        <w:top w:val="none" w:sz="0" w:space="0" w:color="auto"/>
        <w:left w:val="none" w:sz="0" w:space="0" w:color="auto"/>
        <w:bottom w:val="none" w:sz="0" w:space="0" w:color="auto"/>
        <w:right w:val="none" w:sz="0" w:space="0" w:color="auto"/>
      </w:divBdr>
    </w:div>
    <w:div w:id="42947463">
      <w:bodyDiv w:val="1"/>
      <w:marLeft w:val="0"/>
      <w:marRight w:val="0"/>
      <w:marTop w:val="0"/>
      <w:marBottom w:val="0"/>
      <w:divBdr>
        <w:top w:val="none" w:sz="0" w:space="0" w:color="auto"/>
        <w:left w:val="none" w:sz="0" w:space="0" w:color="auto"/>
        <w:bottom w:val="none" w:sz="0" w:space="0" w:color="auto"/>
        <w:right w:val="none" w:sz="0" w:space="0" w:color="auto"/>
      </w:divBdr>
    </w:div>
    <w:div w:id="48773982">
      <w:bodyDiv w:val="1"/>
      <w:marLeft w:val="0"/>
      <w:marRight w:val="0"/>
      <w:marTop w:val="0"/>
      <w:marBottom w:val="0"/>
      <w:divBdr>
        <w:top w:val="none" w:sz="0" w:space="0" w:color="auto"/>
        <w:left w:val="none" w:sz="0" w:space="0" w:color="auto"/>
        <w:bottom w:val="none" w:sz="0" w:space="0" w:color="auto"/>
        <w:right w:val="none" w:sz="0" w:space="0" w:color="auto"/>
      </w:divBdr>
    </w:div>
    <w:div w:id="50616796">
      <w:bodyDiv w:val="1"/>
      <w:marLeft w:val="0"/>
      <w:marRight w:val="0"/>
      <w:marTop w:val="0"/>
      <w:marBottom w:val="0"/>
      <w:divBdr>
        <w:top w:val="none" w:sz="0" w:space="0" w:color="auto"/>
        <w:left w:val="none" w:sz="0" w:space="0" w:color="auto"/>
        <w:bottom w:val="none" w:sz="0" w:space="0" w:color="auto"/>
        <w:right w:val="none" w:sz="0" w:space="0" w:color="auto"/>
      </w:divBdr>
    </w:div>
    <w:div w:id="62680996">
      <w:bodyDiv w:val="1"/>
      <w:marLeft w:val="0"/>
      <w:marRight w:val="0"/>
      <w:marTop w:val="0"/>
      <w:marBottom w:val="0"/>
      <w:divBdr>
        <w:top w:val="none" w:sz="0" w:space="0" w:color="auto"/>
        <w:left w:val="none" w:sz="0" w:space="0" w:color="auto"/>
        <w:bottom w:val="none" w:sz="0" w:space="0" w:color="auto"/>
        <w:right w:val="none" w:sz="0" w:space="0" w:color="auto"/>
      </w:divBdr>
    </w:div>
    <w:div w:id="75058617">
      <w:bodyDiv w:val="1"/>
      <w:marLeft w:val="0"/>
      <w:marRight w:val="0"/>
      <w:marTop w:val="0"/>
      <w:marBottom w:val="0"/>
      <w:divBdr>
        <w:top w:val="none" w:sz="0" w:space="0" w:color="auto"/>
        <w:left w:val="none" w:sz="0" w:space="0" w:color="auto"/>
        <w:bottom w:val="none" w:sz="0" w:space="0" w:color="auto"/>
        <w:right w:val="none" w:sz="0" w:space="0" w:color="auto"/>
      </w:divBdr>
    </w:div>
    <w:div w:id="92364260">
      <w:bodyDiv w:val="1"/>
      <w:marLeft w:val="0"/>
      <w:marRight w:val="0"/>
      <w:marTop w:val="0"/>
      <w:marBottom w:val="0"/>
      <w:divBdr>
        <w:top w:val="none" w:sz="0" w:space="0" w:color="auto"/>
        <w:left w:val="none" w:sz="0" w:space="0" w:color="auto"/>
        <w:bottom w:val="none" w:sz="0" w:space="0" w:color="auto"/>
        <w:right w:val="none" w:sz="0" w:space="0" w:color="auto"/>
      </w:divBdr>
    </w:div>
    <w:div w:id="98959431">
      <w:bodyDiv w:val="1"/>
      <w:marLeft w:val="0"/>
      <w:marRight w:val="0"/>
      <w:marTop w:val="0"/>
      <w:marBottom w:val="0"/>
      <w:divBdr>
        <w:top w:val="none" w:sz="0" w:space="0" w:color="auto"/>
        <w:left w:val="none" w:sz="0" w:space="0" w:color="auto"/>
        <w:bottom w:val="none" w:sz="0" w:space="0" w:color="auto"/>
        <w:right w:val="none" w:sz="0" w:space="0" w:color="auto"/>
      </w:divBdr>
    </w:div>
    <w:div w:id="107628972">
      <w:bodyDiv w:val="1"/>
      <w:marLeft w:val="0"/>
      <w:marRight w:val="0"/>
      <w:marTop w:val="0"/>
      <w:marBottom w:val="0"/>
      <w:divBdr>
        <w:top w:val="none" w:sz="0" w:space="0" w:color="auto"/>
        <w:left w:val="none" w:sz="0" w:space="0" w:color="auto"/>
        <w:bottom w:val="none" w:sz="0" w:space="0" w:color="auto"/>
        <w:right w:val="none" w:sz="0" w:space="0" w:color="auto"/>
      </w:divBdr>
    </w:div>
    <w:div w:id="134876948">
      <w:bodyDiv w:val="1"/>
      <w:marLeft w:val="0"/>
      <w:marRight w:val="0"/>
      <w:marTop w:val="0"/>
      <w:marBottom w:val="0"/>
      <w:divBdr>
        <w:top w:val="none" w:sz="0" w:space="0" w:color="auto"/>
        <w:left w:val="none" w:sz="0" w:space="0" w:color="auto"/>
        <w:bottom w:val="none" w:sz="0" w:space="0" w:color="auto"/>
        <w:right w:val="none" w:sz="0" w:space="0" w:color="auto"/>
      </w:divBdr>
    </w:div>
    <w:div w:id="152573589">
      <w:bodyDiv w:val="1"/>
      <w:marLeft w:val="0"/>
      <w:marRight w:val="0"/>
      <w:marTop w:val="0"/>
      <w:marBottom w:val="0"/>
      <w:divBdr>
        <w:top w:val="none" w:sz="0" w:space="0" w:color="auto"/>
        <w:left w:val="none" w:sz="0" w:space="0" w:color="auto"/>
        <w:bottom w:val="none" w:sz="0" w:space="0" w:color="auto"/>
        <w:right w:val="none" w:sz="0" w:space="0" w:color="auto"/>
      </w:divBdr>
    </w:div>
    <w:div w:id="155995780">
      <w:bodyDiv w:val="1"/>
      <w:marLeft w:val="0"/>
      <w:marRight w:val="0"/>
      <w:marTop w:val="0"/>
      <w:marBottom w:val="0"/>
      <w:divBdr>
        <w:top w:val="none" w:sz="0" w:space="0" w:color="auto"/>
        <w:left w:val="none" w:sz="0" w:space="0" w:color="auto"/>
        <w:bottom w:val="none" w:sz="0" w:space="0" w:color="auto"/>
        <w:right w:val="none" w:sz="0" w:space="0" w:color="auto"/>
      </w:divBdr>
    </w:div>
    <w:div w:id="191647373">
      <w:bodyDiv w:val="1"/>
      <w:marLeft w:val="0"/>
      <w:marRight w:val="0"/>
      <w:marTop w:val="0"/>
      <w:marBottom w:val="0"/>
      <w:divBdr>
        <w:top w:val="none" w:sz="0" w:space="0" w:color="auto"/>
        <w:left w:val="none" w:sz="0" w:space="0" w:color="auto"/>
        <w:bottom w:val="none" w:sz="0" w:space="0" w:color="auto"/>
        <w:right w:val="none" w:sz="0" w:space="0" w:color="auto"/>
      </w:divBdr>
    </w:div>
    <w:div w:id="193269743">
      <w:bodyDiv w:val="1"/>
      <w:marLeft w:val="0"/>
      <w:marRight w:val="0"/>
      <w:marTop w:val="0"/>
      <w:marBottom w:val="0"/>
      <w:divBdr>
        <w:top w:val="none" w:sz="0" w:space="0" w:color="auto"/>
        <w:left w:val="none" w:sz="0" w:space="0" w:color="auto"/>
        <w:bottom w:val="none" w:sz="0" w:space="0" w:color="auto"/>
        <w:right w:val="none" w:sz="0" w:space="0" w:color="auto"/>
      </w:divBdr>
    </w:div>
    <w:div w:id="198393009">
      <w:bodyDiv w:val="1"/>
      <w:marLeft w:val="0"/>
      <w:marRight w:val="0"/>
      <w:marTop w:val="0"/>
      <w:marBottom w:val="0"/>
      <w:divBdr>
        <w:top w:val="none" w:sz="0" w:space="0" w:color="auto"/>
        <w:left w:val="none" w:sz="0" w:space="0" w:color="auto"/>
        <w:bottom w:val="none" w:sz="0" w:space="0" w:color="auto"/>
        <w:right w:val="none" w:sz="0" w:space="0" w:color="auto"/>
      </w:divBdr>
    </w:div>
    <w:div w:id="225378579">
      <w:bodyDiv w:val="1"/>
      <w:marLeft w:val="0"/>
      <w:marRight w:val="0"/>
      <w:marTop w:val="0"/>
      <w:marBottom w:val="0"/>
      <w:divBdr>
        <w:top w:val="none" w:sz="0" w:space="0" w:color="auto"/>
        <w:left w:val="none" w:sz="0" w:space="0" w:color="auto"/>
        <w:bottom w:val="none" w:sz="0" w:space="0" w:color="auto"/>
        <w:right w:val="none" w:sz="0" w:space="0" w:color="auto"/>
      </w:divBdr>
    </w:div>
    <w:div w:id="238056809">
      <w:bodyDiv w:val="1"/>
      <w:marLeft w:val="0"/>
      <w:marRight w:val="0"/>
      <w:marTop w:val="0"/>
      <w:marBottom w:val="0"/>
      <w:divBdr>
        <w:top w:val="none" w:sz="0" w:space="0" w:color="auto"/>
        <w:left w:val="none" w:sz="0" w:space="0" w:color="auto"/>
        <w:bottom w:val="none" w:sz="0" w:space="0" w:color="auto"/>
        <w:right w:val="none" w:sz="0" w:space="0" w:color="auto"/>
      </w:divBdr>
    </w:div>
    <w:div w:id="247203220">
      <w:bodyDiv w:val="1"/>
      <w:marLeft w:val="0"/>
      <w:marRight w:val="0"/>
      <w:marTop w:val="0"/>
      <w:marBottom w:val="0"/>
      <w:divBdr>
        <w:top w:val="none" w:sz="0" w:space="0" w:color="auto"/>
        <w:left w:val="none" w:sz="0" w:space="0" w:color="auto"/>
        <w:bottom w:val="none" w:sz="0" w:space="0" w:color="auto"/>
        <w:right w:val="none" w:sz="0" w:space="0" w:color="auto"/>
      </w:divBdr>
      <w:divsChild>
        <w:div w:id="8022601">
          <w:marLeft w:val="0"/>
          <w:marRight w:val="0"/>
          <w:marTop w:val="0"/>
          <w:marBottom w:val="0"/>
          <w:divBdr>
            <w:top w:val="none" w:sz="0" w:space="0" w:color="auto"/>
            <w:left w:val="none" w:sz="0" w:space="0" w:color="auto"/>
            <w:bottom w:val="none" w:sz="0" w:space="0" w:color="auto"/>
            <w:right w:val="none" w:sz="0" w:space="0" w:color="auto"/>
          </w:divBdr>
          <w:divsChild>
            <w:div w:id="15456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4732">
      <w:bodyDiv w:val="1"/>
      <w:marLeft w:val="0"/>
      <w:marRight w:val="0"/>
      <w:marTop w:val="0"/>
      <w:marBottom w:val="0"/>
      <w:divBdr>
        <w:top w:val="none" w:sz="0" w:space="0" w:color="auto"/>
        <w:left w:val="none" w:sz="0" w:space="0" w:color="auto"/>
        <w:bottom w:val="none" w:sz="0" w:space="0" w:color="auto"/>
        <w:right w:val="none" w:sz="0" w:space="0" w:color="auto"/>
      </w:divBdr>
    </w:div>
    <w:div w:id="272060358">
      <w:bodyDiv w:val="1"/>
      <w:marLeft w:val="0"/>
      <w:marRight w:val="0"/>
      <w:marTop w:val="0"/>
      <w:marBottom w:val="0"/>
      <w:divBdr>
        <w:top w:val="none" w:sz="0" w:space="0" w:color="auto"/>
        <w:left w:val="none" w:sz="0" w:space="0" w:color="auto"/>
        <w:bottom w:val="none" w:sz="0" w:space="0" w:color="auto"/>
        <w:right w:val="none" w:sz="0" w:space="0" w:color="auto"/>
      </w:divBdr>
    </w:div>
    <w:div w:id="278609403">
      <w:bodyDiv w:val="1"/>
      <w:marLeft w:val="0"/>
      <w:marRight w:val="0"/>
      <w:marTop w:val="0"/>
      <w:marBottom w:val="0"/>
      <w:divBdr>
        <w:top w:val="none" w:sz="0" w:space="0" w:color="auto"/>
        <w:left w:val="none" w:sz="0" w:space="0" w:color="auto"/>
        <w:bottom w:val="none" w:sz="0" w:space="0" w:color="auto"/>
        <w:right w:val="none" w:sz="0" w:space="0" w:color="auto"/>
      </w:divBdr>
    </w:div>
    <w:div w:id="283732567">
      <w:bodyDiv w:val="1"/>
      <w:marLeft w:val="0"/>
      <w:marRight w:val="0"/>
      <w:marTop w:val="0"/>
      <w:marBottom w:val="0"/>
      <w:divBdr>
        <w:top w:val="none" w:sz="0" w:space="0" w:color="auto"/>
        <w:left w:val="none" w:sz="0" w:space="0" w:color="auto"/>
        <w:bottom w:val="none" w:sz="0" w:space="0" w:color="auto"/>
        <w:right w:val="none" w:sz="0" w:space="0" w:color="auto"/>
      </w:divBdr>
    </w:div>
    <w:div w:id="287393936">
      <w:bodyDiv w:val="1"/>
      <w:marLeft w:val="0"/>
      <w:marRight w:val="0"/>
      <w:marTop w:val="0"/>
      <w:marBottom w:val="0"/>
      <w:divBdr>
        <w:top w:val="none" w:sz="0" w:space="0" w:color="auto"/>
        <w:left w:val="none" w:sz="0" w:space="0" w:color="auto"/>
        <w:bottom w:val="none" w:sz="0" w:space="0" w:color="auto"/>
        <w:right w:val="none" w:sz="0" w:space="0" w:color="auto"/>
      </w:divBdr>
    </w:div>
    <w:div w:id="300043499">
      <w:bodyDiv w:val="1"/>
      <w:marLeft w:val="0"/>
      <w:marRight w:val="0"/>
      <w:marTop w:val="0"/>
      <w:marBottom w:val="0"/>
      <w:divBdr>
        <w:top w:val="none" w:sz="0" w:space="0" w:color="auto"/>
        <w:left w:val="none" w:sz="0" w:space="0" w:color="auto"/>
        <w:bottom w:val="none" w:sz="0" w:space="0" w:color="auto"/>
        <w:right w:val="none" w:sz="0" w:space="0" w:color="auto"/>
      </w:divBdr>
    </w:div>
    <w:div w:id="313334353">
      <w:bodyDiv w:val="1"/>
      <w:marLeft w:val="0"/>
      <w:marRight w:val="0"/>
      <w:marTop w:val="0"/>
      <w:marBottom w:val="0"/>
      <w:divBdr>
        <w:top w:val="none" w:sz="0" w:space="0" w:color="auto"/>
        <w:left w:val="none" w:sz="0" w:space="0" w:color="auto"/>
        <w:bottom w:val="none" w:sz="0" w:space="0" w:color="auto"/>
        <w:right w:val="none" w:sz="0" w:space="0" w:color="auto"/>
      </w:divBdr>
    </w:div>
    <w:div w:id="329724034">
      <w:bodyDiv w:val="1"/>
      <w:marLeft w:val="0"/>
      <w:marRight w:val="0"/>
      <w:marTop w:val="0"/>
      <w:marBottom w:val="0"/>
      <w:divBdr>
        <w:top w:val="none" w:sz="0" w:space="0" w:color="auto"/>
        <w:left w:val="none" w:sz="0" w:space="0" w:color="auto"/>
        <w:bottom w:val="none" w:sz="0" w:space="0" w:color="auto"/>
        <w:right w:val="none" w:sz="0" w:space="0" w:color="auto"/>
      </w:divBdr>
    </w:div>
    <w:div w:id="358045545">
      <w:bodyDiv w:val="1"/>
      <w:marLeft w:val="0"/>
      <w:marRight w:val="0"/>
      <w:marTop w:val="0"/>
      <w:marBottom w:val="0"/>
      <w:divBdr>
        <w:top w:val="none" w:sz="0" w:space="0" w:color="auto"/>
        <w:left w:val="none" w:sz="0" w:space="0" w:color="auto"/>
        <w:bottom w:val="none" w:sz="0" w:space="0" w:color="auto"/>
        <w:right w:val="none" w:sz="0" w:space="0" w:color="auto"/>
      </w:divBdr>
    </w:div>
    <w:div w:id="359163430">
      <w:bodyDiv w:val="1"/>
      <w:marLeft w:val="0"/>
      <w:marRight w:val="0"/>
      <w:marTop w:val="0"/>
      <w:marBottom w:val="0"/>
      <w:divBdr>
        <w:top w:val="none" w:sz="0" w:space="0" w:color="auto"/>
        <w:left w:val="none" w:sz="0" w:space="0" w:color="auto"/>
        <w:bottom w:val="none" w:sz="0" w:space="0" w:color="auto"/>
        <w:right w:val="none" w:sz="0" w:space="0" w:color="auto"/>
      </w:divBdr>
    </w:div>
    <w:div w:id="363530424">
      <w:bodyDiv w:val="1"/>
      <w:marLeft w:val="0"/>
      <w:marRight w:val="0"/>
      <w:marTop w:val="0"/>
      <w:marBottom w:val="0"/>
      <w:divBdr>
        <w:top w:val="none" w:sz="0" w:space="0" w:color="auto"/>
        <w:left w:val="none" w:sz="0" w:space="0" w:color="auto"/>
        <w:bottom w:val="none" w:sz="0" w:space="0" w:color="auto"/>
        <w:right w:val="none" w:sz="0" w:space="0" w:color="auto"/>
      </w:divBdr>
      <w:divsChild>
        <w:div w:id="309755133">
          <w:marLeft w:val="0"/>
          <w:marRight w:val="0"/>
          <w:marTop w:val="0"/>
          <w:marBottom w:val="0"/>
          <w:divBdr>
            <w:top w:val="none" w:sz="0" w:space="0" w:color="auto"/>
            <w:left w:val="none" w:sz="0" w:space="0" w:color="auto"/>
            <w:bottom w:val="none" w:sz="0" w:space="0" w:color="auto"/>
            <w:right w:val="none" w:sz="0" w:space="0" w:color="auto"/>
          </w:divBdr>
        </w:div>
      </w:divsChild>
    </w:div>
    <w:div w:id="395393145">
      <w:bodyDiv w:val="1"/>
      <w:marLeft w:val="0"/>
      <w:marRight w:val="0"/>
      <w:marTop w:val="0"/>
      <w:marBottom w:val="0"/>
      <w:divBdr>
        <w:top w:val="none" w:sz="0" w:space="0" w:color="auto"/>
        <w:left w:val="none" w:sz="0" w:space="0" w:color="auto"/>
        <w:bottom w:val="none" w:sz="0" w:space="0" w:color="auto"/>
        <w:right w:val="none" w:sz="0" w:space="0" w:color="auto"/>
      </w:divBdr>
    </w:div>
    <w:div w:id="397636054">
      <w:bodyDiv w:val="1"/>
      <w:marLeft w:val="0"/>
      <w:marRight w:val="0"/>
      <w:marTop w:val="0"/>
      <w:marBottom w:val="0"/>
      <w:divBdr>
        <w:top w:val="none" w:sz="0" w:space="0" w:color="auto"/>
        <w:left w:val="none" w:sz="0" w:space="0" w:color="auto"/>
        <w:bottom w:val="none" w:sz="0" w:space="0" w:color="auto"/>
        <w:right w:val="none" w:sz="0" w:space="0" w:color="auto"/>
      </w:divBdr>
    </w:div>
    <w:div w:id="409932315">
      <w:bodyDiv w:val="1"/>
      <w:marLeft w:val="0"/>
      <w:marRight w:val="0"/>
      <w:marTop w:val="0"/>
      <w:marBottom w:val="0"/>
      <w:divBdr>
        <w:top w:val="none" w:sz="0" w:space="0" w:color="auto"/>
        <w:left w:val="none" w:sz="0" w:space="0" w:color="auto"/>
        <w:bottom w:val="none" w:sz="0" w:space="0" w:color="auto"/>
        <w:right w:val="none" w:sz="0" w:space="0" w:color="auto"/>
      </w:divBdr>
      <w:divsChild>
        <w:div w:id="2057463899">
          <w:marLeft w:val="0"/>
          <w:marRight w:val="0"/>
          <w:marTop w:val="0"/>
          <w:marBottom w:val="0"/>
          <w:divBdr>
            <w:top w:val="none" w:sz="0" w:space="0" w:color="auto"/>
            <w:left w:val="none" w:sz="0" w:space="0" w:color="auto"/>
            <w:bottom w:val="none" w:sz="0" w:space="0" w:color="auto"/>
            <w:right w:val="none" w:sz="0" w:space="0" w:color="auto"/>
          </w:divBdr>
        </w:div>
      </w:divsChild>
    </w:div>
    <w:div w:id="426343154">
      <w:bodyDiv w:val="1"/>
      <w:marLeft w:val="0"/>
      <w:marRight w:val="0"/>
      <w:marTop w:val="0"/>
      <w:marBottom w:val="0"/>
      <w:divBdr>
        <w:top w:val="none" w:sz="0" w:space="0" w:color="auto"/>
        <w:left w:val="none" w:sz="0" w:space="0" w:color="auto"/>
        <w:bottom w:val="none" w:sz="0" w:space="0" w:color="auto"/>
        <w:right w:val="none" w:sz="0" w:space="0" w:color="auto"/>
      </w:divBdr>
    </w:div>
    <w:div w:id="443304893">
      <w:bodyDiv w:val="1"/>
      <w:marLeft w:val="0"/>
      <w:marRight w:val="0"/>
      <w:marTop w:val="0"/>
      <w:marBottom w:val="0"/>
      <w:divBdr>
        <w:top w:val="none" w:sz="0" w:space="0" w:color="auto"/>
        <w:left w:val="none" w:sz="0" w:space="0" w:color="auto"/>
        <w:bottom w:val="none" w:sz="0" w:space="0" w:color="auto"/>
        <w:right w:val="none" w:sz="0" w:space="0" w:color="auto"/>
      </w:divBdr>
    </w:div>
    <w:div w:id="455374032">
      <w:bodyDiv w:val="1"/>
      <w:marLeft w:val="0"/>
      <w:marRight w:val="0"/>
      <w:marTop w:val="0"/>
      <w:marBottom w:val="0"/>
      <w:divBdr>
        <w:top w:val="none" w:sz="0" w:space="0" w:color="auto"/>
        <w:left w:val="none" w:sz="0" w:space="0" w:color="auto"/>
        <w:bottom w:val="none" w:sz="0" w:space="0" w:color="auto"/>
        <w:right w:val="none" w:sz="0" w:space="0" w:color="auto"/>
      </w:divBdr>
    </w:div>
    <w:div w:id="455755900">
      <w:bodyDiv w:val="1"/>
      <w:marLeft w:val="0"/>
      <w:marRight w:val="0"/>
      <w:marTop w:val="0"/>
      <w:marBottom w:val="0"/>
      <w:divBdr>
        <w:top w:val="none" w:sz="0" w:space="0" w:color="auto"/>
        <w:left w:val="none" w:sz="0" w:space="0" w:color="auto"/>
        <w:bottom w:val="none" w:sz="0" w:space="0" w:color="auto"/>
        <w:right w:val="none" w:sz="0" w:space="0" w:color="auto"/>
      </w:divBdr>
    </w:div>
    <w:div w:id="474836755">
      <w:bodyDiv w:val="1"/>
      <w:marLeft w:val="0"/>
      <w:marRight w:val="0"/>
      <w:marTop w:val="0"/>
      <w:marBottom w:val="0"/>
      <w:divBdr>
        <w:top w:val="none" w:sz="0" w:space="0" w:color="auto"/>
        <w:left w:val="none" w:sz="0" w:space="0" w:color="auto"/>
        <w:bottom w:val="none" w:sz="0" w:space="0" w:color="auto"/>
        <w:right w:val="none" w:sz="0" w:space="0" w:color="auto"/>
      </w:divBdr>
      <w:divsChild>
        <w:div w:id="1675179933">
          <w:marLeft w:val="0"/>
          <w:marRight w:val="0"/>
          <w:marTop w:val="0"/>
          <w:marBottom w:val="0"/>
          <w:divBdr>
            <w:top w:val="none" w:sz="0" w:space="0" w:color="auto"/>
            <w:left w:val="none" w:sz="0" w:space="0" w:color="auto"/>
            <w:bottom w:val="none" w:sz="0" w:space="0" w:color="auto"/>
            <w:right w:val="none" w:sz="0" w:space="0" w:color="auto"/>
          </w:divBdr>
        </w:div>
      </w:divsChild>
    </w:div>
    <w:div w:id="475880311">
      <w:bodyDiv w:val="1"/>
      <w:marLeft w:val="0"/>
      <w:marRight w:val="0"/>
      <w:marTop w:val="0"/>
      <w:marBottom w:val="0"/>
      <w:divBdr>
        <w:top w:val="none" w:sz="0" w:space="0" w:color="auto"/>
        <w:left w:val="none" w:sz="0" w:space="0" w:color="auto"/>
        <w:bottom w:val="none" w:sz="0" w:space="0" w:color="auto"/>
        <w:right w:val="none" w:sz="0" w:space="0" w:color="auto"/>
      </w:divBdr>
    </w:div>
    <w:div w:id="486897727">
      <w:bodyDiv w:val="1"/>
      <w:marLeft w:val="0"/>
      <w:marRight w:val="0"/>
      <w:marTop w:val="0"/>
      <w:marBottom w:val="0"/>
      <w:divBdr>
        <w:top w:val="none" w:sz="0" w:space="0" w:color="auto"/>
        <w:left w:val="none" w:sz="0" w:space="0" w:color="auto"/>
        <w:bottom w:val="none" w:sz="0" w:space="0" w:color="auto"/>
        <w:right w:val="none" w:sz="0" w:space="0" w:color="auto"/>
      </w:divBdr>
    </w:div>
    <w:div w:id="492069291">
      <w:bodyDiv w:val="1"/>
      <w:marLeft w:val="0"/>
      <w:marRight w:val="0"/>
      <w:marTop w:val="0"/>
      <w:marBottom w:val="0"/>
      <w:divBdr>
        <w:top w:val="none" w:sz="0" w:space="0" w:color="auto"/>
        <w:left w:val="none" w:sz="0" w:space="0" w:color="auto"/>
        <w:bottom w:val="none" w:sz="0" w:space="0" w:color="auto"/>
        <w:right w:val="none" w:sz="0" w:space="0" w:color="auto"/>
      </w:divBdr>
    </w:div>
    <w:div w:id="499077468">
      <w:bodyDiv w:val="1"/>
      <w:marLeft w:val="0"/>
      <w:marRight w:val="0"/>
      <w:marTop w:val="0"/>
      <w:marBottom w:val="0"/>
      <w:divBdr>
        <w:top w:val="none" w:sz="0" w:space="0" w:color="auto"/>
        <w:left w:val="none" w:sz="0" w:space="0" w:color="auto"/>
        <w:bottom w:val="none" w:sz="0" w:space="0" w:color="auto"/>
        <w:right w:val="none" w:sz="0" w:space="0" w:color="auto"/>
      </w:divBdr>
    </w:div>
    <w:div w:id="501748944">
      <w:bodyDiv w:val="1"/>
      <w:marLeft w:val="0"/>
      <w:marRight w:val="0"/>
      <w:marTop w:val="0"/>
      <w:marBottom w:val="0"/>
      <w:divBdr>
        <w:top w:val="none" w:sz="0" w:space="0" w:color="auto"/>
        <w:left w:val="none" w:sz="0" w:space="0" w:color="auto"/>
        <w:bottom w:val="none" w:sz="0" w:space="0" w:color="auto"/>
        <w:right w:val="none" w:sz="0" w:space="0" w:color="auto"/>
      </w:divBdr>
    </w:div>
    <w:div w:id="551886433">
      <w:bodyDiv w:val="1"/>
      <w:marLeft w:val="0"/>
      <w:marRight w:val="0"/>
      <w:marTop w:val="0"/>
      <w:marBottom w:val="0"/>
      <w:divBdr>
        <w:top w:val="none" w:sz="0" w:space="0" w:color="auto"/>
        <w:left w:val="none" w:sz="0" w:space="0" w:color="auto"/>
        <w:bottom w:val="none" w:sz="0" w:space="0" w:color="auto"/>
        <w:right w:val="none" w:sz="0" w:space="0" w:color="auto"/>
      </w:divBdr>
    </w:div>
    <w:div w:id="551889273">
      <w:bodyDiv w:val="1"/>
      <w:marLeft w:val="0"/>
      <w:marRight w:val="0"/>
      <w:marTop w:val="0"/>
      <w:marBottom w:val="0"/>
      <w:divBdr>
        <w:top w:val="none" w:sz="0" w:space="0" w:color="auto"/>
        <w:left w:val="none" w:sz="0" w:space="0" w:color="auto"/>
        <w:bottom w:val="none" w:sz="0" w:space="0" w:color="auto"/>
        <w:right w:val="none" w:sz="0" w:space="0" w:color="auto"/>
      </w:divBdr>
    </w:div>
    <w:div w:id="552348578">
      <w:bodyDiv w:val="1"/>
      <w:marLeft w:val="0"/>
      <w:marRight w:val="0"/>
      <w:marTop w:val="0"/>
      <w:marBottom w:val="0"/>
      <w:divBdr>
        <w:top w:val="none" w:sz="0" w:space="0" w:color="auto"/>
        <w:left w:val="none" w:sz="0" w:space="0" w:color="auto"/>
        <w:bottom w:val="none" w:sz="0" w:space="0" w:color="auto"/>
        <w:right w:val="none" w:sz="0" w:space="0" w:color="auto"/>
      </w:divBdr>
    </w:div>
    <w:div w:id="556740591">
      <w:bodyDiv w:val="1"/>
      <w:marLeft w:val="0"/>
      <w:marRight w:val="0"/>
      <w:marTop w:val="0"/>
      <w:marBottom w:val="0"/>
      <w:divBdr>
        <w:top w:val="none" w:sz="0" w:space="0" w:color="auto"/>
        <w:left w:val="none" w:sz="0" w:space="0" w:color="auto"/>
        <w:bottom w:val="none" w:sz="0" w:space="0" w:color="auto"/>
        <w:right w:val="none" w:sz="0" w:space="0" w:color="auto"/>
      </w:divBdr>
    </w:div>
    <w:div w:id="604000853">
      <w:bodyDiv w:val="1"/>
      <w:marLeft w:val="0"/>
      <w:marRight w:val="0"/>
      <w:marTop w:val="0"/>
      <w:marBottom w:val="0"/>
      <w:divBdr>
        <w:top w:val="none" w:sz="0" w:space="0" w:color="auto"/>
        <w:left w:val="none" w:sz="0" w:space="0" w:color="auto"/>
        <w:bottom w:val="none" w:sz="0" w:space="0" w:color="auto"/>
        <w:right w:val="none" w:sz="0" w:space="0" w:color="auto"/>
      </w:divBdr>
    </w:div>
    <w:div w:id="615134367">
      <w:bodyDiv w:val="1"/>
      <w:marLeft w:val="0"/>
      <w:marRight w:val="0"/>
      <w:marTop w:val="0"/>
      <w:marBottom w:val="0"/>
      <w:divBdr>
        <w:top w:val="none" w:sz="0" w:space="0" w:color="auto"/>
        <w:left w:val="none" w:sz="0" w:space="0" w:color="auto"/>
        <w:bottom w:val="none" w:sz="0" w:space="0" w:color="auto"/>
        <w:right w:val="none" w:sz="0" w:space="0" w:color="auto"/>
      </w:divBdr>
    </w:div>
    <w:div w:id="623536468">
      <w:bodyDiv w:val="1"/>
      <w:marLeft w:val="0"/>
      <w:marRight w:val="0"/>
      <w:marTop w:val="0"/>
      <w:marBottom w:val="0"/>
      <w:divBdr>
        <w:top w:val="none" w:sz="0" w:space="0" w:color="auto"/>
        <w:left w:val="none" w:sz="0" w:space="0" w:color="auto"/>
        <w:bottom w:val="none" w:sz="0" w:space="0" w:color="auto"/>
        <w:right w:val="none" w:sz="0" w:space="0" w:color="auto"/>
      </w:divBdr>
    </w:div>
    <w:div w:id="628632703">
      <w:bodyDiv w:val="1"/>
      <w:marLeft w:val="0"/>
      <w:marRight w:val="0"/>
      <w:marTop w:val="0"/>
      <w:marBottom w:val="0"/>
      <w:divBdr>
        <w:top w:val="none" w:sz="0" w:space="0" w:color="auto"/>
        <w:left w:val="none" w:sz="0" w:space="0" w:color="auto"/>
        <w:bottom w:val="none" w:sz="0" w:space="0" w:color="auto"/>
        <w:right w:val="none" w:sz="0" w:space="0" w:color="auto"/>
      </w:divBdr>
    </w:div>
    <w:div w:id="641885023">
      <w:bodyDiv w:val="1"/>
      <w:marLeft w:val="0"/>
      <w:marRight w:val="0"/>
      <w:marTop w:val="0"/>
      <w:marBottom w:val="0"/>
      <w:divBdr>
        <w:top w:val="none" w:sz="0" w:space="0" w:color="auto"/>
        <w:left w:val="none" w:sz="0" w:space="0" w:color="auto"/>
        <w:bottom w:val="none" w:sz="0" w:space="0" w:color="auto"/>
        <w:right w:val="none" w:sz="0" w:space="0" w:color="auto"/>
      </w:divBdr>
    </w:div>
    <w:div w:id="655380000">
      <w:bodyDiv w:val="1"/>
      <w:marLeft w:val="0"/>
      <w:marRight w:val="0"/>
      <w:marTop w:val="0"/>
      <w:marBottom w:val="0"/>
      <w:divBdr>
        <w:top w:val="none" w:sz="0" w:space="0" w:color="auto"/>
        <w:left w:val="none" w:sz="0" w:space="0" w:color="auto"/>
        <w:bottom w:val="none" w:sz="0" w:space="0" w:color="auto"/>
        <w:right w:val="none" w:sz="0" w:space="0" w:color="auto"/>
      </w:divBdr>
    </w:div>
    <w:div w:id="675771698">
      <w:bodyDiv w:val="1"/>
      <w:marLeft w:val="0"/>
      <w:marRight w:val="0"/>
      <w:marTop w:val="0"/>
      <w:marBottom w:val="0"/>
      <w:divBdr>
        <w:top w:val="none" w:sz="0" w:space="0" w:color="auto"/>
        <w:left w:val="none" w:sz="0" w:space="0" w:color="auto"/>
        <w:bottom w:val="none" w:sz="0" w:space="0" w:color="auto"/>
        <w:right w:val="none" w:sz="0" w:space="0" w:color="auto"/>
      </w:divBdr>
    </w:div>
    <w:div w:id="699622232">
      <w:bodyDiv w:val="1"/>
      <w:marLeft w:val="0"/>
      <w:marRight w:val="0"/>
      <w:marTop w:val="0"/>
      <w:marBottom w:val="0"/>
      <w:divBdr>
        <w:top w:val="none" w:sz="0" w:space="0" w:color="auto"/>
        <w:left w:val="none" w:sz="0" w:space="0" w:color="auto"/>
        <w:bottom w:val="none" w:sz="0" w:space="0" w:color="auto"/>
        <w:right w:val="none" w:sz="0" w:space="0" w:color="auto"/>
      </w:divBdr>
    </w:div>
    <w:div w:id="700786401">
      <w:bodyDiv w:val="1"/>
      <w:marLeft w:val="0"/>
      <w:marRight w:val="0"/>
      <w:marTop w:val="0"/>
      <w:marBottom w:val="0"/>
      <w:divBdr>
        <w:top w:val="none" w:sz="0" w:space="0" w:color="auto"/>
        <w:left w:val="none" w:sz="0" w:space="0" w:color="auto"/>
        <w:bottom w:val="none" w:sz="0" w:space="0" w:color="auto"/>
        <w:right w:val="none" w:sz="0" w:space="0" w:color="auto"/>
      </w:divBdr>
    </w:div>
    <w:div w:id="729113693">
      <w:bodyDiv w:val="1"/>
      <w:marLeft w:val="0"/>
      <w:marRight w:val="0"/>
      <w:marTop w:val="0"/>
      <w:marBottom w:val="0"/>
      <w:divBdr>
        <w:top w:val="none" w:sz="0" w:space="0" w:color="auto"/>
        <w:left w:val="none" w:sz="0" w:space="0" w:color="auto"/>
        <w:bottom w:val="none" w:sz="0" w:space="0" w:color="auto"/>
        <w:right w:val="none" w:sz="0" w:space="0" w:color="auto"/>
      </w:divBdr>
    </w:div>
    <w:div w:id="733814685">
      <w:bodyDiv w:val="1"/>
      <w:marLeft w:val="0"/>
      <w:marRight w:val="0"/>
      <w:marTop w:val="0"/>
      <w:marBottom w:val="0"/>
      <w:divBdr>
        <w:top w:val="none" w:sz="0" w:space="0" w:color="auto"/>
        <w:left w:val="none" w:sz="0" w:space="0" w:color="auto"/>
        <w:bottom w:val="none" w:sz="0" w:space="0" w:color="auto"/>
        <w:right w:val="none" w:sz="0" w:space="0" w:color="auto"/>
      </w:divBdr>
      <w:divsChild>
        <w:div w:id="1864859061">
          <w:marLeft w:val="0"/>
          <w:marRight w:val="0"/>
          <w:marTop w:val="0"/>
          <w:marBottom w:val="0"/>
          <w:divBdr>
            <w:top w:val="none" w:sz="0" w:space="0" w:color="auto"/>
            <w:left w:val="none" w:sz="0" w:space="0" w:color="auto"/>
            <w:bottom w:val="none" w:sz="0" w:space="0" w:color="auto"/>
            <w:right w:val="none" w:sz="0" w:space="0" w:color="auto"/>
          </w:divBdr>
          <w:divsChild>
            <w:div w:id="112724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254811">
      <w:bodyDiv w:val="1"/>
      <w:marLeft w:val="0"/>
      <w:marRight w:val="0"/>
      <w:marTop w:val="0"/>
      <w:marBottom w:val="0"/>
      <w:divBdr>
        <w:top w:val="none" w:sz="0" w:space="0" w:color="auto"/>
        <w:left w:val="none" w:sz="0" w:space="0" w:color="auto"/>
        <w:bottom w:val="none" w:sz="0" w:space="0" w:color="auto"/>
        <w:right w:val="none" w:sz="0" w:space="0" w:color="auto"/>
      </w:divBdr>
    </w:div>
    <w:div w:id="770780836">
      <w:bodyDiv w:val="1"/>
      <w:marLeft w:val="0"/>
      <w:marRight w:val="0"/>
      <w:marTop w:val="0"/>
      <w:marBottom w:val="0"/>
      <w:divBdr>
        <w:top w:val="none" w:sz="0" w:space="0" w:color="auto"/>
        <w:left w:val="none" w:sz="0" w:space="0" w:color="auto"/>
        <w:bottom w:val="none" w:sz="0" w:space="0" w:color="auto"/>
        <w:right w:val="none" w:sz="0" w:space="0" w:color="auto"/>
      </w:divBdr>
    </w:div>
    <w:div w:id="791291911">
      <w:bodyDiv w:val="1"/>
      <w:marLeft w:val="0"/>
      <w:marRight w:val="0"/>
      <w:marTop w:val="0"/>
      <w:marBottom w:val="0"/>
      <w:divBdr>
        <w:top w:val="none" w:sz="0" w:space="0" w:color="auto"/>
        <w:left w:val="none" w:sz="0" w:space="0" w:color="auto"/>
        <w:bottom w:val="none" w:sz="0" w:space="0" w:color="auto"/>
        <w:right w:val="none" w:sz="0" w:space="0" w:color="auto"/>
      </w:divBdr>
    </w:div>
    <w:div w:id="797336952">
      <w:bodyDiv w:val="1"/>
      <w:marLeft w:val="0"/>
      <w:marRight w:val="0"/>
      <w:marTop w:val="0"/>
      <w:marBottom w:val="0"/>
      <w:divBdr>
        <w:top w:val="none" w:sz="0" w:space="0" w:color="auto"/>
        <w:left w:val="none" w:sz="0" w:space="0" w:color="auto"/>
        <w:bottom w:val="none" w:sz="0" w:space="0" w:color="auto"/>
        <w:right w:val="none" w:sz="0" w:space="0" w:color="auto"/>
      </w:divBdr>
    </w:div>
    <w:div w:id="811868844">
      <w:bodyDiv w:val="1"/>
      <w:marLeft w:val="0"/>
      <w:marRight w:val="0"/>
      <w:marTop w:val="0"/>
      <w:marBottom w:val="0"/>
      <w:divBdr>
        <w:top w:val="none" w:sz="0" w:space="0" w:color="auto"/>
        <w:left w:val="none" w:sz="0" w:space="0" w:color="auto"/>
        <w:bottom w:val="none" w:sz="0" w:space="0" w:color="auto"/>
        <w:right w:val="none" w:sz="0" w:space="0" w:color="auto"/>
      </w:divBdr>
    </w:div>
    <w:div w:id="815948270">
      <w:bodyDiv w:val="1"/>
      <w:marLeft w:val="0"/>
      <w:marRight w:val="0"/>
      <w:marTop w:val="0"/>
      <w:marBottom w:val="0"/>
      <w:divBdr>
        <w:top w:val="none" w:sz="0" w:space="0" w:color="auto"/>
        <w:left w:val="none" w:sz="0" w:space="0" w:color="auto"/>
        <w:bottom w:val="none" w:sz="0" w:space="0" w:color="auto"/>
        <w:right w:val="none" w:sz="0" w:space="0" w:color="auto"/>
      </w:divBdr>
    </w:div>
    <w:div w:id="817185558">
      <w:bodyDiv w:val="1"/>
      <w:marLeft w:val="0"/>
      <w:marRight w:val="0"/>
      <w:marTop w:val="0"/>
      <w:marBottom w:val="0"/>
      <w:divBdr>
        <w:top w:val="none" w:sz="0" w:space="0" w:color="auto"/>
        <w:left w:val="none" w:sz="0" w:space="0" w:color="auto"/>
        <w:bottom w:val="none" w:sz="0" w:space="0" w:color="auto"/>
        <w:right w:val="none" w:sz="0" w:space="0" w:color="auto"/>
      </w:divBdr>
    </w:div>
    <w:div w:id="829641994">
      <w:bodyDiv w:val="1"/>
      <w:marLeft w:val="0"/>
      <w:marRight w:val="0"/>
      <w:marTop w:val="0"/>
      <w:marBottom w:val="0"/>
      <w:divBdr>
        <w:top w:val="none" w:sz="0" w:space="0" w:color="auto"/>
        <w:left w:val="none" w:sz="0" w:space="0" w:color="auto"/>
        <w:bottom w:val="none" w:sz="0" w:space="0" w:color="auto"/>
        <w:right w:val="none" w:sz="0" w:space="0" w:color="auto"/>
      </w:divBdr>
      <w:divsChild>
        <w:div w:id="1014847005">
          <w:marLeft w:val="0"/>
          <w:marRight w:val="0"/>
          <w:marTop w:val="0"/>
          <w:marBottom w:val="0"/>
          <w:divBdr>
            <w:top w:val="none" w:sz="0" w:space="0" w:color="auto"/>
            <w:left w:val="none" w:sz="0" w:space="0" w:color="auto"/>
            <w:bottom w:val="none" w:sz="0" w:space="0" w:color="auto"/>
            <w:right w:val="none" w:sz="0" w:space="0" w:color="auto"/>
          </w:divBdr>
          <w:divsChild>
            <w:div w:id="131972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66436">
      <w:bodyDiv w:val="1"/>
      <w:marLeft w:val="0"/>
      <w:marRight w:val="0"/>
      <w:marTop w:val="0"/>
      <w:marBottom w:val="0"/>
      <w:divBdr>
        <w:top w:val="none" w:sz="0" w:space="0" w:color="auto"/>
        <w:left w:val="none" w:sz="0" w:space="0" w:color="auto"/>
        <w:bottom w:val="none" w:sz="0" w:space="0" w:color="auto"/>
        <w:right w:val="none" w:sz="0" w:space="0" w:color="auto"/>
      </w:divBdr>
    </w:div>
    <w:div w:id="843710808">
      <w:bodyDiv w:val="1"/>
      <w:marLeft w:val="0"/>
      <w:marRight w:val="0"/>
      <w:marTop w:val="0"/>
      <w:marBottom w:val="0"/>
      <w:divBdr>
        <w:top w:val="none" w:sz="0" w:space="0" w:color="auto"/>
        <w:left w:val="none" w:sz="0" w:space="0" w:color="auto"/>
        <w:bottom w:val="none" w:sz="0" w:space="0" w:color="auto"/>
        <w:right w:val="none" w:sz="0" w:space="0" w:color="auto"/>
      </w:divBdr>
    </w:div>
    <w:div w:id="847519207">
      <w:bodyDiv w:val="1"/>
      <w:marLeft w:val="0"/>
      <w:marRight w:val="0"/>
      <w:marTop w:val="0"/>
      <w:marBottom w:val="0"/>
      <w:divBdr>
        <w:top w:val="none" w:sz="0" w:space="0" w:color="auto"/>
        <w:left w:val="none" w:sz="0" w:space="0" w:color="auto"/>
        <w:bottom w:val="none" w:sz="0" w:space="0" w:color="auto"/>
        <w:right w:val="none" w:sz="0" w:space="0" w:color="auto"/>
      </w:divBdr>
    </w:div>
    <w:div w:id="851186672">
      <w:bodyDiv w:val="1"/>
      <w:marLeft w:val="0"/>
      <w:marRight w:val="0"/>
      <w:marTop w:val="0"/>
      <w:marBottom w:val="0"/>
      <w:divBdr>
        <w:top w:val="none" w:sz="0" w:space="0" w:color="auto"/>
        <w:left w:val="none" w:sz="0" w:space="0" w:color="auto"/>
        <w:bottom w:val="none" w:sz="0" w:space="0" w:color="auto"/>
        <w:right w:val="none" w:sz="0" w:space="0" w:color="auto"/>
      </w:divBdr>
    </w:div>
    <w:div w:id="868034280">
      <w:bodyDiv w:val="1"/>
      <w:marLeft w:val="0"/>
      <w:marRight w:val="0"/>
      <w:marTop w:val="0"/>
      <w:marBottom w:val="0"/>
      <w:divBdr>
        <w:top w:val="none" w:sz="0" w:space="0" w:color="auto"/>
        <w:left w:val="none" w:sz="0" w:space="0" w:color="auto"/>
        <w:bottom w:val="none" w:sz="0" w:space="0" w:color="auto"/>
        <w:right w:val="none" w:sz="0" w:space="0" w:color="auto"/>
      </w:divBdr>
      <w:divsChild>
        <w:div w:id="9576289">
          <w:marLeft w:val="0"/>
          <w:marRight w:val="0"/>
          <w:marTop w:val="0"/>
          <w:marBottom w:val="0"/>
          <w:divBdr>
            <w:top w:val="none" w:sz="0" w:space="0" w:color="auto"/>
            <w:left w:val="none" w:sz="0" w:space="0" w:color="auto"/>
            <w:bottom w:val="none" w:sz="0" w:space="0" w:color="auto"/>
            <w:right w:val="none" w:sz="0" w:space="0" w:color="auto"/>
          </w:divBdr>
          <w:divsChild>
            <w:div w:id="38089044">
              <w:marLeft w:val="0"/>
              <w:marRight w:val="0"/>
              <w:marTop w:val="0"/>
              <w:marBottom w:val="0"/>
              <w:divBdr>
                <w:top w:val="none" w:sz="0" w:space="0" w:color="auto"/>
                <w:left w:val="none" w:sz="0" w:space="0" w:color="auto"/>
                <w:bottom w:val="none" w:sz="0" w:space="0" w:color="auto"/>
                <w:right w:val="none" w:sz="0" w:space="0" w:color="auto"/>
              </w:divBdr>
              <w:divsChild>
                <w:div w:id="400299653">
                  <w:marLeft w:val="0"/>
                  <w:marRight w:val="0"/>
                  <w:marTop w:val="0"/>
                  <w:marBottom w:val="0"/>
                  <w:divBdr>
                    <w:top w:val="none" w:sz="0" w:space="0" w:color="auto"/>
                    <w:left w:val="none" w:sz="0" w:space="0" w:color="auto"/>
                    <w:bottom w:val="none" w:sz="0" w:space="0" w:color="auto"/>
                    <w:right w:val="none" w:sz="0" w:space="0" w:color="auto"/>
                  </w:divBdr>
                  <w:divsChild>
                    <w:div w:id="10602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19402">
          <w:marLeft w:val="0"/>
          <w:marRight w:val="0"/>
          <w:marTop w:val="0"/>
          <w:marBottom w:val="0"/>
          <w:divBdr>
            <w:top w:val="none" w:sz="0" w:space="0" w:color="auto"/>
            <w:left w:val="none" w:sz="0" w:space="0" w:color="auto"/>
            <w:bottom w:val="none" w:sz="0" w:space="0" w:color="auto"/>
            <w:right w:val="none" w:sz="0" w:space="0" w:color="auto"/>
          </w:divBdr>
          <w:divsChild>
            <w:div w:id="196478366">
              <w:marLeft w:val="0"/>
              <w:marRight w:val="0"/>
              <w:marTop w:val="0"/>
              <w:marBottom w:val="0"/>
              <w:divBdr>
                <w:top w:val="none" w:sz="0" w:space="0" w:color="auto"/>
                <w:left w:val="none" w:sz="0" w:space="0" w:color="auto"/>
                <w:bottom w:val="none" w:sz="0" w:space="0" w:color="auto"/>
                <w:right w:val="none" w:sz="0" w:space="0" w:color="auto"/>
              </w:divBdr>
              <w:divsChild>
                <w:div w:id="1857961638">
                  <w:marLeft w:val="0"/>
                  <w:marRight w:val="0"/>
                  <w:marTop w:val="0"/>
                  <w:marBottom w:val="0"/>
                  <w:divBdr>
                    <w:top w:val="none" w:sz="0" w:space="0" w:color="auto"/>
                    <w:left w:val="none" w:sz="0" w:space="0" w:color="auto"/>
                    <w:bottom w:val="none" w:sz="0" w:space="0" w:color="auto"/>
                    <w:right w:val="none" w:sz="0" w:space="0" w:color="auto"/>
                  </w:divBdr>
                  <w:divsChild>
                    <w:div w:id="152662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399972">
      <w:bodyDiv w:val="1"/>
      <w:marLeft w:val="0"/>
      <w:marRight w:val="0"/>
      <w:marTop w:val="0"/>
      <w:marBottom w:val="0"/>
      <w:divBdr>
        <w:top w:val="none" w:sz="0" w:space="0" w:color="auto"/>
        <w:left w:val="none" w:sz="0" w:space="0" w:color="auto"/>
        <w:bottom w:val="none" w:sz="0" w:space="0" w:color="auto"/>
        <w:right w:val="none" w:sz="0" w:space="0" w:color="auto"/>
      </w:divBdr>
    </w:div>
    <w:div w:id="878005491">
      <w:bodyDiv w:val="1"/>
      <w:marLeft w:val="0"/>
      <w:marRight w:val="0"/>
      <w:marTop w:val="0"/>
      <w:marBottom w:val="0"/>
      <w:divBdr>
        <w:top w:val="none" w:sz="0" w:space="0" w:color="auto"/>
        <w:left w:val="none" w:sz="0" w:space="0" w:color="auto"/>
        <w:bottom w:val="none" w:sz="0" w:space="0" w:color="auto"/>
        <w:right w:val="none" w:sz="0" w:space="0" w:color="auto"/>
      </w:divBdr>
    </w:div>
    <w:div w:id="878974517">
      <w:bodyDiv w:val="1"/>
      <w:marLeft w:val="0"/>
      <w:marRight w:val="0"/>
      <w:marTop w:val="0"/>
      <w:marBottom w:val="0"/>
      <w:divBdr>
        <w:top w:val="none" w:sz="0" w:space="0" w:color="auto"/>
        <w:left w:val="none" w:sz="0" w:space="0" w:color="auto"/>
        <w:bottom w:val="none" w:sz="0" w:space="0" w:color="auto"/>
        <w:right w:val="none" w:sz="0" w:space="0" w:color="auto"/>
      </w:divBdr>
    </w:div>
    <w:div w:id="886722642">
      <w:bodyDiv w:val="1"/>
      <w:marLeft w:val="0"/>
      <w:marRight w:val="0"/>
      <w:marTop w:val="0"/>
      <w:marBottom w:val="0"/>
      <w:divBdr>
        <w:top w:val="none" w:sz="0" w:space="0" w:color="auto"/>
        <w:left w:val="none" w:sz="0" w:space="0" w:color="auto"/>
        <w:bottom w:val="none" w:sz="0" w:space="0" w:color="auto"/>
        <w:right w:val="none" w:sz="0" w:space="0" w:color="auto"/>
      </w:divBdr>
    </w:div>
    <w:div w:id="906456761">
      <w:bodyDiv w:val="1"/>
      <w:marLeft w:val="0"/>
      <w:marRight w:val="0"/>
      <w:marTop w:val="0"/>
      <w:marBottom w:val="0"/>
      <w:divBdr>
        <w:top w:val="none" w:sz="0" w:space="0" w:color="auto"/>
        <w:left w:val="none" w:sz="0" w:space="0" w:color="auto"/>
        <w:bottom w:val="none" w:sz="0" w:space="0" w:color="auto"/>
        <w:right w:val="none" w:sz="0" w:space="0" w:color="auto"/>
      </w:divBdr>
    </w:div>
    <w:div w:id="925647590">
      <w:bodyDiv w:val="1"/>
      <w:marLeft w:val="0"/>
      <w:marRight w:val="0"/>
      <w:marTop w:val="0"/>
      <w:marBottom w:val="0"/>
      <w:divBdr>
        <w:top w:val="none" w:sz="0" w:space="0" w:color="auto"/>
        <w:left w:val="none" w:sz="0" w:space="0" w:color="auto"/>
        <w:bottom w:val="none" w:sz="0" w:space="0" w:color="auto"/>
        <w:right w:val="none" w:sz="0" w:space="0" w:color="auto"/>
      </w:divBdr>
      <w:divsChild>
        <w:div w:id="752044709">
          <w:marLeft w:val="0"/>
          <w:marRight w:val="0"/>
          <w:marTop w:val="0"/>
          <w:marBottom w:val="0"/>
          <w:divBdr>
            <w:top w:val="none" w:sz="0" w:space="0" w:color="auto"/>
            <w:left w:val="none" w:sz="0" w:space="0" w:color="auto"/>
            <w:bottom w:val="none" w:sz="0" w:space="0" w:color="auto"/>
            <w:right w:val="none" w:sz="0" w:space="0" w:color="auto"/>
          </w:divBdr>
          <w:divsChild>
            <w:div w:id="5380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742803">
      <w:bodyDiv w:val="1"/>
      <w:marLeft w:val="0"/>
      <w:marRight w:val="0"/>
      <w:marTop w:val="0"/>
      <w:marBottom w:val="0"/>
      <w:divBdr>
        <w:top w:val="none" w:sz="0" w:space="0" w:color="auto"/>
        <w:left w:val="none" w:sz="0" w:space="0" w:color="auto"/>
        <w:bottom w:val="none" w:sz="0" w:space="0" w:color="auto"/>
        <w:right w:val="none" w:sz="0" w:space="0" w:color="auto"/>
      </w:divBdr>
    </w:div>
    <w:div w:id="934094768">
      <w:bodyDiv w:val="1"/>
      <w:marLeft w:val="0"/>
      <w:marRight w:val="0"/>
      <w:marTop w:val="0"/>
      <w:marBottom w:val="0"/>
      <w:divBdr>
        <w:top w:val="none" w:sz="0" w:space="0" w:color="auto"/>
        <w:left w:val="none" w:sz="0" w:space="0" w:color="auto"/>
        <w:bottom w:val="none" w:sz="0" w:space="0" w:color="auto"/>
        <w:right w:val="none" w:sz="0" w:space="0" w:color="auto"/>
      </w:divBdr>
    </w:div>
    <w:div w:id="938803629">
      <w:bodyDiv w:val="1"/>
      <w:marLeft w:val="0"/>
      <w:marRight w:val="0"/>
      <w:marTop w:val="0"/>
      <w:marBottom w:val="0"/>
      <w:divBdr>
        <w:top w:val="none" w:sz="0" w:space="0" w:color="auto"/>
        <w:left w:val="none" w:sz="0" w:space="0" w:color="auto"/>
        <w:bottom w:val="none" w:sz="0" w:space="0" w:color="auto"/>
        <w:right w:val="none" w:sz="0" w:space="0" w:color="auto"/>
      </w:divBdr>
    </w:div>
    <w:div w:id="943423266">
      <w:bodyDiv w:val="1"/>
      <w:marLeft w:val="0"/>
      <w:marRight w:val="0"/>
      <w:marTop w:val="0"/>
      <w:marBottom w:val="0"/>
      <w:divBdr>
        <w:top w:val="none" w:sz="0" w:space="0" w:color="auto"/>
        <w:left w:val="none" w:sz="0" w:space="0" w:color="auto"/>
        <w:bottom w:val="none" w:sz="0" w:space="0" w:color="auto"/>
        <w:right w:val="none" w:sz="0" w:space="0" w:color="auto"/>
      </w:divBdr>
      <w:divsChild>
        <w:div w:id="799808011">
          <w:marLeft w:val="0"/>
          <w:marRight w:val="0"/>
          <w:marTop w:val="0"/>
          <w:marBottom w:val="0"/>
          <w:divBdr>
            <w:top w:val="none" w:sz="0" w:space="0" w:color="auto"/>
            <w:left w:val="none" w:sz="0" w:space="0" w:color="auto"/>
            <w:bottom w:val="none" w:sz="0" w:space="0" w:color="auto"/>
            <w:right w:val="none" w:sz="0" w:space="0" w:color="auto"/>
          </w:divBdr>
        </w:div>
      </w:divsChild>
    </w:div>
    <w:div w:id="943612369">
      <w:bodyDiv w:val="1"/>
      <w:marLeft w:val="0"/>
      <w:marRight w:val="0"/>
      <w:marTop w:val="0"/>
      <w:marBottom w:val="0"/>
      <w:divBdr>
        <w:top w:val="none" w:sz="0" w:space="0" w:color="auto"/>
        <w:left w:val="none" w:sz="0" w:space="0" w:color="auto"/>
        <w:bottom w:val="none" w:sz="0" w:space="0" w:color="auto"/>
        <w:right w:val="none" w:sz="0" w:space="0" w:color="auto"/>
      </w:divBdr>
    </w:div>
    <w:div w:id="988678131">
      <w:bodyDiv w:val="1"/>
      <w:marLeft w:val="0"/>
      <w:marRight w:val="0"/>
      <w:marTop w:val="0"/>
      <w:marBottom w:val="0"/>
      <w:divBdr>
        <w:top w:val="none" w:sz="0" w:space="0" w:color="auto"/>
        <w:left w:val="none" w:sz="0" w:space="0" w:color="auto"/>
        <w:bottom w:val="none" w:sz="0" w:space="0" w:color="auto"/>
        <w:right w:val="none" w:sz="0" w:space="0" w:color="auto"/>
      </w:divBdr>
    </w:div>
    <w:div w:id="989016670">
      <w:bodyDiv w:val="1"/>
      <w:marLeft w:val="0"/>
      <w:marRight w:val="0"/>
      <w:marTop w:val="0"/>
      <w:marBottom w:val="0"/>
      <w:divBdr>
        <w:top w:val="none" w:sz="0" w:space="0" w:color="auto"/>
        <w:left w:val="none" w:sz="0" w:space="0" w:color="auto"/>
        <w:bottom w:val="none" w:sz="0" w:space="0" w:color="auto"/>
        <w:right w:val="none" w:sz="0" w:space="0" w:color="auto"/>
      </w:divBdr>
    </w:div>
    <w:div w:id="1010110520">
      <w:bodyDiv w:val="1"/>
      <w:marLeft w:val="0"/>
      <w:marRight w:val="0"/>
      <w:marTop w:val="0"/>
      <w:marBottom w:val="0"/>
      <w:divBdr>
        <w:top w:val="none" w:sz="0" w:space="0" w:color="auto"/>
        <w:left w:val="none" w:sz="0" w:space="0" w:color="auto"/>
        <w:bottom w:val="none" w:sz="0" w:space="0" w:color="auto"/>
        <w:right w:val="none" w:sz="0" w:space="0" w:color="auto"/>
      </w:divBdr>
    </w:div>
    <w:div w:id="1021198799">
      <w:bodyDiv w:val="1"/>
      <w:marLeft w:val="0"/>
      <w:marRight w:val="0"/>
      <w:marTop w:val="0"/>
      <w:marBottom w:val="0"/>
      <w:divBdr>
        <w:top w:val="none" w:sz="0" w:space="0" w:color="auto"/>
        <w:left w:val="none" w:sz="0" w:space="0" w:color="auto"/>
        <w:bottom w:val="none" w:sz="0" w:space="0" w:color="auto"/>
        <w:right w:val="none" w:sz="0" w:space="0" w:color="auto"/>
      </w:divBdr>
    </w:div>
    <w:div w:id="1024940260">
      <w:bodyDiv w:val="1"/>
      <w:marLeft w:val="0"/>
      <w:marRight w:val="0"/>
      <w:marTop w:val="0"/>
      <w:marBottom w:val="0"/>
      <w:divBdr>
        <w:top w:val="none" w:sz="0" w:space="0" w:color="auto"/>
        <w:left w:val="none" w:sz="0" w:space="0" w:color="auto"/>
        <w:bottom w:val="none" w:sz="0" w:space="0" w:color="auto"/>
        <w:right w:val="none" w:sz="0" w:space="0" w:color="auto"/>
      </w:divBdr>
    </w:div>
    <w:div w:id="1025250899">
      <w:bodyDiv w:val="1"/>
      <w:marLeft w:val="0"/>
      <w:marRight w:val="0"/>
      <w:marTop w:val="0"/>
      <w:marBottom w:val="0"/>
      <w:divBdr>
        <w:top w:val="none" w:sz="0" w:space="0" w:color="auto"/>
        <w:left w:val="none" w:sz="0" w:space="0" w:color="auto"/>
        <w:bottom w:val="none" w:sz="0" w:space="0" w:color="auto"/>
        <w:right w:val="none" w:sz="0" w:space="0" w:color="auto"/>
      </w:divBdr>
    </w:div>
    <w:div w:id="1030376429">
      <w:bodyDiv w:val="1"/>
      <w:marLeft w:val="0"/>
      <w:marRight w:val="0"/>
      <w:marTop w:val="0"/>
      <w:marBottom w:val="0"/>
      <w:divBdr>
        <w:top w:val="none" w:sz="0" w:space="0" w:color="auto"/>
        <w:left w:val="none" w:sz="0" w:space="0" w:color="auto"/>
        <w:bottom w:val="none" w:sz="0" w:space="0" w:color="auto"/>
        <w:right w:val="none" w:sz="0" w:space="0" w:color="auto"/>
      </w:divBdr>
    </w:div>
    <w:div w:id="1040326813">
      <w:bodyDiv w:val="1"/>
      <w:marLeft w:val="0"/>
      <w:marRight w:val="0"/>
      <w:marTop w:val="0"/>
      <w:marBottom w:val="0"/>
      <w:divBdr>
        <w:top w:val="none" w:sz="0" w:space="0" w:color="auto"/>
        <w:left w:val="none" w:sz="0" w:space="0" w:color="auto"/>
        <w:bottom w:val="none" w:sz="0" w:space="0" w:color="auto"/>
        <w:right w:val="none" w:sz="0" w:space="0" w:color="auto"/>
      </w:divBdr>
    </w:div>
    <w:div w:id="1045327257">
      <w:bodyDiv w:val="1"/>
      <w:marLeft w:val="0"/>
      <w:marRight w:val="0"/>
      <w:marTop w:val="0"/>
      <w:marBottom w:val="0"/>
      <w:divBdr>
        <w:top w:val="none" w:sz="0" w:space="0" w:color="auto"/>
        <w:left w:val="none" w:sz="0" w:space="0" w:color="auto"/>
        <w:bottom w:val="none" w:sz="0" w:space="0" w:color="auto"/>
        <w:right w:val="none" w:sz="0" w:space="0" w:color="auto"/>
      </w:divBdr>
      <w:divsChild>
        <w:div w:id="1333484318">
          <w:marLeft w:val="0"/>
          <w:marRight w:val="0"/>
          <w:marTop w:val="0"/>
          <w:marBottom w:val="0"/>
          <w:divBdr>
            <w:top w:val="none" w:sz="0" w:space="0" w:color="auto"/>
            <w:left w:val="none" w:sz="0" w:space="0" w:color="auto"/>
            <w:bottom w:val="none" w:sz="0" w:space="0" w:color="auto"/>
            <w:right w:val="none" w:sz="0" w:space="0" w:color="auto"/>
          </w:divBdr>
        </w:div>
      </w:divsChild>
    </w:div>
    <w:div w:id="1053508093">
      <w:bodyDiv w:val="1"/>
      <w:marLeft w:val="0"/>
      <w:marRight w:val="0"/>
      <w:marTop w:val="0"/>
      <w:marBottom w:val="0"/>
      <w:divBdr>
        <w:top w:val="none" w:sz="0" w:space="0" w:color="auto"/>
        <w:left w:val="none" w:sz="0" w:space="0" w:color="auto"/>
        <w:bottom w:val="none" w:sz="0" w:space="0" w:color="auto"/>
        <w:right w:val="none" w:sz="0" w:space="0" w:color="auto"/>
      </w:divBdr>
    </w:div>
    <w:div w:id="1060907398">
      <w:bodyDiv w:val="1"/>
      <w:marLeft w:val="0"/>
      <w:marRight w:val="0"/>
      <w:marTop w:val="0"/>
      <w:marBottom w:val="0"/>
      <w:divBdr>
        <w:top w:val="none" w:sz="0" w:space="0" w:color="auto"/>
        <w:left w:val="none" w:sz="0" w:space="0" w:color="auto"/>
        <w:bottom w:val="none" w:sz="0" w:space="0" w:color="auto"/>
        <w:right w:val="none" w:sz="0" w:space="0" w:color="auto"/>
      </w:divBdr>
    </w:div>
    <w:div w:id="1062632341">
      <w:bodyDiv w:val="1"/>
      <w:marLeft w:val="0"/>
      <w:marRight w:val="0"/>
      <w:marTop w:val="0"/>
      <w:marBottom w:val="0"/>
      <w:divBdr>
        <w:top w:val="none" w:sz="0" w:space="0" w:color="auto"/>
        <w:left w:val="none" w:sz="0" w:space="0" w:color="auto"/>
        <w:bottom w:val="none" w:sz="0" w:space="0" w:color="auto"/>
        <w:right w:val="none" w:sz="0" w:space="0" w:color="auto"/>
      </w:divBdr>
    </w:div>
    <w:div w:id="1088229282">
      <w:bodyDiv w:val="1"/>
      <w:marLeft w:val="0"/>
      <w:marRight w:val="0"/>
      <w:marTop w:val="0"/>
      <w:marBottom w:val="0"/>
      <w:divBdr>
        <w:top w:val="none" w:sz="0" w:space="0" w:color="auto"/>
        <w:left w:val="none" w:sz="0" w:space="0" w:color="auto"/>
        <w:bottom w:val="none" w:sz="0" w:space="0" w:color="auto"/>
        <w:right w:val="none" w:sz="0" w:space="0" w:color="auto"/>
      </w:divBdr>
    </w:div>
    <w:div w:id="1116947123">
      <w:marLeft w:val="0"/>
      <w:marRight w:val="0"/>
      <w:marTop w:val="0"/>
      <w:marBottom w:val="0"/>
      <w:divBdr>
        <w:top w:val="none" w:sz="0" w:space="0" w:color="auto"/>
        <w:left w:val="none" w:sz="0" w:space="0" w:color="auto"/>
        <w:bottom w:val="none" w:sz="0" w:space="0" w:color="auto"/>
        <w:right w:val="none" w:sz="0" w:space="0" w:color="auto"/>
      </w:divBdr>
    </w:div>
    <w:div w:id="1118790577">
      <w:bodyDiv w:val="1"/>
      <w:marLeft w:val="0"/>
      <w:marRight w:val="0"/>
      <w:marTop w:val="0"/>
      <w:marBottom w:val="0"/>
      <w:divBdr>
        <w:top w:val="none" w:sz="0" w:space="0" w:color="auto"/>
        <w:left w:val="none" w:sz="0" w:space="0" w:color="auto"/>
        <w:bottom w:val="none" w:sz="0" w:space="0" w:color="auto"/>
        <w:right w:val="none" w:sz="0" w:space="0" w:color="auto"/>
      </w:divBdr>
    </w:div>
    <w:div w:id="1140850740">
      <w:bodyDiv w:val="1"/>
      <w:marLeft w:val="0"/>
      <w:marRight w:val="0"/>
      <w:marTop w:val="0"/>
      <w:marBottom w:val="0"/>
      <w:divBdr>
        <w:top w:val="none" w:sz="0" w:space="0" w:color="auto"/>
        <w:left w:val="none" w:sz="0" w:space="0" w:color="auto"/>
        <w:bottom w:val="none" w:sz="0" w:space="0" w:color="auto"/>
        <w:right w:val="none" w:sz="0" w:space="0" w:color="auto"/>
      </w:divBdr>
    </w:div>
    <w:div w:id="1145314947">
      <w:bodyDiv w:val="1"/>
      <w:marLeft w:val="0"/>
      <w:marRight w:val="0"/>
      <w:marTop w:val="0"/>
      <w:marBottom w:val="0"/>
      <w:divBdr>
        <w:top w:val="none" w:sz="0" w:space="0" w:color="auto"/>
        <w:left w:val="none" w:sz="0" w:space="0" w:color="auto"/>
        <w:bottom w:val="none" w:sz="0" w:space="0" w:color="auto"/>
        <w:right w:val="none" w:sz="0" w:space="0" w:color="auto"/>
      </w:divBdr>
    </w:div>
    <w:div w:id="1149977912">
      <w:bodyDiv w:val="1"/>
      <w:marLeft w:val="0"/>
      <w:marRight w:val="0"/>
      <w:marTop w:val="0"/>
      <w:marBottom w:val="0"/>
      <w:divBdr>
        <w:top w:val="none" w:sz="0" w:space="0" w:color="auto"/>
        <w:left w:val="none" w:sz="0" w:space="0" w:color="auto"/>
        <w:bottom w:val="none" w:sz="0" w:space="0" w:color="auto"/>
        <w:right w:val="none" w:sz="0" w:space="0" w:color="auto"/>
      </w:divBdr>
    </w:div>
    <w:div w:id="1157913961">
      <w:bodyDiv w:val="1"/>
      <w:marLeft w:val="0"/>
      <w:marRight w:val="0"/>
      <w:marTop w:val="0"/>
      <w:marBottom w:val="0"/>
      <w:divBdr>
        <w:top w:val="none" w:sz="0" w:space="0" w:color="auto"/>
        <w:left w:val="none" w:sz="0" w:space="0" w:color="auto"/>
        <w:bottom w:val="none" w:sz="0" w:space="0" w:color="auto"/>
        <w:right w:val="none" w:sz="0" w:space="0" w:color="auto"/>
      </w:divBdr>
    </w:div>
    <w:div w:id="1160273702">
      <w:bodyDiv w:val="1"/>
      <w:marLeft w:val="0"/>
      <w:marRight w:val="0"/>
      <w:marTop w:val="0"/>
      <w:marBottom w:val="0"/>
      <w:divBdr>
        <w:top w:val="none" w:sz="0" w:space="0" w:color="auto"/>
        <w:left w:val="none" w:sz="0" w:space="0" w:color="auto"/>
        <w:bottom w:val="none" w:sz="0" w:space="0" w:color="auto"/>
        <w:right w:val="none" w:sz="0" w:space="0" w:color="auto"/>
      </w:divBdr>
    </w:div>
    <w:div w:id="1166481941">
      <w:bodyDiv w:val="1"/>
      <w:marLeft w:val="0"/>
      <w:marRight w:val="0"/>
      <w:marTop w:val="0"/>
      <w:marBottom w:val="0"/>
      <w:divBdr>
        <w:top w:val="none" w:sz="0" w:space="0" w:color="auto"/>
        <w:left w:val="none" w:sz="0" w:space="0" w:color="auto"/>
        <w:bottom w:val="none" w:sz="0" w:space="0" w:color="auto"/>
        <w:right w:val="none" w:sz="0" w:space="0" w:color="auto"/>
      </w:divBdr>
    </w:div>
    <w:div w:id="1174298089">
      <w:bodyDiv w:val="1"/>
      <w:marLeft w:val="0"/>
      <w:marRight w:val="0"/>
      <w:marTop w:val="0"/>
      <w:marBottom w:val="0"/>
      <w:divBdr>
        <w:top w:val="none" w:sz="0" w:space="0" w:color="auto"/>
        <w:left w:val="none" w:sz="0" w:space="0" w:color="auto"/>
        <w:bottom w:val="none" w:sz="0" w:space="0" w:color="auto"/>
        <w:right w:val="none" w:sz="0" w:space="0" w:color="auto"/>
      </w:divBdr>
    </w:div>
    <w:div w:id="1196191634">
      <w:bodyDiv w:val="1"/>
      <w:marLeft w:val="0"/>
      <w:marRight w:val="0"/>
      <w:marTop w:val="0"/>
      <w:marBottom w:val="0"/>
      <w:divBdr>
        <w:top w:val="none" w:sz="0" w:space="0" w:color="auto"/>
        <w:left w:val="none" w:sz="0" w:space="0" w:color="auto"/>
        <w:bottom w:val="none" w:sz="0" w:space="0" w:color="auto"/>
        <w:right w:val="none" w:sz="0" w:space="0" w:color="auto"/>
      </w:divBdr>
    </w:div>
    <w:div w:id="1199586784">
      <w:bodyDiv w:val="1"/>
      <w:marLeft w:val="0"/>
      <w:marRight w:val="0"/>
      <w:marTop w:val="0"/>
      <w:marBottom w:val="0"/>
      <w:divBdr>
        <w:top w:val="none" w:sz="0" w:space="0" w:color="auto"/>
        <w:left w:val="none" w:sz="0" w:space="0" w:color="auto"/>
        <w:bottom w:val="none" w:sz="0" w:space="0" w:color="auto"/>
        <w:right w:val="none" w:sz="0" w:space="0" w:color="auto"/>
      </w:divBdr>
    </w:div>
    <w:div w:id="1218973581">
      <w:bodyDiv w:val="1"/>
      <w:marLeft w:val="0"/>
      <w:marRight w:val="0"/>
      <w:marTop w:val="0"/>
      <w:marBottom w:val="0"/>
      <w:divBdr>
        <w:top w:val="none" w:sz="0" w:space="0" w:color="auto"/>
        <w:left w:val="none" w:sz="0" w:space="0" w:color="auto"/>
        <w:bottom w:val="none" w:sz="0" w:space="0" w:color="auto"/>
        <w:right w:val="none" w:sz="0" w:space="0" w:color="auto"/>
      </w:divBdr>
    </w:div>
    <w:div w:id="1230071556">
      <w:bodyDiv w:val="1"/>
      <w:marLeft w:val="0"/>
      <w:marRight w:val="0"/>
      <w:marTop w:val="0"/>
      <w:marBottom w:val="0"/>
      <w:divBdr>
        <w:top w:val="none" w:sz="0" w:space="0" w:color="auto"/>
        <w:left w:val="none" w:sz="0" w:space="0" w:color="auto"/>
        <w:bottom w:val="none" w:sz="0" w:space="0" w:color="auto"/>
        <w:right w:val="none" w:sz="0" w:space="0" w:color="auto"/>
      </w:divBdr>
    </w:div>
    <w:div w:id="1233396209">
      <w:bodyDiv w:val="1"/>
      <w:marLeft w:val="0"/>
      <w:marRight w:val="0"/>
      <w:marTop w:val="0"/>
      <w:marBottom w:val="0"/>
      <w:divBdr>
        <w:top w:val="none" w:sz="0" w:space="0" w:color="auto"/>
        <w:left w:val="none" w:sz="0" w:space="0" w:color="auto"/>
        <w:bottom w:val="none" w:sz="0" w:space="0" w:color="auto"/>
        <w:right w:val="none" w:sz="0" w:space="0" w:color="auto"/>
      </w:divBdr>
    </w:div>
    <w:div w:id="1261376416">
      <w:bodyDiv w:val="1"/>
      <w:marLeft w:val="0"/>
      <w:marRight w:val="0"/>
      <w:marTop w:val="0"/>
      <w:marBottom w:val="0"/>
      <w:divBdr>
        <w:top w:val="none" w:sz="0" w:space="0" w:color="auto"/>
        <w:left w:val="none" w:sz="0" w:space="0" w:color="auto"/>
        <w:bottom w:val="none" w:sz="0" w:space="0" w:color="auto"/>
        <w:right w:val="none" w:sz="0" w:space="0" w:color="auto"/>
      </w:divBdr>
    </w:div>
    <w:div w:id="1286889833">
      <w:bodyDiv w:val="1"/>
      <w:marLeft w:val="0"/>
      <w:marRight w:val="0"/>
      <w:marTop w:val="0"/>
      <w:marBottom w:val="0"/>
      <w:divBdr>
        <w:top w:val="none" w:sz="0" w:space="0" w:color="auto"/>
        <w:left w:val="none" w:sz="0" w:space="0" w:color="auto"/>
        <w:bottom w:val="none" w:sz="0" w:space="0" w:color="auto"/>
        <w:right w:val="none" w:sz="0" w:space="0" w:color="auto"/>
      </w:divBdr>
    </w:div>
    <w:div w:id="1287739351">
      <w:bodyDiv w:val="1"/>
      <w:marLeft w:val="0"/>
      <w:marRight w:val="0"/>
      <w:marTop w:val="0"/>
      <w:marBottom w:val="0"/>
      <w:divBdr>
        <w:top w:val="none" w:sz="0" w:space="0" w:color="auto"/>
        <w:left w:val="none" w:sz="0" w:space="0" w:color="auto"/>
        <w:bottom w:val="none" w:sz="0" w:space="0" w:color="auto"/>
        <w:right w:val="none" w:sz="0" w:space="0" w:color="auto"/>
      </w:divBdr>
    </w:div>
    <w:div w:id="1314524873">
      <w:bodyDiv w:val="1"/>
      <w:marLeft w:val="0"/>
      <w:marRight w:val="0"/>
      <w:marTop w:val="0"/>
      <w:marBottom w:val="0"/>
      <w:divBdr>
        <w:top w:val="none" w:sz="0" w:space="0" w:color="auto"/>
        <w:left w:val="none" w:sz="0" w:space="0" w:color="auto"/>
        <w:bottom w:val="none" w:sz="0" w:space="0" w:color="auto"/>
        <w:right w:val="none" w:sz="0" w:space="0" w:color="auto"/>
      </w:divBdr>
    </w:div>
    <w:div w:id="1320039192">
      <w:bodyDiv w:val="1"/>
      <w:marLeft w:val="0"/>
      <w:marRight w:val="0"/>
      <w:marTop w:val="0"/>
      <w:marBottom w:val="0"/>
      <w:divBdr>
        <w:top w:val="none" w:sz="0" w:space="0" w:color="auto"/>
        <w:left w:val="none" w:sz="0" w:space="0" w:color="auto"/>
        <w:bottom w:val="none" w:sz="0" w:space="0" w:color="auto"/>
        <w:right w:val="none" w:sz="0" w:space="0" w:color="auto"/>
      </w:divBdr>
    </w:div>
    <w:div w:id="1328168410">
      <w:bodyDiv w:val="1"/>
      <w:marLeft w:val="0"/>
      <w:marRight w:val="0"/>
      <w:marTop w:val="0"/>
      <w:marBottom w:val="0"/>
      <w:divBdr>
        <w:top w:val="none" w:sz="0" w:space="0" w:color="auto"/>
        <w:left w:val="none" w:sz="0" w:space="0" w:color="auto"/>
        <w:bottom w:val="none" w:sz="0" w:space="0" w:color="auto"/>
        <w:right w:val="none" w:sz="0" w:space="0" w:color="auto"/>
      </w:divBdr>
    </w:div>
    <w:div w:id="1341852767">
      <w:bodyDiv w:val="1"/>
      <w:marLeft w:val="0"/>
      <w:marRight w:val="0"/>
      <w:marTop w:val="0"/>
      <w:marBottom w:val="0"/>
      <w:divBdr>
        <w:top w:val="none" w:sz="0" w:space="0" w:color="auto"/>
        <w:left w:val="none" w:sz="0" w:space="0" w:color="auto"/>
        <w:bottom w:val="none" w:sz="0" w:space="0" w:color="auto"/>
        <w:right w:val="none" w:sz="0" w:space="0" w:color="auto"/>
      </w:divBdr>
    </w:div>
    <w:div w:id="1356425765">
      <w:bodyDiv w:val="1"/>
      <w:marLeft w:val="0"/>
      <w:marRight w:val="0"/>
      <w:marTop w:val="0"/>
      <w:marBottom w:val="0"/>
      <w:divBdr>
        <w:top w:val="none" w:sz="0" w:space="0" w:color="auto"/>
        <w:left w:val="none" w:sz="0" w:space="0" w:color="auto"/>
        <w:bottom w:val="none" w:sz="0" w:space="0" w:color="auto"/>
        <w:right w:val="none" w:sz="0" w:space="0" w:color="auto"/>
      </w:divBdr>
    </w:div>
    <w:div w:id="1357462490">
      <w:bodyDiv w:val="1"/>
      <w:marLeft w:val="0"/>
      <w:marRight w:val="0"/>
      <w:marTop w:val="0"/>
      <w:marBottom w:val="0"/>
      <w:divBdr>
        <w:top w:val="none" w:sz="0" w:space="0" w:color="auto"/>
        <w:left w:val="none" w:sz="0" w:space="0" w:color="auto"/>
        <w:bottom w:val="none" w:sz="0" w:space="0" w:color="auto"/>
        <w:right w:val="none" w:sz="0" w:space="0" w:color="auto"/>
      </w:divBdr>
    </w:div>
    <w:div w:id="1364289117">
      <w:bodyDiv w:val="1"/>
      <w:marLeft w:val="0"/>
      <w:marRight w:val="0"/>
      <w:marTop w:val="0"/>
      <w:marBottom w:val="0"/>
      <w:divBdr>
        <w:top w:val="none" w:sz="0" w:space="0" w:color="auto"/>
        <w:left w:val="none" w:sz="0" w:space="0" w:color="auto"/>
        <w:bottom w:val="none" w:sz="0" w:space="0" w:color="auto"/>
        <w:right w:val="none" w:sz="0" w:space="0" w:color="auto"/>
      </w:divBdr>
    </w:div>
    <w:div w:id="1391807709">
      <w:bodyDiv w:val="1"/>
      <w:marLeft w:val="0"/>
      <w:marRight w:val="0"/>
      <w:marTop w:val="0"/>
      <w:marBottom w:val="0"/>
      <w:divBdr>
        <w:top w:val="none" w:sz="0" w:space="0" w:color="auto"/>
        <w:left w:val="none" w:sz="0" w:space="0" w:color="auto"/>
        <w:bottom w:val="none" w:sz="0" w:space="0" w:color="auto"/>
        <w:right w:val="none" w:sz="0" w:space="0" w:color="auto"/>
      </w:divBdr>
    </w:div>
    <w:div w:id="1399523750">
      <w:bodyDiv w:val="1"/>
      <w:marLeft w:val="0"/>
      <w:marRight w:val="0"/>
      <w:marTop w:val="0"/>
      <w:marBottom w:val="0"/>
      <w:divBdr>
        <w:top w:val="none" w:sz="0" w:space="0" w:color="auto"/>
        <w:left w:val="none" w:sz="0" w:space="0" w:color="auto"/>
        <w:bottom w:val="none" w:sz="0" w:space="0" w:color="auto"/>
        <w:right w:val="none" w:sz="0" w:space="0" w:color="auto"/>
      </w:divBdr>
    </w:div>
    <w:div w:id="1424689858">
      <w:bodyDiv w:val="1"/>
      <w:marLeft w:val="0"/>
      <w:marRight w:val="0"/>
      <w:marTop w:val="0"/>
      <w:marBottom w:val="0"/>
      <w:divBdr>
        <w:top w:val="none" w:sz="0" w:space="0" w:color="auto"/>
        <w:left w:val="none" w:sz="0" w:space="0" w:color="auto"/>
        <w:bottom w:val="none" w:sz="0" w:space="0" w:color="auto"/>
        <w:right w:val="none" w:sz="0" w:space="0" w:color="auto"/>
      </w:divBdr>
    </w:div>
    <w:div w:id="1437170528">
      <w:bodyDiv w:val="1"/>
      <w:marLeft w:val="0"/>
      <w:marRight w:val="0"/>
      <w:marTop w:val="0"/>
      <w:marBottom w:val="0"/>
      <w:divBdr>
        <w:top w:val="none" w:sz="0" w:space="0" w:color="auto"/>
        <w:left w:val="none" w:sz="0" w:space="0" w:color="auto"/>
        <w:bottom w:val="none" w:sz="0" w:space="0" w:color="auto"/>
        <w:right w:val="none" w:sz="0" w:space="0" w:color="auto"/>
      </w:divBdr>
    </w:div>
    <w:div w:id="1440102864">
      <w:bodyDiv w:val="1"/>
      <w:marLeft w:val="0"/>
      <w:marRight w:val="0"/>
      <w:marTop w:val="0"/>
      <w:marBottom w:val="0"/>
      <w:divBdr>
        <w:top w:val="none" w:sz="0" w:space="0" w:color="auto"/>
        <w:left w:val="none" w:sz="0" w:space="0" w:color="auto"/>
        <w:bottom w:val="none" w:sz="0" w:space="0" w:color="auto"/>
        <w:right w:val="none" w:sz="0" w:space="0" w:color="auto"/>
      </w:divBdr>
    </w:div>
    <w:div w:id="1482043507">
      <w:bodyDiv w:val="1"/>
      <w:marLeft w:val="0"/>
      <w:marRight w:val="0"/>
      <w:marTop w:val="0"/>
      <w:marBottom w:val="0"/>
      <w:divBdr>
        <w:top w:val="none" w:sz="0" w:space="0" w:color="auto"/>
        <w:left w:val="none" w:sz="0" w:space="0" w:color="auto"/>
        <w:bottom w:val="none" w:sz="0" w:space="0" w:color="auto"/>
        <w:right w:val="none" w:sz="0" w:space="0" w:color="auto"/>
      </w:divBdr>
    </w:div>
    <w:div w:id="1487043802">
      <w:bodyDiv w:val="1"/>
      <w:marLeft w:val="0"/>
      <w:marRight w:val="0"/>
      <w:marTop w:val="0"/>
      <w:marBottom w:val="0"/>
      <w:divBdr>
        <w:top w:val="none" w:sz="0" w:space="0" w:color="auto"/>
        <w:left w:val="none" w:sz="0" w:space="0" w:color="auto"/>
        <w:bottom w:val="none" w:sz="0" w:space="0" w:color="auto"/>
        <w:right w:val="none" w:sz="0" w:space="0" w:color="auto"/>
      </w:divBdr>
    </w:div>
    <w:div w:id="1487550405">
      <w:bodyDiv w:val="1"/>
      <w:marLeft w:val="0"/>
      <w:marRight w:val="0"/>
      <w:marTop w:val="0"/>
      <w:marBottom w:val="0"/>
      <w:divBdr>
        <w:top w:val="none" w:sz="0" w:space="0" w:color="auto"/>
        <w:left w:val="none" w:sz="0" w:space="0" w:color="auto"/>
        <w:bottom w:val="none" w:sz="0" w:space="0" w:color="auto"/>
        <w:right w:val="none" w:sz="0" w:space="0" w:color="auto"/>
      </w:divBdr>
    </w:div>
    <w:div w:id="1489395921">
      <w:bodyDiv w:val="1"/>
      <w:marLeft w:val="0"/>
      <w:marRight w:val="0"/>
      <w:marTop w:val="0"/>
      <w:marBottom w:val="0"/>
      <w:divBdr>
        <w:top w:val="none" w:sz="0" w:space="0" w:color="auto"/>
        <w:left w:val="none" w:sz="0" w:space="0" w:color="auto"/>
        <w:bottom w:val="none" w:sz="0" w:space="0" w:color="auto"/>
        <w:right w:val="none" w:sz="0" w:space="0" w:color="auto"/>
      </w:divBdr>
    </w:div>
    <w:div w:id="1495099281">
      <w:bodyDiv w:val="1"/>
      <w:marLeft w:val="0"/>
      <w:marRight w:val="0"/>
      <w:marTop w:val="0"/>
      <w:marBottom w:val="0"/>
      <w:divBdr>
        <w:top w:val="none" w:sz="0" w:space="0" w:color="auto"/>
        <w:left w:val="none" w:sz="0" w:space="0" w:color="auto"/>
        <w:bottom w:val="none" w:sz="0" w:space="0" w:color="auto"/>
        <w:right w:val="none" w:sz="0" w:space="0" w:color="auto"/>
      </w:divBdr>
    </w:div>
    <w:div w:id="1495879873">
      <w:bodyDiv w:val="1"/>
      <w:marLeft w:val="0"/>
      <w:marRight w:val="0"/>
      <w:marTop w:val="0"/>
      <w:marBottom w:val="0"/>
      <w:divBdr>
        <w:top w:val="none" w:sz="0" w:space="0" w:color="auto"/>
        <w:left w:val="none" w:sz="0" w:space="0" w:color="auto"/>
        <w:bottom w:val="none" w:sz="0" w:space="0" w:color="auto"/>
        <w:right w:val="none" w:sz="0" w:space="0" w:color="auto"/>
      </w:divBdr>
    </w:div>
    <w:div w:id="1500463791">
      <w:bodyDiv w:val="1"/>
      <w:marLeft w:val="0"/>
      <w:marRight w:val="0"/>
      <w:marTop w:val="0"/>
      <w:marBottom w:val="0"/>
      <w:divBdr>
        <w:top w:val="none" w:sz="0" w:space="0" w:color="auto"/>
        <w:left w:val="none" w:sz="0" w:space="0" w:color="auto"/>
        <w:bottom w:val="none" w:sz="0" w:space="0" w:color="auto"/>
        <w:right w:val="none" w:sz="0" w:space="0" w:color="auto"/>
      </w:divBdr>
    </w:div>
    <w:div w:id="1518540024">
      <w:bodyDiv w:val="1"/>
      <w:marLeft w:val="0"/>
      <w:marRight w:val="0"/>
      <w:marTop w:val="0"/>
      <w:marBottom w:val="0"/>
      <w:divBdr>
        <w:top w:val="none" w:sz="0" w:space="0" w:color="auto"/>
        <w:left w:val="none" w:sz="0" w:space="0" w:color="auto"/>
        <w:bottom w:val="none" w:sz="0" w:space="0" w:color="auto"/>
        <w:right w:val="none" w:sz="0" w:space="0" w:color="auto"/>
      </w:divBdr>
    </w:div>
    <w:div w:id="1520467062">
      <w:bodyDiv w:val="1"/>
      <w:marLeft w:val="0"/>
      <w:marRight w:val="0"/>
      <w:marTop w:val="0"/>
      <w:marBottom w:val="0"/>
      <w:divBdr>
        <w:top w:val="none" w:sz="0" w:space="0" w:color="auto"/>
        <w:left w:val="none" w:sz="0" w:space="0" w:color="auto"/>
        <w:bottom w:val="none" w:sz="0" w:space="0" w:color="auto"/>
        <w:right w:val="none" w:sz="0" w:space="0" w:color="auto"/>
      </w:divBdr>
    </w:div>
    <w:div w:id="1552688947">
      <w:bodyDiv w:val="1"/>
      <w:marLeft w:val="0"/>
      <w:marRight w:val="0"/>
      <w:marTop w:val="0"/>
      <w:marBottom w:val="0"/>
      <w:divBdr>
        <w:top w:val="none" w:sz="0" w:space="0" w:color="auto"/>
        <w:left w:val="none" w:sz="0" w:space="0" w:color="auto"/>
        <w:bottom w:val="none" w:sz="0" w:space="0" w:color="auto"/>
        <w:right w:val="none" w:sz="0" w:space="0" w:color="auto"/>
      </w:divBdr>
    </w:div>
    <w:div w:id="1555239893">
      <w:bodyDiv w:val="1"/>
      <w:marLeft w:val="0"/>
      <w:marRight w:val="0"/>
      <w:marTop w:val="0"/>
      <w:marBottom w:val="0"/>
      <w:divBdr>
        <w:top w:val="none" w:sz="0" w:space="0" w:color="auto"/>
        <w:left w:val="none" w:sz="0" w:space="0" w:color="auto"/>
        <w:bottom w:val="none" w:sz="0" w:space="0" w:color="auto"/>
        <w:right w:val="none" w:sz="0" w:space="0" w:color="auto"/>
      </w:divBdr>
    </w:div>
    <w:div w:id="1561594841">
      <w:bodyDiv w:val="1"/>
      <w:marLeft w:val="0"/>
      <w:marRight w:val="0"/>
      <w:marTop w:val="0"/>
      <w:marBottom w:val="0"/>
      <w:divBdr>
        <w:top w:val="none" w:sz="0" w:space="0" w:color="auto"/>
        <w:left w:val="none" w:sz="0" w:space="0" w:color="auto"/>
        <w:bottom w:val="none" w:sz="0" w:space="0" w:color="auto"/>
        <w:right w:val="none" w:sz="0" w:space="0" w:color="auto"/>
      </w:divBdr>
    </w:div>
    <w:div w:id="1561674182">
      <w:bodyDiv w:val="1"/>
      <w:marLeft w:val="0"/>
      <w:marRight w:val="0"/>
      <w:marTop w:val="0"/>
      <w:marBottom w:val="0"/>
      <w:divBdr>
        <w:top w:val="none" w:sz="0" w:space="0" w:color="auto"/>
        <w:left w:val="none" w:sz="0" w:space="0" w:color="auto"/>
        <w:bottom w:val="none" w:sz="0" w:space="0" w:color="auto"/>
        <w:right w:val="none" w:sz="0" w:space="0" w:color="auto"/>
      </w:divBdr>
    </w:div>
    <w:div w:id="1562903784">
      <w:bodyDiv w:val="1"/>
      <w:marLeft w:val="0"/>
      <w:marRight w:val="0"/>
      <w:marTop w:val="0"/>
      <w:marBottom w:val="0"/>
      <w:divBdr>
        <w:top w:val="none" w:sz="0" w:space="0" w:color="auto"/>
        <w:left w:val="none" w:sz="0" w:space="0" w:color="auto"/>
        <w:bottom w:val="none" w:sz="0" w:space="0" w:color="auto"/>
        <w:right w:val="none" w:sz="0" w:space="0" w:color="auto"/>
      </w:divBdr>
    </w:div>
    <w:div w:id="1573464409">
      <w:bodyDiv w:val="1"/>
      <w:marLeft w:val="0"/>
      <w:marRight w:val="0"/>
      <w:marTop w:val="0"/>
      <w:marBottom w:val="0"/>
      <w:divBdr>
        <w:top w:val="none" w:sz="0" w:space="0" w:color="auto"/>
        <w:left w:val="none" w:sz="0" w:space="0" w:color="auto"/>
        <w:bottom w:val="none" w:sz="0" w:space="0" w:color="auto"/>
        <w:right w:val="none" w:sz="0" w:space="0" w:color="auto"/>
      </w:divBdr>
    </w:div>
    <w:div w:id="1579169798">
      <w:bodyDiv w:val="1"/>
      <w:marLeft w:val="0"/>
      <w:marRight w:val="0"/>
      <w:marTop w:val="0"/>
      <w:marBottom w:val="0"/>
      <w:divBdr>
        <w:top w:val="none" w:sz="0" w:space="0" w:color="auto"/>
        <w:left w:val="none" w:sz="0" w:space="0" w:color="auto"/>
        <w:bottom w:val="none" w:sz="0" w:space="0" w:color="auto"/>
        <w:right w:val="none" w:sz="0" w:space="0" w:color="auto"/>
      </w:divBdr>
    </w:div>
    <w:div w:id="1584680176">
      <w:bodyDiv w:val="1"/>
      <w:marLeft w:val="0"/>
      <w:marRight w:val="0"/>
      <w:marTop w:val="0"/>
      <w:marBottom w:val="0"/>
      <w:divBdr>
        <w:top w:val="none" w:sz="0" w:space="0" w:color="auto"/>
        <w:left w:val="none" w:sz="0" w:space="0" w:color="auto"/>
        <w:bottom w:val="none" w:sz="0" w:space="0" w:color="auto"/>
        <w:right w:val="none" w:sz="0" w:space="0" w:color="auto"/>
      </w:divBdr>
    </w:div>
    <w:div w:id="1589652993">
      <w:bodyDiv w:val="1"/>
      <w:marLeft w:val="0"/>
      <w:marRight w:val="0"/>
      <w:marTop w:val="0"/>
      <w:marBottom w:val="0"/>
      <w:divBdr>
        <w:top w:val="none" w:sz="0" w:space="0" w:color="auto"/>
        <w:left w:val="none" w:sz="0" w:space="0" w:color="auto"/>
        <w:bottom w:val="none" w:sz="0" w:space="0" w:color="auto"/>
        <w:right w:val="none" w:sz="0" w:space="0" w:color="auto"/>
      </w:divBdr>
    </w:div>
    <w:div w:id="1592396756">
      <w:bodyDiv w:val="1"/>
      <w:marLeft w:val="0"/>
      <w:marRight w:val="0"/>
      <w:marTop w:val="0"/>
      <w:marBottom w:val="0"/>
      <w:divBdr>
        <w:top w:val="none" w:sz="0" w:space="0" w:color="auto"/>
        <w:left w:val="none" w:sz="0" w:space="0" w:color="auto"/>
        <w:bottom w:val="none" w:sz="0" w:space="0" w:color="auto"/>
        <w:right w:val="none" w:sz="0" w:space="0" w:color="auto"/>
      </w:divBdr>
    </w:div>
    <w:div w:id="1593658716">
      <w:bodyDiv w:val="1"/>
      <w:marLeft w:val="0"/>
      <w:marRight w:val="0"/>
      <w:marTop w:val="0"/>
      <w:marBottom w:val="0"/>
      <w:divBdr>
        <w:top w:val="none" w:sz="0" w:space="0" w:color="auto"/>
        <w:left w:val="none" w:sz="0" w:space="0" w:color="auto"/>
        <w:bottom w:val="none" w:sz="0" w:space="0" w:color="auto"/>
        <w:right w:val="none" w:sz="0" w:space="0" w:color="auto"/>
      </w:divBdr>
    </w:div>
    <w:div w:id="1595478287">
      <w:bodyDiv w:val="1"/>
      <w:marLeft w:val="0"/>
      <w:marRight w:val="0"/>
      <w:marTop w:val="0"/>
      <w:marBottom w:val="0"/>
      <w:divBdr>
        <w:top w:val="none" w:sz="0" w:space="0" w:color="auto"/>
        <w:left w:val="none" w:sz="0" w:space="0" w:color="auto"/>
        <w:bottom w:val="none" w:sz="0" w:space="0" w:color="auto"/>
        <w:right w:val="none" w:sz="0" w:space="0" w:color="auto"/>
      </w:divBdr>
    </w:div>
    <w:div w:id="1608731162">
      <w:bodyDiv w:val="1"/>
      <w:marLeft w:val="0"/>
      <w:marRight w:val="0"/>
      <w:marTop w:val="0"/>
      <w:marBottom w:val="0"/>
      <w:divBdr>
        <w:top w:val="none" w:sz="0" w:space="0" w:color="auto"/>
        <w:left w:val="none" w:sz="0" w:space="0" w:color="auto"/>
        <w:bottom w:val="none" w:sz="0" w:space="0" w:color="auto"/>
        <w:right w:val="none" w:sz="0" w:space="0" w:color="auto"/>
      </w:divBdr>
    </w:div>
    <w:div w:id="1616400933">
      <w:bodyDiv w:val="1"/>
      <w:marLeft w:val="0"/>
      <w:marRight w:val="0"/>
      <w:marTop w:val="0"/>
      <w:marBottom w:val="0"/>
      <w:divBdr>
        <w:top w:val="none" w:sz="0" w:space="0" w:color="auto"/>
        <w:left w:val="none" w:sz="0" w:space="0" w:color="auto"/>
        <w:bottom w:val="none" w:sz="0" w:space="0" w:color="auto"/>
        <w:right w:val="none" w:sz="0" w:space="0" w:color="auto"/>
      </w:divBdr>
    </w:div>
    <w:div w:id="1619025066">
      <w:bodyDiv w:val="1"/>
      <w:marLeft w:val="0"/>
      <w:marRight w:val="0"/>
      <w:marTop w:val="0"/>
      <w:marBottom w:val="0"/>
      <w:divBdr>
        <w:top w:val="none" w:sz="0" w:space="0" w:color="auto"/>
        <w:left w:val="none" w:sz="0" w:space="0" w:color="auto"/>
        <w:bottom w:val="none" w:sz="0" w:space="0" w:color="auto"/>
        <w:right w:val="none" w:sz="0" w:space="0" w:color="auto"/>
      </w:divBdr>
    </w:div>
    <w:div w:id="1627472326">
      <w:bodyDiv w:val="1"/>
      <w:marLeft w:val="0"/>
      <w:marRight w:val="0"/>
      <w:marTop w:val="0"/>
      <w:marBottom w:val="0"/>
      <w:divBdr>
        <w:top w:val="none" w:sz="0" w:space="0" w:color="auto"/>
        <w:left w:val="none" w:sz="0" w:space="0" w:color="auto"/>
        <w:bottom w:val="none" w:sz="0" w:space="0" w:color="auto"/>
        <w:right w:val="none" w:sz="0" w:space="0" w:color="auto"/>
      </w:divBdr>
    </w:div>
    <w:div w:id="1637949202">
      <w:bodyDiv w:val="1"/>
      <w:marLeft w:val="0"/>
      <w:marRight w:val="0"/>
      <w:marTop w:val="0"/>
      <w:marBottom w:val="0"/>
      <w:divBdr>
        <w:top w:val="none" w:sz="0" w:space="0" w:color="auto"/>
        <w:left w:val="none" w:sz="0" w:space="0" w:color="auto"/>
        <w:bottom w:val="none" w:sz="0" w:space="0" w:color="auto"/>
        <w:right w:val="none" w:sz="0" w:space="0" w:color="auto"/>
      </w:divBdr>
    </w:div>
    <w:div w:id="1660690383">
      <w:bodyDiv w:val="1"/>
      <w:marLeft w:val="0"/>
      <w:marRight w:val="0"/>
      <w:marTop w:val="0"/>
      <w:marBottom w:val="0"/>
      <w:divBdr>
        <w:top w:val="none" w:sz="0" w:space="0" w:color="auto"/>
        <w:left w:val="none" w:sz="0" w:space="0" w:color="auto"/>
        <w:bottom w:val="none" w:sz="0" w:space="0" w:color="auto"/>
        <w:right w:val="none" w:sz="0" w:space="0" w:color="auto"/>
      </w:divBdr>
    </w:div>
    <w:div w:id="1671642930">
      <w:bodyDiv w:val="1"/>
      <w:marLeft w:val="0"/>
      <w:marRight w:val="0"/>
      <w:marTop w:val="0"/>
      <w:marBottom w:val="0"/>
      <w:divBdr>
        <w:top w:val="none" w:sz="0" w:space="0" w:color="auto"/>
        <w:left w:val="none" w:sz="0" w:space="0" w:color="auto"/>
        <w:bottom w:val="none" w:sz="0" w:space="0" w:color="auto"/>
        <w:right w:val="none" w:sz="0" w:space="0" w:color="auto"/>
      </w:divBdr>
    </w:div>
    <w:div w:id="1678725657">
      <w:bodyDiv w:val="1"/>
      <w:marLeft w:val="0"/>
      <w:marRight w:val="0"/>
      <w:marTop w:val="0"/>
      <w:marBottom w:val="0"/>
      <w:divBdr>
        <w:top w:val="none" w:sz="0" w:space="0" w:color="auto"/>
        <w:left w:val="none" w:sz="0" w:space="0" w:color="auto"/>
        <w:bottom w:val="none" w:sz="0" w:space="0" w:color="auto"/>
        <w:right w:val="none" w:sz="0" w:space="0" w:color="auto"/>
      </w:divBdr>
    </w:div>
    <w:div w:id="1680236633">
      <w:bodyDiv w:val="1"/>
      <w:marLeft w:val="0"/>
      <w:marRight w:val="0"/>
      <w:marTop w:val="0"/>
      <w:marBottom w:val="0"/>
      <w:divBdr>
        <w:top w:val="none" w:sz="0" w:space="0" w:color="auto"/>
        <w:left w:val="none" w:sz="0" w:space="0" w:color="auto"/>
        <w:bottom w:val="none" w:sz="0" w:space="0" w:color="auto"/>
        <w:right w:val="none" w:sz="0" w:space="0" w:color="auto"/>
      </w:divBdr>
    </w:div>
    <w:div w:id="1739093515">
      <w:bodyDiv w:val="1"/>
      <w:marLeft w:val="0"/>
      <w:marRight w:val="0"/>
      <w:marTop w:val="0"/>
      <w:marBottom w:val="0"/>
      <w:divBdr>
        <w:top w:val="none" w:sz="0" w:space="0" w:color="auto"/>
        <w:left w:val="none" w:sz="0" w:space="0" w:color="auto"/>
        <w:bottom w:val="none" w:sz="0" w:space="0" w:color="auto"/>
        <w:right w:val="none" w:sz="0" w:space="0" w:color="auto"/>
      </w:divBdr>
    </w:div>
    <w:div w:id="1740400544">
      <w:bodyDiv w:val="1"/>
      <w:marLeft w:val="0"/>
      <w:marRight w:val="0"/>
      <w:marTop w:val="0"/>
      <w:marBottom w:val="0"/>
      <w:divBdr>
        <w:top w:val="none" w:sz="0" w:space="0" w:color="auto"/>
        <w:left w:val="none" w:sz="0" w:space="0" w:color="auto"/>
        <w:bottom w:val="none" w:sz="0" w:space="0" w:color="auto"/>
        <w:right w:val="none" w:sz="0" w:space="0" w:color="auto"/>
      </w:divBdr>
    </w:div>
    <w:div w:id="1757743414">
      <w:bodyDiv w:val="1"/>
      <w:marLeft w:val="0"/>
      <w:marRight w:val="0"/>
      <w:marTop w:val="0"/>
      <w:marBottom w:val="0"/>
      <w:divBdr>
        <w:top w:val="none" w:sz="0" w:space="0" w:color="auto"/>
        <w:left w:val="none" w:sz="0" w:space="0" w:color="auto"/>
        <w:bottom w:val="none" w:sz="0" w:space="0" w:color="auto"/>
        <w:right w:val="none" w:sz="0" w:space="0" w:color="auto"/>
      </w:divBdr>
    </w:div>
    <w:div w:id="1767843825">
      <w:bodyDiv w:val="1"/>
      <w:marLeft w:val="0"/>
      <w:marRight w:val="0"/>
      <w:marTop w:val="0"/>
      <w:marBottom w:val="0"/>
      <w:divBdr>
        <w:top w:val="none" w:sz="0" w:space="0" w:color="auto"/>
        <w:left w:val="none" w:sz="0" w:space="0" w:color="auto"/>
        <w:bottom w:val="none" w:sz="0" w:space="0" w:color="auto"/>
        <w:right w:val="none" w:sz="0" w:space="0" w:color="auto"/>
      </w:divBdr>
    </w:div>
    <w:div w:id="1778133543">
      <w:bodyDiv w:val="1"/>
      <w:marLeft w:val="0"/>
      <w:marRight w:val="0"/>
      <w:marTop w:val="0"/>
      <w:marBottom w:val="0"/>
      <w:divBdr>
        <w:top w:val="none" w:sz="0" w:space="0" w:color="auto"/>
        <w:left w:val="none" w:sz="0" w:space="0" w:color="auto"/>
        <w:bottom w:val="none" w:sz="0" w:space="0" w:color="auto"/>
        <w:right w:val="none" w:sz="0" w:space="0" w:color="auto"/>
      </w:divBdr>
    </w:div>
    <w:div w:id="1783570167">
      <w:bodyDiv w:val="1"/>
      <w:marLeft w:val="0"/>
      <w:marRight w:val="0"/>
      <w:marTop w:val="0"/>
      <w:marBottom w:val="0"/>
      <w:divBdr>
        <w:top w:val="none" w:sz="0" w:space="0" w:color="auto"/>
        <w:left w:val="none" w:sz="0" w:space="0" w:color="auto"/>
        <w:bottom w:val="none" w:sz="0" w:space="0" w:color="auto"/>
        <w:right w:val="none" w:sz="0" w:space="0" w:color="auto"/>
      </w:divBdr>
    </w:div>
    <w:div w:id="1787042264">
      <w:bodyDiv w:val="1"/>
      <w:marLeft w:val="0"/>
      <w:marRight w:val="0"/>
      <w:marTop w:val="0"/>
      <w:marBottom w:val="0"/>
      <w:divBdr>
        <w:top w:val="none" w:sz="0" w:space="0" w:color="auto"/>
        <w:left w:val="none" w:sz="0" w:space="0" w:color="auto"/>
        <w:bottom w:val="none" w:sz="0" w:space="0" w:color="auto"/>
        <w:right w:val="none" w:sz="0" w:space="0" w:color="auto"/>
      </w:divBdr>
    </w:div>
    <w:div w:id="1787919082">
      <w:bodyDiv w:val="1"/>
      <w:marLeft w:val="0"/>
      <w:marRight w:val="0"/>
      <w:marTop w:val="0"/>
      <w:marBottom w:val="0"/>
      <w:divBdr>
        <w:top w:val="none" w:sz="0" w:space="0" w:color="auto"/>
        <w:left w:val="none" w:sz="0" w:space="0" w:color="auto"/>
        <w:bottom w:val="none" w:sz="0" w:space="0" w:color="auto"/>
        <w:right w:val="none" w:sz="0" w:space="0" w:color="auto"/>
      </w:divBdr>
    </w:div>
    <w:div w:id="1794135165">
      <w:bodyDiv w:val="1"/>
      <w:marLeft w:val="0"/>
      <w:marRight w:val="0"/>
      <w:marTop w:val="0"/>
      <w:marBottom w:val="0"/>
      <w:divBdr>
        <w:top w:val="none" w:sz="0" w:space="0" w:color="auto"/>
        <w:left w:val="none" w:sz="0" w:space="0" w:color="auto"/>
        <w:bottom w:val="none" w:sz="0" w:space="0" w:color="auto"/>
        <w:right w:val="none" w:sz="0" w:space="0" w:color="auto"/>
      </w:divBdr>
    </w:div>
    <w:div w:id="1807964796">
      <w:bodyDiv w:val="1"/>
      <w:marLeft w:val="0"/>
      <w:marRight w:val="0"/>
      <w:marTop w:val="0"/>
      <w:marBottom w:val="0"/>
      <w:divBdr>
        <w:top w:val="none" w:sz="0" w:space="0" w:color="auto"/>
        <w:left w:val="none" w:sz="0" w:space="0" w:color="auto"/>
        <w:bottom w:val="none" w:sz="0" w:space="0" w:color="auto"/>
        <w:right w:val="none" w:sz="0" w:space="0" w:color="auto"/>
      </w:divBdr>
    </w:div>
    <w:div w:id="1810124256">
      <w:bodyDiv w:val="1"/>
      <w:marLeft w:val="0"/>
      <w:marRight w:val="0"/>
      <w:marTop w:val="0"/>
      <w:marBottom w:val="0"/>
      <w:divBdr>
        <w:top w:val="none" w:sz="0" w:space="0" w:color="auto"/>
        <w:left w:val="none" w:sz="0" w:space="0" w:color="auto"/>
        <w:bottom w:val="none" w:sz="0" w:space="0" w:color="auto"/>
        <w:right w:val="none" w:sz="0" w:space="0" w:color="auto"/>
      </w:divBdr>
      <w:divsChild>
        <w:div w:id="923034070">
          <w:marLeft w:val="0"/>
          <w:marRight w:val="0"/>
          <w:marTop w:val="0"/>
          <w:marBottom w:val="0"/>
          <w:divBdr>
            <w:top w:val="none" w:sz="0" w:space="0" w:color="auto"/>
            <w:left w:val="none" w:sz="0" w:space="0" w:color="auto"/>
            <w:bottom w:val="none" w:sz="0" w:space="0" w:color="auto"/>
            <w:right w:val="none" w:sz="0" w:space="0" w:color="auto"/>
          </w:divBdr>
          <w:divsChild>
            <w:div w:id="1645623568">
              <w:marLeft w:val="0"/>
              <w:marRight w:val="0"/>
              <w:marTop w:val="0"/>
              <w:marBottom w:val="0"/>
              <w:divBdr>
                <w:top w:val="none" w:sz="0" w:space="0" w:color="auto"/>
                <w:left w:val="none" w:sz="0" w:space="0" w:color="auto"/>
                <w:bottom w:val="none" w:sz="0" w:space="0" w:color="auto"/>
                <w:right w:val="none" w:sz="0" w:space="0" w:color="auto"/>
              </w:divBdr>
              <w:divsChild>
                <w:div w:id="1714816073">
                  <w:marLeft w:val="0"/>
                  <w:marRight w:val="0"/>
                  <w:marTop w:val="0"/>
                  <w:marBottom w:val="0"/>
                  <w:divBdr>
                    <w:top w:val="none" w:sz="0" w:space="0" w:color="auto"/>
                    <w:left w:val="none" w:sz="0" w:space="0" w:color="auto"/>
                    <w:bottom w:val="none" w:sz="0" w:space="0" w:color="auto"/>
                    <w:right w:val="none" w:sz="0" w:space="0" w:color="auto"/>
                  </w:divBdr>
                  <w:divsChild>
                    <w:div w:id="1532499258">
                      <w:marLeft w:val="0"/>
                      <w:marRight w:val="0"/>
                      <w:marTop w:val="0"/>
                      <w:marBottom w:val="0"/>
                      <w:divBdr>
                        <w:top w:val="none" w:sz="0" w:space="0" w:color="auto"/>
                        <w:left w:val="none" w:sz="0" w:space="0" w:color="auto"/>
                        <w:bottom w:val="none" w:sz="0" w:space="0" w:color="auto"/>
                        <w:right w:val="none" w:sz="0" w:space="0" w:color="auto"/>
                      </w:divBdr>
                      <w:divsChild>
                        <w:div w:id="538058052">
                          <w:marLeft w:val="0"/>
                          <w:marRight w:val="0"/>
                          <w:marTop w:val="0"/>
                          <w:marBottom w:val="0"/>
                          <w:divBdr>
                            <w:top w:val="none" w:sz="0" w:space="0" w:color="auto"/>
                            <w:left w:val="none" w:sz="0" w:space="0" w:color="auto"/>
                            <w:bottom w:val="none" w:sz="0" w:space="0" w:color="auto"/>
                            <w:right w:val="none" w:sz="0" w:space="0" w:color="auto"/>
                          </w:divBdr>
                          <w:divsChild>
                            <w:div w:id="45845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152892">
          <w:marLeft w:val="0"/>
          <w:marRight w:val="0"/>
          <w:marTop w:val="0"/>
          <w:marBottom w:val="0"/>
          <w:divBdr>
            <w:top w:val="none" w:sz="0" w:space="0" w:color="auto"/>
            <w:left w:val="none" w:sz="0" w:space="0" w:color="auto"/>
            <w:bottom w:val="none" w:sz="0" w:space="0" w:color="auto"/>
            <w:right w:val="none" w:sz="0" w:space="0" w:color="auto"/>
          </w:divBdr>
          <w:divsChild>
            <w:div w:id="229274450">
              <w:marLeft w:val="0"/>
              <w:marRight w:val="0"/>
              <w:marTop w:val="0"/>
              <w:marBottom w:val="0"/>
              <w:divBdr>
                <w:top w:val="none" w:sz="0" w:space="0" w:color="auto"/>
                <w:left w:val="none" w:sz="0" w:space="0" w:color="auto"/>
                <w:bottom w:val="none" w:sz="0" w:space="0" w:color="auto"/>
                <w:right w:val="none" w:sz="0" w:space="0" w:color="auto"/>
              </w:divBdr>
              <w:divsChild>
                <w:div w:id="1269895079">
                  <w:marLeft w:val="0"/>
                  <w:marRight w:val="0"/>
                  <w:marTop w:val="0"/>
                  <w:marBottom w:val="0"/>
                  <w:divBdr>
                    <w:top w:val="none" w:sz="0" w:space="0" w:color="auto"/>
                    <w:left w:val="none" w:sz="0" w:space="0" w:color="auto"/>
                    <w:bottom w:val="none" w:sz="0" w:space="0" w:color="auto"/>
                    <w:right w:val="none" w:sz="0" w:space="0" w:color="auto"/>
                  </w:divBdr>
                  <w:divsChild>
                    <w:div w:id="8770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351039">
          <w:marLeft w:val="0"/>
          <w:marRight w:val="0"/>
          <w:marTop w:val="0"/>
          <w:marBottom w:val="0"/>
          <w:divBdr>
            <w:top w:val="none" w:sz="0" w:space="0" w:color="auto"/>
            <w:left w:val="none" w:sz="0" w:space="0" w:color="auto"/>
            <w:bottom w:val="none" w:sz="0" w:space="0" w:color="auto"/>
            <w:right w:val="none" w:sz="0" w:space="0" w:color="auto"/>
          </w:divBdr>
          <w:divsChild>
            <w:div w:id="1636374498">
              <w:marLeft w:val="0"/>
              <w:marRight w:val="0"/>
              <w:marTop w:val="0"/>
              <w:marBottom w:val="0"/>
              <w:divBdr>
                <w:top w:val="none" w:sz="0" w:space="0" w:color="auto"/>
                <w:left w:val="none" w:sz="0" w:space="0" w:color="auto"/>
                <w:bottom w:val="none" w:sz="0" w:space="0" w:color="auto"/>
                <w:right w:val="none" w:sz="0" w:space="0" w:color="auto"/>
              </w:divBdr>
              <w:divsChild>
                <w:div w:id="1927152202">
                  <w:marLeft w:val="0"/>
                  <w:marRight w:val="0"/>
                  <w:marTop w:val="0"/>
                  <w:marBottom w:val="0"/>
                  <w:divBdr>
                    <w:top w:val="none" w:sz="0" w:space="0" w:color="auto"/>
                    <w:left w:val="none" w:sz="0" w:space="0" w:color="auto"/>
                    <w:bottom w:val="none" w:sz="0" w:space="0" w:color="auto"/>
                    <w:right w:val="none" w:sz="0" w:space="0" w:color="auto"/>
                  </w:divBdr>
                  <w:divsChild>
                    <w:div w:id="70321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324991">
      <w:bodyDiv w:val="1"/>
      <w:marLeft w:val="0"/>
      <w:marRight w:val="0"/>
      <w:marTop w:val="0"/>
      <w:marBottom w:val="0"/>
      <w:divBdr>
        <w:top w:val="none" w:sz="0" w:space="0" w:color="auto"/>
        <w:left w:val="none" w:sz="0" w:space="0" w:color="auto"/>
        <w:bottom w:val="none" w:sz="0" w:space="0" w:color="auto"/>
        <w:right w:val="none" w:sz="0" w:space="0" w:color="auto"/>
      </w:divBdr>
    </w:div>
    <w:div w:id="1814325477">
      <w:bodyDiv w:val="1"/>
      <w:marLeft w:val="0"/>
      <w:marRight w:val="0"/>
      <w:marTop w:val="0"/>
      <w:marBottom w:val="0"/>
      <w:divBdr>
        <w:top w:val="none" w:sz="0" w:space="0" w:color="auto"/>
        <w:left w:val="none" w:sz="0" w:space="0" w:color="auto"/>
        <w:bottom w:val="none" w:sz="0" w:space="0" w:color="auto"/>
        <w:right w:val="none" w:sz="0" w:space="0" w:color="auto"/>
      </w:divBdr>
    </w:div>
    <w:div w:id="1815874379">
      <w:bodyDiv w:val="1"/>
      <w:marLeft w:val="0"/>
      <w:marRight w:val="0"/>
      <w:marTop w:val="0"/>
      <w:marBottom w:val="0"/>
      <w:divBdr>
        <w:top w:val="none" w:sz="0" w:space="0" w:color="auto"/>
        <w:left w:val="none" w:sz="0" w:space="0" w:color="auto"/>
        <w:bottom w:val="none" w:sz="0" w:space="0" w:color="auto"/>
        <w:right w:val="none" w:sz="0" w:space="0" w:color="auto"/>
      </w:divBdr>
    </w:div>
    <w:div w:id="1819103502">
      <w:bodyDiv w:val="1"/>
      <w:marLeft w:val="0"/>
      <w:marRight w:val="0"/>
      <w:marTop w:val="0"/>
      <w:marBottom w:val="0"/>
      <w:divBdr>
        <w:top w:val="none" w:sz="0" w:space="0" w:color="auto"/>
        <w:left w:val="none" w:sz="0" w:space="0" w:color="auto"/>
        <w:bottom w:val="none" w:sz="0" w:space="0" w:color="auto"/>
        <w:right w:val="none" w:sz="0" w:space="0" w:color="auto"/>
      </w:divBdr>
    </w:div>
    <w:div w:id="1821657318">
      <w:bodyDiv w:val="1"/>
      <w:marLeft w:val="0"/>
      <w:marRight w:val="0"/>
      <w:marTop w:val="0"/>
      <w:marBottom w:val="0"/>
      <w:divBdr>
        <w:top w:val="none" w:sz="0" w:space="0" w:color="auto"/>
        <w:left w:val="none" w:sz="0" w:space="0" w:color="auto"/>
        <w:bottom w:val="none" w:sz="0" w:space="0" w:color="auto"/>
        <w:right w:val="none" w:sz="0" w:space="0" w:color="auto"/>
      </w:divBdr>
    </w:div>
    <w:div w:id="1822694426">
      <w:bodyDiv w:val="1"/>
      <w:marLeft w:val="0"/>
      <w:marRight w:val="0"/>
      <w:marTop w:val="0"/>
      <w:marBottom w:val="0"/>
      <w:divBdr>
        <w:top w:val="none" w:sz="0" w:space="0" w:color="auto"/>
        <w:left w:val="none" w:sz="0" w:space="0" w:color="auto"/>
        <w:bottom w:val="none" w:sz="0" w:space="0" w:color="auto"/>
        <w:right w:val="none" w:sz="0" w:space="0" w:color="auto"/>
      </w:divBdr>
    </w:div>
    <w:div w:id="1826898656">
      <w:bodyDiv w:val="1"/>
      <w:marLeft w:val="0"/>
      <w:marRight w:val="0"/>
      <w:marTop w:val="0"/>
      <w:marBottom w:val="0"/>
      <w:divBdr>
        <w:top w:val="none" w:sz="0" w:space="0" w:color="auto"/>
        <w:left w:val="none" w:sz="0" w:space="0" w:color="auto"/>
        <w:bottom w:val="none" w:sz="0" w:space="0" w:color="auto"/>
        <w:right w:val="none" w:sz="0" w:space="0" w:color="auto"/>
      </w:divBdr>
    </w:div>
    <w:div w:id="1828011593">
      <w:bodyDiv w:val="1"/>
      <w:marLeft w:val="0"/>
      <w:marRight w:val="0"/>
      <w:marTop w:val="0"/>
      <w:marBottom w:val="0"/>
      <w:divBdr>
        <w:top w:val="none" w:sz="0" w:space="0" w:color="auto"/>
        <w:left w:val="none" w:sz="0" w:space="0" w:color="auto"/>
        <w:bottom w:val="none" w:sz="0" w:space="0" w:color="auto"/>
        <w:right w:val="none" w:sz="0" w:space="0" w:color="auto"/>
      </w:divBdr>
    </w:div>
    <w:div w:id="1838841675">
      <w:bodyDiv w:val="1"/>
      <w:marLeft w:val="0"/>
      <w:marRight w:val="0"/>
      <w:marTop w:val="0"/>
      <w:marBottom w:val="0"/>
      <w:divBdr>
        <w:top w:val="none" w:sz="0" w:space="0" w:color="auto"/>
        <w:left w:val="none" w:sz="0" w:space="0" w:color="auto"/>
        <w:bottom w:val="none" w:sz="0" w:space="0" w:color="auto"/>
        <w:right w:val="none" w:sz="0" w:space="0" w:color="auto"/>
      </w:divBdr>
    </w:div>
    <w:div w:id="1839340661">
      <w:bodyDiv w:val="1"/>
      <w:marLeft w:val="0"/>
      <w:marRight w:val="0"/>
      <w:marTop w:val="0"/>
      <w:marBottom w:val="0"/>
      <w:divBdr>
        <w:top w:val="none" w:sz="0" w:space="0" w:color="auto"/>
        <w:left w:val="none" w:sz="0" w:space="0" w:color="auto"/>
        <w:bottom w:val="none" w:sz="0" w:space="0" w:color="auto"/>
        <w:right w:val="none" w:sz="0" w:space="0" w:color="auto"/>
      </w:divBdr>
    </w:div>
    <w:div w:id="1845319929">
      <w:bodyDiv w:val="1"/>
      <w:marLeft w:val="0"/>
      <w:marRight w:val="0"/>
      <w:marTop w:val="0"/>
      <w:marBottom w:val="0"/>
      <w:divBdr>
        <w:top w:val="none" w:sz="0" w:space="0" w:color="auto"/>
        <w:left w:val="none" w:sz="0" w:space="0" w:color="auto"/>
        <w:bottom w:val="none" w:sz="0" w:space="0" w:color="auto"/>
        <w:right w:val="none" w:sz="0" w:space="0" w:color="auto"/>
      </w:divBdr>
    </w:div>
    <w:div w:id="1849715653">
      <w:bodyDiv w:val="1"/>
      <w:marLeft w:val="0"/>
      <w:marRight w:val="0"/>
      <w:marTop w:val="0"/>
      <w:marBottom w:val="0"/>
      <w:divBdr>
        <w:top w:val="none" w:sz="0" w:space="0" w:color="auto"/>
        <w:left w:val="none" w:sz="0" w:space="0" w:color="auto"/>
        <w:bottom w:val="none" w:sz="0" w:space="0" w:color="auto"/>
        <w:right w:val="none" w:sz="0" w:space="0" w:color="auto"/>
      </w:divBdr>
    </w:div>
    <w:div w:id="1864250298">
      <w:bodyDiv w:val="1"/>
      <w:marLeft w:val="0"/>
      <w:marRight w:val="0"/>
      <w:marTop w:val="0"/>
      <w:marBottom w:val="0"/>
      <w:divBdr>
        <w:top w:val="none" w:sz="0" w:space="0" w:color="auto"/>
        <w:left w:val="none" w:sz="0" w:space="0" w:color="auto"/>
        <w:bottom w:val="none" w:sz="0" w:space="0" w:color="auto"/>
        <w:right w:val="none" w:sz="0" w:space="0" w:color="auto"/>
      </w:divBdr>
    </w:div>
    <w:div w:id="1866020926">
      <w:bodyDiv w:val="1"/>
      <w:marLeft w:val="0"/>
      <w:marRight w:val="0"/>
      <w:marTop w:val="0"/>
      <w:marBottom w:val="0"/>
      <w:divBdr>
        <w:top w:val="none" w:sz="0" w:space="0" w:color="auto"/>
        <w:left w:val="none" w:sz="0" w:space="0" w:color="auto"/>
        <w:bottom w:val="none" w:sz="0" w:space="0" w:color="auto"/>
        <w:right w:val="none" w:sz="0" w:space="0" w:color="auto"/>
      </w:divBdr>
      <w:divsChild>
        <w:div w:id="1847749586">
          <w:marLeft w:val="0"/>
          <w:marRight w:val="0"/>
          <w:marTop w:val="0"/>
          <w:marBottom w:val="0"/>
          <w:divBdr>
            <w:top w:val="none" w:sz="0" w:space="0" w:color="auto"/>
            <w:left w:val="none" w:sz="0" w:space="0" w:color="auto"/>
            <w:bottom w:val="none" w:sz="0" w:space="0" w:color="auto"/>
            <w:right w:val="none" w:sz="0" w:space="0" w:color="auto"/>
          </w:divBdr>
        </w:div>
      </w:divsChild>
    </w:div>
    <w:div w:id="1873421115">
      <w:bodyDiv w:val="1"/>
      <w:marLeft w:val="0"/>
      <w:marRight w:val="0"/>
      <w:marTop w:val="0"/>
      <w:marBottom w:val="0"/>
      <w:divBdr>
        <w:top w:val="none" w:sz="0" w:space="0" w:color="auto"/>
        <w:left w:val="none" w:sz="0" w:space="0" w:color="auto"/>
        <w:bottom w:val="none" w:sz="0" w:space="0" w:color="auto"/>
        <w:right w:val="none" w:sz="0" w:space="0" w:color="auto"/>
      </w:divBdr>
    </w:div>
    <w:div w:id="1875188575">
      <w:bodyDiv w:val="1"/>
      <w:marLeft w:val="0"/>
      <w:marRight w:val="0"/>
      <w:marTop w:val="0"/>
      <w:marBottom w:val="0"/>
      <w:divBdr>
        <w:top w:val="none" w:sz="0" w:space="0" w:color="auto"/>
        <w:left w:val="none" w:sz="0" w:space="0" w:color="auto"/>
        <w:bottom w:val="none" w:sz="0" w:space="0" w:color="auto"/>
        <w:right w:val="none" w:sz="0" w:space="0" w:color="auto"/>
      </w:divBdr>
    </w:div>
    <w:div w:id="1876582636">
      <w:bodyDiv w:val="1"/>
      <w:marLeft w:val="0"/>
      <w:marRight w:val="0"/>
      <w:marTop w:val="0"/>
      <w:marBottom w:val="0"/>
      <w:divBdr>
        <w:top w:val="none" w:sz="0" w:space="0" w:color="auto"/>
        <w:left w:val="none" w:sz="0" w:space="0" w:color="auto"/>
        <w:bottom w:val="none" w:sz="0" w:space="0" w:color="auto"/>
        <w:right w:val="none" w:sz="0" w:space="0" w:color="auto"/>
      </w:divBdr>
    </w:div>
    <w:div w:id="1891112116">
      <w:bodyDiv w:val="1"/>
      <w:marLeft w:val="0"/>
      <w:marRight w:val="0"/>
      <w:marTop w:val="0"/>
      <w:marBottom w:val="0"/>
      <w:divBdr>
        <w:top w:val="none" w:sz="0" w:space="0" w:color="auto"/>
        <w:left w:val="none" w:sz="0" w:space="0" w:color="auto"/>
        <w:bottom w:val="none" w:sz="0" w:space="0" w:color="auto"/>
        <w:right w:val="none" w:sz="0" w:space="0" w:color="auto"/>
      </w:divBdr>
    </w:div>
    <w:div w:id="1891375438">
      <w:bodyDiv w:val="1"/>
      <w:marLeft w:val="0"/>
      <w:marRight w:val="0"/>
      <w:marTop w:val="0"/>
      <w:marBottom w:val="0"/>
      <w:divBdr>
        <w:top w:val="none" w:sz="0" w:space="0" w:color="auto"/>
        <w:left w:val="none" w:sz="0" w:space="0" w:color="auto"/>
        <w:bottom w:val="none" w:sz="0" w:space="0" w:color="auto"/>
        <w:right w:val="none" w:sz="0" w:space="0" w:color="auto"/>
      </w:divBdr>
    </w:div>
    <w:div w:id="1905137589">
      <w:bodyDiv w:val="1"/>
      <w:marLeft w:val="0"/>
      <w:marRight w:val="0"/>
      <w:marTop w:val="0"/>
      <w:marBottom w:val="0"/>
      <w:divBdr>
        <w:top w:val="none" w:sz="0" w:space="0" w:color="auto"/>
        <w:left w:val="none" w:sz="0" w:space="0" w:color="auto"/>
        <w:bottom w:val="none" w:sz="0" w:space="0" w:color="auto"/>
        <w:right w:val="none" w:sz="0" w:space="0" w:color="auto"/>
      </w:divBdr>
    </w:div>
    <w:div w:id="1962296873">
      <w:bodyDiv w:val="1"/>
      <w:marLeft w:val="0"/>
      <w:marRight w:val="0"/>
      <w:marTop w:val="0"/>
      <w:marBottom w:val="0"/>
      <w:divBdr>
        <w:top w:val="none" w:sz="0" w:space="0" w:color="auto"/>
        <w:left w:val="none" w:sz="0" w:space="0" w:color="auto"/>
        <w:bottom w:val="none" w:sz="0" w:space="0" w:color="auto"/>
        <w:right w:val="none" w:sz="0" w:space="0" w:color="auto"/>
      </w:divBdr>
    </w:div>
    <w:div w:id="1991473664">
      <w:bodyDiv w:val="1"/>
      <w:marLeft w:val="0"/>
      <w:marRight w:val="0"/>
      <w:marTop w:val="0"/>
      <w:marBottom w:val="0"/>
      <w:divBdr>
        <w:top w:val="none" w:sz="0" w:space="0" w:color="auto"/>
        <w:left w:val="none" w:sz="0" w:space="0" w:color="auto"/>
        <w:bottom w:val="none" w:sz="0" w:space="0" w:color="auto"/>
        <w:right w:val="none" w:sz="0" w:space="0" w:color="auto"/>
      </w:divBdr>
    </w:div>
    <w:div w:id="1999311138">
      <w:bodyDiv w:val="1"/>
      <w:marLeft w:val="0"/>
      <w:marRight w:val="0"/>
      <w:marTop w:val="0"/>
      <w:marBottom w:val="0"/>
      <w:divBdr>
        <w:top w:val="none" w:sz="0" w:space="0" w:color="auto"/>
        <w:left w:val="none" w:sz="0" w:space="0" w:color="auto"/>
        <w:bottom w:val="none" w:sz="0" w:space="0" w:color="auto"/>
        <w:right w:val="none" w:sz="0" w:space="0" w:color="auto"/>
      </w:divBdr>
    </w:div>
    <w:div w:id="2008482763">
      <w:bodyDiv w:val="1"/>
      <w:marLeft w:val="0"/>
      <w:marRight w:val="0"/>
      <w:marTop w:val="0"/>
      <w:marBottom w:val="0"/>
      <w:divBdr>
        <w:top w:val="none" w:sz="0" w:space="0" w:color="auto"/>
        <w:left w:val="none" w:sz="0" w:space="0" w:color="auto"/>
        <w:bottom w:val="none" w:sz="0" w:space="0" w:color="auto"/>
        <w:right w:val="none" w:sz="0" w:space="0" w:color="auto"/>
      </w:divBdr>
    </w:div>
    <w:div w:id="2029521546">
      <w:bodyDiv w:val="1"/>
      <w:marLeft w:val="0"/>
      <w:marRight w:val="0"/>
      <w:marTop w:val="0"/>
      <w:marBottom w:val="0"/>
      <w:divBdr>
        <w:top w:val="none" w:sz="0" w:space="0" w:color="auto"/>
        <w:left w:val="none" w:sz="0" w:space="0" w:color="auto"/>
        <w:bottom w:val="none" w:sz="0" w:space="0" w:color="auto"/>
        <w:right w:val="none" w:sz="0" w:space="0" w:color="auto"/>
      </w:divBdr>
      <w:divsChild>
        <w:div w:id="1628194944">
          <w:marLeft w:val="0"/>
          <w:marRight w:val="0"/>
          <w:marTop w:val="0"/>
          <w:marBottom w:val="0"/>
          <w:divBdr>
            <w:top w:val="none" w:sz="0" w:space="0" w:color="auto"/>
            <w:left w:val="none" w:sz="0" w:space="0" w:color="auto"/>
            <w:bottom w:val="none" w:sz="0" w:space="0" w:color="auto"/>
            <w:right w:val="none" w:sz="0" w:space="0" w:color="auto"/>
          </w:divBdr>
        </w:div>
      </w:divsChild>
    </w:div>
    <w:div w:id="2047947141">
      <w:bodyDiv w:val="1"/>
      <w:marLeft w:val="0"/>
      <w:marRight w:val="0"/>
      <w:marTop w:val="0"/>
      <w:marBottom w:val="0"/>
      <w:divBdr>
        <w:top w:val="none" w:sz="0" w:space="0" w:color="auto"/>
        <w:left w:val="none" w:sz="0" w:space="0" w:color="auto"/>
        <w:bottom w:val="none" w:sz="0" w:space="0" w:color="auto"/>
        <w:right w:val="none" w:sz="0" w:space="0" w:color="auto"/>
      </w:divBdr>
    </w:div>
    <w:div w:id="2054695675">
      <w:bodyDiv w:val="1"/>
      <w:marLeft w:val="0"/>
      <w:marRight w:val="0"/>
      <w:marTop w:val="0"/>
      <w:marBottom w:val="0"/>
      <w:divBdr>
        <w:top w:val="none" w:sz="0" w:space="0" w:color="auto"/>
        <w:left w:val="none" w:sz="0" w:space="0" w:color="auto"/>
        <w:bottom w:val="none" w:sz="0" w:space="0" w:color="auto"/>
        <w:right w:val="none" w:sz="0" w:space="0" w:color="auto"/>
      </w:divBdr>
    </w:div>
    <w:div w:id="2068453257">
      <w:bodyDiv w:val="1"/>
      <w:marLeft w:val="0"/>
      <w:marRight w:val="0"/>
      <w:marTop w:val="0"/>
      <w:marBottom w:val="0"/>
      <w:divBdr>
        <w:top w:val="none" w:sz="0" w:space="0" w:color="auto"/>
        <w:left w:val="none" w:sz="0" w:space="0" w:color="auto"/>
        <w:bottom w:val="none" w:sz="0" w:space="0" w:color="auto"/>
        <w:right w:val="none" w:sz="0" w:space="0" w:color="auto"/>
      </w:divBdr>
    </w:div>
    <w:div w:id="2081125322">
      <w:bodyDiv w:val="1"/>
      <w:marLeft w:val="0"/>
      <w:marRight w:val="0"/>
      <w:marTop w:val="0"/>
      <w:marBottom w:val="0"/>
      <w:divBdr>
        <w:top w:val="none" w:sz="0" w:space="0" w:color="auto"/>
        <w:left w:val="none" w:sz="0" w:space="0" w:color="auto"/>
        <w:bottom w:val="none" w:sz="0" w:space="0" w:color="auto"/>
        <w:right w:val="none" w:sz="0" w:space="0" w:color="auto"/>
      </w:divBdr>
    </w:div>
    <w:div w:id="2085099957">
      <w:bodyDiv w:val="1"/>
      <w:marLeft w:val="0"/>
      <w:marRight w:val="0"/>
      <w:marTop w:val="0"/>
      <w:marBottom w:val="0"/>
      <w:divBdr>
        <w:top w:val="none" w:sz="0" w:space="0" w:color="auto"/>
        <w:left w:val="none" w:sz="0" w:space="0" w:color="auto"/>
        <w:bottom w:val="none" w:sz="0" w:space="0" w:color="auto"/>
        <w:right w:val="none" w:sz="0" w:space="0" w:color="auto"/>
      </w:divBdr>
    </w:div>
    <w:div w:id="2107535285">
      <w:bodyDiv w:val="1"/>
      <w:marLeft w:val="0"/>
      <w:marRight w:val="0"/>
      <w:marTop w:val="0"/>
      <w:marBottom w:val="0"/>
      <w:divBdr>
        <w:top w:val="none" w:sz="0" w:space="0" w:color="auto"/>
        <w:left w:val="none" w:sz="0" w:space="0" w:color="auto"/>
        <w:bottom w:val="none" w:sz="0" w:space="0" w:color="auto"/>
        <w:right w:val="none" w:sz="0" w:space="0" w:color="auto"/>
      </w:divBdr>
    </w:div>
    <w:div w:id="213262581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2.png"/><Relationship Id="rId26" Type="http://schemas.openxmlformats.org/officeDocument/2006/relationships/oleObject" Target="embeddings/oleObject3.bin"/><Relationship Id="rId39" Type="http://schemas.openxmlformats.org/officeDocument/2006/relationships/oleObject" Target="embeddings/oleObject7.bin"/><Relationship Id="rId21" Type="http://schemas.openxmlformats.org/officeDocument/2006/relationships/oleObject" Target="embeddings/oleObject2.bin"/><Relationship Id="rId34" Type="http://schemas.openxmlformats.org/officeDocument/2006/relationships/image" Target="media/image13.emf"/><Relationship Id="rId42" Type="http://schemas.openxmlformats.org/officeDocument/2006/relationships/oleObject" Target="embeddings/oleObject8.bin"/><Relationship Id="rId47" Type="http://schemas.openxmlformats.org/officeDocument/2006/relationships/oleObject" Target="embeddings/oleObject10.bin"/><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emf"/><Relationship Id="rId29" Type="http://schemas.openxmlformats.org/officeDocument/2006/relationships/image" Target="media/image10.emf"/><Relationship Id="rId11" Type="http://schemas.openxmlformats.org/officeDocument/2006/relationships/hyperlink" Target="http://www.al-ghurair.com" TargetMode="External"/><Relationship Id="rId24" Type="http://schemas.openxmlformats.org/officeDocument/2006/relationships/image" Target="media/image6.png"/><Relationship Id="rId32" Type="http://schemas.openxmlformats.org/officeDocument/2006/relationships/oleObject" Target="embeddings/oleObject5.bin"/><Relationship Id="rId37" Type="http://schemas.openxmlformats.org/officeDocument/2006/relationships/package" Target="embeddings/Microsoft_Excel_Worksheet1.xlsx"/><Relationship Id="rId40" Type="http://schemas.openxmlformats.org/officeDocument/2006/relationships/image" Target="media/image16.png"/><Relationship Id="rId45" Type="http://schemas.openxmlformats.org/officeDocument/2006/relationships/image" Target="media/image19.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package" Target="embeddings/Microsoft_Excel_Worksheet.xlsx"/><Relationship Id="rId28" Type="http://schemas.openxmlformats.org/officeDocument/2006/relationships/image" Target="media/image9.png"/><Relationship Id="rId36" Type="http://schemas.openxmlformats.org/officeDocument/2006/relationships/image" Target="media/image14.emf"/><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3.jpeg"/><Relationship Id="rId31" Type="http://schemas.openxmlformats.org/officeDocument/2006/relationships/image" Target="media/image11.emf"/><Relationship Id="rId44" Type="http://schemas.openxmlformats.org/officeDocument/2006/relationships/oleObject" Target="embeddings/oleObject9.bin"/><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5.emf"/><Relationship Id="rId27" Type="http://schemas.openxmlformats.org/officeDocument/2006/relationships/image" Target="media/image8.png"/><Relationship Id="rId30" Type="http://schemas.openxmlformats.org/officeDocument/2006/relationships/oleObject" Target="embeddings/oleObject4.bin"/><Relationship Id="rId35" Type="http://schemas.openxmlformats.org/officeDocument/2006/relationships/oleObject" Target="embeddings/oleObject6.bin"/><Relationship Id="rId43" Type="http://schemas.openxmlformats.org/officeDocument/2006/relationships/image" Target="media/image18.emf"/><Relationship Id="rId48" Type="http://schemas.openxmlformats.org/officeDocument/2006/relationships/header" Target="header1.xml"/><Relationship Id="rId8" Type="http://schemas.openxmlformats.org/officeDocument/2006/relationships/webSettings" Target="web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oleObject" Target="embeddings/oleObject1.bin"/><Relationship Id="rId25" Type="http://schemas.openxmlformats.org/officeDocument/2006/relationships/image" Target="media/image7.emf"/><Relationship Id="rId33" Type="http://schemas.openxmlformats.org/officeDocument/2006/relationships/image" Target="media/image12.png"/><Relationship Id="rId38" Type="http://schemas.openxmlformats.org/officeDocument/2006/relationships/image" Target="media/image15.emf"/><Relationship Id="rId46" Type="http://schemas.openxmlformats.org/officeDocument/2006/relationships/image" Target="media/image20.emf"/><Relationship Id="rId20" Type="http://schemas.openxmlformats.org/officeDocument/2006/relationships/image" Target="media/image4.emf"/><Relationship Id="rId41"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xmlns:thm15="http://schemas.microsoft.com/office/thememl/2012/main" name="Office Theme">
  <a:themeElements>
    <a:clrScheme name="AGColors">
      <a:dk1>
        <a:sysClr val="windowText" lastClr="000000"/>
      </a:dk1>
      <a:lt1>
        <a:sysClr val="window" lastClr="FFFFFF"/>
      </a:lt1>
      <a:dk2>
        <a:srgbClr val="7030A0"/>
      </a:dk2>
      <a:lt2>
        <a:srgbClr val="B51A8A"/>
      </a:lt2>
      <a:accent1>
        <a:srgbClr val="7030A0"/>
      </a:accent1>
      <a:accent2>
        <a:srgbClr val="B51A8A"/>
      </a:accent2>
      <a:accent3>
        <a:srgbClr val="9933FF"/>
      </a:accent3>
      <a:accent4>
        <a:srgbClr val="AB73D5"/>
      </a:accent4>
      <a:accent5>
        <a:srgbClr val="3366FF"/>
      </a:accent5>
      <a:accent6>
        <a:srgbClr val="48A1FA"/>
      </a:accent6>
      <a:hlink>
        <a:srgbClr val="ED7D31"/>
      </a:hlink>
      <a:folHlink>
        <a:srgbClr val="C55A1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c1ea0c03-0c1d-49ab-a68b-b401e5ec2fd1">
      <UserInfo>
        <DisplayName>Nouman Saleem</DisplayName>
        <AccountId>29</AccountId>
        <AccountType/>
      </UserInfo>
      <UserInfo>
        <DisplayName>NT Service\spsearch</DisplayName>
        <AccountId>10</AccountId>
        <AccountType/>
      </UserInfo>
      <UserInfo>
        <DisplayName>SharingLinks.f323623b-0c4b-45bb-8d71-afbeab638092.OrganizationEdit.27239646-6c6e-4017-8625-a6b70352fae6</DisplayName>
        <AccountId>72</AccountId>
        <AccountType/>
      </UserInfo>
      <UserInfo>
        <DisplayName>Everyone</DisplayName>
        <AccountId>11</AccountId>
        <AccountType/>
      </UserInfo>
      <UserInfo>
        <DisplayName>SharingLinks.40e29494-650e-49d6-ae39-29f8d29bddbd.OrganizationEdit.dc61fe47-65fd-410e-946d-510b949c2fc5</DisplayName>
        <AccountId>61</AccountId>
        <AccountType/>
      </UserInfo>
      <UserInfo>
        <DisplayName>SharingLinks.86efe05f-b055-4459-abe9-eddfb77c96ce.OrganizationEdit.d21dd7db-b408-4e3f-8b92-9b1099b2f7d2</DisplayName>
        <AccountId>73</AccountId>
        <AccountType/>
      </UserInfo>
      <UserInfo>
        <DisplayName>Sujit Shinde</DisplayName>
        <AccountId>74</AccountId>
        <AccountType/>
      </UserInfo>
      <UserInfo>
        <DisplayName>Madhubhashini Satyamoorthi</DisplayName>
        <AccountId>75</AccountId>
        <AccountType/>
      </UserInfo>
      <UserInfo>
        <DisplayName>IT - Ventures and F&amp;R Team Owners</DisplayName>
        <AccountId>6</AccountId>
        <AccountType/>
      </UserInfo>
      <UserInfo>
        <DisplayName>Zaid Tariq</DisplayName>
        <AccountId>56</AccountId>
        <AccountType/>
      </UserInfo>
      <UserInfo>
        <DisplayName>Kapil Gosar</DisplayName>
        <AccountId>9</AccountId>
        <AccountType/>
      </UserInfo>
      <UserInfo>
        <DisplayName>Kirtan Dave</DisplayName>
        <AccountId>76</AccountId>
        <AccountType/>
      </UserInfo>
      <UserInfo>
        <DisplayName>Ehsan Ul Haq Mohammed</DisplayName>
        <AccountId>22</AccountId>
        <AccountType/>
      </UserInfo>
      <UserInfo>
        <DisplayName>Indrajit Sarkar</DisplayName>
        <AccountId>101</AccountId>
        <AccountType/>
      </UserInfo>
      <UserInfo>
        <DisplayName>Rajesh Muppala</DisplayName>
        <AccountId>97</AccountId>
        <AccountType/>
      </UserInfo>
      <UserInfo>
        <DisplayName>Kamran Manzoor</DisplayName>
        <AccountId>28</AccountId>
        <AccountType/>
      </UserInfo>
      <UserInfo>
        <DisplayName>Varsha Viswanath</DisplayName>
        <AccountId>25</AccountId>
        <AccountType/>
      </UserInfo>
      <UserInfo>
        <DisplayName>Tabrez Sheikh</DisplayName>
        <AccountId>173</AccountId>
        <AccountType/>
      </UserInfo>
      <UserInfo>
        <DisplayName>Mads Bak Bjornsbo</DisplayName>
        <AccountId>174</AccountId>
        <AccountType/>
      </UserInfo>
      <UserInfo>
        <DisplayName>Azhar Raza Firdousi</DisplayName>
        <AccountId>175</AccountId>
        <AccountType/>
      </UserInfo>
      <UserInfo>
        <DisplayName>Pallavi Gupta</DisplayName>
        <AccountId>176</AccountId>
        <AccountType/>
      </UserInfo>
      <UserInfo>
        <DisplayName>Akil Abbas</DisplayName>
        <AccountId>177</AccountId>
        <AccountType/>
      </UserInfo>
      <UserInfo>
        <DisplayName>Zaid Wael Al Kayyali</DisplayName>
        <AccountId>179</AccountId>
        <AccountType/>
      </UserInfo>
      <UserInfo>
        <DisplayName>Bilal Moukalled</DisplayName>
        <AccountId>180</AccountId>
        <AccountType/>
      </UserInfo>
      <UserInfo>
        <DisplayName>Emile Douaihy</DisplayName>
        <AccountId>181</AccountId>
        <AccountType/>
      </UserInfo>
      <UserInfo>
        <DisplayName>Shatheeshkhanna Nataraja</DisplayName>
        <AccountId>182</AccountId>
        <AccountType/>
      </UserInfo>
      <UserInfo>
        <DisplayName>Krishna Teja Samineni</DisplayName>
        <AccountId>183</AccountId>
        <AccountType/>
      </UserInfo>
      <UserInfo>
        <DisplayName>Ankit Thapliyal</DisplayName>
        <AccountId>13</AccountId>
        <AccountType/>
      </UserInfo>
    </SharedWithUsers>
    <_activity xmlns="9dffab94-65ae-41d3-a760-3370ce2332a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09941A9AB7EA846900F56882D1A9110" ma:contentTypeVersion="16" ma:contentTypeDescription="Create a new document." ma:contentTypeScope="" ma:versionID="f692cb2e062e2795ce890365efa52e34">
  <xsd:schema xmlns:xsd="http://www.w3.org/2001/XMLSchema" xmlns:xs="http://www.w3.org/2001/XMLSchema" xmlns:p="http://schemas.microsoft.com/office/2006/metadata/properties" xmlns:ns3="9dffab94-65ae-41d3-a760-3370ce2332a1" xmlns:ns4="c1ea0c03-0c1d-49ab-a68b-b401e5ec2fd1" targetNamespace="http://schemas.microsoft.com/office/2006/metadata/properties" ma:root="true" ma:fieldsID="f98b014f631eeae5eaa19ebb690ebff8" ns3:_="" ns4:_="">
    <xsd:import namespace="9dffab94-65ae-41d3-a760-3370ce2332a1"/>
    <xsd:import namespace="c1ea0c03-0c1d-49ab-a68b-b401e5ec2fd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LengthInSeconds"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fab94-65ae-41d3-a760-3370ce2332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ea0c03-0c1d-49ab-a68b-b401e5ec2fd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6796C-2EC2-4C5D-A76C-D1D7B6E3967E}">
  <ds:schemaRefs>
    <ds:schemaRef ds:uri="http://schemas.microsoft.com/sharepoint/v3/contenttype/forms"/>
  </ds:schemaRefs>
</ds:datastoreItem>
</file>

<file path=customXml/itemProps2.xml><?xml version="1.0" encoding="utf-8"?>
<ds:datastoreItem xmlns:ds="http://schemas.openxmlformats.org/officeDocument/2006/customXml" ds:itemID="{72EC757C-7735-44BB-BDBA-B5C8F59A531C}">
  <ds:schemaRefs>
    <ds:schemaRef ds:uri="http://schemas.microsoft.com/office/2006/metadata/properties"/>
    <ds:schemaRef ds:uri="http://schemas.microsoft.com/office/infopath/2007/PartnerControls"/>
    <ds:schemaRef ds:uri="c1ea0c03-0c1d-49ab-a68b-b401e5ec2fd1"/>
    <ds:schemaRef ds:uri="9dffab94-65ae-41d3-a760-3370ce2332a1"/>
  </ds:schemaRefs>
</ds:datastoreItem>
</file>

<file path=customXml/itemProps3.xml><?xml version="1.0" encoding="utf-8"?>
<ds:datastoreItem xmlns:ds="http://schemas.openxmlformats.org/officeDocument/2006/customXml" ds:itemID="{09483597-63BC-446A-9D82-F86535BAB8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fab94-65ae-41d3-a760-3370ce2332a1"/>
    <ds:schemaRef ds:uri="c1ea0c03-0c1d-49ab-a68b-b401e5ec2f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4E1AD1-5C65-4089-B79F-017D9771EA4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Varsha Viswanath</dc:creator>
  <keywords/>
  <dc:description/>
  <lastModifiedBy>Huzaifa Azeem</lastModifiedBy>
  <revision>1993</revision>
  <lastPrinted>2025-08-01T18:25:00.0000000Z</lastPrinted>
  <dcterms:created xsi:type="dcterms:W3CDTF">2025-06-30T16:34:00.0000000Z</dcterms:created>
  <dcterms:modified xsi:type="dcterms:W3CDTF">2025-08-13T08:34:47.0576842Z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0x010100609941A9AB7EA846900F56882D1A9110</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SharedWithUsers">
    <vt:lpwstr>29;#Ketan Shetty;#10;#Varsha Viswanath;#72;#Mohammed Maktari;#11;#Kapil Gosar;#61;#Mads Bak Bjornsbo;#73;#Tabrez Sheikh;#74;#Samit Rishi Tibrewala;#75;#Mahmoud Nasser;#6;#Chaitanya Golla</vt:lpwstr>
  </property>
  <property fmtid="{D5CDD505-2E9C-101B-9397-08002B2CF9AE}" pid="11" name="Order">
    <vt:r8>64900</vt:r8>
  </property>
  <property fmtid="{D5CDD505-2E9C-101B-9397-08002B2CF9AE}" pid="12" name="MSIP_Label_1b6ad9d2-6d4d-4d6c-a388-9b549dd6f1f5_Enabled">
    <vt:lpwstr>true</vt:lpwstr>
  </property>
  <property fmtid="{D5CDD505-2E9C-101B-9397-08002B2CF9AE}" pid="13" name="MSIP_Label_1b6ad9d2-6d4d-4d6c-a388-9b549dd6f1f5_SetDate">
    <vt:lpwstr>2024-06-10T07:33:04Z</vt:lpwstr>
  </property>
  <property fmtid="{D5CDD505-2E9C-101B-9397-08002B2CF9AE}" pid="14" name="MSIP_Label_1b6ad9d2-6d4d-4d6c-a388-9b549dd6f1f5_Method">
    <vt:lpwstr>Privileged</vt:lpwstr>
  </property>
  <property fmtid="{D5CDD505-2E9C-101B-9397-08002B2CF9AE}" pid="15" name="MSIP_Label_1b6ad9d2-6d4d-4d6c-a388-9b549dd6f1f5_Name">
    <vt:lpwstr>Public</vt:lpwstr>
  </property>
  <property fmtid="{D5CDD505-2E9C-101B-9397-08002B2CF9AE}" pid="16" name="MSIP_Label_1b6ad9d2-6d4d-4d6c-a388-9b549dd6f1f5_SiteId">
    <vt:lpwstr>38a3f678-5fe7-4dbb-8eb9-eee7a0c6fd57</vt:lpwstr>
  </property>
  <property fmtid="{D5CDD505-2E9C-101B-9397-08002B2CF9AE}" pid="17" name="MSIP_Label_1b6ad9d2-6d4d-4d6c-a388-9b549dd6f1f5_ActionId">
    <vt:lpwstr>b0fac46e-a0e5-4907-86cc-3401cc95e13f</vt:lpwstr>
  </property>
  <property fmtid="{D5CDD505-2E9C-101B-9397-08002B2CF9AE}" pid="18" name="MSIP_Label_1b6ad9d2-6d4d-4d6c-a388-9b549dd6f1f5_ContentBits">
    <vt:lpwstr>0</vt:lpwstr>
  </property>
  <property fmtid="{D5CDD505-2E9C-101B-9397-08002B2CF9AE}" pid="19" name="_dlc_DocIdItemGuid">
    <vt:lpwstr>e78414e2-9864-43f1-8cbf-b8a6c5c8e1eb</vt:lpwstr>
  </property>
</Properties>
</file>